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C0A7A" w14:textId="6AFE62A4" w:rsidR="00977542" w:rsidRPr="00D06BC3" w:rsidRDefault="00977542" w:rsidP="00977542">
      <w:pPr>
        <w:pStyle w:val="Heading2"/>
        <w:shd w:val="clear" w:color="auto" w:fill="FFFFFF"/>
        <w:spacing w:before="0" w:line="525" w:lineRule="atLeast"/>
        <w:textAlignment w:val="baseline"/>
        <w:rPr>
          <w:rStyle w:val="Hyperlink"/>
          <w:rFonts w:ascii="Arial" w:hAnsi="Arial" w:cs="Arial"/>
          <w:b/>
          <w:color w:val="5B9BD5" w:themeColor="accent5"/>
          <w:sz w:val="36"/>
          <w:szCs w:val="36"/>
          <w:u w:val="non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6BC3">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Statistics </w:t>
      </w:r>
      <w:r w:rsidR="0076215C" w:rsidRPr="00D06BC3">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Overview</w:t>
      </w:r>
    </w:p>
    <w:p w14:paraId="57FA3A1D" w14:textId="71115E03" w:rsidR="00A563DD" w:rsidRPr="00D06BC3" w:rsidRDefault="00A563DD" w:rsidP="00A563DD">
      <w:pPr>
        <w:pStyle w:val="NormalWeb"/>
        <w:shd w:val="clear" w:color="auto" w:fill="FFFFFF"/>
        <w:spacing w:before="120" w:beforeAutospacing="0" w:after="120" w:afterAutospacing="0"/>
        <w:rPr>
          <w:rStyle w:val="Hyperlink"/>
          <w:rFonts w:ascii="Arial" w:hAnsi="Arial" w:cs="Arial"/>
          <w:color w:val="ED7D31" w:themeColor="accent2"/>
          <w:sz w:val="22"/>
          <w:szCs w:val="22"/>
          <w:u w:val="none"/>
        </w:rPr>
      </w:pPr>
      <w:r w:rsidRPr="00D06BC3">
        <w:rPr>
          <w:rStyle w:val="Hyperlink"/>
          <w:rFonts w:ascii="Arial" w:hAnsi="Arial" w:cs="Arial"/>
          <w:color w:val="ED7D31" w:themeColor="accent2"/>
          <w:sz w:val="22"/>
          <w:szCs w:val="22"/>
          <w:u w:val="none"/>
        </w:rPr>
        <w:t>Statistics is the discipline that concerns the collection, organization, displaying, analysis, interpretation and presentation of data</w:t>
      </w:r>
      <w:r w:rsidRPr="00D06BC3">
        <w:rPr>
          <w:rStyle w:val="Hyperlink"/>
          <w:rFonts w:ascii="Arial" w:hAnsi="Arial" w:cs="Arial"/>
          <w:color w:val="767676"/>
          <w:sz w:val="22"/>
          <w:szCs w:val="22"/>
          <w:u w:val="none"/>
        </w:rPr>
        <w:t>. In applying statistics to a scientific, industrial, or social problem, it is conventional to begin with a </w:t>
      </w:r>
      <w:hyperlink r:id="rId7" w:tooltip="Statistical population" w:history="1">
        <w:r w:rsidRPr="00D06BC3">
          <w:rPr>
            <w:rStyle w:val="Hyperlink"/>
            <w:rFonts w:ascii="Arial" w:hAnsi="Arial" w:cs="Arial"/>
            <w:color w:val="767676"/>
            <w:sz w:val="22"/>
            <w:szCs w:val="22"/>
            <w:u w:val="none"/>
          </w:rPr>
          <w:t>statistical population</w:t>
        </w:r>
      </w:hyperlink>
      <w:r w:rsidRPr="00D06BC3">
        <w:rPr>
          <w:rStyle w:val="Hyperlink"/>
          <w:rFonts w:ascii="Arial" w:hAnsi="Arial" w:cs="Arial"/>
          <w:color w:val="767676"/>
          <w:sz w:val="22"/>
          <w:szCs w:val="22"/>
          <w:u w:val="none"/>
        </w:rPr>
        <w:t> or a </w:t>
      </w:r>
      <w:hyperlink r:id="rId8" w:tooltip="Statistical model" w:history="1">
        <w:r w:rsidRPr="00D06BC3">
          <w:rPr>
            <w:rStyle w:val="Hyperlink"/>
            <w:rFonts w:ascii="Arial" w:hAnsi="Arial" w:cs="Arial"/>
            <w:color w:val="767676"/>
            <w:sz w:val="22"/>
            <w:szCs w:val="22"/>
            <w:u w:val="none"/>
          </w:rPr>
          <w:t>statistical model</w:t>
        </w:r>
      </w:hyperlink>
      <w:r w:rsidRPr="00D06BC3">
        <w:rPr>
          <w:rStyle w:val="Hyperlink"/>
          <w:rFonts w:ascii="Arial" w:hAnsi="Arial" w:cs="Arial"/>
          <w:color w:val="767676"/>
          <w:sz w:val="22"/>
          <w:szCs w:val="22"/>
          <w:u w:val="none"/>
        </w:rPr>
        <w:t xml:space="preserve"> to be studied. </w:t>
      </w:r>
      <w:r w:rsidRPr="00D06BC3">
        <w:rPr>
          <w:rStyle w:val="Hyperlink"/>
          <w:rFonts w:ascii="Arial" w:hAnsi="Arial" w:cs="Arial"/>
          <w:color w:val="ED7D31" w:themeColor="accent2"/>
          <w:sz w:val="22"/>
          <w:szCs w:val="22"/>
          <w:u w:val="none"/>
        </w:rPr>
        <w:t>Populations can be diverse groups of people or objects such as "all people living in a country" or "every atom composing a crystal". Statistics deals with every aspect of data, including the planning of data collection in terms of the design of </w:t>
      </w:r>
      <w:hyperlink r:id="rId9" w:tooltip="Statistical survey" w:history="1">
        <w:r w:rsidRPr="00D06BC3">
          <w:rPr>
            <w:rStyle w:val="Hyperlink"/>
            <w:rFonts w:ascii="Arial" w:hAnsi="Arial" w:cs="Arial"/>
            <w:color w:val="ED7D31" w:themeColor="accent2"/>
            <w:sz w:val="22"/>
            <w:szCs w:val="22"/>
            <w:u w:val="none"/>
          </w:rPr>
          <w:t>surveys</w:t>
        </w:r>
      </w:hyperlink>
      <w:r w:rsidRPr="00D06BC3">
        <w:rPr>
          <w:rStyle w:val="Hyperlink"/>
          <w:rFonts w:ascii="Arial" w:hAnsi="Arial" w:cs="Arial"/>
          <w:color w:val="ED7D31" w:themeColor="accent2"/>
          <w:sz w:val="22"/>
          <w:szCs w:val="22"/>
          <w:u w:val="none"/>
        </w:rPr>
        <w:t> and </w:t>
      </w:r>
      <w:hyperlink r:id="rId10" w:tooltip="Experimental design" w:history="1">
        <w:r w:rsidRPr="00D06BC3">
          <w:rPr>
            <w:rStyle w:val="Hyperlink"/>
            <w:rFonts w:ascii="Arial" w:hAnsi="Arial" w:cs="Arial"/>
            <w:color w:val="ED7D31" w:themeColor="accent2"/>
            <w:sz w:val="22"/>
            <w:szCs w:val="22"/>
            <w:u w:val="none"/>
          </w:rPr>
          <w:t>experiments</w:t>
        </w:r>
      </w:hyperlink>
    </w:p>
    <w:p w14:paraId="425082D0" w14:textId="25B74ACB" w:rsidR="008B2E3F" w:rsidRPr="00D06BC3" w:rsidRDefault="008B2E3F" w:rsidP="00A563DD">
      <w:pPr>
        <w:pStyle w:val="NormalWeb"/>
        <w:shd w:val="clear" w:color="auto" w:fill="FFFFFF"/>
        <w:spacing w:before="120" w:beforeAutospacing="0" w:after="120" w:afterAutospacing="0"/>
        <w:rPr>
          <w:rStyle w:val="Hyperlink"/>
          <w:rFonts w:ascii="Arial" w:hAnsi="Arial" w:cs="Arial"/>
          <w:color w:val="ED7D31" w:themeColor="accent2"/>
          <w:sz w:val="22"/>
          <w:szCs w:val="22"/>
          <w:u w:val="none"/>
        </w:rPr>
      </w:pPr>
    </w:p>
    <w:p w14:paraId="666BDA3B" w14:textId="6532694B" w:rsidR="008B2E3F" w:rsidRPr="00D06BC3" w:rsidRDefault="008B2E3F" w:rsidP="008B2E3F">
      <w:pPr>
        <w:pStyle w:val="NormalWeb"/>
        <w:shd w:val="clear" w:color="auto" w:fill="FFFFFF"/>
        <w:spacing w:before="0" w:beforeAutospacing="0" w:after="0" w:afterAutospacing="0"/>
        <w:textAlignment w:val="baseline"/>
        <w:rPr>
          <w:rStyle w:val="Hyperlink"/>
          <w:rFonts w:ascii="Arial" w:hAnsi="Arial" w:cs="Arial"/>
          <w:color w:val="767676"/>
          <w:sz w:val="22"/>
          <w:szCs w:val="22"/>
          <w:u w:val="none"/>
        </w:rPr>
      </w:pPr>
      <w:r w:rsidRPr="00D06BC3">
        <w:rPr>
          <w:rStyle w:val="Hyperlink"/>
          <w:rFonts w:ascii="Arial" w:hAnsi="Arial" w:cs="Arial"/>
          <w:color w:val="767676"/>
          <w:sz w:val="22"/>
          <w:szCs w:val="22"/>
          <w:u w:val="none"/>
        </w:rPr>
        <w:t>The most common basic statistics terms you’ll come across are the </w:t>
      </w:r>
      <w:hyperlink r:id="rId11" w:history="1">
        <w:r w:rsidRPr="00D06BC3">
          <w:rPr>
            <w:rStyle w:val="Hyperlink"/>
            <w:rFonts w:ascii="Arial" w:hAnsi="Arial" w:cs="Arial"/>
            <w:color w:val="767676"/>
            <w:sz w:val="22"/>
            <w:szCs w:val="22"/>
            <w:u w:val="none"/>
          </w:rPr>
          <w:t>mean, mode and median</w:t>
        </w:r>
      </w:hyperlink>
      <w:r w:rsidRPr="00D06BC3">
        <w:rPr>
          <w:rStyle w:val="Hyperlink"/>
          <w:rFonts w:ascii="Arial" w:hAnsi="Arial" w:cs="Arial"/>
          <w:color w:val="767676"/>
          <w:sz w:val="22"/>
          <w:szCs w:val="22"/>
          <w:u w:val="none"/>
        </w:rPr>
        <w:t>. These are all what are known as “</w:t>
      </w:r>
      <w:r w:rsidRPr="00D06BC3">
        <w:rPr>
          <w:rStyle w:val="Hyperlink"/>
          <w:rFonts w:ascii="Arial" w:hAnsi="Arial" w:cs="Arial"/>
          <w:color w:val="ED7D31" w:themeColor="accent2"/>
          <w:sz w:val="22"/>
          <w:szCs w:val="22"/>
          <w:u w:val="none"/>
        </w:rPr>
        <w:t>Measures of </w:t>
      </w:r>
      <w:hyperlink r:id="rId12" w:history="1">
        <w:r w:rsidRPr="00D06BC3">
          <w:rPr>
            <w:rStyle w:val="Hyperlink"/>
            <w:rFonts w:ascii="Arial" w:hAnsi="Arial" w:cs="Arial"/>
            <w:color w:val="ED7D31" w:themeColor="accent2"/>
            <w:sz w:val="22"/>
            <w:szCs w:val="22"/>
            <w:u w:val="none"/>
          </w:rPr>
          <w:t>Central Tendency</w:t>
        </w:r>
      </w:hyperlink>
      <w:r w:rsidRPr="00D06BC3">
        <w:rPr>
          <w:rStyle w:val="Hyperlink"/>
          <w:rFonts w:ascii="Arial" w:hAnsi="Arial" w:cs="Arial"/>
          <w:color w:val="767676"/>
          <w:sz w:val="22"/>
          <w:szCs w:val="22"/>
          <w:u w:val="none"/>
        </w:rPr>
        <w:t>.” Also important in this early chapter of statistics is the </w:t>
      </w:r>
      <w:hyperlink r:id="rId13" w:history="1">
        <w:r w:rsidRPr="00D06BC3">
          <w:rPr>
            <w:rStyle w:val="Hyperlink"/>
            <w:rFonts w:ascii="Arial" w:hAnsi="Arial" w:cs="Arial"/>
            <w:color w:val="ED7D31" w:themeColor="accent2"/>
            <w:sz w:val="22"/>
            <w:szCs w:val="22"/>
            <w:u w:val="none"/>
          </w:rPr>
          <w:t>shape of a distribution</w:t>
        </w:r>
      </w:hyperlink>
      <w:r w:rsidRPr="00D06BC3">
        <w:rPr>
          <w:rStyle w:val="Hyperlink"/>
          <w:rFonts w:ascii="Arial" w:hAnsi="Arial" w:cs="Arial"/>
          <w:color w:val="767676"/>
          <w:sz w:val="22"/>
          <w:szCs w:val="22"/>
          <w:u w:val="none"/>
        </w:rPr>
        <w:t xml:space="preserve">. This tells us something about </w:t>
      </w:r>
      <w:r w:rsidRPr="00D06BC3">
        <w:rPr>
          <w:rStyle w:val="Hyperlink"/>
          <w:rFonts w:ascii="Arial" w:hAnsi="Arial" w:cs="Arial"/>
          <w:color w:val="ED7D31" w:themeColor="accent2"/>
          <w:sz w:val="22"/>
          <w:szCs w:val="22"/>
          <w:u w:val="none"/>
        </w:rPr>
        <w:t>how data is spread out around the </w:t>
      </w:r>
      <w:hyperlink r:id="rId14" w:history="1">
        <w:r w:rsidRPr="00D06BC3">
          <w:rPr>
            <w:rStyle w:val="Hyperlink"/>
            <w:rFonts w:ascii="Arial" w:hAnsi="Arial" w:cs="Arial"/>
            <w:color w:val="ED7D31" w:themeColor="accent2"/>
            <w:sz w:val="22"/>
            <w:szCs w:val="22"/>
            <w:u w:val="none"/>
          </w:rPr>
          <w:t>mean</w:t>
        </w:r>
      </w:hyperlink>
      <w:r w:rsidRPr="00D06BC3">
        <w:rPr>
          <w:rStyle w:val="Hyperlink"/>
          <w:rFonts w:ascii="Arial" w:hAnsi="Arial" w:cs="Arial"/>
          <w:color w:val="ED7D31" w:themeColor="accent2"/>
          <w:sz w:val="22"/>
          <w:szCs w:val="22"/>
          <w:u w:val="none"/>
        </w:rPr>
        <w:t> or </w:t>
      </w:r>
      <w:hyperlink r:id="rId15" w:history="1">
        <w:r w:rsidRPr="00D06BC3">
          <w:rPr>
            <w:rStyle w:val="Hyperlink"/>
            <w:rFonts w:ascii="Arial" w:hAnsi="Arial" w:cs="Arial"/>
            <w:color w:val="ED7D31" w:themeColor="accent2"/>
            <w:sz w:val="22"/>
            <w:szCs w:val="22"/>
            <w:u w:val="none"/>
          </w:rPr>
          <w:t>median</w:t>
        </w:r>
      </w:hyperlink>
      <w:r w:rsidRPr="00D06BC3">
        <w:rPr>
          <w:rStyle w:val="Hyperlink"/>
          <w:rFonts w:ascii="Arial" w:hAnsi="Arial" w:cs="Arial"/>
          <w:color w:val="767676"/>
          <w:sz w:val="22"/>
          <w:szCs w:val="22"/>
          <w:u w:val="none"/>
        </w:rPr>
        <w:t>. Perhaps the most common distribution you’ll see is the </w:t>
      </w:r>
      <w:hyperlink r:id="rId16" w:history="1">
        <w:r w:rsidRPr="00D06BC3">
          <w:rPr>
            <w:rStyle w:val="Hyperlink"/>
            <w:rFonts w:ascii="Arial" w:hAnsi="Arial" w:cs="Arial"/>
            <w:b/>
            <w:color w:val="767676"/>
            <w:sz w:val="22"/>
            <w:szCs w:val="22"/>
            <w:u w:val="none"/>
          </w:rPr>
          <w:t>normal distribution</w:t>
        </w:r>
      </w:hyperlink>
      <w:r w:rsidRPr="00D06BC3">
        <w:rPr>
          <w:rStyle w:val="Hyperlink"/>
          <w:rFonts w:ascii="Arial" w:hAnsi="Arial" w:cs="Arial"/>
          <w:color w:val="767676"/>
          <w:sz w:val="22"/>
          <w:szCs w:val="22"/>
          <w:u w:val="none"/>
        </w:rPr>
        <w:t>, sometimes called a bell curve. Heights, weights, and many other things found in nature tend to be shaped like this:</w:t>
      </w:r>
    </w:p>
    <w:p w14:paraId="59FE5902" w14:textId="0DA977BF" w:rsidR="003A11D6" w:rsidRPr="00D06BC3" w:rsidRDefault="003A11D6" w:rsidP="008B2E3F">
      <w:pPr>
        <w:pStyle w:val="NormalWeb"/>
        <w:shd w:val="clear" w:color="auto" w:fill="FFFFFF"/>
        <w:spacing w:before="0" w:beforeAutospacing="0" w:after="0" w:afterAutospacing="0"/>
        <w:textAlignment w:val="baseline"/>
        <w:rPr>
          <w:rStyle w:val="Hyperlink"/>
          <w:rFonts w:ascii="Arial" w:hAnsi="Arial" w:cs="Arial"/>
          <w:color w:val="767676"/>
          <w:u w:val="none"/>
        </w:rPr>
      </w:pPr>
    </w:p>
    <w:p w14:paraId="3963A1F2" w14:textId="47DA1C80" w:rsidR="003A11D6" w:rsidRPr="00D06BC3" w:rsidRDefault="003A11D6" w:rsidP="008B2E3F">
      <w:pPr>
        <w:pStyle w:val="NormalWeb"/>
        <w:shd w:val="clear" w:color="auto" w:fill="FFFFFF"/>
        <w:spacing w:before="0" w:beforeAutospacing="0" w:after="0" w:afterAutospacing="0"/>
        <w:textAlignment w:val="baseline"/>
        <w:rPr>
          <w:rStyle w:val="Hyperlink"/>
          <w:rFonts w:ascii="Arial" w:hAnsi="Arial" w:cs="Arial"/>
          <w:color w:val="767676"/>
          <w:u w:val="none"/>
        </w:rPr>
      </w:pP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Style w:val="Hyperlink"/>
          <w:rFonts w:ascii="Arial" w:hAnsi="Arial" w:cs="Arial"/>
          <w:color w:val="767676"/>
          <w:u w:val="none"/>
        </w:rPr>
        <w:tab/>
      </w:r>
      <w:r w:rsidRPr="00D06BC3">
        <w:rPr>
          <w:rFonts w:ascii="Arial" w:hAnsi="Arial" w:cs="Arial"/>
          <w:noProof/>
          <w:lang w:val="en-US" w:eastAsia="en-US"/>
        </w:rPr>
        <w:drawing>
          <wp:inline distT="0" distB="0" distL="0" distR="0" wp14:anchorId="677C7B36" wp14:editId="0AF082E4">
            <wp:extent cx="5631180" cy="2887980"/>
            <wp:effectExtent l="0" t="0" r="7620" b="7620"/>
            <wp:docPr id="1" name="Picture 1" descr="IQ scores fit a bell curv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Q scores fit a bell curve sha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1180" cy="2887980"/>
                    </a:xfrm>
                    <a:prstGeom prst="rect">
                      <a:avLst/>
                    </a:prstGeom>
                    <a:noFill/>
                    <a:ln>
                      <a:noFill/>
                    </a:ln>
                  </pic:spPr>
                </pic:pic>
              </a:graphicData>
            </a:graphic>
          </wp:inline>
        </w:drawing>
      </w:r>
    </w:p>
    <w:p w14:paraId="03BD1070" w14:textId="0EADFD93" w:rsidR="008B2E3F" w:rsidRPr="00D06BC3" w:rsidRDefault="00687D17" w:rsidP="00A563DD">
      <w:pPr>
        <w:pStyle w:val="NormalWeb"/>
        <w:shd w:val="clear" w:color="auto" w:fill="FFFFFF"/>
        <w:spacing w:before="120" w:beforeAutospacing="0" w:after="120" w:afterAutospacing="0"/>
        <w:rPr>
          <w:rFonts w:ascii="Arial" w:hAnsi="Arial" w:cs="Arial"/>
          <w:i/>
          <w:iCs/>
          <w:color w:val="777777"/>
          <w:sz w:val="20"/>
          <w:szCs w:val="20"/>
          <w:shd w:val="clear" w:color="auto" w:fill="FFFFFF"/>
        </w:rPr>
      </w:pPr>
      <w:r w:rsidRPr="00D06BC3">
        <w:rPr>
          <w:rFonts w:ascii="Arial" w:hAnsi="Arial" w:cs="Arial"/>
          <w:i/>
          <w:iCs/>
          <w:color w:val="777777"/>
          <w:sz w:val="20"/>
          <w:szCs w:val="20"/>
          <w:shd w:val="clear" w:color="auto" w:fill="FFFFFF"/>
        </w:rPr>
        <w:t>IQ scores fit a bell curve shape.</w:t>
      </w:r>
    </w:p>
    <w:p w14:paraId="43E5AC58" w14:textId="5D1191CB" w:rsidR="00687D17" w:rsidRPr="00D06BC3" w:rsidRDefault="00687D17" w:rsidP="00A563DD">
      <w:pPr>
        <w:pStyle w:val="NormalWeb"/>
        <w:shd w:val="clear" w:color="auto" w:fill="FFFFFF"/>
        <w:spacing w:before="120" w:beforeAutospacing="0" w:after="120" w:afterAutospacing="0"/>
        <w:rPr>
          <w:rFonts w:ascii="Arial" w:hAnsi="Arial" w:cs="Arial"/>
          <w:i/>
          <w:iCs/>
          <w:color w:val="777777"/>
          <w:sz w:val="20"/>
          <w:szCs w:val="20"/>
          <w:shd w:val="clear" w:color="auto" w:fill="FFFFFF"/>
        </w:rPr>
      </w:pPr>
    </w:p>
    <w:p w14:paraId="0BA3D708" w14:textId="77777777" w:rsidR="00687D17" w:rsidRPr="00D06BC3" w:rsidRDefault="00687D17" w:rsidP="00687D17">
      <w:pPr>
        <w:pStyle w:val="NormalWeb"/>
        <w:shd w:val="clear" w:color="auto" w:fill="FFFFFF"/>
        <w:spacing w:before="0" w:beforeAutospacing="0" w:after="0" w:afterAutospacing="0"/>
        <w:textAlignment w:val="baseline"/>
        <w:rPr>
          <w:rStyle w:val="Hyperlink"/>
          <w:rFonts w:ascii="Arial" w:hAnsi="Arial" w:cs="Arial"/>
          <w:color w:val="767676"/>
          <w:sz w:val="22"/>
          <w:szCs w:val="22"/>
          <w:u w:val="none"/>
        </w:rPr>
      </w:pPr>
      <w:r w:rsidRPr="00D06BC3">
        <w:rPr>
          <w:rStyle w:val="Hyperlink"/>
          <w:rFonts w:ascii="Arial" w:hAnsi="Arial" w:cs="Arial"/>
          <w:color w:val="767676"/>
          <w:sz w:val="22"/>
          <w:szCs w:val="22"/>
          <w:u w:val="none"/>
        </w:rPr>
        <w:t xml:space="preserve">On the other end of the scale, you can also get a </w:t>
      </w:r>
      <w:r w:rsidRPr="00D06BC3">
        <w:rPr>
          <w:rStyle w:val="Hyperlink"/>
          <w:rFonts w:ascii="Arial" w:hAnsi="Arial" w:cs="Arial"/>
          <w:b/>
          <w:color w:val="767676"/>
          <w:sz w:val="22"/>
          <w:szCs w:val="22"/>
          <w:u w:val="none"/>
        </w:rPr>
        <w:t>flat distribution</w:t>
      </w:r>
      <w:r w:rsidRPr="00D06BC3">
        <w:rPr>
          <w:rStyle w:val="Hyperlink"/>
          <w:rFonts w:ascii="Arial" w:hAnsi="Arial" w:cs="Arial"/>
          <w:color w:val="767676"/>
          <w:sz w:val="22"/>
          <w:szCs w:val="22"/>
          <w:u w:val="none"/>
        </w:rPr>
        <w:t xml:space="preserve">. </w:t>
      </w:r>
      <w:r w:rsidRPr="00D06BC3">
        <w:rPr>
          <w:rStyle w:val="Hyperlink"/>
          <w:rFonts w:ascii="Arial" w:hAnsi="Arial" w:cs="Arial"/>
          <w:color w:val="ED7D31" w:themeColor="accent2"/>
          <w:sz w:val="22"/>
          <w:szCs w:val="22"/>
          <w:u w:val="none"/>
        </w:rPr>
        <w:t>With this shape, the odds of anything happening are equal</w:t>
      </w:r>
      <w:r w:rsidRPr="00D06BC3">
        <w:rPr>
          <w:rStyle w:val="Hyperlink"/>
          <w:rFonts w:ascii="Arial" w:hAnsi="Arial" w:cs="Arial"/>
          <w:color w:val="767676"/>
          <w:sz w:val="22"/>
          <w:szCs w:val="22"/>
          <w:u w:val="none"/>
        </w:rPr>
        <w:t>. For example, a </w:t>
      </w:r>
      <w:hyperlink r:id="rId18" w:history="1">
        <w:r w:rsidRPr="00D06BC3">
          <w:rPr>
            <w:rStyle w:val="Hyperlink"/>
            <w:rFonts w:ascii="Arial" w:hAnsi="Arial" w:cs="Arial"/>
            <w:color w:val="767676"/>
            <w:sz w:val="22"/>
            <w:szCs w:val="22"/>
            <w:u w:val="none"/>
          </w:rPr>
          <w:t>uniform distribution</w:t>
        </w:r>
      </w:hyperlink>
      <w:r w:rsidRPr="00D06BC3">
        <w:rPr>
          <w:rStyle w:val="Hyperlink"/>
          <w:rFonts w:ascii="Arial" w:hAnsi="Arial" w:cs="Arial"/>
          <w:color w:val="767676"/>
          <w:sz w:val="22"/>
          <w:szCs w:val="22"/>
          <w:u w:val="none"/>
        </w:rPr>
        <w:t xml:space="preserve"> can represent choosing a particular card from a standard deck; all the cards have a 1/52 chance of being chosen. Or tossing a coin, where you have a 50% chance of tossing a </w:t>
      </w:r>
      <w:proofErr w:type="gramStart"/>
      <w:r w:rsidRPr="00D06BC3">
        <w:rPr>
          <w:rStyle w:val="Hyperlink"/>
          <w:rFonts w:ascii="Arial" w:hAnsi="Arial" w:cs="Arial"/>
          <w:color w:val="767676"/>
          <w:sz w:val="22"/>
          <w:szCs w:val="22"/>
          <w:u w:val="none"/>
        </w:rPr>
        <w:t>heads</w:t>
      </w:r>
      <w:proofErr w:type="gramEnd"/>
      <w:r w:rsidRPr="00D06BC3">
        <w:rPr>
          <w:rStyle w:val="Hyperlink"/>
          <w:rFonts w:ascii="Arial" w:hAnsi="Arial" w:cs="Arial"/>
          <w:color w:val="767676"/>
          <w:sz w:val="22"/>
          <w:szCs w:val="22"/>
          <w:u w:val="none"/>
        </w:rPr>
        <w:t xml:space="preserve"> or a tails.</w:t>
      </w:r>
    </w:p>
    <w:p w14:paraId="277D0641" w14:textId="66C7914A" w:rsidR="00687D17" w:rsidRPr="00D06BC3" w:rsidRDefault="00687D17" w:rsidP="00687D17">
      <w:pPr>
        <w:shd w:val="clear" w:color="auto" w:fill="FFFFFF"/>
        <w:textAlignment w:val="baseline"/>
        <w:rPr>
          <w:rFonts w:ascii="Arial" w:hAnsi="Arial" w:cs="Arial"/>
          <w:color w:val="777777"/>
          <w:sz w:val="20"/>
          <w:szCs w:val="20"/>
        </w:rPr>
      </w:pPr>
      <w:r w:rsidRPr="00D06BC3">
        <w:rPr>
          <w:rFonts w:ascii="Arial" w:hAnsi="Arial" w:cs="Arial"/>
          <w:noProof/>
          <w:color w:val="05A9C5"/>
          <w:sz w:val="20"/>
          <w:szCs w:val="20"/>
          <w:bdr w:val="none" w:sz="0" w:space="0" w:color="auto" w:frame="1"/>
          <w:lang w:val="en-US"/>
        </w:rPr>
        <w:lastRenderedPageBreak/>
        <w:drawing>
          <wp:inline distT="0" distB="0" distL="0" distR="0" wp14:anchorId="16C4815F" wp14:editId="711FA9F2">
            <wp:extent cx="1889760" cy="1828800"/>
            <wp:effectExtent l="0" t="0" r="0" b="0"/>
            <wp:docPr id="2" name="Picture 2" descr="A uniform distribu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uniform distribu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28800"/>
                    </a:xfrm>
                    <a:prstGeom prst="rect">
                      <a:avLst/>
                    </a:prstGeom>
                    <a:noFill/>
                    <a:ln>
                      <a:noFill/>
                    </a:ln>
                  </pic:spPr>
                </pic:pic>
              </a:graphicData>
            </a:graphic>
          </wp:inline>
        </w:drawing>
      </w:r>
    </w:p>
    <w:p w14:paraId="0265B5DF" w14:textId="77777777" w:rsidR="00687D17" w:rsidRPr="00D06BC3" w:rsidRDefault="00687D17" w:rsidP="00687D17">
      <w:pPr>
        <w:pStyle w:val="wp-caption-text"/>
        <w:pBdr>
          <w:bottom w:val="single" w:sz="6" w:space="11" w:color="EAEAEA"/>
        </w:pBdr>
        <w:shd w:val="clear" w:color="auto" w:fill="FFFFFF"/>
        <w:spacing w:before="0" w:beforeAutospacing="0" w:after="0" w:afterAutospacing="0"/>
        <w:textAlignment w:val="baseline"/>
        <w:rPr>
          <w:rFonts w:ascii="Arial" w:hAnsi="Arial" w:cs="Arial"/>
          <w:i/>
          <w:iCs/>
          <w:color w:val="777777"/>
          <w:sz w:val="20"/>
          <w:szCs w:val="20"/>
        </w:rPr>
      </w:pPr>
      <w:r w:rsidRPr="00D06BC3">
        <w:rPr>
          <w:rFonts w:ascii="Arial" w:hAnsi="Arial" w:cs="Arial"/>
          <w:i/>
          <w:iCs/>
          <w:color w:val="777777"/>
          <w:sz w:val="20"/>
          <w:szCs w:val="20"/>
        </w:rPr>
        <w:t>A uniform distribution.</w:t>
      </w:r>
    </w:p>
    <w:p w14:paraId="68976C37" w14:textId="141F7B3C" w:rsidR="004534A8" w:rsidRPr="00334011" w:rsidRDefault="00DE203D" w:rsidP="00334011">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Variables in Statistics and Research</w:t>
      </w:r>
    </w:p>
    <w:p w14:paraId="0BADDAB6" w14:textId="77777777" w:rsidR="008A7708" w:rsidRDefault="00DE203D" w:rsidP="00DE203D">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A3BF89D" wp14:editId="75C48334">
            <wp:extent cx="1264920" cy="1569720"/>
            <wp:effectExtent l="0" t="0" r="0" b="0"/>
            <wp:docPr id="255" name="Picture 255" descr="types of variabl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ypes of variabl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4920" cy="1569720"/>
                    </a:xfrm>
                    <a:prstGeom prst="rect">
                      <a:avLst/>
                    </a:prstGeom>
                    <a:noFill/>
                    <a:ln>
                      <a:noFill/>
                    </a:ln>
                  </pic:spPr>
                </pic:pic>
              </a:graphicData>
            </a:graphic>
          </wp:inline>
        </w:drawing>
      </w:r>
    </w:p>
    <w:p w14:paraId="43409BA7" w14:textId="17D95D68" w:rsidR="00DE203D" w:rsidRDefault="00DE203D" w:rsidP="00DE203D">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br/>
      </w:r>
      <w:r w:rsidRPr="00DF5BD2">
        <w:rPr>
          <w:rFonts w:ascii="inherit" w:hAnsi="inherit" w:cs="Arial"/>
          <w:color w:val="777777"/>
          <w:szCs w:val="20"/>
        </w:rPr>
        <w:t xml:space="preserve">A “variable” in algebra </w:t>
      </w:r>
      <w:proofErr w:type="gramStart"/>
      <w:r w:rsidRPr="00DF5BD2">
        <w:rPr>
          <w:rFonts w:ascii="inherit" w:hAnsi="inherit" w:cs="Arial"/>
          <w:color w:val="777777"/>
          <w:szCs w:val="20"/>
        </w:rPr>
        <w:t>really just</w:t>
      </w:r>
      <w:proofErr w:type="gramEnd"/>
      <w:r w:rsidRPr="00DF5BD2">
        <w:rPr>
          <w:rFonts w:ascii="inherit" w:hAnsi="inherit" w:cs="Arial"/>
          <w:color w:val="777777"/>
          <w:szCs w:val="20"/>
        </w:rPr>
        <w:t xml:space="preserve"> means one thing—an unknown value. However, in statistics, you’ll come across dozens of types of variables in statistics. In most cases, </w:t>
      </w:r>
      <w:r w:rsidRPr="00AE380D">
        <w:rPr>
          <w:rFonts w:ascii="inherit" w:hAnsi="inherit" w:cs="Arial"/>
          <w:color w:val="ED7D31" w:themeColor="accent2"/>
          <w:szCs w:val="20"/>
        </w:rPr>
        <w:t>the word still means that you’re dealing with something that’s unknown, but—unlike in algebra—that unknown isn’t always a number</w:t>
      </w:r>
      <w:r w:rsidRPr="00AE380D">
        <w:rPr>
          <w:rFonts w:ascii="inherit" w:hAnsi="inherit" w:cs="Arial"/>
          <w:color w:val="808080" w:themeColor="background1" w:themeShade="80"/>
          <w:szCs w:val="20"/>
        </w:rPr>
        <w:t>. Some variable types are used more than others</w:t>
      </w:r>
      <w:r w:rsidRPr="00DF5BD2">
        <w:rPr>
          <w:rFonts w:ascii="inherit" w:hAnsi="inherit" w:cs="Arial"/>
          <w:color w:val="777777"/>
          <w:szCs w:val="20"/>
        </w:rPr>
        <w:t>. For example, you’ll be much more likely to come across </w:t>
      </w:r>
      <w:hyperlink r:id="rId23" w:history="1">
        <w:r w:rsidRPr="00DF5BD2">
          <w:rPr>
            <w:rStyle w:val="Hyperlink"/>
            <w:rFonts w:ascii="inherit" w:hAnsi="inherit" w:cs="Arial"/>
            <w:color w:val="05A9C5"/>
            <w:szCs w:val="20"/>
            <w:bdr w:val="none" w:sz="0" w:space="0" w:color="auto" w:frame="1"/>
          </w:rPr>
          <w:t>continuous variables</w:t>
        </w:r>
      </w:hyperlink>
      <w:r w:rsidRPr="00DF5BD2">
        <w:rPr>
          <w:rFonts w:ascii="inherit" w:hAnsi="inherit" w:cs="Arial"/>
          <w:color w:val="777777"/>
          <w:szCs w:val="20"/>
        </w:rPr>
        <w:t> than you would </w:t>
      </w:r>
      <w:hyperlink r:id="rId24" w:history="1">
        <w:r w:rsidRPr="00DF5BD2">
          <w:rPr>
            <w:rStyle w:val="Hyperlink"/>
            <w:rFonts w:ascii="inherit" w:hAnsi="inherit" w:cs="Arial"/>
            <w:color w:val="05A9C5"/>
            <w:szCs w:val="20"/>
            <w:bdr w:val="none" w:sz="0" w:space="0" w:color="auto" w:frame="1"/>
          </w:rPr>
          <w:t>dummy variables</w:t>
        </w:r>
      </w:hyperlink>
      <w:r w:rsidRPr="00DF5BD2">
        <w:rPr>
          <w:rFonts w:ascii="inherit" w:hAnsi="inherit" w:cs="Arial"/>
          <w:color w:val="777777"/>
          <w:szCs w:val="20"/>
        </w:rPr>
        <w:t>.</w:t>
      </w:r>
    </w:p>
    <w:p w14:paraId="08E112DC" w14:textId="77777777" w:rsidR="009B6107" w:rsidRPr="00DF5BD2" w:rsidRDefault="009B6107" w:rsidP="00DE203D">
      <w:pPr>
        <w:pStyle w:val="NormalWeb"/>
        <w:shd w:val="clear" w:color="auto" w:fill="FFFFFF"/>
        <w:spacing w:before="0" w:beforeAutospacing="0" w:after="0" w:afterAutospacing="0"/>
        <w:textAlignment w:val="baseline"/>
        <w:rPr>
          <w:rFonts w:ascii="inherit" w:hAnsi="inherit" w:cs="Arial"/>
          <w:color w:val="777777"/>
          <w:szCs w:val="20"/>
        </w:rPr>
      </w:pPr>
    </w:p>
    <w:p w14:paraId="20A02911" w14:textId="1C180D44" w:rsidR="00DE203D" w:rsidRPr="00DF5BD2" w:rsidRDefault="00DE203D" w:rsidP="00DE203D">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DF5BD2">
        <w:rPr>
          <w:rStyle w:val="Strong"/>
          <w:rFonts w:ascii="inherit" w:hAnsi="inherit" w:cs="Arial"/>
          <w:color w:val="777777"/>
          <w:szCs w:val="20"/>
          <w:bdr w:val="none" w:sz="0" w:space="0" w:color="auto" w:frame="1"/>
        </w:rPr>
        <w:t xml:space="preserve">Click on any bold variable name to learn more about that </w:t>
      </w:r>
      <w:proofErr w:type="gramStart"/>
      <w:r w:rsidRPr="00DF5BD2">
        <w:rPr>
          <w:rStyle w:val="Strong"/>
          <w:rFonts w:ascii="inherit" w:hAnsi="inherit" w:cs="Arial"/>
          <w:color w:val="777777"/>
          <w:szCs w:val="20"/>
          <w:bdr w:val="none" w:sz="0" w:space="0" w:color="auto" w:frame="1"/>
        </w:rPr>
        <w:t>particular type</w:t>
      </w:r>
      <w:proofErr w:type="gramEnd"/>
      <w:r w:rsidRPr="00DF5BD2">
        <w:rPr>
          <w:rStyle w:val="Strong"/>
          <w:rFonts w:ascii="inherit" w:hAnsi="inherit" w:cs="Arial"/>
          <w:color w:val="777777"/>
          <w:szCs w:val="20"/>
          <w:bdr w:val="none" w:sz="0" w:space="0" w:color="auto" w:frame="1"/>
        </w:rPr>
        <w:t>.</w:t>
      </w:r>
    </w:p>
    <w:p w14:paraId="61C1BC1F" w14:textId="77777777" w:rsidR="0032148D" w:rsidRDefault="0032148D" w:rsidP="00DE203D">
      <w:pPr>
        <w:pStyle w:val="NormalWeb"/>
        <w:shd w:val="clear" w:color="auto" w:fill="FFFFFF"/>
        <w:spacing w:before="0" w:beforeAutospacing="0" w:after="0" w:afterAutospacing="0"/>
        <w:textAlignment w:val="baseline"/>
        <w:rPr>
          <w:rFonts w:ascii="inherit" w:hAnsi="inherit" w:cs="Arial"/>
          <w:color w:val="777777"/>
          <w:sz w:val="20"/>
          <w:szCs w:val="20"/>
        </w:rPr>
      </w:pPr>
    </w:p>
    <w:p w14:paraId="3B542B05" w14:textId="605AE9F8" w:rsidR="00DE203D" w:rsidRPr="00334011" w:rsidRDefault="00DE203D" w:rsidP="0033401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Common Types of Variables</w:t>
      </w:r>
    </w:p>
    <w:p w14:paraId="1ACEC0D6" w14:textId="77777777" w:rsidR="0032148D" w:rsidRPr="0032148D" w:rsidRDefault="0032148D" w:rsidP="0032148D"/>
    <w:p w14:paraId="27034159"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5" w:history="1">
        <w:r w:rsidR="00DE203D" w:rsidRPr="00671ECB">
          <w:rPr>
            <w:rStyle w:val="Hyperlink"/>
            <w:rFonts w:ascii="inherit" w:hAnsi="inherit" w:cs="Arial"/>
            <w:b/>
            <w:bCs/>
            <w:color w:val="777777"/>
            <w:sz w:val="24"/>
            <w:szCs w:val="20"/>
            <w:bdr w:val="none" w:sz="0" w:space="0" w:color="auto" w:frame="1"/>
          </w:rPr>
          <w:t>Categorical variable</w:t>
        </w:r>
      </w:hyperlink>
      <w:r w:rsidR="00DE203D" w:rsidRPr="00671ECB">
        <w:rPr>
          <w:rFonts w:ascii="inherit" w:hAnsi="inherit" w:cs="Arial"/>
          <w:color w:val="777777"/>
          <w:sz w:val="24"/>
          <w:szCs w:val="20"/>
        </w:rPr>
        <w:t xml:space="preserve">: variables than can be put into categories. For example, the category “Toothpaste Brands” might contain the variables Colgate and </w:t>
      </w:r>
      <w:proofErr w:type="spellStart"/>
      <w:r w:rsidR="00DE203D" w:rsidRPr="00671ECB">
        <w:rPr>
          <w:rFonts w:ascii="inherit" w:hAnsi="inherit" w:cs="Arial"/>
          <w:color w:val="777777"/>
          <w:sz w:val="24"/>
          <w:szCs w:val="20"/>
        </w:rPr>
        <w:t>Aquafresh</w:t>
      </w:r>
      <w:proofErr w:type="spellEnd"/>
      <w:r w:rsidR="00DE203D" w:rsidRPr="00671ECB">
        <w:rPr>
          <w:rFonts w:ascii="inherit" w:hAnsi="inherit" w:cs="Arial"/>
          <w:color w:val="777777"/>
          <w:sz w:val="24"/>
          <w:szCs w:val="20"/>
        </w:rPr>
        <w:t>.</w:t>
      </w:r>
    </w:p>
    <w:p w14:paraId="42EEC7B4"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6" w:history="1">
        <w:r w:rsidR="00DE203D" w:rsidRPr="00671ECB">
          <w:rPr>
            <w:rStyle w:val="Hyperlink"/>
            <w:rFonts w:ascii="inherit" w:hAnsi="inherit" w:cs="Arial"/>
            <w:b/>
            <w:bCs/>
            <w:color w:val="777777"/>
            <w:sz w:val="24"/>
            <w:szCs w:val="20"/>
            <w:bdr w:val="none" w:sz="0" w:space="0" w:color="auto" w:frame="1"/>
          </w:rPr>
          <w:t>Confounding variable</w:t>
        </w:r>
      </w:hyperlink>
      <w:r w:rsidR="00DE203D" w:rsidRPr="00671ECB">
        <w:rPr>
          <w:rFonts w:ascii="inherit" w:hAnsi="inherit" w:cs="Arial"/>
          <w:color w:val="777777"/>
          <w:sz w:val="24"/>
          <w:szCs w:val="20"/>
        </w:rPr>
        <w:t>: extra variables that have a hidden effect on your experimental results.</w:t>
      </w:r>
    </w:p>
    <w:p w14:paraId="5D700C18"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Style w:val="Strong"/>
          <w:rFonts w:ascii="inherit" w:hAnsi="inherit" w:cs="Arial"/>
          <w:color w:val="777777"/>
          <w:sz w:val="24"/>
          <w:szCs w:val="20"/>
          <w:bdr w:val="none" w:sz="0" w:space="0" w:color="auto" w:frame="1"/>
        </w:rPr>
        <w:t>Continuous variable</w:t>
      </w:r>
      <w:r w:rsidRPr="00671ECB">
        <w:rPr>
          <w:rFonts w:ascii="inherit" w:hAnsi="inherit" w:cs="Arial"/>
          <w:color w:val="777777"/>
          <w:sz w:val="24"/>
          <w:szCs w:val="20"/>
        </w:rPr>
        <w:t>: a variable with infinite number of values, like “time” or “weight”.</w:t>
      </w:r>
    </w:p>
    <w:p w14:paraId="2E8CEE67"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7" w:history="1">
        <w:r w:rsidR="00DE203D" w:rsidRPr="00671ECB">
          <w:rPr>
            <w:rStyle w:val="Hyperlink"/>
            <w:rFonts w:ascii="inherit" w:hAnsi="inherit" w:cs="Arial"/>
            <w:b/>
            <w:bCs/>
            <w:color w:val="777777"/>
            <w:sz w:val="24"/>
            <w:szCs w:val="20"/>
            <w:bdr w:val="none" w:sz="0" w:space="0" w:color="auto" w:frame="1"/>
          </w:rPr>
          <w:t>Control variable</w:t>
        </w:r>
      </w:hyperlink>
      <w:r w:rsidR="00DE203D" w:rsidRPr="00671ECB">
        <w:rPr>
          <w:rFonts w:ascii="inherit" w:hAnsi="inherit" w:cs="Arial"/>
          <w:color w:val="777777"/>
          <w:sz w:val="24"/>
          <w:szCs w:val="20"/>
        </w:rPr>
        <w:t>: a factor in an experiment which must be held constant. For example, in an experiment to determine whether light makes plants grow faster, you would have to control for soil quality and water.</w:t>
      </w:r>
    </w:p>
    <w:p w14:paraId="6FA2BEA8"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8" w:history="1">
        <w:r w:rsidR="00DE203D" w:rsidRPr="00671ECB">
          <w:rPr>
            <w:rStyle w:val="Hyperlink"/>
            <w:rFonts w:ascii="inherit" w:hAnsi="inherit" w:cs="Arial"/>
            <w:b/>
            <w:bCs/>
            <w:color w:val="777777"/>
            <w:sz w:val="24"/>
            <w:szCs w:val="20"/>
            <w:bdr w:val="none" w:sz="0" w:space="0" w:color="auto" w:frame="1"/>
          </w:rPr>
          <w:t>Dependent variable</w:t>
        </w:r>
      </w:hyperlink>
      <w:r w:rsidR="00DE203D" w:rsidRPr="00671ECB">
        <w:rPr>
          <w:rFonts w:ascii="inherit" w:hAnsi="inherit" w:cs="Arial"/>
          <w:color w:val="777777"/>
          <w:sz w:val="24"/>
          <w:szCs w:val="20"/>
        </w:rPr>
        <w:t>: the outcome of an experiment. As you change the independent variable, you watch what happens to the dependent variable.</w:t>
      </w:r>
    </w:p>
    <w:p w14:paraId="517919AF"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29" w:history="1">
        <w:r w:rsidR="00DE203D" w:rsidRPr="00671ECB">
          <w:rPr>
            <w:rStyle w:val="Hyperlink"/>
            <w:rFonts w:ascii="inherit" w:hAnsi="inherit" w:cs="Arial"/>
            <w:b/>
            <w:bCs/>
            <w:color w:val="777777"/>
            <w:sz w:val="24"/>
            <w:szCs w:val="20"/>
            <w:bdr w:val="none" w:sz="0" w:space="0" w:color="auto" w:frame="1"/>
          </w:rPr>
          <w:t>Discrete variable</w:t>
        </w:r>
      </w:hyperlink>
      <w:r w:rsidR="00DE203D" w:rsidRPr="00671ECB">
        <w:rPr>
          <w:rFonts w:ascii="inherit" w:hAnsi="inherit" w:cs="Arial"/>
          <w:color w:val="777777"/>
          <w:sz w:val="24"/>
          <w:szCs w:val="20"/>
        </w:rPr>
        <w:t>: a variable that can only take on a certain number of values. For example, “number of cars in a parking lot” is discrete because a car park can only hold so many cars.</w:t>
      </w:r>
    </w:p>
    <w:p w14:paraId="2DDB22B8"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0" w:history="1">
        <w:r w:rsidR="00DE203D" w:rsidRPr="00671ECB">
          <w:rPr>
            <w:rStyle w:val="Hyperlink"/>
            <w:rFonts w:ascii="inherit" w:hAnsi="inherit" w:cs="Arial"/>
            <w:b/>
            <w:bCs/>
            <w:color w:val="777777"/>
            <w:sz w:val="24"/>
            <w:szCs w:val="20"/>
            <w:bdr w:val="none" w:sz="0" w:space="0" w:color="auto" w:frame="1"/>
          </w:rPr>
          <w:t>Independent variable</w:t>
        </w:r>
      </w:hyperlink>
      <w:r w:rsidR="00DE203D" w:rsidRPr="00671ECB">
        <w:rPr>
          <w:rFonts w:ascii="inherit" w:hAnsi="inherit" w:cs="Arial"/>
          <w:color w:val="777777"/>
          <w:sz w:val="24"/>
          <w:szCs w:val="20"/>
        </w:rPr>
        <w:t>: a variable that is not affected by anything that you, the researcher, does. Usually plotted on the x-axis.</w:t>
      </w:r>
    </w:p>
    <w:p w14:paraId="4ACFC602"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1" w:history="1">
        <w:r w:rsidR="00DE203D" w:rsidRPr="00671ECB">
          <w:rPr>
            <w:rStyle w:val="Hyperlink"/>
            <w:rFonts w:ascii="inherit" w:hAnsi="inherit" w:cs="Arial"/>
            <w:b/>
            <w:bCs/>
            <w:color w:val="777777"/>
            <w:sz w:val="24"/>
            <w:szCs w:val="20"/>
            <w:bdr w:val="none" w:sz="0" w:space="0" w:color="auto" w:frame="1"/>
          </w:rPr>
          <w:t>Lurking variable</w:t>
        </w:r>
      </w:hyperlink>
      <w:r w:rsidR="00DE203D" w:rsidRPr="00671ECB">
        <w:rPr>
          <w:rStyle w:val="Strong"/>
          <w:rFonts w:ascii="inherit" w:hAnsi="inherit" w:cs="Arial"/>
          <w:color w:val="777777"/>
          <w:sz w:val="24"/>
          <w:szCs w:val="20"/>
          <w:bdr w:val="none" w:sz="0" w:space="0" w:color="auto" w:frame="1"/>
        </w:rPr>
        <w:t>: a “hidden” variable the affects the relationship between the independent and dependent variables.</w:t>
      </w:r>
    </w:p>
    <w:p w14:paraId="1FEC1A6A"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32" w:history="1">
        <w:r w:rsidRPr="00671ECB">
          <w:rPr>
            <w:rStyle w:val="Hyperlink"/>
            <w:rFonts w:ascii="inherit" w:hAnsi="inherit" w:cs="Arial"/>
            <w:b/>
            <w:bCs/>
            <w:color w:val="777777"/>
            <w:sz w:val="24"/>
            <w:szCs w:val="20"/>
            <w:bdr w:val="none" w:sz="0" w:space="0" w:color="auto" w:frame="1"/>
          </w:rPr>
          <w:t>measurement variable</w:t>
        </w:r>
      </w:hyperlink>
      <w:r w:rsidRPr="00671ECB">
        <w:rPr>
          <w:rFonts w:ascii="inherit" w:hAnsi="inherit" w:cs="Arial"/>
          <w:color w:val="777777"/>
          <w:sz w:val="24"/>
          <w:szCs w:val="20"/>
        </w:rPr>
        <w:t xml:space="preserve"> has a number associated with it. It’s an “amount” of something, or </w:t>
      </w:r>
      <w:proofErr w:type="spellStart"/>
      <w:proofErr w:type="gramStart"/>
      <w:r w:rsidRPr="00671ECB">
        <w:rPr>
          <w:rFonts w:ascii="inherit" w:hAnsi="inherit" w:cs="Arial"/>
          <w:color w:val="777777"/>
          <w:sz w:val="24"/>
          <w:szCs w:val="20"/>
        </w:rPr>
        <w:t>a”number</w:t>
      </w:r>
      <w:proofErr w:type="spellEnd"/>
      <w:proofErr w:type="gramEnd"/>
      <w:r w:rsidRPr="00671ECB">
        <w:rPr>
          <w:rFonts w:ascii="inherit" w:hAnsi="inherit" w:cs="Arial"/>
          <w:color w:val="777777"/>
          <w:sz w:val="24"/>
          <w:szCs w:val="20"/>
        </w:rPr>
        <w:t>” of something.</w:t>
      </w:r>
    </w:p>
    <w:p w14:paraId="3FBE0643"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3" w:history="1">
        <w:r w:rsidR="00DE203D" w:rsidRPr="00671ECB">
          <w:rPr>
            <w:rStyle w:val="Hyperlink"/>
            <w:rFonts w:ascii="inherit" w:hAnsi="inherit" w:cs="Arial"/>
            <w:b/>
            <w:bCs/>
            <w:color w:val="777777"/>
            <w:sz w:val="24"/>
            <w:szCs w:val="20"/>
            <w:bdr w:val="none" w:sz="0" w:space="0" w:color="auto" w:frame="1"/>
          </w:rPr>
          <w:t>Nominal variable</w:t>
        </w:r>
      </w:hyperlink>
      <w:r w:rsidR="00DE203D" w:rsidRPr="00671ECB">
        <w:rPr>
          <w:rFonts w:ascii="inherit" w:hAnsi="inherit" w:cs="Arial"/>
          <w:color w:val="777777"/>
          <w:sz w:val="24"/>
          <w:szCs w:val="20"/>
        </w:rPr>
        <w:t>: another name for categorical variable.</w:t>
      </w:r>
    </w:p>
    <w:p w14:paraId="78030331"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4" w:history="1">
        <w:r w:rsidR="00DE203D" w:rsidRPr="00671ECB">
          <w:rPr>
            <w:rStyle w:val="Hyperlink"/>
            <w:rFonts w:ascii="inherit" w:hAnsi="inherit" w:cs="Arial"/>
            <w:b/>
            <w:bCs/>
            <w:color w:val="777777"/>
            <w:sz w:val="24"/>
            <w:szCs w:val="20"/>
            <w:bdr w:val="none" w:sz="0" w:space="0" w:color="auto" w:frame="1"/>
          </w:rPr>
          <w:t>Ordinal variable</w:t>
        </w:r>
      </w:hyperlink>
      <w:r w:rsidR="00DE203D" w:rsidRPr="00671ECB">
        <w:rPr>
          <w:rFonts w:ascii="inherit" w:hAnsi="inherit" w:cs="Arial"/>
          <w:color w:val="777777"/>
          <w:sz w:val="24"/>
          <w:szCs w:val="20"/>
        </w:rPr>
        <w:t xml:space="preserve">: </w:t>
      </w:r>
      <w:proofErr w:type="gramStart"/>
      <w:r w:rsidR="00DE203D" w:rsidRPr="00671ECB">
        <w:rPr>
          <w:rFonts w:ascii="inherit" w:hAnsi="inherit" w:cs="Arial"/>
          <w:color w:val="777777"/>
          <w:sz w:val="24"/>
          <w:szCs w:val="20"/>
        </w:rPr>
        <w:t>similar to</w:t>
      </w:r>
      <w:proofErr w:type="gramEnd"/>
      <w:r w:rsidR="00DE203D" w:rsidRPr="00671ECB">
        <w:rPr>
          <w:rFonts w:ascii="inherit" w:hAnsi="inherit" w:cs="Arial"/>
          <w:color w:val="777777"/>
          <w:sz w:val="24"/>
          <w:szCs w:val="20"/>
        </w:rPr>
        <w:t xml:space="preserve"> a categorical variable, but there is a clear order. For example, income levels of low, middle, and high could be considered ordinal.</w:t>
      </w:r>
    </w:p>
    <w:p w14:paraId="269E5A40"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5" w:history="1">
        <w:r w:rsidR="00DE203D" w:rsidRPr="00671ECB">
          <w:rPr>
            <w:rStyle w:val="Strong"/>
            <w:rFonts w:ascii="inherit" w:hAnsi="inherit" w:cs="Arial"/>
            <w:color w:val="777777"/>
            <w:sz w:val="24"/>
            <w:szCs w:val="20"/>
            <w:bdr w:val="none" w:sz="0" w:space="0" w:color="auto" w:frame="1"/>
          </w:rPr>
          <w:t>Qualitative variable</w:t>
        </w:r>
      </w:hyperlink>
      <w:r w:rsidR="00DE203D" w:rsidRPr="00671ECB">
        <w:rPr>
          <w:rFonts w:ascii="inherit" w:hAnsi="inherit" w:cs="Arial"/>
          <w:color w:val="777777"/>
          <w:sz w:val="24"/>
          <w:szCs w:val="20"/>
        </w:rPr>
        <w:t>: a broad category for any variable that can’t be counted (i.e. has no numerical value). Nominal and ordinal variables fall under this umbrella term.</w:t>
      </w:r>
    </w:p>
    <w:p w14:paraId="23F90F03"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6" w:history="1">
        <w:r w:rsidR="00DE203D" w:rsidRPr="00671ECB">
          <w:rPr>
            <w:rStyle w:val="Hyperlink"/>
            <w:rFonts w:ascii="inherit" w:hAnsi="inherit" w:cs="Arial"/>
            <w:b/>
            <w:bCs/>
            <w:color w:val="777777"/>
            <w:sz w:val="24"/>
            <w:szCs w:val="20"/>
            <w:bdr w:val="none" w:sz="0" w:space="0" w:color="auto" w:frame="1"/>
          </w:rPr>
          <w:t>Quantitative variable</w:t>
        </w:r>
      </w:hyperlink>
      <w:r w:rsidR="00DE203D" w:rsidRPr="00671ECB">
        <w:rPr>
          <w:rStyle w:val="Strong"/>
          <w:rFonts w:ascii="inherit" w:hAnsi="inherit" w:cs="Arial"/>
          <w:color w:val="777777"/>
          <w:sz w:val="24"/>
          <w:szCs w:val="20"/>
          <w:bdr w:val="none" w:sz="0" w:space="0" w:color="auto" w:frame="1"/>
        </w:rPr>
        <w:t>:</w:t>
      </w:r>
      <w:r w:rsidR="00DE203D" w:rsidRPr="00671ECB">
        <w:rPr>
          <w:rFonts w:ascii="inherit" w:hAnsi="inherit" w:cs="Arial"/>
          <w:color w:val="777777"/>
          <w:sz w:val="24"/>
          <w:szCs w:val="20"/>
        </w:rPr>
        <w:t> A broad category that includes any variable that can be counted, or has a numerical value associated with it. Examples of variables that fall into this category include discrete variables and ratio variables.</w:t>
      </w:r>
    </w:p>
    <w:p w14:paraId="24C19DB0" w14:textId="77777777" w:rsidR="00DE203D" w:rsidRPr="00671ECB"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7" w:history="1">
        <w:r w:rsidR="00DE203D" w:rsidRPr="00671ECB">
          <w:rPr>
            <w:rStyle w:val="Hyperlink"/>
            <w:rFonts w:ascii="inherit" w:hAnsi="inherit" w:cs="Arial"/>
            <w:b/>
            <w:bCs/>
            <w:color w:val="777777"/>
            <w:sz w:val="24"/>
            <w:szCs w:val="20"/>
            <w:bdr w:val="none" w:sz="0" w:space="0" w:color="auto" w:frame="1"/>
          </w:rPr>
          <w:t>Random variables</w:t>
        </w:r>
      </w:hyperlink>
      <w:r w:rsidR="00DE203D" w:rsidRPr="00671ECB">
        <w:rPr>
          <w:rFonts w:ascii="inherit" w:hAnsi="inherit" w:cs="Arial"/>
          <w:color w:val="777777"/>
          <w:sz w:val="24"/>
          <w:szCs w:val="20"/>
        </w:rPr>
        <w:t> are associated with random processes and give numbers to outcomes of random events.</w:t>
      </w:r>
    </w:p>
    <w:p w14:paraId="32CB3A3C" w14:textId="77777777" w:rsidR="00DE203D" w:rsidRPr="00671ECB" w:rsidRDefault="00DE203D"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38" w:history="1">
        <w:r w:rsidRPr="00671ECB">
          <w:rPr>
            <w:rStyle w:val="Hyperlink"/>
            <w:rFonts w:ascii="inherit" w:hAnsi="inherit" w:cs="Arial"/>
            <w:b/>
            <w:bCs/>
            <w:color w:val="777777"/>
            <w:sz w:val="24"/>
            <w:szCs w:val="20"/>
            <w:bdr w:val="none" w:sz="0" w:space="0" w:color="auto" w:frame="1"/>
          </w:rPr>
          <w:t>ranked variable</w:t>
        </w:r>
      </w:hyperlink>
      <w:r w:rsidRPr="00671ECB">
        <w:rPr>
          <w:rFonts w:ascii="inherit" w:hAnsi="inherit" w:cs="Arial"/>
          <w:color w:val="777777"/>
          <w:sz w:val="24"/>
          <w:szCs w:val="20"/>
        </w:rPr>
        <w:t> is an ordinal variable; a variable where every data point can be put in order (1st, 2nd, 3rd, etc.).</w:t>
      </w:r>
    </w:p>
    <w:p w14:paraId="3985ECB5" w14:textId="3D3619E0" w:rsidR="00DE203D" w:rsidRDefault="00D07F14" w:rsidP="001730F0">
      <w:pPr>
        <w:numPr>
          <w:ilvl w:val="0"/>
          <w:numId w:val="110"/>
        </w:numPr>
        <w:shd w:val="clear" w:color="auto" w:fill="FFFFFF"/>
        <w:spacing w:after="0" w:line="240" w:lineRule="auto"/>
        <w:ind w:left="450"/>
        <w:textAlignment w:val="baseline"/>
        <w:rPr>
          <w:rFonts w:ascii="inherit" w:hAnsi="inherit" w:cs="Arial"/>
          <w:color w:val="777777"/>
          <w:sz w:val="24"/>
          <w:szCs w:val="20"/>
        </w:rPr>
      </w:pPr>
      <w:hyperlink r:id="rId39" w:history="1">
        <w:r w:rsidR="00DE203D" w:rsidRPr="00671ECB">
          <w:rPr>
            <w:rStyle w:val="Strong"/>
            <w:rFonts w:ascii="inherit" w:hAnsi="inherit" w:cs="Arial"/>
            <w:color w:val="777777"/>
            <w:sz w:val="24"/>
            <w:szCs w:val="20"/>
            <w:bdr w:val="none" w:sz="0" w:space="0" w:color="auto" w:frame="1"/>
          </w:rPr>
          <w:t>Ratio variables</w:t>
        </w:r>
      </w:hyperlink>
      <w:r w:rsidR="00DE203D" w:rsidRPr="00671ECB">
        <w:rPr>
          <w:rFonts w:ascii="inherit" w:hAnsi="inherit" w:cs="Arial"/>
          <w:color w:val="777777"/>
          <w:sz w:val="24"/>
          <w:szCs w:val="20"/>
        </w:rPr>
        <w:t xml:space="preserve">: similar to interval </w:t>
      </w:r>
      <w:proofErr w:type="gramStart"/>
      <w:r w:rsidR="00DE203D" w:rsidRPr="00671ECB">
        <w:rPr>
          <w:rFonts w:ascii="inherit" w:hAnsi="inherit" w:cs="Arial"/>
          <w:color w:val="777777"/>
          <w:sz w:val="24"/>
          <w:szCs w:val="20"/>
        </w:rPr>
        <w:t>variables, but</w:t>
      </w:r>
      <w:proofErr w:type="gramEnd"/>
      <w:r w:rsidR="00DE203D" w:rsidRPr="00671ECB">
        <w:rPr>
          <w:rFonts w:ascii="inherit" w:hAnsi="inherit" w:cs="Arial"/>
          <w:color w:val="777777"/>
          <w:sz w:val="24"/>
          <w:szCs w:val="20"/>
        </w:rPr>
        <w:t xml:space="preserve"> has a meaningful zero.</w:t>
      </w:r>
    </w:p>
    <w:p w14:paraId="5F8B7712" w14:textId="77777777" w:rsidR="00EC3789" w:rsidRPr="00671ECB" w:rsidRDefault="00EC3789" w:rsidP="00EC3789">
      <w:pPr>
        <w:shd w:val="clear" w:color="auto" w:fill="FFFFFF"/>
        <w:spacing w:after="0" w:line="240" w:lineRule="auto"/>
        <w:ind w:left="450"/>
        <w:textAlignment w:val="baseline"/>
        <w:rPr>
          <w:rFonts w:ascii="inherit" w:hAnsi="inherit" w:cs="Arial"/>
          <w:color w:val="777777"/>
          <w:sz w:val="24"/>
          <w:szCs w:val="20"/>
        </w:rPr>
      </w:pPr>
    </w:p>
    <w:p w14:paraId="61D6BE95" w14:textId="0463DF6F" w:rsidR="00DE203D" w:rsidRPr="00334011" w:rsidRDefault="00DE203D" w:rsidP="0033401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40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Less Common Types of Variables</w:t>
      </w:r>
    </w:p>
    <w:p w14:paraId="067F5C66" w14:textId="77777777" w:rsidR="00EC3789" w:rsidRPr="00EC3789" w:rsidRDefault="00EC3789" w:rsidP="00EC3789"/>
    <w:p w14:paraId="065A4A60"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0" w:history="1">
        <w:r w:rsidR="00DE203D" w:rsidRPr="00671ECB">
          <w:rPr>
            <w:rStyle w:val="Hyperlink"/>
            <w:rFonts w:ascii="inherit" w:hAnsi="inherit" w:cs="Arial"/>
            <w:b/>
            <w:bCs/>
            <w:color w:val="777777"/>
            <w:sz w:val="24"/>
            <w:szCs w:val="20"/>
            <w:bdr w:val="none" w:sz="0" w:space="0" w:color="auto" w:frame="1"/>
          </w:rPr>
          <w:t>Active Variable</w:t>
        </w:r>
      </w:hyperlink>
      <w:r w:rsidR="00DE203D" w:rsidRPr="00671ECB">
        <w:rPr>
          <w:rStyle w:val="Strong"/>
          <w:rFonts w:ascii="inherit" w:hAnsi="inherit" w:cs="Arial"/>
          <w:color w:val="777777"/>
          <w:sz w:val="24"/>
          <w:szCs w:val="20"/>
          <w:bdr w:val="none" w:sz="0" w:space="0" w:color="auto" w:frame="1"/>
        </w:rPr>
        <w:t>:</w:t>
      </w:r>
      <w:r w:rsidR="00DE203D" w:rsidRPr="00671ECB">
        <w:rPr>
          <w:rFonts w:ascii="inherit" w:hAnsi="inherit" w:cs="Arial"/>
          <w:color w:val="777777"/>
          <w:sz w:val="24"/>
          <w:szCs w:val="20"/>
        </w:rPr>
        <w:t> a variable that is manipulated by the researcher.</w:t>
      </w:r>
    </w:p>
    <w:p w14:paraId="50E3FC19"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1" w:history="1">
        <w:r w:rsidR="00DE203D" w:rsidRPr="00671ECB">
          <w:rPr>
            <w:rStyle w:val="Hyperlink"/>
            <w:rFonts w:ascii="inherit" w:hAnsi="inherit" w:cs="Arial"/>
            <w:b/>
            <w:bCs/>
            <w:color w:val="777777"/>
            <w:sz w:val="24"/>
            <w:szCs w:val="20"/>
            <w:bdr w:val="none" w:sz="0" w:space="0" w:color="auto" w:frame="1"/>
          </w:rPr>
          <w:t>Antecedent Variable</w:t>
        </w:r>
      </w:hyperlink>
      <w:r w:rsidR="00DE203D" w:rsidRPr="00671ECB">
        <w:rPr>
          <w:rFonts w:ascii="inherit" w:hAnsi="inherit" w:cs="Arial"/>
          <w:color w:val="777777"/>
          <w:sz w:val="24"/>
          <w:szCs w:val="20"/>
        </w:rPr>
        <w:t>: a variable that comes before the independent variable.</w:t>
      </w:r>
    </w:p>
    <w:p w14:paraId="554B1FE6"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2" w:history="1">
        <w:r w:rsidR="00DE203D" w:rsidRPr="00671ECB">
          <w:rPr>
            <w:rStyle w:val="Strong"/>
            <w:rFonts w:ascii="inherit" w:hAnsi="inherit" w:cs="Arial"/>
            <w:color w:val="777777"/>
            <w:sz w:val="24"/>
            <w:szCs w:val="20"/>
            <w:bdr w:val="none" w:sz="0" w:space="0" w:color="auto" w:frame="1"/>
          </w:rPr>
          <w:t>Attribute variable</w:t>
        </w:r>
      </w:hyperlink>
      <w:r w:rsidR="00DE203D" w:rsidRPr="00671ECB">
        <w:rPr>
          <w:rFonts w:ascii="inherit" w:hAnsi="inherit" w:cs="Arial"/>
          <w:color w:val="777777"/>
          <w:sz w:val="24"/>
          <w:szCs w:val="20"/>
        </w:rPr>
        <w:t>: another name for a categorical variable (in statistical software) or a variable that isn’t manipulated (in </w:t>
      </w:r>
      <w:hyperlink r:id="rId43" w:history="1">
        <w:r w:rsidR="00DE203D" w:rsidRPr="00671ECB">
          <w:rPr>
            <w:rStyle w:val="Hyperlink"/>
            <w:rFonts w:ascii="inherit" w:hAnsi="inherit" w:cs="Arial"/>
            <w:color w:val="777777"/>
            <w:sz w:val="24"/>
            <w:szCs w:val="20"/>
            <w:bdr w:val="none" w:sz="0" w:space="0" w:color="auto" w:frame="1"/>
          </w:rPr>
          <w:t>design of experiments</w:t>
        </w:r>
      </w:hyperlink>
      <w:r w:rsidR="00DE203D" w:rsidRPr="00671ECB">
        <w:rPr>
          <w:rFonts w:ascii="inherit" w:hAnsi="inherit" w:cs="Arial"/>
          <w:color w:val="777777"/>
          <w:sz w:val="24"/>
          <w:szCs w:val="20"/>
        </w:rPr>
        <w:t>).</w:t>
      </w:r>
    </w:p>
    <w:p w14:paraId="3E13AC12"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4" w:history="1">
        <w:r w:rsidR="00DE203D" w:rsidRPr="00671ECB">
          <w:rPr>
            <w:rStyle w:val="Hyperlink"/>
            <w:rFonts w:ascii="inherit" w:hAnsi="inherit" w:cs="Arial"/>
            <w:b/>
            <w:bCs/>
            <w:color w:val="777777"/>
            <w:sz w:val="24"/>
            <w:szCs w:val="20"/>
            <w:bdr w:val="none" w:sz="0" w:space="0" w:color="auto" w:frame="1"/>
          </w:rPr>
          <w:t>Binary variable</w:t>
        </w:r>
      </w:hyperlink>
      <w:r w:rsidR="00DE203D" w:rsidRPr="00671ECB">
        <w:rPr>
          <w:rFonts w:ascii="inherit" w:hAnsi="inherit" w:cs="Arial"/>
          <w:color w:val="777777"/>
          <w:sz w:val="24"/>
          <w:szCs w:val="20"/>
        </w:rPr>
        <w:t>: a variable that can only take on two values, usually 0/1. Could also be yes/no, tall/short or some other two-variable combination.</w:t>
      </w:r>
    </w:p>
    <w:p w14:paraId="13BD0F80"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5" w:history="1">
        <w:r w:rsidR="00DE203D" w:rsidRPr="00671ECB">
          <w:rPr>
            <w:rStyle w:val="Strong"/>
            <w:rFonts w:ascii="inherit" w:hAnsi="inherit" w:cs="Arial"/>
            <w:color w:val="777777"/>
            <w:sz w:val="24"/>
            <w:szCs w:val="20"/>
            <w:bdr w:val="none" w:sz="0" w:space="0" w:color="auto" w:frame="1"/>
          </w:rPr>
          <w:t>Collider Variable</w:t>
        </w:r>
      </w:hyperlink>
      <w:r w:rsidR="00DE203D" w:rsidRPr="00671ECB">
        <w:rPr>
          <w:rFonts w:ascii="inherit" w:hAnsi="inherit" w:cs="Arial"/>
          <w:color w:val="777777"/>
          <w:sz w:val="24"/>
          <w:szCs w:val="20"/>
        </w:rPr>
        <w:t>: a variable represented by a node on a causal graph that has paths pointing in as well as out.</w:t>
      </w:r>
    </w:p>
    <w:p w14:paraId="570856A0"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6" w:history="1">
        <w:r w:rsidR="00DE203D" w:rsidRPr="00671ECB">
          <w:rPr>
            <w:rStyle w:val="Hyperlink"/>
            <w:rFonts w:ascii="inherit" w:hAnsi="inherit" w:cs="Arial"/>
            <w:b/>
            <w:bCs/>
            <w:color w:val="777777"/>
            <w:sz w:val="24"/>
            <w:szCs w:val="20"/>
            <w:bdr w:val="none" w:sz="0" w:space="0" w:color="auto" w:frame="1"/>
          </w:rPr>
          <w:t>Covariate variable</w:t>
        </w:r>
      </w:hyperlink>
      <w:r w:rsidR="00DE203D" w:rsidRPr="00671ECB">
        <w:rPr>
          <w:rFonts w:ascii="inherit" w:hAnsi="inherit" w:cs="Arial"/>
          <w:color w:val="777777"/>
          <w:sz w:val="24"/>
          <w:szCs w:val="20"/>
        </w:rPr>
        <w:t xml:space="preserve">: </w:t>
      </w:r>
      <w:proofErr w:type="gramStart"/>
      <w:r w:rsidR="00DE203D" w:rsidRPr="00671ECB">
        <w:rPr>
          <w:rFonts w:ascii="inherit" w:hAnsi="inherit" w:cs="Arial"/>
          <w:color w:val="777777"/>
          <w:sz w:val="24"/>
          <w:szCs w:val="20"/>
        </w:rPr>
        <w:t>similar to</w:t>
      </w:r>
      <w:proofErr w:type="gramEnd"/>
      <w:r w:rsidR="00DE203D" w:rsidRPr="00671ECB">
        <w:rPr>
          <w:rFonts w:ascii="inherit" w:hAnsi="inherit" w:cs="Arial"/>
          <w:color w:val="777777"/>
          <w:sz w:val="24"/>
          <w:szCs w:val="20"/>
        </w:rPr>
        <w:t xml:space="preserve"> an independent variable, it has an effect on the dependent variable but is usually not the variable of interest. See also: </w:t>
      </w:r>
      <w:proofErr w:type="spellStart"/>
      <w:r>
        <w:fldChar w:fldCharType="begin"/>
      </w:r>
      <w:r>
        <w:instrText xml:space="preserve"> HYPERLINK "https://www.statisticshowto.datasciencecentral.com/concomitant-variable/" </w:instrText>
      </w:r>
      <w:r>
        <w:fldChar w:fldCharType="separate"/>
      </w:r>
      <w:r w:rsidR="00DE203D" w:rsidRPr="00671ECB">
        <w:rPr>
          <w:rStyle w:val="Strong"/>
          <w:rFonts w:ascii="inherit" w:hAnsi="inherit" w:cs="Arial"/>
          <w:color w:val="777777"/>
          <w:sz w:val="24"/>
          <w:szCs w:val="20"/>
          <w:bdr w:val="none" w:sz="0" w:space="0" w:color="auto" w:frame="1"/>
        </w:rPr>
        <w:t>Noncomitant</w:t>
      </w:r>
      <w:proofErr w:type="spellEnd"/>
      <w:r w:rsidR="00DE203D" w:rsidRPr="00671ECB">
        <w:rPr>
          <w:rStyle w:val="Strong"/>
          <w:rFonts w:ascii="inherit" w:hAnsi="inherit" w:cs="Arial"/>
          <w:color w:val="777777"/>
          <w:sz w:val="24"/>
          <w:szCs w:val="20"/>
          <w:bdr w:val="none" w:sz="0" w:space="0" w:color="auto" w:frame="1"/>
        </w:rPr>
        <w:t xml:space="preserve"> variable</w:t>
      </w:r>
      <w:r w:rsidR="00DE203D" w:rsidRPr="00671ECB">
        <w:rPr>
          <w:rStyle w:val="Hyperlink"/>
          <w:rFonts w:ascii="inherit" w:hAnsi="inherit" w:cs="Arial"/>
          <w:color w:val="777777"/>
          <w:sz w:val="24"/>
          <w:szCs w:val="20"/>
          <w:bdr w:val="none" w:sz="0" w:space="0" w:color="auto" w:frame="1"/>
        </w:rPr>
        <w:t>.</w:t>
      </w:r>
      <w:r>
        <w:rPr>
          <w:rStyle w:val="Hyperlink"/>
          <w:rFonts w:ascii="inherit" w:hAnsi="inherit" w:cs="Arial"/>
          <w:color w:val="777777"/>
          <w:sz w:val="24"/>
          <w:szCs w:val="20"/>
          <w:bdr w:val="none" w:sz="0" w:space="0" w:color="auto" w:frame="1"/>
        </w:rPr>
        <w:fldChar w:fldCharType="end"/>
      </w:r>
    </w:p>
    <w:p w14:paraId="75F009A5"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7" w:history="1">
        <w:r w:rsidR="00DE203D" w:rsidRPr="00671ECB">
          <w:rPr>
            <w:rStyle w:val="Hyperlink"/>
            <w:rFonts w:ascii="inherit" w:hAnsi="inherit" w:cs="Arial"/>
            <w:b/>
            <w:bCs/>
            <w:color w:val="777777"/>
            <w:sz w:val="24"/>
            <w:szCs w:val="20"/>
            <w:bdr w:val="none" w:sz="0" w:space="0" w:color="auto" w:frame="1"/>
          </w:rPr>
          <w:t>Criterion variable</w:t>
        </w:r>
      </w:hyperlink>
      <w:r w:rsidR="00DE203D" w:rsidRPr="00671ECB">
        <w:rPr>
          <w:rFonts w:ascii="inherit" w:hAnsi="inherit" w:cs="Arial"/>
          <w:color w:val="777777"/>
          <w:sz w:val="24"/>
          <w:szCs w:val="20"/>
        </w:rPr>
        <w:t>: another name for a dependent variable, when the variable is used in non-experimental situations.</w:t>
      </w:r>
    </w:p>
    <w:p w14:paraId="14AEF0C3"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8" w:history="1">
        <w:r w:rsidR="00DE203D" w:rsidRPr="00671ECB">
          <w:rPr>
            <w:rStyle w:val="Hyperlink"/>
            <w:rFonts w:ascii="inherit" w:hAnsi="inherit" w:cs="Arial"/>
            <w:b/>
            <w:bCs/>
            <w:color w:val="777777"/>
            <w:sz w:val="24"/>
            <w:szCs w:val="20"/>
            <w:bdr w:val="none" w:sz="0" w:space="0" w:color="auto" w:frame="1"/>
          </w:rPr>
          <w:t>Dichotomous variable</w:t>
        </w:r>
      </w:hyperlink>
      <w:r w:rsidR="00DE203D" w:rsidRPr="00671ECB">
        <w:rPr>
          <w:rFonts w:ascii="inherit" w:hAnsi="inherit" w:cs="Arial"/>
          <w:color w:val="777777"/>
          <w:sz w:val="24"/>
          <w:szCs w:val="20"/>
        </w:rPr>
        <w:t>: Another name for a binary variable.</w:t>
      </w:r>
    </w:p>
    <w:p w14:paraId="16571906"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49" w:history="1">
        <w:r w:rsidR="00DE203D" w:rsidRPr="00671ECB">
          <w:rPr>
            <w:rStyle w:val="Hyperlink"/>
            <w:rFonts w:ascii="inherit" w:hAnsi="inherit" w:cs="Arial"/>
            <w:b/>
            <w:bCs/>
            <w:color w:val="777777"/>
            <w:sz w:val="24"/>
            <w:szCs w:val="20"/>
            <w:bdr w:val="none" w:sz="0" w:space="0" w:color="auto" w:frame="1"/>
          </w:rPr>
          <w:t>Dummy Variables</w:t>
        </w:r>
      </w:hyperlink>
      <w:r w:rsidR="00DE203D" w:rsidRPr="00671ECB">
        <w:rPr>
          <w:rFonts w:ascii="inherit" w:hAnsi="inherit" w:cs="Arial"/>
          <w:color w:val="777777"/>
          <w:sz w:val="24"/>
          <w:szCs w:val="20"/>
        </w:rPr>
        <w:t>: used in </w:t>
      </w:r>
      <w:hyperlink r:id="rId50" w:history="1">
        <w:r w:rsidR="00DE203D" w:rsidRPr="00671ECB">
          <w:rPr>
            <w:rStyle w:val="Hyperlink"/>
            <w:rFonts w:ascii="inherit" w:hAnsi="inherit" w:cs="Arial"/>
            <w:color w:val="777777"/>
            <w:sz w:val="24"/>
            <w:szCs w:val="20"/>
            <w:bdr w:val="none" w:sz="0" w:space="0" w:color="auto" w:frame="1"/>
          </w:rPr>
          <w:t>regression analysis</w:t>
        </w:r>
      </w:hyperlink>
      <w:r w:rsidR="00DE203D" w:rsidRPr="00671ECB">
        <w:rPr>
          <w:rFonts w:ascii="inherit" w:hAnsi="inherit" w:cs="Arial"/>
          <w:color w:val="777777"/>
          <w:sz w:val="24"/>
          <w:szCs w:val="20"/>
        </w:rPr>
        <w:t> when you want to assign relationships to unconnected categorical variables. For example, if you had the categories “has dogs” and “owns a car” you might assign a 1 to mean “has dogs” and 0 to mean “owns a car.”</w:t>
      </w:r>
    </w:p>
    <w:p w14:paraId="2667A6CA"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1" w:history="1">
        <w:r w:rsidR="00DE203D" w:rsidRPr="00671ECB">
          <w:rPr>
            <w:rStyle w:val="Hyperlink"/>
            <w:rFonts w:ascii="inherit" w:hAnsi="inherit" w:cs="Arial"/>
            <w:b/>
            <w:bCs/>
            <w:color w:val="777777"/>
            <w:sz w:val="24"/>
            <w:szCs w:val="20"/>
            <w:bdr w:val="none" w:sz="0" w:space="0" w:color="auto" w:frame="1"/>
          </w:rPr>
          <w:t>Endogenous variable</w:t>
        </w:r>
      </w:hyperlink>
      <w:r w:rsidR="00DE203D" w:rsidRPr="00671ECB">
        <w:rPr>
          <w:rFonts w:ascii="inherit" w:hAnsi="inherit" w:cs="Arial"/>
          <w:color w:val="777777"/>
          <w:sz w:val="24"/>
          <w:szCs w:val="20"/>
        </w:rPr>
        <w:t xml:space="preserve">: </w:t>
      </w:r>
      <w:proofErr w:type="gramStart"/>
      <w:r w:rsidR="00DE203D" w:rsidRPr="00671ECB">
        <w:rPr>
          <w:rFonts w:ascii="inherit" w:hAnsi="inherit" w:cs="Arial"/>
          <w:color w:val="777777"/>
          <w:sz w:val="24"/>
          <w:szCs w:val="20"/>
        </w:rPr>
        <w:t>similar to</w:t>
      </w:r>
      <w:proofErr w:type="gramEnd"/>
      <w:r w:rsidR="00DE203D" w:rsidRPr="00671ECB">
        <w:rPr>
          <w:rFonts w:ascii="inherit" w:hAnsi="inherit" w:cs="Arial"/>
          <w:color w:val="777777"/>
          <w:sz w:val="24"/>
          <w:szCs w:val="20"/>
        </w:rPr>
        <w:t xml:space="preserve"> dependent variables, they are affected by other variables in the system. Used almost exclusively in </w:t>
      </w:r>
      <w:hyperlink r:id="rId52" w:history="1">
        <w:r w:rsidR="00DE203D" w:rsidRPr="00671ECB">
          <w:rPr>
            <w:rStyle w:val="Hyperlink"/>
            <w:rFonts w:ascii="inherit" w:hAnsi="inherit" w:cs="Arial"/>
            <w:color w:val="777777"/>
            <w:sz w:val="24"/>
            <w:szCs w:val="20"/>
            <w:bdr w:val="none" w:sz="0" w:space="0" w:color="auto" w:frame="1"/>
          </w:rPr>
          <w:t>econometrics</w:t>
        </w:r>
      </w:hyperlink>
      <w:r w:rsidR="00DE203D" w:rsidRPr="00671ECB">
        <w:rPr>
          <w:rFonts w:ascii="inherit" w:hAnsi="inherit" w:cs="Arial"/>
          <w:color w:val="777777"/>
          <w:sz w:val="24"/>
          <w:szCs w:val="20"/>
        </w:rPr>
        <w:t>.</w:t>
      </w:r>
    </w:p>
    <w:p w14:paraId="71766248"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3" w:history="1">
        <w:r w:rsidR="00DE203D" w:rsidRPr="00671ECB">
          <w:rPr>
            <w:rStyle w:val="Hyperlink"/>
            <w:rFonts w:ascii="inherit" w:hAnsi="inherit" w:cs="Arial"/>
            <w:b/>
            <w:bCs/>
            <w:color w:val="777777"/>
            <w:sz w:val="24"/>
            <w:szCs w:val="20"/>
            <w:bdr w:val="none" w:sz="0" w:space="0" w:color="auto" w:frame="1"/>
          </w:rPr>
          <w:t>Exogenous variable</w:t>
        </w:r>
      </w:hyperlink>
      <w:r w:rsidR="00DE203D" w:rsidRPr="00671ECB">
        <w:rPr>
          <w:rFonts w:ascii="inherit" w:hAnsi="inherit" w:cs="Arial"/>
          <w:color w:val="777777"/>
          <w:sz w:val="24"/>
          <w:szCs w:val="20"/>
        </w:rPr>
        <w:t>: variables that affect others in the system.</w:t>
      </w:r>
    </w:p>
    <w:p w14:paraId="65A54842"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4" w:history="1">
        <w:r w:rsidR="00DE203D" w:rsidRPr="00671ECB">
          <w:rPr>
            <w:rStyle w:val="Strong"/>
            <w:rFonts w:ascii="inherit" w:hAnsi="inherit" w:cs="Arial"/>
            <w:color w:val="777777"/>
            <w:sz w:val="24"/>
            <w:szCs w:val="20"/>
            <w:bdr w:val="none" w:sz="0" w:space="0" w:color="auto" w:frame="1"/>
          </w:rPr>
          <w:t>Explanatory Variable</w:t>
        </w:r>
      </w:hyperlink>
      <w:r w:rsidR="00DE203D" w:rsidRPr="00671ECB">
        <w:rPr>
          <w:rFonts w:ascii="inherit" w:hAnsi="inherit" w:cs="Arial"/>
          <w:color w:val="777777"/>
          <w:sz w:val="24"/>
          <w:szCs w:val="20"/>
        </w:rPr>
        <w:t>: a type of independent variable. When a variable is independent, it is not affected at all by any other variables. When a variable isn’t independent for certain, it’s an explanatory variable.</w:t>
      </w:r>
    </w:p>
    <w:p w14:paraId="10D1FF98"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5" w:history="1">
        <w:r w:rsidR="00DE203D" w:rsidRPr="00671ECB">
          <w:rPr>
            <w:rStyle w:val="Hyperlink"/>
            <w:rFonts w:ascii="inherit" w:hAnsi="inherit" w:cs="Arial"/>
            <w:b/>
            <w:bCs/>
            <w:color w:val="777777"/>
            <w:sz w:val="24"/>
            <w:szCs w:val="20"/>
            <w:bdr w:val="none" w:sz="0" w:space="0" w:color="auto" w:frame="1"/>
          </w:rPr>
          <w:t>Extraneous variables</w:t>
        </w:r>
      </w:hyperlink>
      <w:r w:rsidR="00DE203D" w:rsidRPr="00671ECB">
        <w:rPr>
          <w:rFonts w:ascii="inherit" w:hAnsi="inherit" w:cs="Arial"/>
          <w:color w:val="777777"/>
          <w:sz w:val="24"/>
          <w:szCs w:val="20"/>
        </w:rPr>
        <w:t> are any variables that you are not intentionally studying in your experiment or test.</w:t>
      </w:r>
    </w:p>
    <w:p w14:paraId="6347281C" w14:textId="77777777" w:rsidR="00DE203D" w:rsidRPr="00671ECB" w:rsidRDefault="00DE203D"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r w:rsidRPr="00671ECB">
        <w:rPr>
          <w:rFonts w:ascii="inherit" w:hAnsi="inherit" w:cs="Arial"/>
          <w:color w:val="777777"/>
          <w:sz w:val="24"/>
          <w:szCs w:val="20"/>
        </w:rPr>
        <w:t>A </w:t>
      </w:r>
      <w:hyperlink r:id="rId56" w:history="1">
        <w:r w:rsidRPr="00671ECB">
          <w:rPr>
            <w:rStyle w:val="Hyperlink"/>
            <w:rFonts w:ascii="inherit" w:hAnsi="inherit" w:cs="Arial"/>
            <w:b/>
            <w:bCs/>
            <w:color w:val="777777"/>
            <w:sz w:val="24"/>
            <w:szCs w:val="20"/>
            <w:bdr w:val="none" w:sz="0" w:space="0" w:color="auto" w:frame="1"/>
          </w:rPr>
          <w:t>grouping variable</w:t>
        </w:r>
      </w:hyperlink>
      <w:r w:rsidRPr="00671ECB">
        <w:rPr>
          <w:rFonts w:ascii="inherit" w:hAnsi="inherit" w:cs="Arial"/>
          <w:color w:val="777777"/>
          <w:sz w:val="24"/>
          <w:szCs w:val="20"/>
        </w:rPr>
        <w:t> (also called a coding variable, group variable or by variable) sorts data within data files into categories or groups.</w:t>
      </w:r>
    </w:p>
    <w:p w14:paraId="3BDA955C"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7" w:history="1">
        <w:r w:rsidR="00DE203D" w:rsidRPr="00671ECB">
          <w:rPr>
            <w:rStyle w:val="Strong"/>
            <w:rFonts w:ascii="inherit" w:hAnsi="inherit" w:cs="Arial"/>
            <w:color w:val="777777"/>
            <w:sz w:val="24"/>
            <w:szCs w:val="20"/>
            <w:bdr w:val="none" w:sz="0" w:space="0" w:color="auto" w:frame="1"/>
          </w:rPr>
          <w:t>Identifier Variables:</w:t>
        </w:r>
      </w:hyperlink>
      <w:r w:rsidR="00DE203D" w:rsidRPr="00671ECB">
        <w:rPr>
          <w:rFonts w:ascii="inherit" w:hAnsi="inherit" w:cs="Arial"/>
          <w:color w:val="777777"/>
          <w:sz w:val="24"/>
          <w:szCs w:val="20"/>
        </w:rPr>
        <w:t> variables used to uniquely identify situations.</w:t>
      </w:r>
    </w:p>
    <w:p w14:paraId="4BA0C66F"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8" w:history="1">
        <w:r w:rsidR="00DE203D" w:rsidRPr="00671ECB">
          <w:rPr>
            <w:rStyle w:val="Hyperlink"/>
            <w:rFonts w:ascii="inherit" w:hAnsi="inherit" w:cs="Arial"/>
            <w:b/>
            <w:bCs/>
            <w:color w:val="777777"/>
            <w:sz w:val="24"/>
            <w:szCs w:val="20"/>
            <w:bdr w:val="none" w:sz="0" w:space="0" w:color="auto" w:frame="1"/>
          </w:rPr>
          <w:t>Indicator variable</w:t>
        </w:r>
      </w:hyperlink>
      <w:r w:rsidR="00DE203D" w:rsidRPr="00671ECB">
        <w:rPr>
          <w:rFonts w:ascii="inherit" w:hAnsi="inherit" w:cs="Arial"/>
          <w:color w:val="777777"/>
          <w:sz w:val="24"/>
          <w:szCs w:val="20"/>
        </w:rPr>
        <w:t>: another name for a dummy variable.</w:t>
      </w:r>
    </w:p>
    <w:p w14:paraId="71E96C42"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59" w:history="1">
        <w:r w:rsidR="00DE203D" w:rsidRPr="00671ECB">
          <w:rPr>
            <w:rStyle w:val="Hyperlink"/>
            <w:rFonts w:ascii="inherit" w:hAnsi="inherit" w:cs="Arial"/>
            <w:b/>
            <w:bCs/>
            <w:color w:val="777777"/>
            <w:sz w:val="24"/>
            <w:szCs w:val="20"/>
            <w:bdr w:val="none" w:sz="0" w:space="0" w:color="auto" w:frame="1"/>
          </w:rPr>
          <w:t>Interval variable</w:t>
        </w:r>
      </w:hyperlink>
      <w:r w:rsidR="00DE203D" w:rsidRPr="00671ECB">
        <w:rPr>
          <w:rFonts w:ascii="inherit" w:hAnsi="inherit" w:cs="Arial"/>
          <w:color w:val="777777"/>
          <w:sz w:val="24"/>
          <w:szCs w:val="20"/>
        </w:rPr>
        <w:t>: a meaningful measurement between two variables. Also sometimes used as another name for a continuous variable.</w:t>
      </w:r>
    </w:p>
    <w:p w14:paraId="22EB1B50"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0" w:history="1">
        <w:r w:rsidR="00DE203D" w:rsidRPr="00671ECB">
          <w:rPr>
            <w:rStyle w:val="Hyperlink"/>
            <w:rFonts w:ascii="inherit" w:hAnsi="inherit" w:cs="Arial"/>
            <w:b/>
            <w:bCs/>
            <w:color w:val="777777"/>
            <w:sz w:val="24"/>
            <w:szCs w:val="20"/>
            <w:bdr w:val="none" w:sz="0" w:space="0" w:color="auto" w:frame="1"/>
          </w:rPr>
          <w:t>Intervening variable</w:t>
        </w:r>
      </w:hyperlink>
      <w:r w:rsidR="00DE203D" w:rsidRPr="00671ECB">
        <w:rPr>
          <w:rFonts w:ascii="inherit" w:hAnsi="inherit" w:cs="Arial"/>
          <w:color w:val="777777"/>
          <w:sz w:val="24"/>
          <w:szCs w:val="20"/>
        </w:rPr>
        <w:t>: a variable that is used to explain the relationship between variables.</w:t>
      </w:r>
    </w:p>
    <w:p w14:paraId="30837EF1"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1" w:anchor="Latent" w:history="1">
        <w:r w:rsidR="00DE203D" w:rsidRPr="00671ECB">
          <w:rPr>
            <w:rStyle w:val="Strong"/>
            <w:rFonts w:ascii="inherit" w:hAnsi="inherit" w:cs="Arial"/>
            <w:color w:val="777777"/>
            <w:sz w:val="24"/>
            <w:szCs w:val="20"/>
            <w:bdr w:val="none" w:sz="0" w:space="0" w:color="auto" w:frame="1"/>
          </w:rPr>
          <w:t>Latent Variable:</w:t>
        </w:r>
      </w:hyperlink>
      <w:r w:rsidR="00DE203D" w:rsidRPr="00671ECB">
        <w:rPr>
          <w:rFonts w:ascii="inherit" w:hAnsi="inherit" w:cs="Arial"/>
          <w:color w:val="777777"/>
          <w:sz w:val="24"/>
          <w:szCs w:val="20"/>
        </w:rPr>
        <w:t> a hidden variable that can’t be measured or observed directly.</w:t>
      </w:r>
    </w:p>
    <w:p w14:paraId="3FA9A3D7"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2" w:anchor="Manifest" w:history="1">
        <w:r w:rsidR="00DE203D" w:rsidRPr="00671ECB">
          <w:rPr>
            <w:rStyle w:val="Hyperlink"/>
            <w:rFonts w:ascii="inherit" w:hAnsi="inherit" w:cs="Arial"/>
            <w:b/>
            <w:bCs/>
            <w:color w:val="777777"/>
            <w:sz w:val="24"/>
            <w:szCs w:val="20"/>
            <w:bdr w:val="none" w:sz="0" w:space="0" w:color="auto" w:frame="1"/>
          </w:rPr>
          <w:t>Manifest variable</w:t>
        </w:r>
      </w:hyperlink>
      <w:r w:rsidR="00DE203D" w:rsidRPr="00671ECB">
        <w:rPr>
          <w:rFonts w:ascii="inherit" w:hAnsi="inherit" w:cs="Arial"/>
          <w:color w:val="777777"/>
          <w:sz w:val="24"/>
          <w:szCs w:val="20"/>
        </w:rPr>
        <w:t>: a variable that can be directly observed or measured.</w:t>
      </w:r>
    </w:p>
    <w:p w14:paraId="69FF4319"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3" w:history="1">
        <w:r w:rsidR="00DE203D" w:rsidRPr="00671ECB">
          <w:rPr>
            <w:rStyle w:val="Hyperlink"/>
            <w:rFonts w:ascii="inherit" w:hAnsi="inherit" w:cs="Arial"/>
            <w:b/>
            <w:bCs/>
            <w:color w:val="777777"/>
            <w:sz w:val="24"/>
            <w:szCs w:val="20"/>
            <w:bdr w:val="none" w:sz="0" w:space="0" w:color="auto" w:frame="1"/>
          </w:rPr>
          <w:t>Manipulated variable</w:t>
        </w:r>
      </w:hyperlink>
      <w:r w:rsidR="00DE203D" w:rsidRPr="00671ECB">
        <w:rPr>
          <w:rFonts w:ascii="inherit" w:hAnsi="inherit" w:cs="Arial"/>
          <w:color w:val="777777"/>
          <w:sz w:val="24"/>
          <w:szCs w:val="20"/>
        </w:rPr>
        <w:t>: another name for independent variable.</w:t>
      </w:r>
    </w:p>
    <w:p w14:paraId="00BE07AD"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4" w:history="1">
        <w:r w:rsidR="00DE203D" w:rsidRPr="00671ECB">
          <w:rPr>
            <w:rStyle w:val="Hyperlink"/>
            <w:rFonts w:ascii="inherit" w:hAnsi="inherit" w:cs="Arial"/>
            <w:b/>
            <w:bCs/>
            <w:color w:val="777777"/>
            <w:sz w:val="24"/>
            <w:szCs w:val="20"/>
            <w:bdr w:val="none" w:sz="0" w:space="0" w:color="auto" w:frame="1"/>
          </w:rPr>
          <w:t>Mediating variable</w:t>
        </w:r>
      </w:hyperlink>
      <w:r w:rsidR="00DE203D" w:rsidRPr="00671ECB">
        <w:rPr>
          <w:rFonts w:ascii="inherit" w:hAnsi="inherit" w:cs="Arial"/>
          <w:color w:val="777777"/>
          <w:sz w:val="24"/>
          <w:szCs w:val="20"/>
        </w:rPr>
        <w:t> or </w:t>
      </w:r>
      <w:hyperlink r:id="rId65" w:history="1">
        <w:r w:rsidR="00DE203D" w:rsidRPr="00671ECB">
          <w:rPr>
            <w:rStyle w:val="Hyperlink"/>
            <w:rFonts w:ascii="inherit" w:hAnsi="inherit" w:cs="Arial"/>
            <w:color w:val="777777"/>
            <w:sz w:val="24"/>
            <w:szCs w:val="20"/>
            <w:bdr w:val="none" w:sz="0" w:space="0" w:color="auto" w:frame="1"/>
          </w:rPr>
          <w:t>intervening variable</w:t>
        </w:r>
      </w:hyperlink>
      <w:r w:rsidR="00DE203D" w:rsidRPr="00671ECB">
        <w:rPr>
          <w:rFonts w:ascii="inherit" w:hAnsi="inherit" w:cs="Arial"/>
          <w:color w:val="777777"/>
          <w:sz w:val="24"/>
          <w:szCs w:val="20"/>
        </w:rPr>
        <w:t>: variables that explain how the relationship between variables happens. For example, it could explain the difference between the predictor and criterion.</w:t>
      </w:r>
    </w:p>
    <w:p w14:paraId="1539396A"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6" w:history="1">
        <w:r w:rsidR="00DE203D" w:rsidRPr="00671ECB">
          <w:rPr>
            <w:rStyle w:val="Hyperlink"/>
            <w:rFonts w:ascii="inherit" w:hAnsi="inherit" w:cs="Arial"/>
            <w:b/>
            <w:bCs/>
            <w:color w:val="777777"/>
            <w:sz w:val="24"/>
            <w:szCs w:val="20"/>
            <w:bdr w:val="none" w:sz="0" w:space="0" w:color="auto" w:frame="1"/>
          </w:rPr>
          <w:t>Moderating variable</w:t>
        </w:r>
      </w:hyperlink>
      <w:r w:rsidR="00DE203D" w:rsidRPr="00671ECB">
        <w:rPr>
          <w:rFonts w:ascii="inherit" w:hAnsi="inherit" w:cs="Arial"/>
          <w:color w:val="777777"/>
          <w:sz w:val="24"/>
          <w:szCs w:val="20"/>
        </w:rPr>
        <w:t>: changes the strength of an effect between independent and dependent variables. For example, psychotherapy may reduce stress levels for women more than men, so sex moderates the effect between psychotherapy and stress levels.</w:t>
      </w:r>
    </w:p>
    <w:p w14:paraId="4F5C4883"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7" w:history="1">
        <w:r w:rsidR="00DE203D" w:rsidRPr="00671ECB">
          <w:rPr>
            <w:rStyle w:val="Strong"/>
            <w:rFonts w:ascii="inherit" w:hAnsi="inherit" w:cs="Arial"/>
            <w:color w:val="777777"/>
            <w:sz w:val="24"/>
            <w:szCs w:val="20"/>
            <w:bdr w:val="none" w:sz="0" w:space="0" w:color="auto" w:frame="1"/>
          </w:rPr>
          <w:t>Nuisance Variable</w:t>
        </w:r>
      </w:hyperlink>
      <w:r w:rsidR="00DE203D" w:rsidRPr="00671ECB">
        <w:rPr>
          <w:rFonts w:ascii="inherit" w:hAnsi="inherit" w:cs="Arial"/>
          <w:color w:val="777777"/>
          <w:sz w:val="24"/>
          <w:szCs w:val="20"/>
        </w:rPr>
        <w:t>: an </w:t>
      </w:r>
      <w:hyperlink r:id="rId68" w:history="1">
        <w:r w:rsidR="00DE203D" w:rsidRPr="00671ECB">
          <w:rPr>
            <w:rStyle w:val="Hyperlink"/>
            <w:rFonts w:ascii="inherit" w:hAnsi="inherit" w:cs="Arial"/>
            <w:color w:val="777777"/>
            <w:sz w:val="24"/>
            <w:szCs w:val="20"/>
            <w:bdr w:val="none" w:sz="0" w:space="0" w:color="auto" w:frame="1"/>
          </w:rPr>
          <w:t>extraneous variable</w:t>
        </w:r>
      </w:hyperlink>
      <w:r w:rsidR="00DE203D" w:rsidRPr="00671ECB">
        <w:rPr>
          <w:rFonts w:ascii="inherit" w:hAnsi="inherit" w:cs="Arial"/>
          <w:color w:val="777777"/>
          <w:sz w:val="24"/>
          <w:szCs w:val="20"/>
        </w:rPr>
        <w:t> that increases variability overall.</w:t>
      </w:r>
    </w:p>
    <w:p w14:paraId="2256A6FD"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69" w:history="1">
        <w:r w:rsidR="00DE203D" w:rsidRPr="00671ECB">
          <w:rPr>
            <w:rStyle w:val="Strong"/>
            <w:rFonts w:ascii="inherit" w:hAnsi="inherit" w:cs="Arial"/>
            <w:color w:val="777777"/>
            <w:sz w:val="24"/>
            <w:szCs w:val="20"/>
            <w:bdr w:val="none" w:sz="0" w:space="0" w:color="auto" w:frame="1"/>
          </w:rPr>
          <w:t>Observed Variable</w:t>
        </w:r>
      </w:hyperlink>
      <w:r w:rsidR="00DE203D" w:rsidRPr="00671ECB">
        <w:rPr>
          <w:rFonts w:ascii="inherit" w:hAnsi="inherit" w:cs="Arial"/>
          <w:color w:val="777777"/>
          <w:sz w:val="24"/>
          <w:szCs w:val="20"/>
        </w:rPr>
        <w:t>: a measured variable (usually used in </w:t>
      </w:r>
      <w:hyperlink r:id="rId70" w:history="1">
        <w:r w:rsidR="00DE203D" w:rsidRPr="00671ECB">
          <w:rPr>
            <w:rStyle w:val="Hyperlink"/>
            <w:rFonts w:ascii="inherit" w:hAnsi="inherit" w:cs="Arial"/>
            <w:color w:val="777777"/>
            <w:sz w:val="24"/>
            <w:szCs w:val="20"/>
            <w:bdr w:val="none" w:sz="0" w:space="0" w:color="auto" w:frame="1"/>
          </w:rPr>
          <w:t>SEM</w:t>
        </w:r>
      </w:hyperlink>
      <w:r w:rsidR="00DE203D" w:rsidRPr="00671ECB">
        <w:rPr>
          <w:rFonts w:ascii="inherit" w:hAnsi="inherit" w:cs="Arial"/>
          <w:color w:val="777777"/>
          <w:sz w:val="24"/>
          <w:szCs w:val="20"/>
        </w:rPr>
        <w:t>).</w:t>
      </w:r>
    </w:p>
    <w:p w14:paraId="71510E86"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1" w:anchor="DVOutcome" w:history="1">
        <w:r w:rsidR="00DE203D" w:rsidRPr="00671ECB">
          <w:rPr>
            <w:rStyle w:val="Strong"/>
            <w:rFonts w:ascii="inherit" w:hAnsi="inherit" w:cs="Arial"/>
            <w:color w:val="777777"/>
            <w:sz w:val="24"/>
            <w:szCs w:val="20"/>
            <w:bdr w:val="none" w:sz="0" w:space="0" w:color="auto" w:frame="1"/>
          </w:rPr>
          <w:t>Outcome variable</w:t>
        </w:r>
        <w:r w:rsidR="00DE203D" w:rsidRPr="00671ECB">
          <w:rPr>
            <w:rStyle w:val="Hyperlink"/>
            <w:rFonts w:ascii="inherit" w:hAnsi="inherit" w:cs="Arial"/>
            <w:color w:val="777777"/>
            <w:sz w:val="24"/>
            <w:szCs w:val="20"/>
            <w:bdr w:val="none" w:sz="0" w:space="0" w:color="auto" w:frame="1"/>
          </w:rPr>
          <w:t>:</w:t>
        </w:r>
      </w:hyperlink>
      <w:r w:rsidR="00DE203D" w:rsidRPr="00671ECB">
        <w:rPr>
          <w:rFonts w:ascii="inherit" w:hAnsi="inherit" w:cs="Arial"/>
          <w:color w:val="777777"/>
          <w:sz w:val="24"/>
          <w:szCs w:val="20"/>
        </w:rPr>
        <w:t xml:space="preserve"> similar in meaning to a dependent </w:t>
      </w:r>
      <w:proofErr w:type="gramStart"/>
      <w:r w:rsidR="00DE203D" w:rsidRPr="00671ECB">
        <w:rPr>
          <w:rFonts w:ascii="inherit" w:hAnsi="inherit" w:cs="Arial"/>
          <w:color w:val="777777"/>
          <w:sz w:val="24"/>
          <w:szCs w:val="20"/>
        </w:rPr>
        <w:t>variable, but</w:t>
      </w:r>
      <w:proofErr w:type="gramEnd"/>
      <w:r w:rsidR="00DE203D" w:rsidRPr="00671ECB">
        <w:rPr>
          <w:rFonts w:ascii="inherit" w:hAnsi="inherit" w:cs="Arial"/>
          <w:color w:val="777777"/>
          <w:sz w:val="24"/>
          <w:szCs w:val="20"/>
        </w:rPr>
        <w:t xml:space="preserve"> used in a non-experimental study.</w:t>
      </w:r>
    </w:p>
    <w:p w14:paraId="4DA729FB"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2" w:history="1">
        <w:r w:rsidR="00DE203D" w:rsidRPr="00671ECB">
          <w:rPr>
            <w:rStyle w:val="Hyperlink"/>
            <w:rFonts w:ascii="inherit" w:hAnsi="inherit" w:cs="Arial"/>
            <w:b/>
            <w:bCs/>
            <w:color w:val="777777"/>
            <w:sz w:val="24"/>
            <w:szCs w:val="20"/>
            <w:bdr w:val="none" w:sz="0" w:space="0" w:color="auto" w:frame="1"/>
          </w:rPr>
          <w:t>Polychotomous variables</w:t>
        </w:r>
      </w:hyperlink>
      <w:r w:rsidR="00DE203D" w:rsidRPr="00671ECB">
        <w:rPr>
          <w:rFonts w:ascii="inherit" w:hAnsi="inherit" w:cs="Arial"/>
          <w:color w:val="777777"/>
          <w:sz w:val="24"/>
          <w:szCs w:val="20"/>
        </w:rPr>
        <w:t>: variables that can have more than two values.</w:t>
      </w:r>
    </w:p>
    <w:p w14:paraId="21027367"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3" w:history="1">
        <w:r w:rsidR="00DE203D" w:rsidRPr="00671ECB">
          <w:rPr>
            <w:rStyle w:val="Hyperlink"/>
            <w:rFonts w:ascii="inherit" w:hAnsi="inherit" w:cs="Arial"/>
            <w:b/>
            <w:bCs/>
            <w:color w:val="777777"/>
            <w:sz w:val="24"/>
            <w:szCs w:val="20"/>
            <w:bdr w:val="none" w:sz="0" w:space="0" w:color="auto" w:frame="1"/>
          </w:rPr>
          <w:t>Predictor variable</w:t>
        </w:r>
      </w:hyperlink>
      <w:r w:rsidR="00DE203D" w:rsidRPr="00671ECB">
        <w:rPr>
          <w:rFonts w:ascii="inherit" w:hAnsi="inherit" w:cs="Arial"/>
          <w:color w:val="777777"/>
          <w:sz w:val="24"/>
          <w:szCs w:val="20"/>
        </w:rPr>
        <w:t xml:space="preserve">: similar in meaning to the independent </w:t>
      </w:r>
      <w:proofErr w:type="gramStart"/>
      <w:r w:rsidR="00DE203D" w:rsidRPr="00671ECB">
        <w:rPr>
          <w:rFonts w:ascii="inherit" w:hAnsi="inherit" w:cs="Arial"/>
          <w:color w:val="777777"/>
          <w:sz w:val="24"/>
          <w:szCs w:val="20"/>
        </w:rPr>
        <w:t>variable, but</w:t>
      </w:r>
      <w:proofErr w:type="gramEnd"/>
      <w:r w:rsidR="00DE203D" w:rsidRPr="00671ECB">
        <w:rPr>
          <w:rFonts w:ascii="inherit" w:hAnsi="inherit" w:cs="Arial"/>
          <w:color w:val="777777"/>
          <w:sz w:val="24"/>
          <w:szCs w:val="20"/>
        </w:rPr>
        <w:t xml:space="preserve"> used in regression and in non-experimental studies.</w:t>
      </w:r>
    </w:p>
    <w:p w14:paraId="7611FB80"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4" w:history="1">
        <w:r w:rsidR="00DE203D" w:rsidRPr="00671ECB">
          <w:rPr>
            <w:rStyle w:val="Hyperlink"/>
            <w:rFonts w:ascii="inherit" w:hAnsi="inherit" w:cs="Arial"/>
            <w:b/>
            <w:bCs/>
            <w:color w:val="777777"/>
            <w:sz w:val="24"/>
            <w:szCs w:val="20"/>
            <w:bdr w:val="none" w:sz="0" w:space="0" w:color="auto" w:frame="1"/>
          </w:rPr>
          <w:t>Responding variable</w:t>
        </w:r>
      </w:hyperlink>
      <w:r w:rsidR="00DE203D" w:rsidRPr="00671ECB">
        <w:rPr>
          <w:rFonts w:ascii="inherit" w:hAnsi="inherit" w:cs="Arial"/>
          <w:color w:val="777777"/>
          <w:sz w:val="24"/>
          <w:szCs w:val="20"/>
        </w:rPr>
        <w:t>: an informal term for dependent variable, usually used in science fairs.</w:t>
      </w:r>
    </w:p>
    <w:p w14:paraId="2AEA4979"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5" w:history="1">
        <w:r w:rsidR="00DE203D" w:rsidRPr="00671ECB">
          <w:rPr>
            <w:rStyle w:val="Hyperlink"/>
            <w:rFonts w:ascii="inherit" w:hAnsi="inherit" w:cs="Arial"/>
            <w:b/>
            <w:bCs/>
            <w:color w:val="777777"/>
            <w:sz w:val="24"/>
            <w:szCs w:val="20"/>
            <w:bdr w:val="none" w:sz="0" w:space="0" w:color="auto" w:frame="1"/>
          </w:rPr>
          <w:t>Scale Variable</w:t>
        </w:r>
      </w:hyperlink>
      <w:r w:rsidR="00DE203D" w:rsidRPr="00671ECB">
        <w:rPr>
          <w:rFonts w:ascii="inherit" w:hAnsi="inherit" w:cs="Arial"/>
          <w:color w:val="777777"/>
          <w:sz w:val="24"/>
          <w:szCs w:val="20"/>
        </w:rPr>
        <w:t>: basically, another name for a measurement variable.</w:t>
      </w:r>
    </w:p>
    <w:p w14:paraId="7911770D"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6" w:history="1">
        <w:r w:rsidR="00DE203D" w:rsidRPr="00671ECB">
          <w:rPr>
            <w:rStyle w:val="Hyperlink"/>
            <w:rFonts w:ascii="inherit" w:hAnsi="inherit" w:cs="Arial"/>
            <w:b/>
            <w:bCs/>
            <w:color w:val="777777"/>
            <w:sz w:val="24"/>
            <w:szCs w:val="20"/>
            <w:bdr w:val="none" w:sz="0" w:space="0" w:color="auto" w:frame="1"/>
          </w:rPr>
          <w:t>Study Variable (Research Variable)</w:t>
        </w:r>
      </w:hyperlink>
      <w:r w:rsidR="00DE203D" w:rsidRPr="00671ECB">
        <w:rPr>
          <w:rFonts w:ascii="inherit" w:hAnsi="inherit" w:cs="Arial"/>
          <w:color w:val="777777"/>
          <w:sz w:val="24"/>
          <w:szCs w:val="20"/>
        </w:rPr>
        <w:t xml:space="preserve">: can mean any variable used in a </w:t>
      </w:r>
      <w:proofErr w:type="gramStart"/>
      <w:r w:rsidR="00DE203D" w:rsidRPr="00671ECB">
        <w:rPr>
          <w:rFonts w:ascii="inherit" w:hAnsi="inherit" w:cs="Arial"/>
          <w:color w:val="777777"/>
          <w:sz w:val="24"/>
          <w:szCs w:val="20"/>
        </w:rPr>
        <w:t>study, but</w:t>
      </w:r>
      <w:proofErr w:type="gramEnd"/>
      <w:r w:rsidR="00DE203D" w:rsidRPr="00671ECB">
        <w:rPr>
          <w:rFonts w:ascii="inherit" w:hAnsi="inherit" w:cs="Arial"/>
          <w:color w:val="777777"/>
          <w:sz w:val="24"/>
          <w:szCs w:val="20"/>
        </w:rPr>
        <w:t xml:space="preserve"> does have a more formal definition when used in a clinical trial.</w:t>
      </w:r>
    </w:p>
    <w:p w14:paraId="2E113498" w14:textId="77777777"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7" w:history="1">
        <w:r w:rsidR="00DE203D" w:rsidRPr="00671ECB">
          <w:rPr>
            <w:rStyle w:val="Hyperlink"/>
            <w:rFonts w:ascii="inherit" w:hAnsi="inherit" w:cs="Arial"/>
            <w:b/>
            <w:bCs/>
            <w:color w:val="777777"/>
            <w:sz w:val="24"/>
            <w:szCs w:val="20"/>
            <w:bdr w:val="none" w:sz="0" w:space="0" w:color="auto" w:frame="1"/>
          </w:rPr>
          <w:t>Test Variable</w:t>
        </w:r>
      </w:hyperlink>
      <w:r w:rsidR="00DE203D" w:rsidRPr="00671ECB">
        <w:rPr>
          <w:rFonts w:ascii="inherit" w:hAnsi="inherit" w:cs="Arial"/>
          <w:color w:val="777777"/>
          <w:sz w:val="24"/>
          <w:szCs w:val="20"/>
        </w:rPr>
        <w:t>: another name for the </w:t>
      </w:r>
      <w:hyperlink r:id="rId78" w:history="1">
        <w:r w:rsidR="00DE203D" w:rsidRPr="00671ECB">
          <w:rPr>
            <w:rStyle w:val="Hyperlink"/>
            <w:rFonts w:ascii="inherit" w:hAnsi="inherit" w:cs="Arial"/>
            <w:color w:val="777777"/>
            <w:sz w:val="24"/>
            <w:szCs w:val="20"/>
            <w:bdr w:val="none" w:sz="0" w:space="0" w:color="auto" w:frame="1"/>
          </w:rPr>
          <w:t>Dependent Variable</w:t>
        </w:r>
      </w:hyperlink>
      <w:r w:rsidR="00DE203D" w:rsidRPr="00671ECB">
        <w:rPr>
          <w:rFonts w:ascii="inherit" w:hAnsi="inherit" w:cs="Arial"/>
          <w:color w:val="777777"/>
          <w:sz w:val="24"/>
          <w:szCs w:val="20"/>
        </w:rPr>
        <w:t>.</w:t>
      </w:r>
    </w:p>
    <w:p w14:paraId="02BA319A" w14:textId="05C813FE" w:rsidR="00DE203D" w:rsidRPr="00671ECB" w:rsidRDefault="00D07F14" w:rsidP="001730F0">
      <w:pPr>
        <w:numPr>
          <w:ilvl w:val="0"/>
          <w:numId w:val="111"/>
        </w:numPr>
        <w:shd w:val="clear" w:color="auto" w:fill="FFFFFF"/>
        <w:spacing w:after="0" w:line="240" w:lineRule="auto"/>
        <w:ind w:left="450"/>
        <w:textAlignment w:val="baseline"/>
        <w:rPr>
          <w:rFonts w:ascii="inherit" w:hAnsi="inherit" w:cs="Arial"/>
          <w:color w:val="777777"/>
          <w:sz w:val="24"/>
          <w:szCs w:val="20"/>
        </w:rPr>
      </w:pPr>
      <w:hyperlink r:id="rId79" w:history="1">
        <w:r w:rsidR="00DE203D" w:rsidRPr="00671ECB">
          <w:rPr>
            <w:rStyle w:val="Hyperlink"/>
            <w:rFonts w:ascii="inherit" w:hAnsi="inherit" w:cs="Arial"/>
            <w:b/>
            <w:bCs/>
            <w:color w:val="777777"/>
            <w:sz w:val="24"/>
            <w:szCs w:val="20"/>
            <w:bdr w:val="none" w:sz="0" w:space="0" w:color="auto" w:frame="1"/>
          </w:rPr>
          <w:t>Treatment variable</w:t>
        </w:r>
      </w:hyperlink>
      <w:r w:rsidR="00DE203D" w:rsidRPr="00671ECB">
        <w:rPr>
          <w:rFonts w:ascii="inherit" w:hAnsi="inherit" w:cs="Arial"/>
          <w:color w:val="777777"/>
          <w:sz w:val="24"/>
          <w:szCs w:val="20"/>
        </w:rPr>
        <w:t>: another name for independent variable.</w:t>
      </w:r>
    </w:p>
    <w:p w14:paraId="67B3A4AE" w14:textId="77777777" w:rsidR="00DE203D" w:rsidRPr="00DE203D" w:rsidRDefault="00DE203D" w:rsidP="00DE203D">
      <w:pPr>
        <w:shd w:val="clear" w:color="auto" w:fill="FFFFFF"/>
        <w:spacing w:after="0" w:line="240" w:lineRule="auto"/>
        <w:ind w:left="450"/>
        <w:textAlignment w:val="baseline"/>
        <w:rPr>
          <w:rFonts w:ascii="inherit" w:hAnsi="inherit" w:cs="Arial"/>
          <w:color w:val="777777"/>
          <w:sz w:val="20"/>
          <w:szCs w:val="20"/>
        </w:rPr>
      </w:pPr>
    </w:p>
    <w:p w14:paraId="682ED085" w14:textId="0002B3D9" w:rsidR="0045401B" w:rsidRPr="002C02A7" w:rsidRDefault="009652C0" w:rsidP="002C02A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C02A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Quantitative Variables (Numeric Variables</w:t>
      </w:r>
      <w:r w:rsidR="002C02A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0AB63D55" w14:textId="32FF9E9D" w:rsidR="009652C0" w:rsidRDefault="009652C0" w:rsidP="009652C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73968EF" wp14:editId="140C32A5">
            <wp:extent cx="2857500" cy="2857500"/>
            <wp:effectExtent l="0" t="0" r="0" b="0"/>
            <wp:docPr id="231" name="Picture 231" descr="quantitative variable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tative variable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C5B910B" w14:textId="77777777" w:rsidR="009652C0" w:rsidRDefault="009652C0" w:rsidP="009652C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Graph of categorical variables on the y-axis and quantitative/numerical data on the x-axis. Credit: </w:t>
      </w:r>
      <w:proofErr w:type="spellStart"/>
      <w:r>
        <w:rPr>
          <w:rFonts w:ascii="inherit" w:hAnsi="inherit" w:cs="Arial"/>
          <w:i/>
          <w:iCs/>
          <w:color w:val="777777"/>
          <w:sz w:val="20"/>
          <w:szCs w:val="20"/>
        </w:rPr>
        <w:t>Thupper|Wikimedia</w:t>
      </w:r>
      <w:proofErr w:type="spellEnd"/>
      <w:r>
        <w:rPr>
          <w:rFonts w:ascii="inherit" w:hAnsi="inherit" w:cs="Arial"/>
          <w:i/>
          <w:iCs/>
          <w:color w:val="777777"/>
          <w:sz w:val="20"/>
          <w:szCs w:val="20"/>
        </w:rPr>
        <w:t xml:space="preserve"> Commons</w:t>
      </w:r>
    </w:p>
    <w:p w14:paraId="3B36046B" w14:textId="77777777" w:rsidR="00D73471" w:rsidRDefault="00D73471" w:rsidP="009652C0">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FD7F816" w14:textId="22545583"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D73471">
        <w:rPr>
          <w:rStyle w:val="Strong"/>
          <w:rFonts w:ascii="inherit" w:hAnsi="inherit" w:cs="Arial"/>
          <w:color w:val="777777"/>
          <w:szCs w:val="20"/>
          <w:bdr w:val="none" w:sz="0" w:space="0" w:color="auto" w:frame="1"/>
        </w:rPr>
        <w:t>Two</w:t>
      </w:r>
      <w:r w:rsidRPr="00D73471">
        <w:rPr>
          <w:rFonts w:ascii="inherit" w:hAnsi="inherit" w:cs="Arial"/>
          <w:color w:val="777777"/>
          <w:szCs w:val="20"/>
        </w:rPr>
        <w:t> types of </w:t>
      </w:r>
      <w:hyperlink r:id="rId82" w:history="1">
        <w:r w:rsidRPr="00D73471">
          <w:rPr>
            <w:rStyle w:val="Hyperlink"/>
            <w:rFonts w:ascii="inherit" w:eastAsiaTheme="majorEastAsia" w:hAnsi="inherit" w:cs="Arial"/>
            <w:color w:val="05A9C5"/>
            <w:szCs w:val="20"/>
            <w:bdr w:val="none" w:sz="0" w:space="0" w:color="auto" w:frame="1"/>
          </w:rPr>
          <w:t>variables </w:t>
        </w:r>
      </w:hyperlink>
      <w:r w:rsidRPr="00D73471">
        <w:rPr>
          <w:rFonts w:ascii="inherit" w:hAnsi="inherit" w:cs="Arial"/>
          <w:color w:val="777777"/>
          <w:szCs w:val="20"/>
        </w:rPr>
        <w:t>are used in statistics: </w:t>
      </w:r>
      <w:r w:rsidRPr="00D73471">
        <w:rPr>
          <w:rStyle w:val="Strong"/>
          <w:rFonts w:ascii="inherit" w:hAnsi="inherit" w:cs="Arial"/>
          <w:color w:val="777777"/>
          <w:szCs w:val="20"/>
          <w:bdr w:val="none" w:sz="0" w:space="0" w:color="auto" w:frame="1"/>
        </w:rPr>
        <w:t>Quantitative</w:t>
      </w:r>
      <w:r w:rsidRPr="00D73471">
        <w:rPr>
          <w:rFonts w:ascii="inherit" w:hAnsi="inherit" w:cs="Arial"/>
          <w:color w:val="777777"/>
          <w:szCs w:val="20"/>
        </w:rPr>
        <w:t> and </w:t>
      </w:r>
      <w:r w:rsidRPr="00D73471">
        <w:rPr>
          <w:rStyle w:val="Strong"/>
          <w:rFonts w:ascii="inherit" w:hAnsi="inherit" w:cs="Arial"/>
          <w:color w:val="777777"/>
          <w:szCs w:val="20"/>
          <w:bdr w:val="none" w:sz="0" w:space="0" w:color="auto" w:frame="1"/>
        </w:rPr>
        <w:t>categorical</w:t>
      </w:r>
      <w:r w:rsidRPr="00D73471">
        <w:rPr>
          <w:rFonts w:ascii="inherit" w:hAnsi="inherit" w:cs="Arial"/>
          <w:color w:val="777777"/>
          <w:szCs w:val="20"/>
        </w:rPr>
        <w:t> (also called qualitative):</w:t>
      </w:r>
    </w:p>
    <w:p w14:paraId="186157DC" w14:textId="77777777" w:rsidR="00D73471" w:rsidRPr="00D73471" w:rsidRDefault="00D73471"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B553A77" w14:textId="77777777" w:rsidR="009652C0" w:rsidRPr="00D73471" w:rsidRDefault="009652C0" w:rsidP="001730F0">
      <w:pPr>
        <w:numPr>
          <w:ilvl w:val="0"/>
          <w:numId w:val="105"/>
        </w:numPr>
        <w:shd w:val="clear" w:color="auto" w:fill="FFFFFF"/>
        <w:spacing w:after="0" w:line="240" w:lineRule="auto"/>
        <w:ind w:left="450"/>
        <w:textAlignment w:val="baseline"/>
        <w:rPr>
          <w:rFonts w:ascii="inherit" w:hAnsi="inherit" w:cs="Arial"/>
          <w:color w:val="777777"/>
          <w:sz w:val="24"/>
          <w:szCs w:val="20"/>
        </w:rPr>
      </w:pPr>
      <w:r w:rsidRPr="00D73471">
        <w:rPr>
          <w:rStyle w:val="Strong"/>
          <w:rFonts w:ascii="inherit" w:hAnsi="inherit" w:cs="Arial"/>
          <w:color w:val="777777"/>
          <w:sz w:val="24"/>
          <w:szCs w:val="20"/>
          <w:bdr w:val="none" w:sz="0" w:space="0" w:color="auto" w:frame="1"/>
        </w:rPr>
        <w:t>Quantitative variables</w:t>
      </w:r>
      <w:r w:rsidRPr="00D73471">
        <w:rPr>
          <w:rFonts w:ascii="inherit" w:hAnsi="inherit" w:cs="Arial"/>
          <w:color w:val="777777"/>
          <w:sz w:val="24"/>
          <w:szCs w:val="20"/>
        </w:rPr>
        <w:t xml:space="preserve"> are numerical variables: counts, </w:t>
      </w:r>
      <w:proofErr w:type="spellStart"/>
      <w:r w:rsidRPr="00D73471">
        <w:rPr>
          <w:rFonts w:ascii="inherit" w:hAnsi="inherit" w:cs="Arial"/>
          <w:color w:val="777777"/>
          <w:sz w:val="24"/>
          <w:szCs w:val="20"/>
        </w:rPr>
        <w:t>percents</w:t>
      </w:r>
      <w:proofErr w:type="spellEnd"/>
      <w:r w:rsidRPr="00D73471">
        <w:rPr>
          <w:rFonts w:ascii="inherit" w:hAnsi="inherit" w:cs="Arial"/>
          <w:color w:val="777777"/>
          <w:sz w:val="24"/>
          <w:szCs w:val="20"/>
        </w:rPr>
        <w:t>, or numbers.</w:t>
      </w:r>
    </w:p>
    <w:p w14:paraId="5FB08BDE" w14:textId="7BE8C225" w:rsidR="009652C0" w:rsidRDefault="00D07F14" w:rsidP="001730F0">
      <w:pPr>
        <w:numPr>
          <w:ilvl w:val="0"/>
          <w:numId w:val="105"/>
        </w:numPr>
        <w:shd w:val="clear" w:color="auto" w:fill="FFFFFF"/>
        <w:spacing w:after="0" w:line="240" w:lineRule="auto"/>
        <w:ind w:left="450"/>
        <w:textAlignment w:val="baseline"/>
        <w:rPr>
          <w:rFonts w:ascii="inherit" w:hAnsi="inherit" w:cs="Arial"/>
          <w:color w:val="777777"/>
          <w:sz w:val="24"/>
          <w:szCs w:val="20"/>
        </w:rPr>
      </w:pPr>
      <w:hyperlink r:id="rId83" w:tgtFrame="_blank" w:history="1">
        <w:proofErr w:type="gramStart"/>
        <w:r w:rsidR="009652C0" w:rsidRPr="00D73471">
          <w:rPr>
            <w:rStyle w:val="Strong"/>
            <w:rFonts w:ascii="inherit" w:hAnsi="inherit" w:cs="Arial"/>
            <w:color w:val="777777"/>
            <w:sz w:val="24"/>
            <w:szCs w:val="20"/>
            <w:bdr w:val="none" w:sz="0" w:space="0" w:color="auto" w:frame="1"/>
          </w:rPr>
          <w:t>Categorical</w:t>
        </w:r>
        <w:r w:rsidR="00370825">
          <w:rPr>
            <w:rStyle w:val="Strong"/>
            <w:rFonts w:ascii="inherit" w:hAnsi="inherit" w:cs="Arial"/>
            <w:color w:val="777777"/>
            <w:sz w:val="24"/>
            <w:szCs w:val="20"/>
            <w:bdr w:val="none" w:sz="0" w:space="0" w:color="auto" w:frame="1"/>
          </w:rPr>
          <w:t>(</w:t>
        </w:r>
        <w:proofErr w:type="gramEnd"/>
        <w:r w:rsidR="00F12F40">
          <w:rPr>
            <w:rStyle w:val="Strong"/>
            <w:rFonts w:ascii="inherit" w:hAnsi="inherit" w:cs="Arial"/>
            <w:color w:val="777777"/>
            <w:sz w:val="24"/>
            <w:szCs w:val="20"/>
            <w:bdr w:val="none" w:sz="0" w:space="0" w:color="auto" w:frame="1"/>
          </w:rPr>
          <w:t>Qualitative</w:t>
        </w:r>
        <w:r w:rsidR="00370825">
          <w:rPr>
            <w:rStyle w:val="Strong"/>
            <w:rFonts w:ascii="inherit" w:hAnsi="inherit" w:cs="Arial"/>
            <w:color w:val="777777"/>
            <w:sz w:val="24"/>
            <w:szCs w:val="20"/>
            <w:bdr w:val="none" w:sz="0" w:space="0" w:color="auto" w:frame="1"/>
          </w:rPr>
          <w:t>)</w:t>
        </w:r>
        <w:r w:rsidR="009652C0" w:rsidRPr="00D73471">
          <w:rPr>
            <w:rStyle w:val="Strong"/>
            <w:rFonts w:ascii="inherit" w:hAnsi="inherit" w:cs="Arial"/>
            <w:color w:val="777777"/>
            <w:sz w:val="24"/>
            <w:szCs w:val="20"/>
            <w:bdr w:val="none" w:sz="0" w:space="0" w:color="auto" w:frame="1"/>
          </w:rPr>
          <w:t xml:space="preserve"> variable</w:t>
        </w:r>
      </w:hyperlink>
      <w:r w:rsidR="009652C0" w:rsidRPr="00D73471">
        <w:rPr>
          <w:rFonts w:ascii="inherit" w:hAnsi="inherit" w:cs="Arial"/>
          <w:color w:val="777777"/>
          <w:sz w:val="24"/>
          <w:szCs w:val="20"/>
        </w:rPr>
        <w:t>s are descriptions of groups or things, like “breeds of dog” or “voting preference”.</w:t>
      </w:r>
    </w:p>
    <w:p w14:paraId="56715470" w14:textId="77777777" w:rsidR="00D93A2D" w:rsidRPr="00D73471" w:rsidRDefault="00D93A2D" w:rsidP="00B4128C">
      <w:pPr>
        <w:shd w:val="clear" w:color="auto" w:fill="FFFFFF"/>
        <w:spacing w:after="0" w:line="240" w:lineRule="auto"/>
        <w:ind w:left="450"/>
        <w:textAlignment w:val="baseline"/>
        <w:rPr>
          <w:rFonts w:ascii="inherit" w:hAnsi="inherit" w:cs="Arial"/>
          <w:color w:val="777777"/>
          <w:sz w:val="24"/>
          <w:szCs w:val="20"/>
        </w:rPr>
      </w:pPr>
    </w:p>
    <w:p w14:paraId="12F2BD09" w14:textId="77777777" w:rsidR="009652C0" w:rsidRPr="00D93A2D" w:rsidRDefault="009652C0" w:rsidP="00D93A2D">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A2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Examples of Quantitative Variables / Numeric Variables:</w:t>
      </w:r>
    </w:p>
    <w:p w14:paraId="054ABFA4"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High school Grade Point Average (e.g. 4.0, 3.2, 2.1).</w:t>
      </w:r>
    </w:p>
    <w:p w14:paraId="1FA6A0FD"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Number of pets owned (e.g. 1, 2, 4).</w:t>
      </w:r>
    </w:p>
    <w:p w14:paraId="567ADC68"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Bank account balance (e.g. $100, $987, $-42.</w:t>
      </w:r>
    </w:p>
    <w:p w14:paraId="42665B19"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Number of stars in a galaxy (e.g. 100, 2301, 1 trillion</w:t>
      </w:r>
      <w:proofErr w:type="gramStart"/>
      <w:r w:rsidRPr="00724BDC">
        <w:rPr>
          <w:rFonts w:ascii="inherit" w:hAnsi="inherit" w:cs="Arial"/>
          <w:color w:val="777777"/>
          <w:sz w:val="24"/>
          <w:szCs w:val="20"/>
        </w:rPr>
        <w:t>) .</w:t>
      </w:r>
      <w:proofErr w:type="gramEnd"/>
    </w:p>
    <w:p w14:paraId="6BC19556" w14:textId="77777777" w:rsidR="009652C0" w:rsidRPr="00724BDC" w:rsidRDefault="00D07F14"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hyperlink r:id="rId84" w:history="1">
        <w:r w:rsidR="009652C0" w:rsidRPr="00724BDC">
          <w:rPr>
            <w:rStyle w:val="Hyperlink"/>
            <w:rFonts w:ascii="inherit" w:hAnsi="inherit" w:cs="Arial"/>
            <w:color w:val="777777"/>
            <w:sz w:val="24"/>
            <w:szCs w:val="20"/>
            <w:bdr w:val="none" w:sz="0" w:space="0" w:color="auto" w:frame="1"/>
          </w:rPr>
          <w:t>Average </w:t>
        </w:r>
      </w:hyperlink>
      <w:r w:rsidR="009652C0" w:rsidRPr="00724BDC">
        <w:rPr>
          <w:rFonts w:ascii="inherit" w:hAnsi="inherit" w:cs="Arial"/>
          <w:color w:val="777777"/>
          <w:sz w:val="24"/>
          <w:szCs w:val="20"/>
        </w:rPr>
        <w:t>number of lottery tickets sold (e.g. 25, 2,789, 2 million).</w:t>
      </w:r>
    </w:p>
    <w:p w14:paraId="7C8AFA7A" w14:textId="77777777" w:rsidR="009652C0" w:rsidRPr="00724BDC"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 xml:space="preserve">How many cousins you have (e.g. 0, 12, </w:t>
      </w:r>
      <w:proofErr w:type="gramStart"/>
      <w:r w:rsidRPr="00724BDC">
        <w:rPr>
          <w:rFonts w:ascii="inherit" w:hAnsi="inherit" w:cs="Arial"/>
          <w:color w:val="777777"/>
          <w:sz w:val="24"/>
          <w:szCs w:val="20"/>
        </w:rPr>
        <w:t>22).</w:t>
      </w:r>
      <w:proofErr w:type="gramEnd"/>
    </w:p>
    <w:p w14:paraId="7AB80C6F" w14:textId="029F0912" w:rsidR="009652C0" w:rsidRDefault="009652C0" w:rsidP="001730F0">
      <w:pPr>
        <w:numPr>
          <w:ilvl w:val="0"/>
          <w:numId w:val="106"/>
        </w:numPr>
        <w:shd w:val="clear" w:color="auto" w:fill="FFFFFF"/>
        <w:spacing w:after="0" w:line="240" w:lineRule="auto"/>
        <w:ind w:left="450"/>
        <w:textAlignment w:val="baseline"/>
        <w:rPr>
          <w:rFonts w:ascii="inherit" w:hAnsi="inherit" w:cs="Arial"/>
          <w:color w:val="777777"/>
          <w:sz w:val="24"/>
          <w:szCs w:val="20"/>
        </w:rPr>
      </w:pPr>
      <w:r w:rsidRPr="00724BDC">
        <w:rPr>
          <w:rFonts w:ascii="inherit" w:hAnsi="inherit" w:cs="Arial"/>
          <w:color w:val="777777"/>
          <w:sz w:val="24"/>
          <w:szCs w:val="20"/>
        </w:rPr>
        <w:t xml:space="preserve">The amount in your </w:t>
      </w:r>
      <w:proofErr w:type="spellStart"/>
      <w:r w:rsidRPr="00724BDC">
        <w:rPr>
          <w:rFonts w:ascii="inherit" w:hAnsi="inherit" w:cs="Arial"/>
          <w:color w:val="777777"/>
          <w:sz w:val="24"/>
          <w:szCs w:val="20"/>
        </w:rPr>
        <w:t>paycheck</w:t>
      </w:r>
      <w:proofErr w:type="spellEnd"/>
      <w:r w:rsidRPr="00724BDC">
        <w:rPr>
          <w:rFonts w:ascii="inherit" w:hAnsi="inherit" w:cs="Arial"/>
          <w:color w:val="777777"/>
          <w:sz w:val="24"/>
          <w:szCs w:val="20"/>
        </w:rPr>
        <w:t xml:space="preserve"> (e.g. $200, $1,457, $2,222).</w:t>
      </w:r>
    </w:p>
    <w:p w14:paraId="2A2BA193" w14:textId="77777777" w:rsidR="00724BDC" w:rsidRPr="00724BDC" w:rsidRDefault="00724BDC" w:rsidP="00755DCA">
      <w:pPr>
        <w:shd w:val="clear" w:color="auto" w:fill="FFFFFF"/>
        <w:spacing w:after="0" w:line="240" w:lineRule="auto"/>
        <w:ind w:left="450"/>
        <w:textAlignment w:val="baseline"/>
        <w:rPr>
          <w:rFonts w:ascii="inherit" w:hAnsi="inherit" w:cs="Arial"/>
          <w:color w:val="777777"/>
          <w:sz w:val="24"/>
          <w:szCs w:val="20"/>
        </w:rPr>
      </w:pPr>
    </w:p>
    <w:p w14:paraId="01C1F0BE" w14:textId="41778DCF"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C00828">
        <w:rPr>
          <w:rStyle w:val="Emphasis"/>
          <w:rFonts w:ascii="inherit" w:hAnsi="inherit" w:cs="Arial"/>
          <w:color w:val="ED7D31" w:themeColor="accent2"/>
          <w:szCs w:val="20"/>
          <w:bdr w:val="none" w:sz="0" w:space="0" w:color="auto" w:frame="1"/>
        </w:rPr>
        <w:t>General rule of thumb</w:t>
      </w:r>
      <w:r w:rsidRPr="00C00828">
        <w:rPr>
          <w:rFonts w:ascii="inherit" w:hAnsi="inherit" w:cs="Arial"/>
          <w:color w:val="ED7D31" w:themeColor="accent2"/>
          <w:szCs w:val="20"/>
        </w:rPr>
        <w:t>:</w:t>
      </w:r>
      <w:r w:rsidRPr="00C00828">
        <w:rPr>
          <w:rStyle w:val="Strong"/>
          <w:rFonts w:ascii="inherit" w:hAnsi="inherit" w:cs="Arial"/>
          <w:color w:val="ED7D31" w:themeColor="accent2"/>
          <w:szCs w:val="20"/>
          <w:bdr w:val="none" w:sz="0" w:space="0" w:color="auto" w:frame="1"/>
        </w:rPr>
        <w:t> if you can add it, it’s quantitative</w:t>
      </w:r>
      <w:r w:rsidRPr="003B7C24">
        <w:rPr>
          <w:rStyle w:val="Strong"/>
          <w:rFonts w:ascii="inherit" w:hAnsi="inherit" w:cs="Arial"/>
          <w:color w:val="777777"/>
          <w:szCs w:val="20"/>
          <w:bdr w:val="none" w:sz="0" w:space="0" w:color="auto" w:frame="1"/>
        </w:rPr>
        <w:t>.</w:t>
      </w:r>
      <w:r w:rsidRPr="003B7C24">
        <w:rPr>
          <w:rFonts w:ascii="inherit" w:hAnsi="inherit" w:cs="Arial"/>
          <w:color w:val="777777"/>
          <w:szCs w:val="20"/>
        </w:rPr>
        <w:t> For example, a G.P.A. of 3.3 and a G.P.A. of 4.0 can be added together (3.3 + 4.0 = 7.3), so that means it’s quantitative. On the other hand, grades of A, B, or C can’t be added together unless you convert them to numbers, so A, B, and C, are </w:t>
      </w:r>
      <w:r w:rsidRPr="003B7C24">
        <w:rPr>
          <w:rStyle w:val="Emphasis"/>
          <w:rFonts w:ascii="inherit" w:hAnsi="inherit" w:cs="Arial"/>
          <w:color w:val="777777"/>
          <w:szCs w:val="20"/>
          <w:bdr w:val="none" w:sz="0" w:space="0" w:color="auto" w:frame="1"/>
        </w:rPr>
        <w:t>not </w:t>
      </w:r>
      <w:r w:rsidRPr="003B7C24">
        <w:rPr>
          <w:rFonts w:ascii="inherit" w:hAnsi="inherit" w:cs="Arial"/>
          <w:color w:val="777777"/>
          <w:szCs w:val="20"/>
        </w:rPr>
        <w:t>quantitative.</w:t>
      </w:r>
    </w:p>
    <w:p w14:paraId="22880ADA" w14:textId="77777777" w:rsidR="003B7C24" w:rsidRPr="003B7C24" w:rsidRDefault="003B7C24"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83D6A97" w14:textId="3EA3B58A" w:rsidR="009652C0" w:rsidRDefault="009652C0" w:rsidP="009652C0">
      <w:pPr>
        <w:pStyle w:val="Heading3"/>
        <w:shd w:val="clear" w:color="auto" w:fill="FFFFFF"/>
        <w:spacing w:before="0" w:line="480" w:lineRule="atLeast"/>
        <w:textAlignment w:val="baseline"/>
        <w:rPr>
          <w:rFonts w:ascii="Arial" w:hAnsi="Arial" w:cs="Arial"/>
          <w:color w:val="555555"/>
          <w:sz w:val="39"/>
          <w:szCs w:val="39"/>
        </w:rPr>
      </w:pPr>
      <w:r w:rsidRPr="001C071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Examples of Categorical Variables</w:t>
      </w:r>
    </w:p>
    <w:p w14:paraId="372ED3DD"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Class in college (e.g. freshman, sophomore, junior, senior).</w:t>
      </w:r>
    </w:p>
    <w:p w14:paraId="1A8287D1"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Party affiliation (e.g. Republican, Democrat, Independent).</w:t>
      </w:r>
    </w:p>
    <w:p w14:paraId="1CA10C82"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Type of pet owned (e.g. dog, cat, rodent, fish).</w:t>
      </w:r>
    </w:p>
    <w:p w14:paraId="696997D0" w14:textId="39C416A8" w:rsidR="009652C0" w:rsidRPr="00F04123" w:rsidRDefault="00F04123"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Favourite</w:t>
      </w:r>
      <w:r w:rsidR="009652C0" w:rsidRPr="00F04123">
        <w:rPr>
          <w:rFonts w:ascii="inherit" w:hAnsi="inherit" w:cs="Arial"/>
          <w:color w:val="777777"/>
          <w:sz w:val="24"/>
          <w:szCs w:val="20"/>
        </w:rPr>
        <w:t xml:space="preserve"> author (e.g. Stephen King, James Patterson, Charles Dickens).</w:t>
      </w:r>
    </w:p>
    <w:p w14:paraId="12F1F66F"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lastRenderedPageBreak/>
        <w:t xml:space="preserve">Preferred airline (e.g. Southwest, Virgin, </w:t>
      </w:r>
      <w:proofErr w:type="spellStart"/>
      <w:r w:rsidRPr="00F04123">
        <w:rPr>
          <w:rFonts w:ascii="inherit" w:hAnsi="inherit" w:cs="Arial"/>
          <w:color w:val="777777"/>
          <w:sz w:val="24"/>
          <w:szCs w:val="20"/>
        </w:rPr>
        <w:t>Quantas</w:t>
      </w:r>
      <w:proofErr w:type="spellEnd"/>
      <w:r w:rsidRPr="00F04123">
        <w:rPr>
          <w:rFonts w:ascii="inherit" w:hAnsi="inherit" w:cs="Arial"/>
          <w:color w:val="777777"/>
          <w:sz w:val="24"/>
          <w:szCs w:val="20"/>
        </w:rPr>
        <w:t>).</w:t>
      </w:r>
    </w:p>
    <w:p w14:paraId="6787BB11"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 xml:space="preserve">Hair </w:t>
      </w:r>
      <w:proofErr w:type="spellStart"/>
      <w:r w:rsidRPr="00F04123">
        <w:rPr>
          <w:rFonts w:ascii="inherit" w:hAnsi="inherit" w:cs="Arial"/>
          <w:color w:val="777777"/>
          <w:sz w:val="24"/>
          <w:szCs w:val="20"/>
        </w:rPr>
        <w:t>color</w:t>
      </w:r>
      <w:proofErr w:type="spellEnd"/>
      <w:r w:rsidRPr="00F04123">
        <w:rPr>
          <w:rFonts w:ascii="inherit" w:hAnsi="inherit" w:cs="Arial"/>
          <w:color w:val="777777"/>
          <w:sz w:val="24"/>
          <w:szCs w:val="20"/>
        </w:rPr>
        <w:t xml:space="preserve"> (e.g. blond, brunette, black).</w:t>
      </w:r>
    </w:p>
    <w:p w14:paraId="5D206499" w14:textId="77777777"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Your race (e.g. Asian, Latino, black).</w:t>
      </w:r>
    </w:p>
    <w:p w14:paraId="3EC0313A" w14:textId="72D2C95F" w:rsidR="009652C0" w:rsidRPr="00F04123" w:rsidRDefault="009652C0" w:rsidP="001730F0">
      <w:pPr>
        <w:numPr>
          <w:ilvl w:val="0"/>
          <w:numId w:val="107"/>
        </w:numPr>
        <w:shd w:val="clear" w:color="auto" w:fill="FFFFFF"/>
        <w:spacing w:after="0" w:line="240" w:lineRule="auto"/>
        <w:ind w:left="450"/>
        <w:textAlignment w:val="baseline"/>
        <w:rPr>
          <w:rFonts w:ascii="inherit" w:hAnsi="inherit" w:cs="Arial"/>
          <w:color w:val="777777"/>
          <w:sz w:val="24"/>
          <w:szCs w:val="20"/>
        </w:rPr>
      </w:pPr>
      <w:r w:rsidRPr="00F04123">
        <w:rPr>
          <w:rFonts w:ascii="inherit" w:hAnsi="inherit" w:cs="Arial"/>
          <w:color w:val="777777"/>
          <w:sz w:val="24"/>
          <w:szCs w:val="20"/>
        </w:rPr>
        <w:t>Types of hats (e.g. sombrero, beanie, fedora).</w:t>
      </w:r>
    </w:p>
    <w:p w14:paraId="1B844936" w14:textId="77777777" w:rsidR="001A07DE" w:rsidRPr="00F04123" w:rsidRDefault="001A07DE" w:rsidP="001A07DE">
      <w:pPr>
        <w:shd w:val="clear" w:color="auto" w:fill="FFFFFF"/>
        <w:spacing w:after="0" w:line="240" w:lineRule="auto"/>
        <w:ind w:left="450"/>
        <w:textAlignment w:val="baseline"/>
        <w:rPr>
          <w:rFonts w:ascii="inherit" w:hAnsi="inherit" w:cs="Arial"/>
          <w:color w:val="777777"/>
          <w:sz w:val="24"/>
          <w:szCs w:val="20"/>
        </w:rPr>
      </w:pPr>
    </w:p>
    <w:p w14:paraId="6E2D4A45" w14:textId="11807390"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proofErr w:type="gramStart"/>
      <w:r w:rsidRPr="00C00828">
        <w:rPr>
          <w:rFonts w:ascii="inherit" w:hAnsi="inherit" w:cs="Arial"/>
          <w:color w:val="ED7D31" w:themeColor="accent2"/>
          <w:szCs w:val="20"/>
        </w:rPr>
        <w:t>As a general rule</w:t>
      </w:r>
      <w:proofErr w:type="gramEnd"/>
      <w:r w:rsidRPr="00C00828">
        <w:rPr>
          <w:rFonts w:ascii="inherit" w:hAnsi="inherit" w:cs="Arial"/>
          <w:color w:val="ED7D31" w:themeColor="accent2"/>
          <w:szCs w:val="20"/>
        </w:rPr>
        <w:t>, </w:t>
      </w:r>
      <w:r w:rsidRPr="00C00828">
        <w:rPr>
          <w:rStyle w:val="Strong"/>
          <w:rFonts w:ascii="inherit" w:hAnsi="inherit" w:cs="Arial"/>
          <w:color w:val="ED7D31" w:themeColor="accent2"/>
          <w:szCs w:val="20"/>
          <w:bdr w:val="none" w:sz="0" w:space="0" w:color="auto" w:frame="1"/>
        </w:rPr>
        <w:t>if you can’t add something</w:t>
      </w:r>
      <w:r w:rsidRPr="00C00828">
        <w:rPr>
          <w:rFonts w:ascii="inherit" w:hAnsi="inherit" w:cs="Arial"/>
          <w:color w:val="ED7D31" w:themeColor="accent2"/>
          <w:szCs w:val="20"/>
        </w:rPr>
        <w:t>, then it’s categorical</w:t>
      </w:r>
      <w:r w:rsidRPr="00F04123">
        <w:rPr>
          <w:rFonts w:ascii="inherit" w:hAnsi="inherit" w:cs="Arial"/>
          <w:color w:val="777777"/>
          <w:szCs w:val="20"/>
        </w:rPr>
        <w:t>. For example, you can’t add cat + dog, or Republican + Democrat.</w:t>
      </w:r>
    </w:p>
    <w:p w14:paraId="07DE10F7" w14:textId="77777777" w:rsidR="003C5FA9" w:rsidRPr="00F04123" w:rsidRDefault="003C5FA9"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5A872EDA" w14:textId="6D3D894D" w:rsidR="009652C0" w:rsidRDefault="009652C0" w:rsidP="003C5FA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C5FA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Categorical vs. Quantitative</w:t>
      </w:r>
    </w:p>
    <w:p w14:paraId="6CC94A4D" w14:textId="77777777" w:rsidR="003C5FA9" w:rsidRPr="003C5FA9" w:rsidRDefault="003C5FA9" w:rsidP="003C5FA9">
      <w:pPr>
        <w:rPr>
          <w:lang w:eastAsia="en-IN"/>
        </w:rPr>
      </w:pPr>
    </w:p>
    <w:p w14:paraId="0F1D4FB8" w14:textId="77777777" w:rsidR="009652C0" w:rsidRPr="008E728C" w:rsidRDefault="009652C0" w:rsidP="009652C0">
      <w:pPr>
        <w:pStyle w:val="NormalWeb"/>
        <w:shd w:val="clear" w:color="auto" w:fill="FFFFFF"/>
        <w:spacing w:before="0" w:beforeAutospacing="0" w:after="225" w:afterAutospacing="0"/>
        <w:textAlignment w:val="baseline"/>
        <w:rPr>
          <w:rFonts w:ascii="inherit" w:hAnsi="inherit" w:cs="Arial"/>
          <w:color w:val="777777"/>
          <w:szCs w:val="20"/>
        </w:rPr>
      </w:pPr>
      <w:r w:rsidRPr="008E728C">
        <w:rPr>
          <w:rFonts w:ascii="inherit" w:hAnsi="inherit" w:cs="Arial"/>
          <w:color w:val="777777"/>
          <w:szCs w:val="20"/>
        </w:rPr>
        <w:t>Watch this video on the difference between categorical(qualitative) and quantitative variables.</w:t>
      </w:r>
    </w:p>
    <w:p w14:paraId="7287F63F" w14:textId="5170B83C" w:rsidR="009652C0" w:rsidRDefault="008E728C" w:rsidP="009652C0">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C58C80F" wp14:editId="42188A11">
            <wp:extent cx="4572000" cy="3429000"/>
            <wp:effectExtent l="0" t="0" r="0" b="0"/>
            <wp:docPr id="246" name="Video 24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Video 246">
                      <a:hlinkClick r:id="rId85"/>
                    </pic:cNvPr>
                    <pic:cNvPicPr/>
                  </pic:nvPicPr>
                  <pic:blipFill>
                    <a:blip r:embed="rId8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muaVOWWMjX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4FEB5C3" w14:textId="6ADED04D" w:rsidR="009652C0" w:rsidRDefault="009652C0" w:rsidP="003D5EF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D5E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Quantitative Data Condition?</w:t>
      </w:r>
    </w:p>
    <w:p w14:paraId="00EA0CD8" w14:textId="77777777" w:rsidR="003D5EFD" w:rsidRPr="003D5EFD" w:rsidRDefault="003D5EFD" w:rsidP="003D5EFD">
      <w:pPr>
        <w:rPr>
          <w:lang w:eastAsia="en-IN"/>
        </w:rPr>
      </w:pPr>
    </w:p>
    <w:p w14:paraId="1A8FE2D1" w14:textId="2A2B525B" w:rsidR="009652C0"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sidRPr="00044373">
        <w:rPr>
          <w:rStyle w:val="Strong"/>
          <w:rFonts w:ascii="inherit" w:hAnsi="inherit" w:cs="Arial"/>
          <w:color w:val="ED7D31" w:themeColor="accent2"/>
          <w:szCs w:val="20"/>
          <w:bdr w:val="none" w:sz="0" w:space="0" w:color="auto" w:frame="1"/>
        </w:rPr>
        <w:t>When you graph or plot statistical data, make sure you have quantitative data of known units</w:t>
      </w:r>
      <w:r w:rsidRPr="00646C22">
        <w:rPr>
          <w:rFonts w:ascii="inherit" w:hAnsi="inherit" w:cs="Arial"/>
          <w:color w:val="777777"/>
          <w:szCs w:val="20"/>
        </w:rPr>
        <w:t xml:space="preserve">. If you don’t have known units, then you won’t be able to graph it. For example, the first list above states that “G.P.A.” is quantitative data. However, </w:t>
      </w:r>
      <w:r w:rsidRPr="00044373">
        <w:rPr>
          <w:rFonts w:ascii="inherit" w:hAnsi="inherit" w:cs="Arial"/>
          <w:color w:val="ED7D31" w:themeColor="accent2"/>
          <w:szCs w:val="20"/>
        </w:rPr>
        <w:t xml:space="preserve">you won’t be able to graph G.P.A. versus another variable (say, race or sex) unless you </w:t>
      </w:r>
      <w:proofErr w:type="gramStart"/>
      <w:r w:rsidRPr="00044373">
        <w:rPr>
          <w:rFonts w:ascii="inherit" w:hAnsi="inherit" w:cs="Arial"/>
          <w:color w:val="ED7D31" w:themeColor="accent2"/>
          <w:szCs w:val="20"/>
        </w:rPr>
        <w:t>actually have</w:t>
      </w:r>
      <w:proofErr w:type="gramEnd"/>
      <w:r w:rsidRPr="00044373">
        <w:rPr>
          <w:rFonts w:ascii="inherit" w:hAnsi="inherit" w:cs="Arial"/>
          <w:color w:val="ED7D31" w:themeColor="accent2"/>
          <w:szCs w:val="20"/>
        </w:rPr>
        <w:t xml:space="preserve"> a unit</w:t>
      </w:r>
      <w:r w:rsidRPr="00646C22">
        <w:rPr>
          <w:rFonts w:ascii="inherit" w:hAnsi="inherit" w:cs="Arial"/>
          <w:color w:val="777777"/>
          <w:szCs w:val="20"/>
        </w:rPr>
        <w:t>, like 3.1 or 2.9. This sounds obvious, but with more complex data you should always check the quantitative data condition for missing or nonsensical information before you start a graph.</w:t>
      </w:r>
    </w:p>
    <w:p w14:paraId="5B032F38" w14:textId="77777777" w:rsidR="00646C22" w:rsidRPr="00646C22" w:rsidRDefault="00646C22"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1CFD31C3" w14:textId="24376018" w:rsidR="009652C0" w:rsidRDefault="00D07F14" w:rsidP="009652C0">
      <w:pPr>
        <w:pStyle w:val="NormalWeb"/>
        <w:shd w:val="clear" w:color="auto" w:fill="FFFFFF"/>
        <w:spacing w:before="0" w:beforeAutospacing="0" w:after="0" w:afterAutospacing="0"/>
        <w:textAlignment w:val="baseline"/>
        <w:rPr>
          <w:rFonts w:ascii="inherit" w:hAnsi="inherit" w:cs="Arial"/>
          <w:color w:val="777777"/>
          <w:szCs w:val="20"/>
        </w:rPr>
      </w:pPr>
      <w:hyperlink r:id="rId87" w:tgtFrame="_blank" w:history="1">
        <w:r w:rsidR="009652C0" w:rsidRPr="00DA0976">
          <w:rPr>
            <w:rStyle w:val="Hyperlink"/>
            <w:rFonts w:ascii="inherit" w:eastAsiaTheme="majorEastAsia" w:hAnsi="inherit" w:cs="Arial"/>
            <w:color w:val="ED7D31" w:themeColor="accent2"/>
            <w:szCs w:val="20"/>
            <w:bdr w:val="none" w:sz="0" w:space="0" w:color="auto" w:frame="1"/>
          </w:rPr>
          <w:t>Histograms</w:t>
        </w:r>
      </w:hyperlink>
      <w:r w:rsidR="009652C0" w:rsidRPr="00DA0976">
        <w:rPr>
          <w:rFonts w:ascii="inherit" w:hAnsi="inherit" w:cs="Arial"/>
          <w:color w:val="ED7D31" w:themeColor="accent2"/>
          <w:szCs w:val="20"/>
        </w:rPr>
        <w:t>, </w:t>
      </w:r>
      <w:hyperlink r:id="rId88" w:history="1">
        <w:r w:rsidR="009652C0" w:rsidRPr="00DA0976">
          <w:rPr>
            <w:rStyle w:val="Hyperlink"/>
            <w:rFonts w:ascii="inherit" w:eastAsiaTheme="majorEastAsia" w:hAnsi="inherit" w:cs="Arial"/>
            <w:color w:val="ED7D31" w:themeColor="accent2"/>
            <w:szCs w:val="20"/>
            <w:bdr w:val="none" w:sz="0" w:space="0" w:color="auto" w:frame="1"/>
          </w:rPr>
          <w:t>boxplots </w:t>
        </w:r>
      </w:hyperlink>
      <w:r w:rsidR="009652C0" w:rsidRPr="00DA0976">
        <w:rPr>
          <w:rFonts w:ascii="inherit" w:hAnsi="inherit" w:cs="Arial"/>
          <w:color w:val="ED7D31" w:themeColor="accent2"/>
          <w:szCs w:val="20"/>
        </w:rPr>
        <w:t>and </w:t>
      </w:r>
      <w:hyperlink r:id="rId89" w:history="1">
        <w:r w:rsidR="009652C0" w:rsidRPr="00DA0976">
          <w:rPr>
            <w:rStyle w:val="Hyperlink"/>
            <w:rFonts w:ascii="inherit" w:eastAsiaTheme="majorEastAsia" w:hAnsi="inherit" w:cs="Arial"/>
            <w:color w:val="ED7D31" w:themeColor="accent2"/>
            <w:szCs w:val="20"/>
            <w:bdr w:val="none" w:sz="0" w:space="0" w:color="auto" w:frame="1"/>
          </w:rPr>
          <w:t>scatter plots</w:t>
        </w:r>
      </w:hyperlink>
      <w:r w:rsidR="009652C0" w:rsidRPr="00DA0976">
        <w:rPr>
          <w:rFonts w:ascii="inherit" w:hAnsi="inherit" w:cs="Arial"/>
          <w:color w:val="ED7D31" w:themeColor="accent2"/>
          <w:szCs w:val="20"/>
        </w:rPr>
        <w:t> all require that you have quantitative (numerical data). If you try to graph categorical data with a histogram, boxplot or scatter plot, you’ll run into the same type of problem as if you try to graph numerical data with </w:t>
      </w:r>
      <w:hyperlink r:id="rId90" w:history="1">
        <w:r w:rsidR="009652C0" w:rsidRPr="00DA0976">
          <w:rPr>
            <w:rStyle w:val="Hyperlink"/>
            <w:rFonts w:ascii="inherit" w:eastAsiaTheme="majorEastAsia" w:hAnsi="inherit" w:cs="Arial"/>
            <w:color w:val="ED7D31" w:themeColor="accent2"/>
            <w:szCs w:val="20"/>
            <w:bdr w:val="none" w:sz="0" w:space="0" w:color="auto" w:frame="1"/>
          </w:rPr>
          <w:t>pie charts</w:t>
        </w:r>
      </w:hyperlink>
      <w:r w:rsidR="009652C0" w:rsidRPr="00DA0976">
        <w:rPr>
          <w:rFonts w:ascii="inherit" w:hAnsi="inherit" w:cs="Arial"/>
          <w:color w:val="ED7D31" w:themeColor="accent2"/>
          <w:szCs w:val="20"/>
        </w:rPr>
        <w:t>: </w:t>
      </w:r>
      <w:r w:rsidR="009652C0" w:rsidRPr="00DA0976">
        <w:rPr>
          <w:rStyle w:val="Strong"/>
          <w:rFonts w:ascii="inherit" w:hAnsi="inherit" w:cs="Arial"/>
          <w:color w:val="ED7D31" w:themeColor="accent2"/>
          <w:szCs w:val="20"/>
          <w:bdr w:val="none" w:sz="0" w:space="0" w:color="auto" w:frame="1"/>
        </w:rPr>
        <w:t>your graphs won’t make any sense</w:t>
      </w:r>
      <w:r w:rsidR="009652C0" w:rsidRPr="00646C22">
        <w:rPr>
          <w:rFonts w:ascii="inherit" w:hAnsi="inherit" w:cs="Arial"/>
          <w:color w:val="777777"/>
          <w:szCs w:val="20"/>
        </w:rPr>
        <w:t xml:space="preserve">. The following scatter plot illustrates this </w:t>
      </w:r>
      <w:r w:rsidR="009652C0" w:rsidRPr="00646C22">
        <w:rPr>
          <w:rFonts w:ascii="inherit" w:hAnsi="inherit" w:cs="Arial"/>
          <w:color w:val="777777"/>
          <w:szCs w:val="20"/>
        </w:rPr>
        <w:lastRenderedPageBreak/>
        <w:t>point. I made a </w:t>
      </w:r>
      <w:hyperlink r:id="rId91" w:anchor="excel" w:tgtFrame="_blank" w:history="1">
        <w:r w:rsidR="009652C0" w:rsidRPr="00646C22">
          <w:rPr>
            <w:rStyle w:val="Hyperlink"/>
            <w:rFonts w:ascii="inherit" w:eastAsiaTheme="majorEastAsia" w:hAnsi="inherit" w:cs="Arial"/>
            <w:color w:val="05A9C5"/>
            <w:szCs w:val="20"/>
            <w:bdr w:val="none" w:sz="0" w:space="0" w:color="auto" w:frame="1"/>
          </w:rPr>
          <w:t>scatter plot in Microsoft Excel</w:t>
        </w:r>
      </w:hyperlink>
      <w:r w:rsidR="009652C0" w:rsidRPr="00646C22">
        <w:rPr>
          <w:rFonts w:ascii="inherit" w:hAnsi="inherit" w:cs="Arial"/>
          <w:color w:val="777777"/>
          <w:szCs w:val="20"/>
        </w:rPr>
        <w:t xml:space="preserve"> of categorical data (names) along with their ages in Excel. Excel didn’t recognize the categorical data and assigned numbers instead. </w:t>
      </w:r>
      <w:r w:rsidR="009652C0" w:rsidRPr="00DA0976">
        <w:rPr>
          <w:rFonts w:ascii="inherit" w:hAnsi="inherit" w:cs="Arial"/>
          <w:color w:val="ED7D31" w:themeColor="accent2"/>
          <w:szCs w:val="20"/>
        </w:rPr>
        <w:t xml:space="preserve">The scatter plot is meaningless; no one will know that “1”, “2”, “3”, “4” and “5” refer to names and even if they do…the graph will be a mess if you have 100 </w:t>
      </w:r>
      <w:proofErr w:type="gramStart"/>
      <w:r w:rsidR="009652C0" w:rsidRPr="00DA0976">
        <w:rPr>
          <w:rFonts w:ascii="inherit" w:hAnsi="inherit" w:cs="Arial"/>
          <w:color w:val="ED7D31" w:themeColor="accent2"/>
          <w:szCs w:val="20"/>
        </w:rPr>
        <w:t>names!:</w:t>
      </w:r>
      <w:proofErr w:type="gramEnd"/>
    </w:p>
    <w:p w14:paraId="7B6E5002" w14:textId="77777777" w:rsidR="00646C22" w:rsidRPr="00646C22" w:rsidRDefault="00646C22" w:rsidP="009652C0">
      <w:pPr>
        <w:pStyle w:val="NormalWeb"/>
        <w:shd w:val="clear" w:color="auto" w:fill="FFFFFF"/>
        <w:spacing w:before="0" w:beforeAutospacing="0" w:after="0" w:afterAutospacing="0"/>
        <w:textAlignment w:val="baseline"/>
        <w:rPr>
          <w:rFonts w:ascii="inherit" w:hAnsi="inherit" w:cs="Arial"/>
          <w:color w:val="777777"/>
          <w:szCs w:val="20"/>
        </w:rPr>
      </w:pPr>
    </w:p>
    <w:p w14:paraId="0BBB2D33" w14:textId="77777777" w:rsidR="00D91D4B" w:rsidRDefault="009652C0" w:rsidP="009652C0">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noProof/>
          <w:color w:val="05A9C5"/>
          <w:sz w:val="20"/>
          <w:szCs w:val="20"/>
          <w:bdr w:val="none" w:sz="0" w:space="0" w:color="auto" w:frame="1"/>
        </w:rPr>
        <w:drawing>
          <wp:inline distT="0" distB="0" distL="0" distR="0" wp14:anchorId="1A9FF8CB" wp14:editId="63315837">
            <wp:extent cx="5731510" cy="3654425"/>
            <wp:effectExtent l="0" t="0" r="2540" b="3175"/>
            <wp:docPr id="159" name="Picture 159" descr="scatter plot">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 plot">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654425"/>
                    </a:xfrm>
                    <a:prstGeom prst="rect">
                      <a:avLst/>
                    </a:prstGeom>
                    <a:noFill/>
                    <a:ln>
                      <a:noFill/>
                    </a:ln>
                  </pic:spPr>
                </pic:pic>
              </a:graphicData>
            </a:graphic>
          </wp:inline>
        </w:drawing>
      </w:r>
      <w:r>
        <w:rPr>
          <w:rFonts w:ascii="inherit" w:hAnsi="inherit" w:cs="Arial"/>
          <w:color w:val="777777"/>
          <w:sz w:val="20"/>
          <w:szCs w:val="20"/>
        </w:rPr>
        <w:br/>
      </w:r>
    </w:p>
    <w:p w14:paraId="386AC468" w14:textId="7852635F" w:rsidR="009652C0" w:rsidRPr="00E34D8E" w:rsidRDefault="009652C0" w:rsidP="009652C0">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91D4B">
        <w:rPr>
          <w:rFonts w:ascii="inherit" w:hAnsi="inherit" w:cs="Arial"/>
          <w:color w:val="777777"/>
          <w:szCs w:val="20"/>
        </w:rPr>
        <w:t>A workaround to this problem could be to assign numbers to names (e.g. John = 1, Jan = 2…), and include a key on the graph. However in this particular example, a scatter plot really isn’t the best choice for a graph— choose the </w:t>
      </w:r>
      <w:hyperlink r:id="rId94" w:history="1">
        <w:r w:rsidRPr="00D91D4B">
          <w:rPr>
            <w:rStyle w:val="Hyperlink"/>
            <w:rFonts w:ascii="inherit" w:eastAsiaTheme="majorEastAsia" w:hAnsi="inherit" w:cs="Arial"/>
            <w:color w:val="05A9C5"/>
            <w:szCs w:val="20"/>
            <w:bdr w:val="none" w:sz="0" w:space="0" w:color="auto" w:frame="1"/>
          </w:rPr>
          <w:t>bar graph</w:t>
        </w:r>
      </w:hyperlink>
      <w:r w:rsidRPr="00D91D4B">
        <w:rPr>
          <w:rFonts w:ascii="inherit" w:hAnsi="inherit" w:cs="Arial"/>
          <w:color w:val="777777"/>
          <w:szCs w:val="20"/>
        </w:rPr>
        <w:t xml:space="preserve"> instead. </w:t>
      </w:r>
      <w:r w:rsidRPr="00E34D8E">
        <w:rPr>
          <w:rFonts w:ascii="inherit" w:hAnsi="inherit" w:cs="Arial"/>
          <w:color w:val="ED7D31" w:themeColor="accent2"/>
          <w:szCs w:val="20"/>
        </w:rPr>
        <w:t>A bar graph allows you to plot categories on one axis, so the quantitative data condition doesn’t have to be met for one axis.</w:t>
      </w:r>
    </w:p>
    <w:p w14:paraId="599C3F8D" w14:textId="5BD2D808" w:rsidR="002F623C" w:rsidRPr="00F24BB5" w:rsidRDefault="002F623C" w:rsidP="00F24BB5">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24BB5">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Qualitative Variable (Categorical Variable): </w:t>
      </w:r>
    </w:p>
    <w:p w14:paraId="70CFD0E2" w14:textId="77777777" w:rsidR="00A87F21" w:rsidRDefault="00A87F21" w:rsidP="002F623C">
      <w:pPr>
        <w:pStyle w:val="NormalWeb"/>
        <w:shd w:val="clear" w:color="auto" w:fill="FFFFFF"/>
        <w:spacing w:before="0" w:beforeAutospacing="0" w:after="225" w:afterAutospacing="0"/>
        <w:textAlignment w:val="baseline"/>
        <w:rPr>
          <w:rFonts w:ascii="inherit" w:hAnsi="inherit" w:cs="Arial"/>
          <w:color w:val="777777"/>
          <w:sz w:val="20"/>
          <w:szCs w:val="20"/>
        </w:rPr>
      </w:pPr>
    </w:p>
    <w:p w14:paraId="3A6F2B40" w14:textId="42B6906F" w:rsidR="002F623C" w:rsidRPr="001F6603" w:rsidRDefault="002F623C" w:rsidP="002F623C">
      <w:pPr>
        <w:pStyle w:val="NormalWeb"/>
        <w:shd w:val="clear" w:color="auto" w:fill="FFFFFF"/>
        <w:spacing w:before="0" w:beforeAutospacing="0" w:after="225" w:afterAutospacing="0"/>
        <w:textAlignment w:val="baseline"/>
        <w:rPr>
          <w:rFonts w:ascii="inherit" w:hAnsi="inherit" w:cs="Arial"/>
          <w:color w:val="777777"/>
          <w:szCs w:val="20"/>
        </w:rPr>
      </w:pPr>
      <w:r w:rsidRPr="001F6603">
        <w:rPr>
          <w:rFonts w:ascii="inherit" w:hAnsi="inherit" w:cs="Arial"/>
          <w:color w:val="777777"/>
          <w:szCs w:val="20"/>
        </w:rPr>
        <w:t>Watch the video or read on below:</w:t>
      </w:r>
    </w:p>
    <w:p w14:paraId="55DB0A05" w14:textId="66938D16" w:rsidR="002F623C" w:rsidRDefault="0053791C" w:rsidP="002F623C">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4598760F" wp14:editId="03C63A23">
            <wp:extent cx="4572000" cy="3429000"/>
            <wp:effectExtent l="0" t="0" r="0" b="0"/>
            <wp:docPr id="249" name="Video 249">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Video 249">
                      <a:hlinkClick r:id="rId95"/>
                    </pic:cNvPr>
                    <pic:cNvPicPr/>
                  </pic:nvPicPr>
                  <pic:blipFill>
                    <a:blip r:embed="rId9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zcpRvHU5Ln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F1C3E81" w14:textId="3F12BAAE" w:rsidR="002F623C"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1A754B">
        <w:rPr>
          <w:rFonts w:ascii="inherit" w:hAnsi="inherit" w:cs="Arial"/>
          <w:color w:val="ED7D31" w:themeColor="accent2"/>
          <w:szCs w:val="20"/>
        </w:rPr>
        <w:t>A qualitative variable, also called a categorical variable, are </w:t>
      </w:r>
      <w:hyperlink r:id="rId97" w:history="1">
        <w:r w:rsidRPr="001A754B">
          <w:rPr>
            <w:rStyle w:val="Hyperlink"/>
            <w:rFonts w:ascii="inherit" w:eastAsiaTheme="majorEastAsia" w:hAnsi="inherit" w:cs="Arial"/>
            <w:color w:val="ED7D31" w:themeColor="accent2"/>
            <w:szCs w:val="20"/>
            <w:bdr w:val="none" w:sz="0" w:space="0" w:color="auto" w:frame="1"/>
          </w:rPr>
          <w:t>variables </w:t>
        </w:r>
      </w:hyperlink>
      <w:r w:rsidRPr="001A754B">
        <w:rPr>
          <w:rFonts w:ascii="inherit" w:hAnsi="inherit" w:cs="Arial"/>
          <w:color w:val="ED7D31" w:themeColor="accent2"/>
          <w:szCs w:val="20"/>
        </w:rPr>
        <w:t>that are </w:t>
      </w:r>
      <w:r w:rsidRPr="001A754B">
        <w:rPr>
          <w:rStyle w:val="Strong"/>
          <w:rFonts w:ascii="inherit" w:hAnsi="inherit" w:cs="Arial"/>
          <w:color w:val="ED7D31" w:themeColor="accent2"/>
          <w:szCs w:val="20"/>
          <w:bdr w:val="none" w:sz="0" w:space="0" w:color="auto" w:frame="1"/>
        </w:rPr>
        <w:t>not numerical</w:t>
      </w:r>
      <w:r w:rsidRPr="001A754B">
        <w:rPr>
          <w:rFonts w:ascii="inherit" w:hAnsi="inherit" w:cs="Arial"/>
          <w:color w:val="ED7D31" w:themeColor="accent2"/>
          <w:szCs w:val="20"/>
        </w:rPr>
        <w:t>. It describes data that fits into categories</w:t>
      </w:r>
      <w:r>
        <w:rPr>
          <w:rFonts w:ascii="inherit" w:hAnsi="inherit" w:cs="Arial"/>
          <w:color w:val="777777"/>
          <w:sz w:val="20"/>
          <w:szCs w:val="20"/>
        </w:rPr>
        <w:t xml:space="preserve">. </w:t>
      </w:r>
      <w:r w:rsidRPr="001A754B">
        <w:rPr>
          <w:rFonts w:ascii="inherit" w:hAnsi="inherit" w:cs="Arial"/>
          <w:color w:val="777777"/>
          <w:szCs w:val="20"/>
        </w:rPr>
        <w:t>For example:</w:t>
      </w:r>
    </w:p>
    <w:p w14:paraId="4C90741C" w14:textId="77777777" w:rsidR="000949A0" w:rsidRPr="001A754B" w:rsidRDefault="000949A0" w:rsidP="002F623C">
      <w:pPr>
        <w:pStyle w:val="NormalWeb"/>
        <w:shd w:val="clear" w:color="auto" w:fill="FFFFFF"/>
        <w:spacing w:before="0" w:beforeAutospacing="0" w:after="0" w:afterAutospacing="0"/>
        <w:textAlignment w:val="baseline"/>
        <w:rPr>
          <w:rFonts w:ascii="inherit" w:hAnsi="inherit" w:cs="Arial"/>
          <w:color w:val="777777"/>
          <w:szCs w:val="20"/>
        </w:rPr>
      </w:pPr>
    </w:p>
    <w:p w14:paraId="0996A8CB" w14:textId="77777777" w:rsidR="002F623C" w:rsidRPr="001A754B"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 xml:space="preserve">Eye </w:t>
      </w:r>
      <w:proofErr w:type="spellStart"/>
      <w:r w:rsidRPr="001A754B">
        <w:rPr>
          <w:rFonts w:ascii="inherit" w:hAnsi="inherit" w:cs="Arial"/>
          <w:color w:val="777777"/>
          <w:sz w:val="24"/>
          <w:szCs w:val="20"/>
        </w:rPr>
        <w:t>colors</w:t>
      </w:r>
      <w:proofErr w:type="spellEnd"/>
      <w:r w:rsidRPr="001A754B">
        <w:rPr>
          <w:rFonts w:ascii="inherit" w:hAnsi="inherit" w:cs="Arial"/>
          <w:color w:val="777777"/>
          <w:sz w:val="24"/>
          <w:szCs w:val="20"/>
        </w:rPr>
        <w:t xml:space="preserve"> (variables include: blue, green, brown, hazel).</w:t>
      </w:r>
    </w:p>
    <w:p w14:paraId="73D6239F" w14:textId="77777777" w:rsidR="002F623C" w:rsidRPr="001A754B"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States (variables include: Florida, New Jersey, Washington).</w:t>
      </w:r>
    </w:p>
    <w:p w14:paraId="79218D95" w14:textId="19F57C52" w:rsidR="002F623C" w:rsidRDefault="002F623C" w:rsidP="001730F0">
      <w:pPr>
        <w:numPr>
          <w:ilvl w:val="0"/>
          <w:numId w:val="108"/>
        </w:numPr>
        <w:shd w:val="clear" w:color="auto" w:fill="FFFFFF"/>
        <w:spacing w:after="0" w:line="240" w:lineRule="auto"/>
        <w:ind w:left="450"/>
        <w:textAlignment w:val="baseline"/>
        <w:rPr>
          <w:rFonts w:ascii="inherit" w:hAnsi="inherit" w:cs="Arial"/>
          <w:color w:val="777777"/>
          <w:sz w:val="24"/>
          <w:szCs w:val="20"/>
        </w:rPr>
      </w:pPr>
      <w:r w:rsidRPr="001A754B">
        <w:rPr>
          <w:rFonts w:ascii="inherit" w:hAnsi="inherit" w:cs="Arial"/>
          <w:color w:val="777777"/>
          <w:sz w:val="24"/>
          <w:szCs w:val="20"/>
        </w:rPr>
        <w:t>Dog breeds (variables include: Alaskan Malamute, German Shepherd, Siberian Husky, Shih tzu).</w:t>
      </w:r>
    </w:p>
    <w:p w14:paraId="79AF1FE4" w14:textId="77777777" w:rsidR="001A754B" w:rsidRPr="001A754B" w:rsidRDefault="001A754B" w:rsidP="001A754B">
      <w:pPr>
        <w:shd w:val="clear" w:color="auto" w:fill="FFFFFF"/>
        <w:spacing w:after="0" w:line="240" w:lineRule="auto"/>
        <w:ind w:left="450"/>
        <w:textAlignment w:val="baseline"/>
        <w:rPr>
          <w:rFonts w:ascii="inherit" w:hAnsi="inherit" w:cs="Arial"/>
          <w:color w:val="777777"/>
          <w:sz w:val="24"/>
          <w:szCs w:val="20"/>
        </w:rPr>
      </w:pPr>
    </w:p>
    <w:p w14:paraId="17419307" w14:textId="4E676051" w:rsidR="002F623C" w:rsidRPr="000949A0" w:rsidRDefault="002F623C" w:rsidP="002F623C">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r w:rsidRPr="000949A0">
        <w:rPr>
          <w:rFonts w:ascii="inherit" w:hAnsi="inherit" w:cs="Arial"/>
          <w:color w:val="ED7D31" w:themeColor="accent2"/>
          <w:szCs w:val="20"/>
        </w:rPr>
        <w:t>These are all qualitative variables as they have no natural order. On the other hand, </w:t>
      </w:r>
      <w:hyperlink r:id="rId98" w:history="1">
        <w:r w:rsidRPr="000949A0">
          <w:rPr>
            <w:rStyle w:val="Hyperlink"/>
            <w:rFonts w:ascii="inherit" w:eastAsiaTheme="majorEastAsia" w:hAnsi="inherit" w:cs="Arial"/>
            <w:color w:val="ED7D31" w:themeColor="accent2"/>
            <w:szCs w:val="20"/>
            <w:bdr w:val="none" w:sz="0" w:space="0" w:color="auto" w:frame="1"/>
          </w:rPr>
          <w:t>quantitative variables</w:t>
        </w:r>
      </w:hyperlink>
      <w:r w:rsidRPr="000949A0">
        <w:rPr>
          <w:rFonts w:ascii="inherit" w:hAnsi="inherit" w:cs="Arial"/>
          <w:color w:val="ED7D31" w:themeColor="accent2"/>
          <w:szCs w:val="20"/>
        </w:rPr>
        <w:t> have a value and they can be added, subtracted, divided or multiplied</w:t>
      </w:r>
      <w:r w:rsidRPr="000949A0">
        <w:rPr>
          <w:rFonts w:ascii="inherit" w:hAnsi="inherit" w:cs="Arial"/>
          <w:color w:val="ED7D31" w:themeColor="accent2"/>
          <w:sz w:val="20"/>
          <w:szCs w:val="20"/>
        </w:rPr>
        <w:t>.</w:t>
      </w:r>
    </w:p>
    <w:p w14:paraId="6EE6F23E" w14:textId="77777777" w:rsidR="001A754B" w:rsidRDefault="001A754B" w:rsidP="002F623C">
      <w:pPr>
        <w:pStyle w:val="NormalWeb"/>
        <w:shd w:val="clear" w:color="auto" w:fill="FFFFFF"/>
        <w:spacing w:before="0" w:beforeAutospacing="0" w:after="0" w:afterAutospacing="0"/>
        <w:textAlignment w:val="baseline"/>
        <w:rPr>
          <w:rFonts w:ascii="inherit" w:hAnsi="inherit" w:cs="Arial"/>
          <w:color w:val="777777"/>
          <w:sz w:val="20"/>
          <w:szCs w:val="20"/>
        </w:rPr>
      </w:pPr>
    </w:p>
    <w:p w14:paraId="49B23DCC" w14:textId="1E758E75" w:rsidR="002F623C" w:rsidRDefault="002F623C" w:rsidP="002F623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5C8807B" wp14:editId="7FA2AA8B">
            <wp:extent cx="1432560" cy="1432560"/>
            <wp:effectExtent l="0" t="0" r="0" b="0"/>
            <wp:docPr id="247" name="Picture 247" descr="qualitative variabl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litative variable.">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5F9952C" w14:textId="77777777" w:rsidR="002F623C" w:rsidRDefault="002F623C" w:rsidP="002F623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Breeds of dog are qualitative variables. How many dogs are quantitative </w:t>
      </w:r>
      <w:proofErr w:type="gramStart"/>
      <w:r>
        <w:rPr>
          <w:rFonts w:ascii="inherit" w:hAnsi="inherit" w:cs="Arial"/>
          <w:i/>
          <w:iCs/>
          <w:color w:val="777777"/>
          <w:sz w:val="20"/>
          <w:szCs w:val="20"/>
        </w:rPr>
        <w:t>variables.</w:t>
      </w:r>
      <w:proofErr w:type="gramEnd"/>
    </w:p>
    <w:tbl>
      <w:tblPr>
        <w:tblW w:w="9629" w:type="dxa"/>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4860"/>
        <w:gridCol w:w="4769"/>
      </w:tblGrid>
      <w:tr w:rsidR="002F623C" w14:paraId="3298ECF5"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2DC9F8F" w14:textId="77777777" w:rsidR="002F623C" w:rsidRDefault="002F623C">
            <w:pPr>
              <w:rPr>
                <w:rFonts w:ascii="inherit" w:hAnsi="inherit" w:cs="Times New Roman"/>
                <w:sz w:val="20"/>
                <w:szCs w:val="20"/>
              </w:rPr>
            </w:pPr>
            <w:r>
              <w:rPr>
                <w:rStyle w:val="Strong"/>
                <w:rFonts w:ascii="inherit" w:hAnsi="inherit"/>
                <w:sz w:val="20"/>
                <w:szCs w:val="20"/>
                <w:bdr w:val="none" w:sz="0" w:space="0" w:color="auto" w:frame="1"/>
              </w:rPr>
              <w:t>Quantitative Variable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4E22457" w14:textId="77777777" w:rsidR="002F623C" w:rsidRDefault="002F623C">
            <w:pPr>
              <w:rPr>
                <w:rFonts w:ascii="inherit" w:hAnsi="inherit"/>
                <w:sz w:val="20"/>
                <w:szCs w:val="20"/>
              </w:rPr>
            </w:pPr>
            <w:r>
              <w:rPr>
                <w:rStyle w:val="Strong"/>
                <w:rFonts w:ascii="inherit" w:hAnsi="inherit"/>
                <w:sz w:val="20"/>
                <w:szCs w:val="20"/>
                <w:bdr w:val="none" w:sz="0" w:space="0" w:color="auto" w:frame="1"/>
              </w:rPr>
              <w:t>Qualitative Variables</w:t>
            </w:r>
          </w:p>
        </w:tc>
      </w:tr>
      <w:tr w:rsidR="002F623C" w14:paraId="51B5447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FC73431" w14:textId="77777777" w:rsidR="002F623C" w:rsidRDefault="002F623C">
            <w:pPr>
              <w:rPr>
                <w:rFonts w:ascii="inherit" w:hAnsi="inherit"/>
                <w:sz w:val="20"/>
                <w:szCs w:val="20"/>
              </w:rPr>
            </w:pPr>
            <w:r>
              <w:rPr>
                <w:rFonts w:ascii="inherit" w:hAnsi="inherit"/>
                <w:sz w:val="20"/>
                <w:szCs w:val="20"/>
              </w:rPr>
              <w:t>Fractions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82A16B1" w14:textId="77777777" w:rsidR="002F623C" w:rsidRDefault="002F623C">
            <w:pPr>
              <w:rPr>
                <w:rFonts w:ascii="inherit" w:hAnsi="inherit"/>
                <w:sz w:val="20"/>
                <w:szCs w:val="20"/>
              </w:rPr>
            </w:pPr>
            <w:r>
              <w:rPr>
                <w:rFonts w:ascii="inherit" w:hAnsi="inherit"/>
                <w:sz w:val="20"/>
                <w:szCs w:val="20"/>
              </w:rPr>
              <w:t>Cat breeds</w:t>
            </w:r>
          </w:p>
        </w:tc>
      </w:tr>
      <w:tr w:rsidR="002F623C" w14:paraId="7CB0BCC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0F691C" w14:textId="77777777" w:rsidR="002F623C" w:rsidRDefault="002F623C">
            <w:pPr>
              <w:rPr>
                <w:rFonts w:ascii="inherit" w:hAnsi="inherit"/>
                <w:sz w:val="20"/>
                <w:szCs w:val="20"/>
              </w:rPr>
            </w:pPr>
            <w:r>
              <w:rPr>
                <w:rFonts w:ascii="inherit" w:hAnsi="inherit"/>
                <w:sz w:val="20"/>
                <w:szCs w:val="20"/>
              </w:rPr>
              <w:t>Decimals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4402AA5" w14:textId="77777777" w:rsidR="002F623C" w:rsidRDefault="002F623C">
            <w:pPr>
              <w:rPr>
                <w:rFonts w:ascii="inherit" w:hAnsi="inherit"/>
                <w:sz w:val="20"/>
                <w:szCs w:val="20"/>
              </w:rPr>
            </w:pPr>
            <w:r>
              <w:rPr>
                <w:rFonts w:ascii="inherit" w:hAnsi="inherit"/>
                <w:sz w:val="20"/>
                <w:szCs w:val="20"/>
              </w:rPr>
              <w:t>Cities</w:t>
            </w:r>
          </w:p>
        </w:tc>
      </w:tr>
      <w:tr w:rsidR="002F623C" w14:paraId="32ED04C9"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3461686" w14:textId="77777777" w:rsidR="002F623C" w:rsidRDefault="002F623C">
            <w:pPr>
              <w:rPr>
                <w:rFonts w:ascii="inherit" w:hAnsi="inherit"/>
                <w:sz w:val="20"/>
                <w:szCs w:val="20"/>
              </w:rPr>
            </w:pPr>
            <w:r>
              <w:rPr>
                <w:rFonts w:ascii="inherit" w:hAnsi="inherit"/>
                <w:sz w:val="20"/>
                <w:szCs w:val="20"/>
              </w:rPr>
              <w:lastRenderedPageBreak/>
              <w:t>Odd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2DAE76C" w14:textId="77777777" w:rsidR="002F623C" w:rsidRDefault="002F623C">
            <w:pPr>
              <w:rPr>
                <w:rFonts w:ascii="inherit" w:hAnsi="inherit"/>
                <w:sz w:val="20"/>
                <w:szCs w:val="20"/>
              </w:rPr>
            </w:pPr>
            <w:r>
              <w:rPr>
                <w:rFonts w:ascii="inherit" w:hAnsi="inherit"/>
                <w:sz w:val="20"/>
                <w:szCs w:val="20"/>
              </w:rPr>
              <w:t>Fast Food Chains</w:t>
            </w:r>
          </w:p>
        </w:tc>
      </w:tr>
      <w:tr w:rsidR="002F623C" w14:paraId="629FB53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DD51BC" w14:textId="77777777" w:rsidR="002F623C" w:rsidRDefault="002F623C">
            <w:pPr>
              <w:rPr>
                <w:rFonts w:ascii="inherit" w:hAnsi="inherit"/>
                <w:sz w:val="20"/>
                <w:szCs w:val="20"/>
              </w:rPr>
            </w:pPr>
            <w:r>
              <w:rPr>
                <w:rFonts w:ascii="inherit" w:hAnsi="inherit"/>
                <w:sz w:val="20"/>
                <w:szCs w:val="20"/>
              </w:rPr>
              <w:t>Whole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A957469" w14:textId="77777777" w:rsidR="002F623C" w:rsidRDefault="002F623C">
            <w:pPr>
              <w:rPr>
                <w:rFonts w:ascii="inherit" w:hAnsi="inherit"/>
                <w:sz w:val="20"/>
                <w:szCs w:val="20"/>
              </w:rPr>
            </w:pPr>
            <w:r>
              <w:rPr>
                <w:rFonts w:ascii="inherit" w:hAnsi="inherit"/>
                <w:sz w:val="20"/>
                <w:szCs w:val="20"/>
              </w:rPr>
              <w:t>College Major</w:t>
            </w:r>
          </w:p>
        </w:tc>
      </w:tr>
      <w:tr w:rsidR="002F623C" w14:paraId="5438B08B"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3F6D27F" w14:textId="77777777" w:rsidR="002F623C" w:rsidRDefault="002F623C">
            <w:pPr>
              <w:rPr>
                <w:rFonts w:ascii="inherit" w:hAnsi="inherit"/>
                <w:sz w:val="20"/>
                <w:szCs w:val="20"/>
              </w:rPr>
            </w:pPr>
            <w:r>
              <w:rPr>
                <w:rFonts w:ascii="inherit" w:hAnsi="inherit"/>
                <w:sz w:val="20"/>
                <w:szCs w:val="20"/>
              </w:rPr>
              <w:t>Irrational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F626BB" w14:textId="77777777" w:rsidR="002F623C" w:rsidRDefault="002F623C">
            <w:pPr>
              <w:rPr>
                <w:rFonts w:ascii="inherit" w:hAnsi="inherit"/>
                <w:sz w:val="20"/>
                <w:szCs w:val="20"/>
              </w:rPr>
            </w:pPr>
            <w:r>
              <w:rPr>
                <w:rFonts w:ascii="inherit" w:hAnsi="inherit"/>
                <w:sz w:val="20"/>
                <w:szCs w:val="20"/>
              </w:rPr>
              <w:t>Fraternities</w:t>
            </w:r>
          </w:p>
        </w:tc>
      </w:tr>
      <w:tr w:rsidR="002F623C" w14:paraId="3F44E7F8"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D9B1D2" w14:textId="77777777" w:rsidR="002F623C" w:rsidRDefault="002F623C">
            <w:pPr>
              <w:rPr>
                <w:rFonts w:ascii="inherit" w:hAnsi="inherit"/>
                <w:sz w:val="20"/>
                <w:szCs w:val="20"/>
              </w:rPr>
            </w:pPr>
            <w:r>
              <w:rPr>
                <w:rFonts w:ascii="inherit" w:hAnsi="inherit"/>
                <w:sz w:val="20"/>
                <w:szCs w:val="20"/>
              </w:rPr>
              <w:t>Ordered pairs (</w:t>
            </w:r>
            <w:proofErr w:type="spellStart"/>
            <w:proofErr w:type="gramStart"/>
            <w:r>
              <w:rPr>
                <w:rFonts w:ascii="inherit" w:hAnsi="inherit"/>
                <w:sz w:val="20"/>
                <w:szCs w:val="20"/>
              </w:rPr>
              <w:t>x,y</w:t>
            </w:r>
            <w:proofErr w:type="spellEnd"/>
            <w:proofErr w:type="gramEnd"/>
            <w:r>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387794A" w14:textId="77777777" w:rsidR="002F623C" w:rsidRDefault="002F623C">
            <w:pPr>
              <w:rPr>
                <w:rFonts w:ascii="inherit" w:hAnsi="inherit"/>
                <w:sz w:val="20"/>
                <w:szCs w:val="20"/>
              </w:rPr>
            </w:pPr>
            <w:r>
              <w:rPr>
                <w:rFonts w:ascii="inherit" w:hAnsi="inherit"/>
                <w:sz w:val="20"/>
                <w:szCs w:val="20"/>
              </w:rPr>
              <w:t xml:space="preserve">Hair </w:t>
            </w:r>
            <w:proofErr w:type="spellStart"/>
            <w:r>
              <w:rPr>
                <w:rFonts w:ascii="inherit" w:hAnsi="inherit"/>
                <w:sz w:val="20"/>
                <w:szCs w:val="20"/>
              </w:rPr>
              <w:t>Color</w:t>
            </w:r>
            <w:proofErr w:type="spellEnd"/>
          </w:p>
        </w:tc>
      </w:tr>
      <w:tr w:rsidR="002F623C" w14:paraId="4C6AA64C"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183F800" w14:textId="77777777" w:rsidR="002F623C" w:rsidRDefault="002F623C">
            <w:pPr>
              <w:rPr>
                <w:rFonts w:ascii="inherit" w:hAnsi="inherit"/>
                <w:sz w:val="20"/>
                <w:szCs w:val="20"/>
              </w:rPr>
            </w:pPr>
            <w:r>
              <w:rPr>
                <w:rFonts w:ascii="inherit" w:hAnsi="inherit"/>
                <w:sz w:val="20"/>
                <w:szCs w:val="20"/>
              </w:rPr>
              <w:t>Negative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CDE8D9" w14:textId="77777777" w:rsidR="002F623C" w:rsidRDefault="002F623C">
            <w:pPr>
              <w:rPr>
                <w:rFonts w:ascii="inherit" w:hAnsi="inherit"/>
                <w:sz w:val="20"/>
                <w:szCs w:val="20"/>
              </w:rPr>
            </w:pPr>
            <w:r>
              <w:rPr>
                <w:rFonts w:ascii="inherit" w:hAnsi="inherit"/>
                <w:sz w:val="20"/>
                <w:szCs w:val="20"/>
              </w:rPr>
              <w:t>Computer Brands</w:t>
            </w:r>
          </w:p>
        </w:tc>
      </w:tr>
      <w:tr w:rsidR="002F623C" w14:paraId="05BF4BF3"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7A86CE" w14:textId="77777777" w:rsidR="002F623C" w:rsidRDefault="002F623C">
            <w:pPr>
              <w:rPr>
                <w:rFonts w:ascii="inherit" w:hAnsi="inherit"/>
                <w:sz w:val="20"/>
                <w:szCs w:val="20"/>
              </w:rPr>
            </w:pPr>
            <w:r>
              <w:rPr>
                <w:rFonts w:ascii="inherit" w:hAnsi="inherit"/>
                <w:sz w:val="20"/>
                <w:szCs w:val="20"/>
              </w:rPr>
              <w:t>Map coordinates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925478" w14:textId="77777777" w:rsidR="002F623C" w:rsidRDefault="002F623C">
            <w:pPr>
              <w:rPr>
                <w:rFonts w:ascii="inherit" w:hAnsi="inherit"/>
                <w:sz w:val="20"/>
                <w:szCs w:val="20"/>
              </w:rPr>
            </w:pPr>
            <w:r>
              <w:rPr>
                <w:rFonts w:ascii="inherit" w:hAnsi="inherit"/>
                <w:sz w:val="20"/>
                <w:szCs w:val="20"/>
              </w:rPr>
              <w:t>Beer breweries</w:t>
            </w:r>
          </w:p>
        </w:tc>
      </w:tr>
      <w:tr w:rsidR="002F623C" w14:paraId="099D4E46"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D16047" w14:textId="77777777" w:rsidR="002F623C" w:rsidRDefault="002F623C">
            <w:pPr>
              <w:rPr>
                <w:rFonts w:ascii="inherit" w:hAnsi="inherit"/>
                <w:sz w:val="20"/>
                <w:szCs w:val="20"/>
              </w:rPr>
            </w:pPr>
            <w:r>
              <w:rPr>
                <w:rFonts w:ascii="inherit" w:hAnsi="inherit"/>
                <w:sz w:val="20"/>
                <w:szCs w:val="20"/>
              </w:rPr>
              <w:t>Positive Numbers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6743B4" w14:textId="77777777" w:rsidR="002F623C" w:rsidRDefault="002F623C">
            <w:pPr>
              <w:rPr>
                <w:rFonts w:ascii="inherit" w:hAnsi="inherit"/>
                <w:sz w:val="20"/>
                <w:szCs w:val="20"/>
              </w:rPr>
            </w:pPr>
            <w:r>
              <w:rPr>
                <w:rFonts w:ascii="inherit" w:hAnsi="inherit"/>
                <w:sz w:val="20"/>
                <w:szCs w:val="20"/>
              </w:rPr>
              <w:t>Pop music genre</w:t>
            </w:r>
          </w:p>
        </w:tc>
      </w:tr>
      <w:tr w:rsidR="002F623C" w14:paraId="1440D870" w14:textId="77777777" w:rsidTr="002F623C">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2D08CE6" w14:textId="77777777" w:rsidR="002F623C" w:rsidRDefault="002F623C">
            <w:pPr>
              <w:rPr>
                <w:rFonts w:ascii="inherit" w:hAnsi="inherit"/>
                <w:sz w:val="20"/>
                <w:szCs w:val="20"/>
              </w:rPr>
            </w:pPr>
            <w:r>
              <w:rPr>
                <w:rFonts w:ascii="inherit" w:hAnsi="inherit"/>
                <w:sz w:val="20"/>
                <w:szCs w:val="20"/>
              </w:rPr>
              <w:t>Exponents</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BA399B" w14:textId="77777777" w:rsidR="002F623C" w:rsidRDefault="002F623C">
            <w:pPr>
              <w:rPr>
                <w:rFonts w:ascii="inherit" w:hAnsi="inherit"/>
                <w:sz w:val="20"/>
                <w:szCs w:val="20"/>
              </w:rPr>
            </w:pPr>
            <w:r>
              <w:rPr>
                <w:rFonts w:ascii="inherit" w:hAnsi="inherit"/>
                <w:sz w:val="20"/>
                <w:szCs w:val="20"/>
              </w:rPr>
              <w:t>Tribe</w:t>
            </w:r>
          </w:p>
        </w:tc>
      </w:tr>
    </w:tbl>
    <w:p w14:paraId="54625565" w14:textId="77777777" w:rsidR="007B7A51" w:rsidRDefault="007B7A51" w:rsidP="002F623C">
      <w:pPr>
        <w:pStyle w:val="NormalWeb"/>
        <w:shd w:val="clear" w:color="auto" w:fill="FFFFFF"/>
        <w:spacing w:before="0" w:beforeAutospacing="0" w:after="0" w:afterAutospacing="0"/>
        <w:textAlignment w:val="baseline"/>
        <w:rPr>
          <w:rFonts w:ascii="inherit" w:hAnsi="inherit" w:cs="Arial"/>
          <w:color w:val="777777"/>
          <w:sz w:val="20"/>
          <w:szCs w:val="20"/>
        </w:rPr>
      </w:pPr>
    </w:p>
    <w:p w14:paraId="16BBEE19" w14:textId="3F705B10" w:rsidR="002F623C" w:rsidRPr="007B7A51"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7B7A51">
        <w:rPr>
          <w:rFonts w:ascii="inherit" w:hAnsi="inherit" w:cs="Arial"/>
          <w:color w:val="777777"/>
          <w:szCs w:val="20"/>
        </w:rPr>
        <w:t>As a general rule, if you can apply some kind of math (like addition), it’s a </w:t>
      </w:r>
      <w:hyperlink r:id="rId101" w:history="1">
        <w:r w:rsidRPr="007B7A51">
          <w:rPr>
            <w:rStyle w:val="Hyperlink"/>
            <w:rFonts w:ascii="inherit" w:eastAsiaTheme="majorEastAsia" w:hAnsi="inherit" w:cs="Arial"/>
            <w:color w:val="05A9C5"/>
            <w:szCs w:val="20"/>
            <w:bdr w:val="none" w:sz="0" w:space="0" w:color="auto" w:frame="1"/>
          </w:rPr>
          <w:t>quantitative variable</w:t>
        </w:r>
      </w:hyperlink>
      <w:r w:rsidRPr="007B7A51">
        <w:rPr>
          <w:rFonts w:ascii="inherit" w:hAnsi="inherit" w:cs="Arial"/>
          <w:color w:val="777777"/>
          <w:szCs w:val="20"/>
        </w:rPr>
        <w:t xml:space="preserve">. Otherwise, it’s qualitative. For example, you can’t add </w:t>
      </w:r>
      <w:proofErr w:type="spellStart"/>
      <w:r w:rsidRPr="007B7A51">
        <w:rPr>
          <w:rFonts w:ascii="inherit" w:hAnsi="inherit" w:cs="Arial"/>
          <w:color w:val="777777"/>
          <w:szCs w:val="20"/>
        </w:rPr>
        <w:t>blue+green</w:t>
      </w:r>
      <w:proofErr w:type="spellEnd"/>
      <w:r w:rsidRPr="007B7A51">
        <w:rPr>
          <w:rFonts w:ascii="inherit" w:hAnsi="inherit" w:cs="Arial"/>
          <w:color w:val="777777"/>
          <w:szCs w:val="20"/>
        </w:rPr>
        <w:t xml:space="preserve"> (unless you’re in an art class — even then you “mix” them, you don’t add them!).</w:t>
      </w:r>
    </w:p>
    <w:p w14:paraId="42A9EB68" w14:textId="64D7E3D7" w:rsidR="002F623C" w:rsidRDefault="002F623C" w:rsidP="002F623C">
      <w:pPr>
        <w:pStyle w:val="NormalWeb"/>
        <w:shd w:val="clear" w:color="auto" w:fill="FFFFFF"/>
        <w:spacing w:before="0" w:beforeAutospacing="0" w:after="0" w:afterAutospacing="0"/>
        <w:textAlignment w:val="baseline"/>
        <w:rPr>
          <w:rFonts w:ascii="inherit" w:hAnsi="inherit" w:cs="Arial"/>
          <w:color w:val="777777"/>
          <w:szCs w:val="20"/>
        </w:rPr>
      </w:pPr>
      <w:r w:rsidRPr="0001003D">
        <w:rPr>
          <w:rStyle w:val="Strong"/>
          <w:rFonts w:ascii="inherit" w:hAnsi="inherit" w:cs="Arial"/>
          <w:color w:val="ED7D31" w:themeColor="accent2"/>
          <w:szCs w:val="20"/>
          <w:bdr w:val="none" w:sz="0" w:space="0" w:color="auto" w:frame="1"/>
        </w:rPr>
        <w:t>Numbers are sometimes assigned to qualitative variables</w:t>
      </w:r>
      <w:r w:rsidRPr="0001003D">
        <w:rPr>
          <w:rFonts w:ascii="inherit" w:hAnsi="inherit" w:cs="Arial"/>
          <w:color w:val="ED7D31" w:themeColor="accent2"/>
          <w:szCs w:val="20"/>
        </w:rPr>
        <w:t> for </w:t>
      </w:r>
      <w:hyperlink r:id="rId102" w:tgtFrame="_blank" w:history="1">
        <w:r w:rsidRPr="0001003D">
          <w:rPr>
            <w:rStyle w:val="Hyperlink"/>
            <w:rFonts w:ascii="inherit" w:eastAsiaTheme="majorEastAsia" w:hAnsi="inherit" w:cs="Arial"/>
            <w:b/>
            <w:bCs/>
            <w:color w:val="ED7D31" w:themeColor="accent2"/>
            <w:szCs w:val="20"/>
            <w:bdr w:val="none" w:sz="0" w:space="0" w:color="auto" w:frame="1"/>
          </w:rPr>
          <w:t>data analysis</w:t>
        </w:r>
      </w:hyperlink>
      <w:r w:rsidRPr="0001003D">
        <w:rPr>
          <w:rFonts w:ascii="inherit" w:hAnsi="inherit" w:cs="Arial"/>
          <w:color w:val="ED7D31" w:themeColor="accent2"/>
          <w:szCs w:val="20"/>
        </w:rPr>
        <w:t>, but they are still classified as qualitative variables despite the numerical classification</w:t>
      </w:r>
      <w:r w:rsidRPr="007B7A51">
        <w:rPr>
          <w:rFonts w:ascii="inherit" w:hAnsi="inherit" w:cs="Arial"/>
          <w:color w:val="777777"/>
          <w:szCs w:val="20"/>
        </w:rPr>
        <w:t>. For example, a study may assign the number “1” to males and “2” to females.</w:t>
      </w:r>
    </w:p>
    <w:p w14:paraId="494CAC4F" w14:textId="77777777" w:rsidR="00A87F21" w:rsidRPr="007B7A51" w:rsidRDefault="00A87F21" w:rsidP="002F623C">
      <w:pPr>
        <w:pStyle w:val="NormalWeb"/>
        <w:shd w:val="clear" w:color="auto" w:fill="FFFFFF"/>
        <w:spacing w:before="0" w:beforeAutospacing="0" w:after="0" w:afterAutospacing="0"/>
        <w:textAlignment w:val="baseline"/>
        <w:rPr>
          <w:rFonts w:ascii="inherit" w:hAnsi="inherit" w:cs="Arial"/>
          <w:color w:val="777777"/>
          <w:szCs w:val="20"/>
        </w:rPr>
      </w:pPr>
    </w:p>
    <w:p w14:paraId="0BB8C2B6" w14:textId="7E794AE0" w:rsidR="002F623C" w:rsidRDefault="002F623C" w:rsidP="00A87F2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7F2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Qualitative Variables and the Nominal Scale</w:t>
      </w:r>
    </w:p>
    <w:p w14:paraId="0E3A680B" w14:textId="77777777" w:rsidR="00832DC8" w:rsidRPr="00832DC8" w:rsidRDefault="00832DC8" w:rsidP="00832DC8">
      <w:pPr>
        <w:rPr>
          <w:lang w:eastAsia="en-IN"/>
        </w:rPr>
      </w:pPr>
    </w:p>
    <w:p w14:paraId="1626F424" w14:textId="7220BCC8" w:rsidR="0076215C" w:rsidRPr="00D75685" w:rsidRDefault="002F623C" w:rsidP="00832DC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75685">
        <w:rPr>
          <w:rFonts w:ascii="inherit" w:hAnsi="inherit" w:cs="Arial"/>
          <w:color w:val="ED7D31" w:themeColor="accent2"/>
          <w:szCs w:val="20"/>
        </w:rPr>
        <w:t>Qualitative variables aren’t ordered on a numerical scale in statistics so they are assigned </w:t>
      </w:r>
      <w:hyperlink r:id="rId103" w:history="1">
        <w:r w:rsidRPr="00D75685">
          <w:rPr>
            <w:rStyle w:val="Hyperlink"/>
            <w:rFonts w:ascii="inherit" w:eastAsiaTheme="majorEastAsia" w:hAnsi="inherit" w:cs="Arial"/>
            <w:b/>
            <w:bCs/>
            <w:color w:val="ED7D31" w:themeColor="accent2"/>
            <w:szCs w:val="20"/>
            <w:bdr w:val="none" w:sz="0" w:space="0" w:color="auto" w:frame="1"/>
          </w:rPr>
          <w:t>nominal scales</w:t>
        </w:r>
      </w:hyperlink>
      <w:r w:rsidRPr="005C64D2">
        <w:rPr>
          <w:rFonts w:ascii="inherit" w:hAnsi="inherit" w:cs="Arial"/>
          <w:color w:val="777777"/>
          <w:szCs w:val="20"/>
        </w:rPr>
        <w:t xml:space="preserve">. The word “nominal” means “name”, which is exactly what qualitative variables are. A nominal scale is a scale where no ordering is possible or implied (except for alphabetical ordering like New York, Washington, West Virginia or Chelsea, Edinburgh, London). In other words, </w:t>
      </w:r>
      <w:r w:rsidRPr="00D75685">
        <w:rPr>
          <w:rFonts w:ascii="inherit" w:hAnsi="inherit" w:cs="Arial"/>
          <w:color w:val="ED7D31" w:themeColor="accent2"/>
          <w:szCs w:val="20"/>
        </w:rPr>
        <w:t>the nominal scale is where data is assigned to a category.</w:t>
      </w:r>
    </w:p>
    <w:p w14:paraId="6CF74827" w14:textId="50CA5E9A" w:rsidR="00832DC8" w:rsidRDefault="00832DC8" w:rsidP="00832DC8">
      <w:pPr>
        <w:pStyle w:val="NormalWeb"/>
        <w:shd w:val="clear" w:color="auto" w:fill="FFFFFF"/>
        <w:spacing w:before="0" w:beforeAutospacing="0" w:after="0" w:afterAutospacing="0"/>
        <w:textAlignment w:val="baseline"/>
        <w:rPr>
          <w:rFonts w:ascii="inherit" w:hAnsi="inherit" w:cs="Arial"/>
          <w:color w:val="777777"/>
          <w:szCs w:val="20"/>
        </w:rPr>
      </w:pPr>
    </w:p>
    <w:p w14:paraId="6E8A11DC" w14:textId="26B609BF" w:rsidR="00950300" w:rsidRPr="002B067D" w:rsidRDefault="00950300" w:rsidP="002B067D">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B067D">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Discrete vs Continuous variables</w:t>
      </w:r>
    </w:p>
    <w:p w14:paraId="212D2E90" w14:textId="77777777" w:rsidR="004E36CA" w:rsidRDefault="004E36CA" w:rsidP="00950300">
      <w:pPr>
        <w:pStyle w:val="NormalWeb"/>
        <w:shd w:val="clear" w:color="auto" w:fill="FFFFFF"/>
        <w:spacing w:before="0" w:beforeAutospacing="0" w:after="225" w:afterAutospacing="0"/>
        <w:textAlignment w:val="baseline"/>
        <w:rPr>
          <w:rFonts w:ascii="inherit" w:hAnsi="inherit" w:cs="Arial"/>
          <w:color w:val="777777"/>
          <w:sz w:val="20"/>
          <w:szCs w:val="20"/>
        </w:rPr>
      </w:pPr>
    </w:p>
    <w:p w14:paraId="41DC27D2" w14:textId="30A0BADB" w:rsidR="00950300" w:rsidRPr="004E26FE" w:rsidRDefault="00950300" w:rsidP="00950300">
      <w:pPr>
        <w:pStyle w:val="NormalWeb"/>
        <w:shd w:val="clear" w:color="auto" w:fill="FFFFFF"/>
        <w:spacing w:before="0" w:beforeAutospacing="0" w:after="225" w:afterAutospacing="0"/>
        <w:textAlignment w:val="baseline"/>
        <w:rPr>
          <w:rFonts w:ascii="inherit" w:hAnsi="inherit" w:cs="Arial"/>
          <w:color w:val="777777"/>
          <w:szCs w:val="20"/>
        </w:rPr>
      </w:pPr>
      <w:r w:rsidRPr="004E26FE">
        <w:rPr>
          <w:rFonts w:ascii="inherit" w:hAnsi="inherit" w:cs="Arial"/>
          <w:color w:val="777777"/>
          <w:szCs w:val="20"/>
        </w:rPr>
        <w:t>Watch the video, or read the article below:</w:t>
      </w:r>
    </w:p>
    <w:p w14:paraId="35F089B8" w14:textId="1F7EF554" w:rsidR="00950300" w:rsidRDefault="004E26FE" w:rsidP="00950300">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49651F5" wp14:editId="4E67B71F">
            <wp:extent cx="4572000" cy="3429000"/>
            <wp:effectExtent l="0" t="0" r="0" b="0"/>
            <wp:docPr id="254" name="Video 254">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Video 254">
                      <a:hlinkClick r:id="rId104"/>
                    </pic:cNvPr>
                    <pic:cNvPicPr/>
                  </pic:nvPicPr>
                  <pic:blipFill>
                    <a:blip r:embed="rId10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Rr8zDOkh9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7E016EE" w14:textId="026DC7CD" w:rsidR="00950300" w:rsidRDefault="00950300" w:rsidP="00950300">
      <w:pPr>
        <w:pStyle w:val="NormalWeb"/>
        <w:shd w:val="clear" w:color="auto" w:fill="FFFFFF"/>
        <w:spacing w:before="0" w:beforeAutospacing="0" w:after="225" w:afterAutospacing="0"/>
        <w:textAlignment w:val="baseline"/>
        <w:rPr>
          <w:rFonts w:ascii="inherit" w:hAnsi="inherit" w:cs="Arial"/>
          <w:color w:val="777777"/>
          <w:sz w:val="20"/>
          <w:szCs w:val="20"/>
        </w:rPr>
      </w:pPr>
      <w:r w:rsidRPr="00A73F2A">
        <w:rPr>
          <w:rFonts w:ascii="inherit" w:hAnsi="inherit" w:cs="Arial"/>
          <w:color w:val="ED7D31" w:themeColor="accent2"/>
          <w:szCs w:val="20"/>
        </w:rPr>
        <w:t>In a nutshell, discrete variables are points plotted on a chart and a continuous variable can be plotted as a line.</w:t>
      </w:r>
    </w:p>
    <w:p w14:paraId="1DE91750" w14:textId="03656EA1" w:rsidR="00950300" w:rsidRDefault="00950300" w:rsidP="004453C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53C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Discrete Variable?</w:t>
      </w:r>
    </w:p>
    <w:p w14:paraId="6551D341" w14:textId="77777777" w:rsidR="004453CE" w:rsidRPr="004453CE" w:rsidRDefault="004453CE" w:rsidP="004453CE">
      <w:pPr>
        <w:rPr>
          <w:lang w:eastAsia="en-IN"/>
        </w:rPr>
      </w:pPr>
    </w:p>
    <w:p w14:paraId="123013A2" w14:textId="15DD7351"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BA22B4">
        <w:rPr>
          <w:rStyle w:val="Strong"/>
          <w:rFonts w:ascii="inherit" w:hAnsi="inherit" w:cs="Arial"/>
          <w:color w:val="ED7D31" w:themeColor="accent2"/>
          <w:szCs w:val="20"/>
          <w:bdr w:val="none" w:sz="0" w:space="0" w:color="auto" w:frame="1"/>
        </w:rPr>
        <w:t>Discrete variables </w:t>
      </w:r>
      <w:r w:rsidRPr="00BA22B4">
        <w:rPr>
          <w:rFonts w:ascii="inherit" w:hAnsi="inherit" w:cs="Arial"/>
          <w:color w:val="ED7D31" w:themeColor="accent2"/>
          <w:szCs w:val="20"/>
        </w:rPr>
        <w:t>are countable in a finite amount of time</w:t>
      </w:r>
      <w:r w:rsidRPr="00BA22B4">
        <w:rPr>
          <w:rFonts w:ascii="inherit" w:hAnsi="inherit" w:cs="Arial"/>
          <w:color w:val="777777"/>
          <w:szCs w:val="20"/>
        </w:rPr>
        <w:t>. For example, you can count the change in your pocket. You can count the money in your bank account. You could also count the amount of money in </w:t>
      </w:r>
      <w:r w:rsidRPr="00BA22B4">
        <w:rPr>
          <w:rStyle w:val="Emphasis"/>
          <w:rFonts w:ascii="inherit" w:hAnsi="inherit" w:cs="Arial"/>
          <w:color w:val="777777"/>
          <w:szCs w:val="20"/>
          <w:bdr w:val="none" w:sz="0" w:space="0" w:color="auto" w:frame="1"/>
        </w:rPr>
        <w:t>everyone’s</w:t>
      </w:r>
      <w:r w:rsidRPr="00BA22B4">
        <w:rPr>
          <w:rFonts w:ascii="inherit" w:hAnsi="inherit" w:cs="Arial"/>
          <w:color w:val="777777"/>
          <w:szCs w:val="20"/>
        </w:rPr>
        <w:t> bank accounts. It might take you a long time to count that last item, but the point is—it’s still countable.</w:t>
      </w:r>
    </w:p>
    <w:p w14:paraId="6B9DB73A" w14:textId="77777777" w:rsidR="00BA22B4" w:rsidRPr="00BA22B4" w:rsidRDefault="00BA22B4"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596DF0D6" w14:textId="725F09EF" w:rsidR="00950300" w:rsidRDefault="00950300" w:rsidP="0095030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9789396" wp14:editId="37AFE7DE">
            <wp:extent cx="2857500" cy="1706880"/>
            <wp:effectExtent l="0" t="0" r="0" b="7620"/>
            <wp:docPr id="252" name="Picture 252" descr="Discrete variables on a scatter plot.">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crete variables on a scatter plot.">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7500" cy="1706880"/>
                    </a:xfrm>
                    <a:prstGeom prst="rect">
                      <a:avLst/>
                    </a:prstGeom>
                    <a:noFill/>
                    <a:ln>
                      <a:noFill/>
                    </a:ln>
                  </pic:spPr>
                </pic:pic>
              </a:graphicData>
            </a:graphic>
          </wp:inline>
        </w:drawing>
      </w:r>
    </w:p>
    <w:p w14:paraId="19111B32" w14:textId="0B1ABDAB" w:rsidR="00950300" w:rsidRPr="00B47F4B" w:rsidRDefault="00950300" w:rsidP="00B47F4B">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Discrete variables on a scatter plot.</w:t>
      </w:r>
    </w:p>
    <w:p w14:paraId="61C29B89" w14:textId="7EF07650" w:rsidR="002115A3" w:rsidRDefault="00950300" w:rsidP="002115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7F4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Continuous Variable?</w:t>
      </w:r>
    </w:p>
    <w:p w14:paraId="69F7DB31" w14:textId="77777777" w:rsidR="002115A3" w:rsidRPr="002115A3" w:rsidRDefault="002115A3" w:rsidP="002115A3">
      <w:pPr>
        <w:rPr>
          <w:lang w:eastAsia="en-IN"/>
        </w:rPr>
      </w:pPr>
    </w:p>
    <w:p w14:paraId="694035A8" w14:textId="77777777" w:rsidR="00950300" w:rsidRPr="00175DD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175DDE">
        <w:rPr>
          <w:rStyle w:val="Strong"/>
          <w:rFonts w:ascii="inherit" w:hAnsi="inherit" w:cs="Arial"/>
          <w:color w:val="ED7D31" w:themeColor="accent2"/>
          <w:szCs w:val="20"/>
          <w:bdr w:val="none" w:sz="0" w:space="0" w:color="auto" w:frame="1"/>
        </w:rPr>
        <w:t>Continuous Variables</w:t>
      </w:r>
      <w:r w:rsidRPr="00175DDE">
        <w:rPr>
          <w:rFonts w:ascii="inherit" w:hAnsi="inherit" w:cs="Arial"/>
          <w:color w:val="ED7D31" w:themeColor="accent2"/>
          <w:szCs w:val="20"/>
        </w:rPr>
        <w:t> would (literally) take forever to count. In fact, you would get to “forever” and never finish counting them</w:t>
      </w:r>
      <w:r w:rsidRPr="00175DDE">
        <w:rPr>
          <w:rFonts w:ascii="inherit" w:hAnsi="inherit" w:cs="Arial"/>
          <w:color w:val="777777"/>
          <w:szCs w:val="20"/>
        </w:rPr>
        <w:t xml:space="preserve">. </w:t>
      </w:r>
      <w:r w:rsidRPr="00ED1210">
        <w:rPr>
          <w:rFonts w:ascii="inherit" w:hAnsi="inherit" w:cs="Arial"/>
          <w:color w:val="ED7D31" w:themeColor="accent2"/>
          <w:szCs w:val="20"/>
        </w:rPr>
        <w:t>For example, take age. You can’t count “age”.</w:t>
      </w:r>
      <w:r w:rsidRPr="00ED1210">
        <w:rPr>
          <w:rStyle w:val="Strong"/>
          <w:rFonts w:ascii="inherit" w:hAnsi="inherit" w:cs="Arial"/>
          <w:color w:val="ED7D31" w:themeColor="accent2"/>
          <w:szCs w:val="20"/>
          <w:bdr w:val="none" w:sz="0" w:space="0" w:color="auto" w:frame="1"/>
        </w:rPr>
        <w:t> Why not?</w:t>
      </w:r>
      <w:r w:rsidRPr="00ED1210">
        <w:rPr>
          <w:rFonts w:ascii="inherit" w:hAnsi="inherit" w:cs="Arial"/>
          <w:color w:val="ED7D31" w:themeColor="accent2"/>
          <w:szCs w:val="20"/>
        </w:rPr>
        <w:t> Because it would literally take forever</w:t>
      </w:r>
      <w:r w:rsidRPr="00175DDE">
        <w:rPr>
          <w:rFonts w:ascii="inherit" w:hAnsi="inherit" w:cs="Arial"/>
          <w:color w:val="777777"/>
          <w:szCs w:val="20"/>
        </w:rPr>
        <w:t>. For example, you could be:</w:t>
      </w:r>
      <w:r w:rsidRPr="00175DDE">
        <w:rPr>
          <w:rFonts w:ascii="inherit" w:hAnsi="inherit" w:cs="Arial"/>
          <w:color w:val="777777"/>
          <w:szCs w:val="20"/>
        </w:rPr>
        <w:br/>
      </w:r>
      <w:r w:rsidRPr="00175DDE">
        <w:rPr>
          <w:rFonts w:ascii="inherit" w:hAnsi="inherit" w:cs="Arial"/>
          <w:color w:val="777777"/>
          <w:szCs w:val="20"/>
        </w:rPr>
        <w:lastRenderedPageBreak/>
        <w:t xml:space="preserve">25 years, 10 months, 2 days, 5 hours, 4 seconds, 4 milliseconds, 8 nanoseconds, 99 </w:t>
      </w:r>
      <w:proofErr w:type="spellStart"/>
      <w:r w:rsidRPr="00175DDE">
        <w:rPr>
          <w:rFonts w:ascii="inherit" w:hAnsi="inherit" w:cs="Arial"/>
          <w:color w:val="777777"/>
          <w:szCs w:val="20"/>
        </w:rPr>
        <w:t>picosends</w:t>
      </w:r>
      <w:proofErr w:type="spellEnd"/>
      <w:r w:rsidRPr="00175DDE">
        <w:rPr>
          <w:rFonts w:ascii="inherit" w:hAnsi="inherit" w:cs="Arial"/>
          <w:color w:val="777777"/>
          <w:szCs w:val="20"/>
        </w:rPr>
        <w:t>…and so on.</w:t>
      </w:r>
    </w:p>
    <w:p w14:paraId="5F575967" w14:textId="71E0275B" w:rsidR="00950300" w:rsidRPr="00175DDE" w:rsidRDefault="00950300" w:rsidP="00950300">
      <w:pPr>
        <w:shd w:val="clear" w:color="auto" w:fill="FFFFFF"/>
        <w:textAlignment w:val="baseline"/>
        <w:rPr>
          <w:rFonts w:ascii="inherit" w:hAnsi="inherit" w:cs="Arial"/>
          <w:color w:val="777777"/>
          <w:sz w:val="24"/>
          <w:szCs w:val="20"/>
        </w:rPr>
      </w:pPr>
      <w:r w:rsidRPr="00175DDE">
        <w:rPr>
          <w:rFonts w:ascii="inherit" w:hAnsi="inherit" w:cs="Arial"/>
          <w:noProof/>
          <w:color w:val="05A9C5"/>
          <w:sz w:val="24"/>
          <w:szCs w:val="20"/>
          <w:bdr w:val="none" w:sz="0" w:space="0" w:color="auto" w:frame="1"/>
        </w:rPr>
        <w:drawing>
          <wp:inline distT="0" distB="0" distL="0" distR="0" wp14:anchorId="41C2A5C1" wp14:editId="2C707909">
            <wp:extent cx="1432560" cy="1432560"/>
            <wp:effectExtent l="0" t="0" r="0" b="0"/>
            <wp:docPr id="251" name="Picture 251" descr="discrete vs continuous variables">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rete vs continuous variables">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50DA96C" w14:textId="77777777" w:rsidR="00950300" w:rsidRPr="00175DDE" w:rsidRDefault="00950300" w:rsidP="0095030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175DDE">
        <w:rPr>
          <w:rFonts w:ascii="inherit" w:hAnsi="inherit" w:cs="Arial"/>
          <w:i/>
          <w:iCs/>
          <w:color w:val="777777"/>
          <w:szCs w:val="20"/>
        </w:rPr>
        <w:t>Time is a continuous variable.</w:t>
      </w:r>
    </w:p>
    <w:p w14:paraId="68296860" w14:textId="77777777" w:rsidR="00950300" w:rsidRPr="00175DDE" w:rsidRDefault="00950300" w:rsidP="00950300">
      <w:pPr>
        <w:shd w:val="clear" w:color="auto" w:fill="FFFFFF"/>
        <w:textAlignment w:val="baseline"/>
        <w:rPr>
          <w:rFonts w:ascii="Arial" w:hAnsi="Arial" w:cs="Arial"/>
          <w:color w:val="777777"/>
          <w:sz w:val="24"/>
          <w:szCs w:val="20"/>
        </w:rPr>
      </w:pPr>
      <w:r w:rsidRPr="00175DDE">
        <w:rPr>
          <w:rFonts w:ascii="Arial" w:hAnsi="Arial" w:cs="Arial"/>
          <w:color w:val="777777"/>
          <w:sz w:val="24"/>
          <w:szCs w:val="20"/>
        </w:rPr>
        <w:br w:type="textWrapping" w:clear="left"/>
      </w:r>
      <w:r w:rsidRPr="00175DDE">
        <w:rPr>
          <w:rFonts w:ascii="Arial" w:hAnsi="Arial" w:cs="Arial"/>
          <w:color w:val="777777"/>
          <w:sz w:val="24"/>
          <w:szCs w:val="20"/>
        </w:rPr>
        <w:br/>
      </w:r>
      <w:r w:rsidRPr="00ED1210">
        <w:rPr>
          <w:rFonts w:ascii="Arial" w:hAnsi="Arial" w:cs="Arial"/>
          <w:color w:val="ED7D31" w:themeColor="accent2"/>
          <w:sz w:val="24"/>
          <w:szCs w:val="20"/>
        </w:rPr>
        <w:t>You </w:t>
      </w:r>
      <w:r w:rsidRPr="00ED1210">
        <w:rPr>
          <w:rStyle w:val="Emphasis"/>
          <w:rFonts w:ascii="inherit" w:hAnsi="inherit" w:cs="Arial"/>
          <w:color w:val="ED7D31" w:themeColor="accent2"/>
          <w:sz w:val="24"/>
          <w:szCs w:val="20"/>
          <w:bdr w:val="none" w:sz="0" w:space="0" w:color="auto" w:frame="1"/>
        </w:rPr>
        <w:t>could</w:t>
      </w:r>
      <w:r w:rsidRPr="00ED1210">
        <w:rPr>
          <w:rFonts w:ascii="Arial" w:hAnsi="Arial" w:cs="Arial"/>
          <w:color w:val="ED7D31" w:themeColor="accent2"/>
          <w:sz w:val="24"/>
          <w:szCs w:val="20"/>
        </w:rPr>
        <w:t> turn age into a discrete variable and then you could count it</w:t>
      </w:r>
      <w:r w:rsidRPr="00175DDE">
        <w:rPr>
          <w:rFonts w:ascii="Arial" w:hAnsi="Arial" w:cs="Arial"/>
          <w:color w:val="777777"/>
          <w:sz w:val="24"/>
          <w:szCs w:val="20"/>
        </w:rPr>
        <w:t>. For example:</w:t>
      </w:r>
    </w:p>
    <w:p w14:paraId="17962A68" w14:textId="77777777" w:rsidR="00950300" w:rsidRPr="00175DDE" w:rsidRDefault="00950300" w:rsidP="001730F0">
      <w:pPr>
        <w:numPr>
          <w:ilvl w:val="0"/>
          <w:numId w:val="109"/>
        </w:numPr>
        <w:shd w:val="clear" w:color="auto" w:fill="FFFFFF"/>
        <w:spacing w:after="0" w:line="240" w:lineRule="auto"/>
        <w:ind w:left="450"/>
        <w:textAlignment w:val="baseline"/>
        <w:rPr>
          <w:rFonts w:ascii="inherit" w:hAnsi="inherit" w:cs="Arial"/>
          <w:color w:val="777777"/>
          <w:sz w:val="24"/>
          <w:szCs w:val="20"/>
        </w:rPr>
      </w:pPr>
      <w:r w:rsidRPr="00175DDE">
        <w:rPr>
          <w:rFonts w:ascii="inherit" w:hAnsi="inherit" w:cs="Arial"/>
          <w:color w:val="777777"/>
          <w:sz w:val="24"/>
          <w:szCs w:val="20"/>
        </w:rPr>
        <w:t>A person’s age in years.</w:t>
      </w:r>
    </w:p>
    <w:p w14:paraId="76E59119" w14:textId="6908DBD3" w:rsidR="00950300" w:rsidRDefault="00950300" w:rsidP="001730F0">
      <w:pPr>
        <w:numPr>
          <w:ilvl w:val="0"/>
          <w:numId w:val="109"/>
        </w:numPr>
        <w:shd w:val="clear" w:color="auto" w:fill="FFFFFF"/>
        <w:spacing w:after="0" w:line="240" w:lineRule="auto"/>
        <w:ind w:left="450"/>
        <w:textAlignment w:val="baseline"/>
        <w:rPr>
          <w:rFonts w:ascii="inherit" w:hAnsi="inherit" w:cs="Arial"/>
          <w:color w:val="777777"/>
          <w:sz w:val="24"/>
          <w:szCs w:val="20"/>
        </w:rPr>
      </w:pPr>
      <w:r w:rsidRPr="00175DDE">
        <w:rPr>
          <w:rFonts w:ascii="inherit" w:hAnsi="inherit" w:cs="Arial"/>
          <w:color w:val="777777"/>
          <w:sz w:val="24"/>
          <w:szCs w:val="20"/>
        </w:rPr>
        <w:t>A baby’s age in months.</w:t>
      </w:r>
    </w:p>
    <w:p w14:paraId="13E62072" w14:textId="77777777" w:rsidR="00F458C9" w:rsidRPr="00175DDE" w:rsidRDefault="00F458C9" w:rsidP="00896ACA">
      <w:pPr>
        <w:shd w:val="clear" w:color="auto" w:fill="FFFFFF"/>
        <w:spacing w:after="0" w:line="240" w:lineRule="auto"/>
        <w:ind w:left="450"/>
        <w:textAlignment w:val="baseline"/>
        <w:rPr>
          <w:rFonts w:ascii="inherit" w:hAnsi="inherit" w:cs="Arial"/>
          <w:color w:val="777777"/>
          <w:sz w:val="24"/>
          <w:szCs w:val="20"/>
        </w:rPr>
      </w:pPr>
    </w:p>
    <w:p w14:paraId="5FFC6A8F" w14:textId="1836755E"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175DDE">
        <w:rPr>
          <w:rFonts w:ascii="inherit" w:hAnsi="inherit" w:cs="Arial"/>
          <w:color w:val="777777"/>
          <w:szCs w:val="20"/>
        </w:rPr>
        <w:t>Take a look at this article on </w:t>
      </w:r>
      <w:hyperlink r:id="rId110" w:tgtFrame="_blank" w:history="1">
        <w:r w:rsidRPr="00175DDE">
          <w:rPr>
            <w:rStyle w:val="Hyperlink"/>
            <w:rFonts w:ascii="inherit" w:eastAsiaTheme="majorEastAsia" w:hAnsi="inherit" w:cs="Arial"/>
            <w:color w:val="05A9C5"/>
            <w:szCs w:val="20"/>
            <w:bdr w:val="none" w:sz="0" w:space="0" w:color="auto" w:frame="1"/>
          </w:rPr>
          <w:t>orders of magnitude of time </w:t>
        </w:r>
      </w:hyperlink>
      <w:r w:rsidRPr="00175DDE">
        <w:rPr>
          <w:rFonts w:ascii="inherit" w:hAnsi="inherit" w:cs="Arial"/>
          <w:color w:val="777777"/>
          <w:szCs w:val="20"/>
        </w:rPr>
        <w:t xml:space="preserve">and you’ll see why time or age just isn’t countable. </w:t>
      </w:r>
      <w:r w:rsidRPr="00C16318">
        <w:rPr>
          <w:rFonts w:ascii="inherit" w:hAnsi="inherit" w:cs="Arial"/>
          <w:color w:val="ED7D31" w:themeColor="accent2"/>
          <w:szCs w:val="20"/>
        </w:rPr>
        <w:t xml:space="preserve">Try counting your age in </w:t>
      </w:r>
      <w:proofErr w:type="spellStart"/>
      <w:r w:rsidRPr="00C16318">
        <w:rPr>
          <w:rFonts w:ascii="inherit" w:hAnsi="inherit" w:cs="Arial"/>
          <w:color w:val="ED7D31" w:themeColor="accent2"/>
          <w:szCs w:val="20"/>
        </w:rPr>
        <w:t>Planctoseconds</w:t>
      </w:r>
      <w:proofErr w:type="spellEnd"/>
      <w:r w:rsidRPr="00C16318">
        <w:rPr>
          <w:rFonts w:ascii="inherit" w:hAnsi="inherit" w:cs="Arial"/>
          <w:color w:val="ED7D31" w:themeColor="accent2"/>
          <w:szCs w:val="20"/>
        </w:rPr>
        <w:t xml:space="preserve"> </w:t>
      </w:r>
      <w:r w:rsidRPr="00175DDE">
        <w:rPr>
          <w:rFonts w:ascii="inherit" w:hAnsi="inherit" w:cs="Arial"/>
          <w:color w:val="777777"/>
          <w:szCs w:val="20"/>
        </w:rPr>
        <w:t>(good luck…see you at the end of time!).</w:t>
      </w:r>
    </w:p>
    <w:p w14:paraId="7C415C9B" w14:textId="77777777" w:rsidR="00E74707" w:rsidRPr="00175DDE" w:rsidRDefault="00E74707"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7190E12A" w14:textId="616588EE" w:rsidR="00950300" w:rsidRDefault="00950300" w:rsidP="00C1631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631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Discrete vs Continuous variables: Steps</w:t>
      </w:r>
    </w:p>
    <w:p w14:paraId="0F42F60B" w14:textId="77777777" w:rsidR="00C16318" w:rsidRPr="00C16318" w:rsidRDefault="00C16318" w:rsidP="00C16318">
      <w:pPr>
        <w:rPr>
          <w:lang w:eastAsia="en-IN"/>
        </w:rPr>
      </w:pPr>
    </w:p>
    <w:p w14:paraId="5E1AF3B4" w14:textId="77777777" w:rsidR="00950300" w:rsidRPr="00C66BE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0000FF"/>
          <w:szCs w:val="20"/>
          <w:bdr w:val="none" w:sz="0" w:space="0" w:color="auto" w:frame="1"/>
        </w:rPr>
        <w:t>Step 1:</w:t>
      </w:r>
      <w:r w:rsidRPr="00C66BEE">
        <w:rPr>
          <w:rFonts w:ascii="inherit" w:hAnsi="inherit" w:cs="Arial"/>
          <w:color w:val="777777"/>
          <w:szCs w:val="20"/>
        </w:rPr>
        <w:t> </w:t>
      </w:r>
      <w:r w:rsidRPr="00CD14FD">
        <w:rPr>
          <w:rFonts w:ascii="inherit" w:hAnsi="inherit" w:cs="Arial"/>
          <w:color w:val="ED7D31" w:themeColor="accent2"/>
          <w:szCs w:val="20"/>
        </w:rPr>
        <w:t>Figure out how long it would take you to sit down and </w:t>
      </w:r>
      <w:r w:rsidRPr="00CD14FD">
        <w:rPr>
          <w:rStyle w:val="Strong"/>
          <w:rFonts w:ascii="inherit" w:hAnsi="inherit" w:cs="Arial"/>
          <w:color w:val="ED7D31" w:themeColor="accent2"/>
          <w:szCs w:val="20"/>
          <w:bdr w:val="none" w:sz="0" w:space="0" w:color="auto" w:frame="1"/>
        </w:rPr>
        <w:t>count out</w:t>
      </w:r>
      <w:r w:rsidRPr="00CD14FD">
        <w:rPr>
          <w:rFonts w:ascii="inherit" w:hAnsi="inherit" w:cs="Arial"/>
          <w:color w:val="ED7D31" w:themeColor="accent2"/>
          <w:szCs w:val="20"/>
        </w:rPr>
        <w:t> the possible values of your </w:t>
      </w:r>
      <w:hyperlink r:id="rId111" w:history="1">
        <w:r w:rsidRPr="00CD14FD">
          <w:rPr>
            <w:rStyle w:val="Hyperlink"/>
            <w:rFonts w:ascii="inherit" w:eastAsiaTheme="majorEastAsia" w:hAnsi="inherit" w:cs="Arial"/>
            <w:color w:val="ED7D31" w:themeColor="accent2"/>
            <w:szCs w:val="20"/>
            <w:bdr w:val="none" w:sz="0" w:space="0" w:color="auto" w:frame="1"/>
          </w:rPr>
          <w:t>variable</w:t>
        </w:r>
      </w:hyperlink>
      <w:r w:rsidRPr="00C66BEE">
        <w:rPr>
          <w:rFonts w:ascii="inherit" w:hAnsi="inherit" w:cs="Arial"/>
          <w:color w:val="777777"/>
          <w:szCs w:val="20"/>
        </w:rPr>
        <w:t xml:space="preserve">. For example, if your variable is “Temperature in Arizona,” how long would it take you to write every possible </w:t>
      </w:r>
      <w:r w:rsidRPr="00CD14FD">
        <w:rPr>
          <w:rFonts w:ascii="inherit" w:hAnsi="inherit" w:cs="Arial"/>
          <w:color w:val="ED7D31" w:themeColor="accent2"/>
          <w:szCs w:val="20"/>
        </w:rPr>
        <w:t>temperature</w:t>
      </w:r>
      <w:r w:rsidRPr="00C66BEE">
        <w:rPr>
          <w:rFonts w:ascii="inherit" w:hAnsi="inherit" w:cs="Arial"/>
          <w:color w:val="777777"/>
          <w:szCs w:val="20"/>
        </w:rPr>
        <w:t>? It would take you literally forever:</w:t>
      </w:r>
    </w:p>
    <w:p w14:paraId="4B042C83" w14:textId="77777777" w:rsidR="00950300" w:rsidRPr="00C66BEE" w:rsidRDefault="00950300" w:rsidP="00950300">
      <w:pPr>
        <w:pStyle w:val="NormalWeb"/>
        <w:shd w:val="clear" w:color="auto" w:fill="FFFFFF"/>
        <w:spacing w:before="0" w:beforeAutospacing="0" w:after="225" w:afterAutospacing="0"/>
        <w:textAlignment w:val="baseline"/>
        <w:rPr>
          <w:rFonts w:ascii="inherit" w:hAnsi="inherit" w:cs="Arial"/>
          <w:color w:val="777777"/>
          <w:szCs w:val="20"/>
        </w:rPr>
      </w:pPr>
      <w:r w:rsidRPr="00C66BEE">
        <w:rPr>
          <w:rFonts w:ascii="inherit" w:hAnsi="inherit" w:cs="Arial"/>
          <w:color w:val="777777"/>
          <w:szCs w:val="20"/>
        </w:rPr>
        <w:t>50°, 50.1°, 50.11°, 50.111°, 50.1111°, …</w:t>
      </w:r>
    </w:p>
    <w:p w14:paraId="7A2C7B8C" w14:textId="095E1C59" w:rsidR="00950300" w:rsidRDefault="00950300" w:rsidP="00950300">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C66BEE">
        <w:rPr>
          <w:rFonts w:ascii="inherit" w:hAnsi="inherit" w:cs="Arial"/>
          <w:color w:val="777777"/>
          <w:szCs w:val="20"/>
        </w:rPr>
        <w:t>If you start counting now and never, ever, ever finish (i.e. the numbers go on and on until infinity), you have what’s called a </w:t>
      </w:r>
      <w:r w:rsidRPr="00C66BEE">
        <w:rPr>
          <w:rStyle w:val="Strong"/>
          <w:rFonts w:ascii="inherit" w:hAnsi="inherit" w:cs="Arial"/>
          <w:color w:val="777777"/>
          <w:szCs w:val="20"/>
          <w:bdr w:val="none" w:sz="0" w:space="0" w:color="auto" w:frame="1"/>
        </w:rPr>
        <w:t>continuous variable.</w:t>
      </w:r>
    </w:p>
    <w:p w14:paraId="7A722B9D" w14:textId="77777777" w:rsidR="00DA4B22" w:rsidRPr="00C66BEE" w:rsidRDefault="00DA4B22"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178CA186" w14:textId="0DBD85AB" w:rsidR="00950300"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777777"/>
          <w:szCs w:val="20"/>
        </w:rPr>
        <w:t xml:space="preserve">If your variable is “Number of Planets around a star,” then you can count </w:t>
      </w:r>
      <w:proofErr w:type="gramStart"/>
      <w:r w:rsidRPr="00C66BEE">
        <w:rPr>
          <w:rFonts w:ascii="inherit" w:hAnsi="inherit" w:cs="Arial"/>
          <w:color w:val="777777"/>
          <w:szCs w:val="20"/>
        </w:rPr>
        <w:t>all of</w:t>
      </w:r>
      <w:proofErr w:type="gramEnd"/>
      <w:r w:rsidRPr="00C66BEE">
        <w:rPr>
          <w:rFonts w:ascii="inherit" w:hAnsi="inherit" w:cs="Arial"/>
          <w:color w:val="777777"/>
          <w:szCs w:val="20"/>
        </w:rPr>
        <w:t xml:space="preserve"> the numbers out (there can’t be an infinite number of planets). That is a </w:t>
      </w:r>
      <w:r w:rsidRPr="00C66BEE">
        <w:rPr>
          <w:rStyle w:val="Strong"/>
          <w:rFonts w:ascii="inherit" w:hAnsi="inherit" w:cs="Arial"/>
          <w:color w:val="777777"/>
          <w:szCs w:val="20"/>
          <w:bdr w:val="none" w:sz="0" w:space="0" w:color="auto" w:frame="1"/>
        </w:rPr>
        <w:t>discrete variable</w:t>
      </w:r>
      <w:r w:rsidRPr="00C66BEE">
        <w:rPr>
          <w:rFonts w:ascii="inherit" w:hAnsi="inherit" w:cs="Arial"/>
          <w:color w:val="777777"/>
          <w:szCs w:val="20"/>
        </w:rPr>
        <w:t>.</w:t>
      </w:r>
    </w:p>
    <w:p w14:paraId="3ABDAD4A" w14:textId="77777777" w:rsidR="005D1CB9" w:rsidRPr="00C66BEE" w:rsidRDefault="005D1CB9" w:rsidP="00950300">
      <w:pPr>
        <w:pStyle w:val="NormalWeb"/>
        <w:shd w:val="clear" w:color="auto" w:fill="FFFFFF"/>
        <w:spacing w:before="0" w:beforeAutospacing="0" w:after="0" w:afterAutospacing="0"/>
        <w:textAlignment w:val="baseline"/>
        <w:rPr>
          <w:rFonts w:ascii="inherit" w:hAnsi="inherit" w:cs="Arial"/>
          <w:color w:val="777777"/>
          <w:szCs w:val="20"/>
        </w:rPr>
      </w:pPr>
    </w:p>
    <w:p w14:paraId="091D484E" w14:textId="77777777" w:rsidR="00950300" w:rsidRPr="00C66BEE" w:rsidRDefault="00950300" w:rsidP="00950300">
      <w:pPr>
        <w:pStyle w:val="NormalWeb"/>
        <w:shd w:val="clear" w:color="auto" w:fill="FFFFFF"/>
        <w:spacing w:before="0" w:beforeAutospacing="0" w:after="0" w:afterAutospacing="0"/>
        <w:textAlignment w:val="baseline"/>
        <w:rPr>
          <w:rFonts w:ascii="inherit" w:hAnsi="inherit" w:cs="Arial"/>
          <w:color w:val="777777"/>
          <w:szCs w:val="20"/>
        </w:rPr>
      </w:pPr>
      <w:r w:rsidRPr="00C66BEE">
        <w:rPr>
          <w:rFonts w:ascii="inherit" w:hAnsi="inherit" w:cs="Arial"/>
          <w:color w:val="0000FF"/>
          <w:szCs w:val="20"/>
          <w:bdr w:val="none" w:sz="0" w:space="0" w:color="auto" w:frame="1"/>
        </w:rPr>
        <w:t>Step 2:</w:t>
      </w:r>
      <w:r w:rsidRPr="00C66BEE">
        <w:rPr>
          <w:rFonts w:ascii="inherit" w:hAnsi="inherit" w:cs="Arial"/>
          <w:color w:val="777777"/>
          <w:szCs w:val="20"/>
        </w:rPr>
        <w:t> </w:t>
      </w:r>
      <w:r w:rsidRPr="00CD14FD">
        <w:rPr>
          <w:rFonts w:ascii="inherit" w:hAnsi="inherit" w:cs="Arial"/>
          <w:b/>
          <w:color w:val="ED7D31" w:themeColor="accent2"/>
          <w:szCs w:val="20"/>
        </w:rPr>
        <w:t>Think about “hidden” numbers that you haven’t considered</w:t>
      </w:r>
      <w:r w:rsidRPr="00C66BEE">
        <w:rPr>
          <w:rFonts w:ascii="inherit" w:hAnsi="inherit" w:cs="Arial"/>
          <w:color w:val="777777"/>
          <w:szCs w:val="20"/>
        </w:rPr>
        <w:t xml:space="preserve">. </w:t>
      </w:r>
      <w:r w:rsidRPr="00DA4B22">
        <w:rPr>
          <w:rFonts w:ascii="inherit" w:hAnsi="inherit" w:cs="Arial"/>
          <w:color w:val="ED7D31" w:themeColor="accent2"/>
          <w:szCs w:val="20"/>
        </w:rPr>
        <w:t xml:space="preserve">For example: is time a discrete or continuous variable? You might think it’s continuous (after all, time goes on forever, right?) but if we’re thinking about numbers on a wristwatch </w:t>
      </w:r>
      <w:r w:rsidRPr="00C66BEE">
        <w:rPr>
          <w:rFonts w:ascii="inherit" w:hAnsi="inherit" w:cs="Arial"/>
          <w:color w:val="777777"/>
          <w:szCs w:val="20"/>
        </w:rPr>
        <w:t>(or a stop watch), those numbers are </w:t>
      </w:r>
      <w:r w:rsidRPr="00C66BEE">
        <w:rPr>
          <w:rStyle w:val="Strong"/>
          <w:rFonts w:ascii="inherit" w:hAnsi="inherit" w:cs="Arial"/>
          <w:color w:val="777777"/>
          <w:szCs w:val="20"/>
          <w:bdr w:val="none" w:sz="0" w:space="0" w:color="auto" w:frame="1"/>
        </w:rPr>
        <w:t>limited</w:t>
      </w:r>
      <w:r w:rsidRPr="00C66BEE">
        <w:rPr>
          <w:rFonts w:ascii="inherit" w:hAnsi="inherit" w:cs="Arial"/>
          <w:color w:val="777777"/>
          <w:szCs w:val="20"/>
        </w:rPr>
        <w:t> by the numbers or number of decimal places that a manufacturer has decided to put into the watch. It’s unlikely that you’ll be given an ambiguous question like this in your elementary stats class but it’s worth thinking about!</w:t>
      </w:r>
    </w:p>
    <w:p w14:paraId="436B9BC6" w14:textId="23406540" w:rsidR="00950300" w:rsidRDefault="00950300" w:rsidP="0095030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35DA2CB" wp14:editId="3DF2B617">
            <wp:extent cx="2811780" cy="2857500"/>
            <wp:effectExtent l="0" t="0" r="7620" b="0"/>
            <wp:docPr id="250" name="Picture 250" descr="graph">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11780" cy="2857500"/>
                    </a:xfrm>
                    <a:prstGeom prst="rect">
                      <a:avLst/>
                    </a:prstGeom>
                    <a:noFill/>
                    <a:ln>
                      <a:noFill/>
                    </a:ln>
                  </pic:spPr>
                </pic:pic>
              </a:graphicData>
            </a:graphic>
          </wp:inline>
        </w:drawing>
      </w:r>
    </w:p>
    <w:p w14:paraId="1243C0B1" w14:textId="77777777" w:rsidR="00950300" w:rsidRDefault="00950300" w:rsidP="0095030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This graph of -4/5x+3 has continuous variables — it could go on forever…</w:t>
      </w:r>
    </w:p>
    <w:p w14:paraId="7E9C1E33" w14:textId="77777777" w:rsidR="00950300" w:rsidRPr="005C64D2" w:rsidRDefault="00950300" w:rsidP="00832DC8">
      <w:pPr>
        <w:pStyle w:val="NormalWeb"/>
        <w:shd w:val="clear" w:color="auto" w:fill="FFFFFF"/>
        <w:spacing w:before="0" w:beforeAutospacing="0" w:after="0" w:afterAutospacing="0"/>
        <w:textAlignment w:val="baseline"/>
        <w:rPr>
          <w:rFonts w:ascii="inherit" w:hAnsi="inherit" w:cs="Arial"/>
          <w:color w:val="777777"/>
          <w:szCs w:val="20"/>
        </w:rPr>
      </w:pPr>
    </w:p>
    <w:p w14:paraId="57AB9A95" w14:textId="727E1241" w:rsidR="006A5236" w:rsidRPr="00D06BC3" w:rsidRDefault="006A5236" w:rsidP="00A471B0">
      <w:pPr>
        <w:pStyle w:val="Heading2"/>
        <w:shd w:val="clear" w:color="auto" w:fill="FFFFFF"/>
        <w:spacing w:before="0" w:line="525" w:lineRule="atLeast"/>
        <w:textAlignment w:val="baseline"/>
        <w:rPr>
          <w:rFonts w:ascii="Arial" w:hAnsi="Arial" w:cs="Arial"/>
          <w:b/>
          <w:bCs/>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71B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 of Statistics:</w:t>
      </w:r>
    </w:p>
    <w:p w14:paraId="698F462A" w14:textId="57F3CF51" w:rsidR="006A5236" w:rsidRPr="000A5C57" w:rsidRDefault="006A5236" w:rsidP="00C075BE">
      <w:pPr>
        <w:numPr>
          <w:ilvl w:val="0"/>
          <w:numId w:val="3"/>
        </w:numPr>
        <w:shd w:val="clear" w:color="auto" w:fill="FFFFFF"/>
        <w:spacing w:after="0" w:line="240" w:lineRule="auto"/>
        <w:textAlignment w:val="baseline"/>
        <w:rPr>
          <w:rFonts w:ascii="inherit" w:hAnsi="inherit" w:cs="Arial"/>
          <w:color w:val="777777"/>
          <w:sz w:val="24"/>
          <w:szCs w:val="20"/>
        </w:rPr>
      </w:pPr>
      <w:r w:rsidRPr="000A5C57">
        <w:rPr>
          <w:rFonts w:ascii="inherit" w:hAnsi="inherit" w:cs="Arial"/>
          <w:color w:val="777777"/>
          <w:sz w:val="24"/>
          <w:szCs w:val="20"/>
        </w:rPr>
        <w:t>Descriptive Statistics</w:t>
      </w:r>
    </w:p>
    <w:p w14:paraId="3F65447F" w14:textId="20DB0935" w:rsidR="006A5236" w:rsidRPr="000A5C57" w:rsidRDefault="00D07F14" w:rsidP="00C075BE">
      <w:pPr>
        <w:numPr>
          <w:ilvl w:val="0"/>
          <w:numId w:val="3"/>
        </w:numPr>
        <w:shd w:val="clear" w:color="auto" w:fill="FFFFFF"/>
        <w:spacing w:after="0" w:line="240" w:lineRule="auto"/>
        <w:textAlignment w:val="baseline"/>
        <w:rPr>
          <w:rFonts w:ascii="inherit" w:hAnsi="inherit" w:cs="Arial"/>
          <w:color w:val="777777"/>
          <w:sz w:val="24"/>
          <w:szCs w:val="20"/>
        </w:rPr>
      </w:pPr>
      <w:hyperlink w:anchor="Inferential_Statistics" w:history="1">
        <w:r w:rsidR="006A5236" w:rsidRPr="005B391A">
          <w:rPr>
            <w:rFonts w:ascii="inherit" w:hAnsi="inherit" w:cs="Arial"/>
            <w:color w:val="777777"/>
            <w:sz w:val="24"/>
            <w:szCs w:val="20"/>
          </w:rPr>
          <w:t>Inferential statistics</w:t>
        </w:r>
      </w:hyperlink>
    </w:p>
    <w:bookmarkStart w:id="0" w:name="Descriptive_Statistics"/>
    <w:p w14:paraId="26D7BD76" w14:textId="3F0063E9" w:rsidR="00902849" w:rsidRPr="00D06BC3" w:rsidRDefault="008C7275" w:rsidP="00902849">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fldChar w:fldCharType="begin"/>
      </w:r>
      <w:r>
        <w:instrText xml:space="preserve"> HYPERLINK "https://www.statisticshowto.datasciencecentral.com/probability-and-statistics/descriptive-statistics/" </w:instrText>
      </w:r>
      <w:r>
        <w:fldChar w:fldCharType="separate"/>
      </w:r>
      <w:r w:rsidR="00450FBB" w:rsidRPr="00450FB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Descriptive Statistics</w:t>
      </w:r>
      <w:r>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bookmarkEnd w:id="0"/>
    </w:p>
    <w:p w14:paraId="2B8084A0" w14:textId="77777777" w:rsidR="00902849" w:rsidRPr="00D06BC3" w:rsidRDefault="00902849"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p>
    <w:p w14:paraId="28D3987D" w14:textId="0D65B4A8" w:rsidR="0076215C" w:rsidRPr="00D06BC3" w:rsidRDefault="00D07F14" w:rsidP="0076215C">
      <w:pPr>
        <w:pStyle w:val="NormalWeb"/>
        <w:shd w:val="clear" w:color="auto" w:fill="FFFFFF"/>
        <w:spacing w:before="0" w:beforeAutospacing="0" w:after="225" w:afterAutospacing="0"/>
        <w:textAlignment w:val="baseline"/>
        <w:rPr>
          <w:rStyle w:val="Hyperlink"/>
          <w:rFonts w:ascii="Arial" w:hAnsi="Arial" w:cs="Arial"/>
          <w:color w:val="ED7D31" w:themeColor="accent2"/>
          <w:sz w:val="22"/>
          <w:u w:val="none"/>
        </w:rPr>
      </w:pPr>
      <w:hyperlink r:id="rId114" w:history="1">
        <w:r w:rsidR="002523F2" w:rsidRPr="002523F2">
          <w:rPr>
            <w:rStyle w:val="Hyperlink"/>
            <w:rFonts w:ascii="Arial" w:hAnsi="Arial" w:cs="Arial"/>
            <w:sz w:val="22"/>
          </w:rPr>
          <w:t>Descriptive statistics</w:t>
        </w:r>
      </w:hyperlink>
      <w:r w:rsidR="002523F2">
        <w:rPr>
          <w:rStyle w:val="Hyperlink"/>
          <w:rFonts w:ascii="Arial" w:hAnsi="Arial" w:cs="Arial"/>
          <w:color w:val="767676"/>
          <w:sz w:val="22"/>
          <w:u w:val="none"/>
        </w:rPr>
        <w:t xml:space="preserve"> </w:t>
      </w:r>
      <w:r w:rsidR="0076215C" w:rsidRPr="00D06BC3">
        <w:rPr>
          <w:rStyle w:val="Hyperlink"/>
          <w:rFonts w:ascii="Arial" w:hAnsi="Arial" w:cs="Arial"/>
          <w:color w:val="767676"/>
          <w:sz w:val="22"/>
          <w:u w:val="none"/>
        </w:rPr>
        <w:t>are on</w:t>
      </w:r>
      <w:r w:rsidR="004656AD" w:rsidRPr="00D06BC3">
        <w:rPr>
          <w:rStyle w:val="Hyperlink"/>
          <w:rFonts w:ascii="Arial" w:hAnsi="Arial" w:cs="Arial"/>
          <w:color w:val="767676"/>
          <w:sz w:val="22"/>
          <w:u w:val="none"/>
        </w:rPr>
        <w:t>e of the fundamental “must know</w:t>
      </w:r>
      <w:r w:rsidR="0076215C" w:rsidRPr="00D06BC3">
        <w:rPr>
          <w:rStyle w:val="Hyperlink"/>
          <w:rFonts w:ascii="Arial" w:hAnsi="Arial" w:cs="Arial"/>
          <w:color w:val="767676"/>
          <w:sz w:val="22"/>
          <w:u w:val="none"/>
        </w:rPr>
        <w:t xml:space="preserve">” with any set of data. </w:t>
      </w:r>
      <w:r w:rsidR="0076215C" w:rsidRPr="00D06BC3">
        <w:rPr>
          <w:rStyle w:val="Hyperlink"/>
          <w:rFonts w:ascii="Arial" w:hAnsi="Arial" w:cs="Arial"/>
          <w:color w:val="ED7D31" w:themeColor="accent2"/>
          <w:sz w:val="22"/>
          <w:u w:val="none"/>
        </w:rPr>
        <w:t>It gives you a general idea of trends in your data including:</w:t>
      </w:r>
    </w:p>
    <w:p w14:paraId="588DBDF6" w14:textId="77777777" w:rsidR="0076215C" w:rsidRPr="000A5C57" w:rsidRDefault="0076215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0A5C57">
        <w:rPr>
          <w:rFonts w:ascii="inherit" w:hAnsi="inherit" w:cs="Arial"/>
          <w:color w:val="777777"/>
          <w:sz w:val="24"/>
          <w:szCs w:val="20"/>
        </w:rPr>
        <w:t>The </w:t>
      </w:r>
      <w:hyperlink r:id="rId115" w:history="1">
        <w:r w:rsidRPr="000A5C57">
          <w:rPr>
            <w:rFonts w:ascii="inherit" w:hAnsi="inherit" w:cs="Arial"/>
            <w:color w:val="777777"/>
            <w:sz w:val="24"/>
            <w:szCs w:val="20"/>
          </w:rPr>
          <w:t>mean, mode, median</w:t>
        </w:r>
      </w:hyperlink>
      <w:r w:rsidRPr="000A5C57">
        <w:rPr>
          <w:rFonts w:ascii="inherit" w:hAnsi="inherit" w:cs="Arial"/>
          <w:color w:val="777777"/>
          <w:sz w:val="24"/>
          <w:szCs w:val="20"/>
        </w:rPr>
        <w:t> and </w:t>
      </w:r>
      <w:hyperlink r:id="rId116" w:history="1">
        <w:r w:rsidRPr="000A5C57">
          <w:rPr>
            <w:rFonts w:ascii="inherit" w:hAnsi="inherit" w:cs="Arial"/>
            <w:color w:val="777777"/>
            <w:sz w:val="24"/>
            <w:szCs w:val="20"/>
          </w:rPr>
          <w:t>range</w:t>
        </w:r>
      </w:hyperlink>
      <w:r w:rsidRPr="000A5C57">
        <w:rPr>
          <w:rFonts w:ascii="inherit" w:hAnsi="inherit" w:cs="Arial"/>
          <w:color w:val="777777"/>
          <w:sz w:val="24"/>
          <w:szCs w:val="20"/>
        </w:rPr>
        <w:t>.</w:t>
      </w:r>
    </w:p>
    <w:p w14:paraId="50BD7C4E" w14:textId="77777777" w:rsidR="0076215C" w:rsidRPr="000A5C57"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17" w:history="1">
        <w:r w:rsidR="0076215C" w:rsidRPr="000A5C57">
          <w:rPr>
            <w:rFonts w:ascii="inherit" w:hAnsi="inherit" w:cs="Arial"/>
            <w:color w:val="777777"/>
            <w:sz w:val="24"/>
            <w:szCs w:val="20"/>
          </w:rPr>
          <w:t>Variance </w:t>
        </w:r>
      </w:hyperlink>
      <w:r w:rsidR="0076215C" w:rsidRPr="000A5C57">
        <w:rPr>
          <w:rFonts w:ascii="inherit" w:hAnsi="inherit" w:cs="Arial"/>
          <w:color w:val="777777"/>
          <w:sz w:val="24"/>
          <w:szCs w:val="20"/>
        </w:rPr>
        <w:t>and </w:t>
      </w:r>
      <w:hyperlink r:id="rId118" w:history="1">
        <w:r w:rsidR="0076215C" w:rsidRPr="000A5C57">
          <w:rPr>
            <w:rFonts w:ascii="inherit" w:hAnsi="inherit" w:cs="Arial"/>
            <w:color w:val="777777"/>
            <w:sz w:val="24"/>
            <w:szCs w:val="20"/>
          </w:rPr>
          <w:t>standard deviation</w:t>
        </w:r>
      </w:hyperlink>
      <w:r w:rsidR="0076215C" w:rsidRPr="000A5C57">
        <w:rPr>
          <w:rFonts w:ascii="inherit" w:hAnsi="inherit" w:cs="Arial"/>
          <w:color w:val="777777"/>
          <w:sz w:val="24"/>
          <w:szCs w:val="20"/>
        </w:rPr>
        <w:t>.</w:t>
      </w:r>
    </w:p>
    <w:p w14:paraId="1056926F" w14:textId="77777777" w:rsidR="0076215C" w:rsidRPr="000A5C57"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19" w:history="1">
        <w:r w:rsidR="0076215C" w:rsidRPr="000A5C57">
          <w:rPr>
            <w:rFonts w:ascii="inherit" w:hAnsi="inherit" w:cs="Arial"/>
            <w:color w:val="777777"/>
            <w:sz w:val="24"/>
            <w:szCs w:val="20"/>
          </w:rPr>
          <w:t>Skewness</w:t>
        </w:r>
      </w:hyperlink>
      <w:r w:rsidR="0076215C" w:rsidRPr="000A5C57">
        <w:rPr>
          <w:rFonts w:ascii="inherit" w:hAnsi="inherit" w:cs="Arial"/>
          <w:color w:val="777777"/>
          <w:sz w:val="24"/>
          <w:szCs w:val="20"/>
        </w:rPr>
        <w:t>.</w:t>
      </w:r>
    </w:p>
    <w:p w14:paraId="643C547C" w14:textId="2761AD57" w:rsidR="0076215C" w:rsidRPr="000A5C57" w:rsidRDefault="0076215C"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0A5C57">
        <w:rPr>
          <w:rFonts w:ascii="inherit" w:hAnsi="inherit" w:cs="Arial"/>
          <w:color w:val="777777"/>
          <w:sz w:val="24"/>
          <w:szCs w:val="20"/>
        </w:rPr>
        <w:t>Count, maximum and minimum.</w:t>
      </w:r>
    </w:p>
    <w:p w14:paraId="69439FE5" w14:textId="77777777" w:rsidR="00D40EB3" w:rsidRPr="00D06BC3" w:rsidRDefault="00D40EB3" w:rsidP="00D40EB3">
      <w:p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p>
    <w:p w14:paraId="798200AB" w14:textId="0AF03D52" w:rsidR="0076215C" w:rsidRPr="00D06BC3" w:rsidRDefault="0076215C" w:rsidP="0076215C">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 xml:space="preserve">Descriptive statistics is useful because </w:t>
      </w:r>
      <w:r w:rsidRPr="00D06BC3">
        <w:rPr>
          <w:rStyle w:val="Hyperlink"/>
          <w:rFonts w:ascii="Arial" w:hAnsi="Arial" w:cs="Arial"/>
          <w:color w:val="ED7D31" w:themeColor="accent2"/>
          <w:sz w:val="22"/>
          <w:u w:val="none"/>
        </w:rPr>
        <w:t>it allows you to take a large amount of data and summarize it.</w:t>
      </w:r>
      <w:r w:rsidRPr="00D06BC3">
        <w:rPr>
          <w:rStyle w:val="Hyperlink"/>
          <w:rFonts w:ascii="Arial" w:hAnsi="Arial" w:cs="Arial"/>
          <w:color w:val="767676"/>
          <w:sz w:val="22"/>
          <w:u w:val="none"/>
        </w:rPr>
        <w:t xml:space="preserve"> For example, let’s say you had data on the incomes of one million people. No one is going to want to read a million pieces of data; if they did, they wouldn’t be able to glean any useful information from it. On the other hand, if you summarize it, it becomes useful: an average wage, or a median income, is much easier to understand than reams of data.</w:t>
      </w:r>
    </w:p>
    <w:p w14:paraId="28E8A5B0" w14:textId="7254BAC6" w:rsidR="00630AD4" w:rsidRPr="008009B5" w:rsidRDefault="00EF5E4E" w:rsidP="00630AD4">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1. </w:t>
      </w:r>
      <w:r w:rsidR="00630AD4" w:rsidRPr="008009B5">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Sub-Areas</w:t>
      </w:r>
    </w:p>
    <w:p w14:paraId="72F4086F" w14:textId="77777777" w:rsidR="00630AD4" w:rsidRPr="00D06BC3" w:rsidRDefault="00630AD4" w:rsidP="00630AD4">
      <w:pPr>
        <w:rPr>
          <w:rFonts w:ascii="Arial" w:hAnsi="Arial" w:cs="Arial"/>
        </w:rPr>
      </w:pPr>
    </w:p>
    <w:p w14:paraId="002928AF" w14:textId="77777777" w:rsidR="00630AD4" w:rsidRPr="00D06BC3" w:rsidRDefault="00630AD4" w:rsidP="00630AD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Descriptive statistics can be further broken down into several sub-areas, like:</w:t>
      </w:r>
    </w:p>
    <w:p w14:paraId="460A6996" w14:textId="64AE407E" w:rsidR="00630AD4" w:rsidRPr="000A5C57"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w:anchor="_Central_Tendency" w:history="1">
        <w:r w:rsidR="0007627F" w:rsidRPr="0007627F">
          <w:rPr>
            <w:rFonts w:ascii="inherit" w:hAnsi="inherit" w:cs="Arial"/>
            <w:color w:val="777777"/>
            <w:sz w:val="24"/>
            <w:szCs w:val="20"/>
          </w:rPr>
          <w:t>Measures of central tendency.</w:t>
        </w:r>
      </w:hyperlink>
    </w:p>
    <w:p w14:paraId="18817930" w14:textId="70BEBBA8" w:rsidR="00630AD4" w:rsidRPr="000A5C57"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20" w:history="1">
        <w:r w:rsidR="001D7E0D">
          <w:rPr>
            <w:rFonts w:ascii="inherit" w:hAnsi="inherit" w:cs="Arial"/>
            <w:color w:val="777777"/>
            <w:sz w:val="24"/>
            <w:szCs w:val="20"/>
          </w:rPr>
          <w:t>M</w:t>
        </w:r>
        <w:r w:rsidR="00630AD4" w:rsidRPr="000A5C57">
          <w:rPr>
            <w:rFonts w:ascii="inherit" w:hAnsi="inherit" w:cs="Arial"/>
            <w:color w:val="777777"/>
            <w:sz w:val="24"/>
            <w:szCs w:val="20"/>
          </w:rPr>
          <w:t>easures of dispersion</w:t>
        </w:r>
      </w:hyperlink>
      <w:r w:rsidR="00630AD4" w:rsidRPr="000A5C57">
        <w:rPr>
          <w:rFonts w:ascii="inherit" w:hAnsi="inherit" w:cs="Arial"/>
          <w:color w:val="777777"/>
          <w:sz w:val="24"/>
          <w:szCs w:val="20"/>
        </w:rPr>
        <w:t>.</w:t>
      </w:r>
    </w:p>
    <w:p w14:paraId="3A12D232" w14:textId="43F506D9" w:rsidR="00630AD4" w:rsidRPr="000A5C57"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w:anchor="_4._Descriptive_Statistics:" w:history="1">
        <w:r w:rsidR="00630AD4" w:rsidRPr="003A5929">
          <w:rPr>
            <w:rFonts w:ascii="inherit" w:hAnsi="inherit" w:cs="Arial"/>
            <w:color w:val="777777"/>
            <w:sz w:val="24"/>
            <w:szCs w:val="20"/>
          </w:rPr>
          <w:t>Charts &amp; graphs</w:t>
        </w:r>
      </w:hyperlink>
      <w:r w:rsidR="00630AD4" w:rsidRPr="000A5C57">
        <w:rPr>
          <w:rFonts w:ascii="inherit" w:hAnsi="inherit" w:cs="Arial"/>
          <w:color w:val="777777"/>
          <w:sz w:val="24"/>
          <w:szCs w:val="20"/>
        </w:rPr>
        <w:t>.</w:t>
      </w:r>
    </w:p>
    <w:p w14:paraId="7F16A4FF" w14:textId="1C9767D0" w:rsidR="00630AD4" w:rsidRDefault="00D07F14"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hyperlink r:id="rId121" w:history="1">
        <w:r w:rsidR="00630AD4" w:rsidRPr="000A5C57">
          <w:rPr>
            <w:rFonts w:ascii="inherit" w:hAnsi="inherit" w:cs="Arial"/>
            <w:color w:val="777777"/>
            <w:sz w:val="24"/>
            <w:szCs w:val="20"/>
          </w:rPr>
          <w:t>Shapes of Distributions.</w:t>
        </w:r>
      </w:hyperlink>
    </w:p>
    <w:p w14:paraId="7776616A" w14:textId="0AB5A550" w:rsidR="00CE1919" w:rsidRDefault="00CE1919" w:rsidP="00CE1919">
      <w:pPr>
        <w:shd w:val="clear" w:color="auto" w:fill="FFFFFF"/>
        <w:spacing w:after="0" w:line="240" w:lineRule="auto"/>
        <w:ind w:left="450"/>
        <w:textAlignment w:val="baseline"/>
        <w:rPr>
          <w:rFonts w:ascii="inherit" w:hAnsi="inherit" w:cs="Arial"/>
          <w:color w:val="777777"/>
          <w:sz w:val="24"/>
          <w:szCs w:val="20"/>
        </w:rPr>
      </w:pPr>
    </w:p>
    <w:p w14:paraId="46AE1E3E" w14:textId="77777777" w:rsidR="00DE589B" w:rsidRDefault="00DE589B" w:rsidP="00672BC6">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 w:name="_Central_Tendency"/>
      <w:bookmarkStart w:id="2" w:name="Central_tendency"/>
      <w:bookmarkEnd w:id="1"/>
      <w:bookmarkEnd w:id="2"/>
    </w:p>
    <w:p w14:paraId="1F452573" w14:textId="09636F36" w:rsidR="00672BC6" w:rsidRDefault="00D07F14" w:rsidP="00672BC6">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22" w:history="1">
        <w:r w:rsidR="0071192F" w:rsidRPr="0071192F">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Central Tendency</w:t>
        </w:r>
      </w:hyperlink>
    </w:p>
    <w:p w14:paraId="5284E30A" w14:textId="77777777" w:rsidR="007A5FC3" w:rsidRDefault="007A5FC3" w:rsidP="00672BC6"/>
    <w:p w14:paraId="1DC7C9D4" w14:textId="1BB2791E" w:rsidR="004C24B8" w:rsidRDefault="004C24B8" w:rsidP="00672BC6">
      <w:pPr>
        <w:rPr>
          <w:rFonts w:ascii="Arial" w:hAnsi="Arial" w:cs="Arial"/>
          <w:color w:val="777777"/>
          <w:szCs w:val="20"/>
          <w:shd w:val="clear" w:color="auto" w:fill="FFFFFF"/>
        </w:rPr>
      </w:pPr>
      <w:r w:rsidRPr="002738AE">
        <w:rPr>
          <w:rFonts w:ascii="Arial" w:hAnsi="Arial" w:cs="Arial"/>
          <w:color w:val="777777"/>
          <w:szCs w:val="20"/>
          <w:shd w:val="clear" w:color="auto" w:fill="FFFFFF"/>
        </w:rPr>
        <w:t>Central tendency (sometimes called “measures of location,” “central location,” or just “</w:t>
      </w:r>
      <w:r w:rsidR="00073260">
        <w:rPr>
          <w:rFonts w:ascii="Arial" w:hAnsi="Arial" w:cs="Arial"/>
          <w:color w:val="777777"/>
          <w:szCs w:val="20"/>
          <w:shd w:val="clear" w:color="auto" w:fill="FFFFFF"/>
        </w:rPr>
        <w:t>cent</w:t>
      </w:r>
      <w:r w:rsidR="00D2715B">
        <w:rPr>
          <w:rFonts w:ascii="Arial" w:hAnsi="Arial" w:cs="Arial"/>
          <w:color w:val="777777"/>
          <w:szCs w:val="20"/>
          <w:shd w:val="clear" w:color="auto" w:fill="FFFFFF"/>
        </w:rPr>
        <w:t>r</w:t>
      </w:r>
      <w:r w:rsidR="00073260">
        <w:rPr>
          <w:rFonts w:ascii="Arial" w:hAnsi="Arial" w:cs="Arial"/>
          <w:color w:val="777777"/>
          <w:szCs w:val="20"/>
          <w:shd w:val="clear" w:color="auto" w:fill="FFFFFF"/>
        </w:rPr>
        <w:t>e</w:t>
      </w:r>
      <w:r w:rsidRPr="002738AE">
        <w:rPr>
          <w:rFonts w:ascii="Arial" w:hAnsi="Arial" w:cs="Arial"/>
          <w:color w:val="777777"/>
          <w:szCs w:val="20"/>
          <w:shd w:val="clear" w:color="auto" w:fill="FFFFFF"/>
        </w:rPr>
        <w:t xml:space="preserve">”) is a way to describe what’s typical for a set of data. </w:t>
      </w:r>
      <w:r w:rsidRPr="00BE5683">
        <w:rPr>
          <w:rFonts w:ascii="Arial" w:hAnsi="Arial" w:cs="Arial"/>
          <w:color w:val="ED7D31" w:themeColor="accent2"/>
          <w:szCs w:val="20"/>
          <w:shd w:val="clear" w:color="auto" w:fill="FFFFFF"/>
        </w:rPr>
        <w:t>Central tendency doesn’t tell you specifics about the individual pieces of data, but it does give you an overall picture of what is going on in the entire data set</w:t>
      </w:r>
      <w:r w:rsidRPr="002738AE">
        <w:rPr>
          <w:rFonts w:ascii="Arial" w:hAnsi="Arial" w:cs="Arial"/>
          <w:color w:val="777777"/>
          <w:szCs w:val="20"/>
          <w:shd w:val="clear" w:color="auto" w:fill="FFFFFF"/>
        </w:rPr>
        <w:t>. There are three major ways to show central tendency: </w:t>
      </w:r>
      <w:hyperlink w:anchor="Mean_Median_Mode" w:history="1">
        <w:r w:rsidRPr="002738AE">
          <w:rPr>
            <w:rStyle w:val="Hyperlink"/>
            <w:rFonts w:ascii="Arial" w:hAnsi="Arial" w:cs="Arial"/>
            <w:color w:val="05A9C5"/>
            <w:szCs w:val="20"/>
            <w:bdr w:val="none" w:sz="0" w:space="0" w:color="auto" w:frame="1"/>
            <w:shd w:val="clear" w:color="auto" w:fill="FFFFFF"/>
          </w:rPr>
          <w:t>mean, mode and median</w:t>
        </w:r>
      </w:hyperlink>
      <w:r w:rsidRPr="002738AE">
        <w:rPr>
          <w:rFonts w:ascii="Arial" w:hAnsi="Arial" w:cs="Arial"/>
          <w:color w:val="777777"/>
          <w:szCs w:val="20"/>
          <w:shd w:val="clear" w:color="auto" w:fill="FFFFFF"/>
        </w:rPr>
        <w:t>.</w:t>
      </w:r>
    </w:p>
    <w:p w14:paraId="78AB71DD" w14:textId="5F4D85FF" w:rsidR="00D2715B" w:rsidRDefault="00D2715B" w:rsidP="00D2715B">
      <w:pPr>
        <w:pStyle w:val="Heading2"/>
        <w:shd w:val="clear" w:color="auto" w:fill="FFFFFF"/>
        <w:spacing w:before="0" w:line="525" w:lineRule="atLeast"/>
        <w:textAlignment w:val="baseline"/>
        <w:rPr>
          <w:rFonts w:ascii="Arial" w:hAnsi="Arial" w:cs="Arial"/>
          <w:b/>
          <w:bCs/>
          <w:color w:val="5B9BD5" w:themeColor="accent5"/>
          <w:sz w:val="24"/>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7CAA">
        <w:rPr>
          <w:rFonts w:ascii="Arial" w:hAnsi="Arial" w:cs="Arial"/>
          <w:b/>
          <w:bCs/>
          <w:color w:val="5B9BD5" w:themeColor="accent5"/>
          <w:sz w:val="24"/>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Central Tendency Measures</w:t>
      </w:r>
    </w:p>
    <w:p w14:paraId="3C1A623A" w14:textId="20632F61" w:rsidR="00781E26" w:rsidRDefault="00781E26" w:rsidP="00781E26"/>
    <w:p w14:paraId="7930DBC6" w14:textId="6C0F8811"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Style w:val="Strong"/>
          <w:rFonts w:ascii="inherit" w:hAnsi="inherit" w:cs="Arial"/>
          <w:color w:val="777777"/>
          <w:sz w:val="22"/>
          <w:szCs w:val="20"/>
          <w:bdr w:val="none" w:sz="0" w:space="0" w:color="auto" w:frame="1"/>
        </w:rPr>
        <w:t>Mean</w:t>
      </w:r>
      <w:r w:rsidRPr="008C3E66">
        <w:rPr>
          <w:rFonts w:ascii="Arial" w:hAnsi="Arial" w:cs="Arial"/>
          <w:color w:val="777777"/>
          <w:sz w:val="20"/>
          <w:szCs w:val="20"/>
        </w:rPr>
        <w:br/>
      </w:r>
      <w:r w:rsidRPr="008B206A">
        <w:rPr>
          <w:rStyle w:val="Strong"/>
          <w:rFonts w:ascii="inherit" w:hAnsi="inherit" w:cs="Arial"/>
          <w:b w:val="0"/>
          <w:color w:val="ED7D31" w:themeColor="accent2"/>
          <w:sz w:val="22"/>
          <w:szCs w:val="20"/>
          <w:bdr w:val="none" w:sz="0" w:space="0" w:color="auto" w:frame="1"/>
        </w:rPr>
        <w:t>The </w:t>
      </w:r>
      <w:hyperlink w:anchor="Mean_Average" w:history="1">
        <w:r w:rsidRPr="008B206A">
          <w:rPr>
            <w:rStyle w:val="Hyperlink"/>
            <w:rFonts w:ascii="inherit" w:eastAsiaTheme="majorEastAsia" w:hAnsi="inherit" w:cs="Arial"/>
            <w:b/>
            <w:bCs/>
            <w:color w:val="ED7D31" w:themeColor="accent2"/>
            <w:sz w:val="22"/>
            <w:szCs w:val="20"/>
            <w:bdr w:val="none" w:sz="0" w:space="0" w:color="auto" w:frame="1"/>
          </w:rPr>
          <w:t>mean </w:t>
        </w:r>
      </w:hyperlink>
      <w:r w:rsidRPr="008B206A">
        <w:rPr>
          <w:rStyle w:val="Strong"/>
          <w:rFonts w:ascii="inherit" w:hAnsi="inherit" w:cs="Arial"/>
          <w:b w:val="0"/>
          <w:color w:val="ED7D31" w:themeColor="accent2"/>
          <w:sz w:val="22"/>
          <w:szCs w:val="20"/>
          <w:bdr w:val="none" w:sz="0" w:space="0" w:color="auto" w:frame="1"/>
        </w:rPr>
        <w:t>is the </w:t>
      </w:r>
      <w:hyperlink w:anchor="Mean_Average" w:history="1">
        <w:r w:rsidRPr="008B206A">
          <w:rPr>
            <w:rStyle w:val="Hyperlink"/>
            <w:rFonts w:ascii="inherit" w:eastAsiaTheme="majorEastAsia" w:hAnsi="inherit" w:cs="Arial"/>
            <w:b/>
            <w:bCs/>
            <w:color w:val="ED7D31" w:themeColor="accent2"/>
            <w:sz w:val="22"/>
            <w:szCs w:val="20"/>
            <w:bdr w:val="none" w:sz="0" w:space="0" w:color="auto" w:frame="1"/>
          </w:rPr>
          <w:t>average</w:t>
        </w:r>
      </w:hyperlink>
      <w:r w:rsidRPr="008B206A">
        <w:rPr>
          <w:rStyle w:val="Strong"/>
          <w:rFonts w:ascii="inherit" w:hAnsi="inherit" w:cs="Arial"/>
          <w:b w:val="0"/>
          <w:color w:val="ED7D31" w:themeColor="accent2"/>
          <w:sz w:val="22"/>
          <w:szCs w:val="20"/>
          <w:bdr w:val="none" w:sz="0" w:space="0" w:color="auto" w:frame="1"/>
        </w:rPr>
        <w:t> of a set of numbers</w:t>
      </w:r>
      <w:r w:rsidRPr="008C3E66">
        <w:rPr>
          <w:rStyle w:val="Strong"/>
          <w:rFonts w:ascii="inherit" w:hAnsi="inherit" w:cs="Arial"/>
          <w:color w:val="777777"/>
          <w:sz w:val="22"/>
          <w:szCs w:val="20"/>
          <w:bdr w:val="none" w:sz="0" w:space="0" w:color="auto" w:frame="1"/>
        </w:rPr>
        <w:t>.</w:t>
      </w:r>
      <w:r w:rsidRPr="008C3E66">
        <w:rPr>
          <w:rFonts w:ascii="Arial" w:hAnsi="Arial" w:cs="Arial"/>
          <w:color w:val="777777"/>
          <w:sz w:val="22"/>
          <w:szCs w:val="20"/>
        </w:rPr>
        <w:t> Add up all the numbers in a set of data and then divide by the number of items in the set. For example, the mean of 2 3 5 9 11 is:</w:t>
      </w:r>
      <w:r w:rsidRPr="008C3E66">
        <w:rPr>
          <w:rFonts w:ascii="Arial" w:hAnsi="Arial" w:cs="Arial"/>
          <w:color w:val="777777"/>
          <w:sz w:val="22"/>
          <w:szCs w:val="20"/>
        </w:rPr>
        <w:br/>
        <w:t>(2 + 3 + 5 + 9 + 11) / 5 = 30 / 5 = 6.</w:t>
      </w:r>
    </w:p>
    <w:p w14:paraId="059036D8" w14:textId="151E928A" w:rsidR="008C3E66"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8C3E66">
        <w:rPr>
          <w:rFonts w:ascii="Arial" w:hAnsi="Arial" w:cs="Arial"/>
          <w:color w:val="777777"/>
          <w:sz w:val="20"/>
          <w:szCs w:val="20"/>
        </w:rPr>
        <w:br/>
      </w:r>
      <w:r w:rsidRPr="009C7FEC">
        <w:rPr>
          <w:rFonts w:ascii="Arial" w:hAnsi="Arial" w:cs="Arial"/>
          <w:color w:val="777777"/>
          <w:sz w:val="22"/>
          <w:szCs w:val="20"/>
        </w:rPr>
        <w:t>For more examples of finding the mean, see:</w:t>
      </w:r>
      <w:r w:rsidRPr="009C7FEC">
        <w:rPr>
          <w:rFonts w:ascii="Arial" w:hAnsi="Arial" w:cs="Arial"/>
          <w:color w:val="777777"/>
          <w:sz w:val="22"/>
          <w:szCs w:val="20"/>
        </w:rPr>
        <w:br/>
      </w:r>
      <w:hyperlink w:anchor="Mean_Average" w:history="1">
        <w:r w:rsidRPr="009C7FEC">
          <w:rPr>
            <w:rStyle w:val="Hyperlink"/>
            <w:rFonts w:ascii="inherit" w:eastAsiaTheme="majorEastAsia" w:hAnsi="inherit" w:cs="Arial"/>
            <w:color w:val="05A9C5"/>
            <w:sz w:val="22"/>
            <w:szCs w:val="20"/>
            <w:bdr w:val="none" w:sz="0" w:space="0" w:color="auto" w:frame="1"/>
          </w:rPr>
          <w:t>What is a mean?</w:t>
        </w:r>
      </w:hyperlink>
    </w:p>
    <w:p w14:paraId="6D9B33B8" w14:textId="77777777" w:rsidR="008C3E66" w:rsidRPr="008C3E66" w:rsidRDefault="008C3E66"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6D76015F" w14:textId="3E122E10" w:rsidR="00A53819"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Style w:val="Strong"/>
          <w:rFonts w:ascii="inherit" w:hAnsi="inherit" w:cs="Arial"/>
          <w:color w:val="777777"/>
          <w:sz w:val="22"/>
          <w:szCs w:val="20"/>
          <w:bdr w:val="none" w:sz="0" w:space="0" w:color="auto" w:frame="1"/>
        </w:rPr>
        <w:t>Median</w:t>
      </w:r>
      <w:r w:rsidRPr="009C7FEC">
        <w:rPr>
          <w:rFonts w:ascii="Arial" w:hAnsi="Arial" w:cs="Arial"/>
          <w:color w:val="777777"/>
          <w:sz w:val="22"/>
          <w:szCs w:val="20"/>
        </w:rPr>
        <w:br/>
      </w:r>
      <w:r w:rsidRPr="008B206A">
        <w:rPr>
          <w:rStyle w:val="Strong"/>
          <w:rFonts w:ascii="inherit" w:hAnsi="inherit" w:cs="Arial"/>
          <w:b w:val="0"/>
          <w:color w:val="ED7D31" w:themeColor="accent2"/>
          <w:sz w:val="22"/>
          <w:szCs w:val="20"/>
          <w:bdr w:val="none" w:sz="0" w:space="0" w:color="auto" w:frame="1"/>
        </w:rPr>
        <w:t>The </w:t>
      </w:r>
      <w:hyperlink w:anchor="Median" w:history="1">
        <w:r w:rsidRPr="008B206A">
          <w:rPr>
            <w:rStyle w:val="Hyperlink"/>
            <w:rFonts w:ascii="inherit" w:eastAsiaTheme="majorEastAsia" w:hAnsi="inherit" w:cs="Arial"/>
            <w:b/>
            <w:bCs/>
            <w:color w:val="ED7D31" w:themeColor="accent2"/>
            <w:sz w:val="22"/>
            <w:szCs w:val="20"/>
            <w:bdr w:val="none" w:sz="0" w:space="0" w:color="auto" w:frame="1"/>
          </w:rPr>
          <w:t>median </w:t>
        </w:r>
      </w:hyperlink>
      <w:r w:rsidRPr="008B206A">
        <w:rPr>
          <w:rStyle w:val="Strong"/>
          <w:rFonts w:ascii="inherit" w:hAnsi="inherit" w:cs="Arial"/>
          <w:b w:val="0"/>
          <w:color w:val="ED7D31" w:themeColor="accent2"/>
          <w:sz w:val="22"/>
          <w:szCs w:val="20"/>
          <w:bdr w:val="none" w:sz="0" w:space="0" w:color="auto" w:frame="1"/>
        </w:rPr>
        <w:t>is the middle of a set of numbers</w:t>
      </w:r>
      <w:r w:rsidRPr="009C7FEC">
        <w:rPr>
          <w:rStyle w:val="Strong"/>
          <w:rFonts w:ascii="inherit" w:hAnsi="inherit" w:cs="Arial"/>
          <w:color w:val="777777"/>
          <w:sz w:val="22"/>
          <w:szCs w:val="20"/>
          <w:bdr w:val="none" w:sz="0" w:space="0" w:color="auto" w:frame="1"/>
        </w:rPr>
        <w:t>.</w:t>
      </w:r>
      <w:r w:rsidRPr="009C7FEC">
        <w:rPr>
          <w:rFonts w:ascii="Arial" w:hAnsi="Arial" w:cs="Arial"/>
          <w:color w:val="777777"/>
          <w:sz w:val="22"/>
          <w:szCs w:val="20"/>
        </w:rPr>
        <w:t xml:space="preserve"> Think of it like the median in a road (that grassy area in the middle that separates traffic). Place your data in order, and the number in the exact </w:t>
      </w:r>
      <w:proofErr w:type="spellStart"/>
      <w:r w:rsidRPr="009C7FEC">
        <w:rPr>
          <w:rFonts w:ascii="Arial" w:hAnsi="Arial" w:cs="Arial"/>
          <w:color w:val="777777"/>
          <w:sz w:val="22"/>
          <w:szCs w:val="20"/>
        </w:rPr>
        <w:t>center</w:t>
      </w:r>
      <w:proofErr w:type="spellEnd"/>
      <w:r w:rsidRPr="009C7FEC">
        <w:rPr>
          <w:rFonts w:ascii="Arial" w:hAnsi="Arial" w:cs="Arial"/>
          <w:color w:val="777777"/>
          <w:sz w:val="22"/>
          <w:szCs w:val="20"/>
        </w:rPr>
        <w:t xml:space="preserve"> of a list is the median. For example:</w:t>
      </w:r>
      <w:r w:rsidRPr="009C7FEC">
        <w:rPr>
          <w:rFonts w:ascii="Arial" w:hAnsi="Arial" w:cs="Arial"/>
          <w:color w:val="777777"/>
          <w:sz w:val="22"/>
          <w:szCs w:val="20"/>
        </w:rPr>
        <w:br/>
        <w:t>1 2 3 </w:t>
      </w:r>
      <w:r w:rsidRPr="009C7FEC">
        <w:rPr>
          <w:rStyle w:val="Strong"/>
          <w:rFonts w:ascii="inherit" w:hAnsi="inherit" w:cs="Arial"/>
          <w:color w:val="777777"/>
          <w:sz w:val="22"/>
          <w:szCs w:val="20"/>
          <w:bdr w:val="none" w:sz="0" w:space="0" w:color="auto" w:frame="1"/>
        </w:rPr>
        <w:t>4</w:t>
      </w:r>
      <w:r w:rsidRPr="009C7FEC">
        <w:rPr>
          <w:rFonts w:ascii="Arial" w:hAnsi="Arial" w:cs="Arial"/>
          <w:color w:val="777777"/>
          <w:sz w:val="22"/>
          <w:szCs w:val="20"/>
        </w:rPr>
        <w:t> 5 6 7</w:t>
      </w:r>
      <w:r w:rsidRPr="009C7FEC">
        <w:rPr>
          <w:rFonts w:ascii="Arial" w:hAnsi="Arial" w:cs="Arial"/>
          <w:color w:val="777777"/>
          <w:sz w:val="22"/>
          <w:szCs w:val="20"/>
        </w:rPr>
        <w:br/>
        <w:t xml:space="preserve">The median is 4 because it’s in the </w:t>
      </w:r>
      <w:proofErr w:type="spellStart"/>
      <w:r w:rsidRPr="009C7FEC">
        <w:rPr>
          <w:rFonts w:ascii="Arial" w:hAnsi="Arial" w:cs="Arial"/>
          <w:color w:val="777777"/>
          <w:sz w:val="22"/>
          <w:szCs w:val="20"/>
        </w:rPr>
        <w:t>center</w:t>
      </w:r>
      <w:proofErr w:type="spellEnd"/>
      <w:r w:rsidRPr="009C7FEC">
        <w:rPr>
          <w:rFonts w:ascii="Arial" w:hAnsi="Arial" w:cs="Arial"/>
          <w:color w:val="777777"/>
          <w:sz w:val="22"/>
          <w:szCs w:val="20"/>
        </w:rPr>
        <w:t>, with three numbers either side.</w:t>
      </w:r>
    </w:p>
    <w:p w14:paraId="0894A2E9" w14:textId="6FFAE702" w:rsidR="008C3E66" w:rsidRPr="009C7FEC"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9C7FEC">
        <w:rPr>
          <w:rFonts w:ascii="Arial" w:hAnsi="Arial" w:cs="Arial"/>
          <w:color w:val="777777"/>
          <w:sz w:val="22"/>
          <w:szCs w:val="20"/>
        </w:rPr>
        <w:br/>
        <w:t>For more about the median, see:</w:t>
      </w:r>
      <w:r w:rsidRPr="009C7FEC">
        <w:rPr>
          <w:rFonts w:ascii="Arial" w:hAnsi="Arial" w:cs="Arial"/>
          <w:color w:val="777777"/>
          <w:sz w:val="22"/>
          <w:szCs w:val="20"/>
        </w:rPr>
        <w:br/>
      </w:r>
      <w:hyperlink w:anchor="Median" w:history="1">
        <w:r w:rsidRPr="009C7FEC">
          <w:rPr>
            <w:rStyle w:val="Hyperlink"/>
            <w:rFonts w:ascii="inherit" w:eastAsiaTheme="majorEastAsia" w:hAnsi="inherit" w:cs="Arial"/>
            <w:color w:val="05A9C5"/>
            <w:sz w:val="22"/>
            <w:szCs w:val="20"/>
            <w:bdr w:val="none" w:sz="0" w:space="0" w:color="auto" w:frame="1"/>
          </w:rPr>
          <w:t>What is a median?</w:t>
        </w:r>
      </w:hyperlink>
    </w:p>
    <w:p w14:paraId="42ABE88B" w14:textId="77777777" w:rsidR="001A2AE2" w:rsidRPr="008C3E66" w:rsidRDefault="001A2AE2"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493A7F17" w14:textId="5804EE9E"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eastAsia="en-US"/>
        </w:rPr>
        <w:drawing>
          <wp:inline distT="0" distB="0" distL="0" distR="0" wp14:anchorId="265AD453" wp14:editId="26C6C1A4">
            <wp:extent cx="1428750" cy="1428750"/>
            <wp:effectExtent l="0" t="0" r="0" b="0"/>
            <wp:docPr id="24" name="Picture 24" descr="basic statistics median">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asic statistics median">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5043003C" w14:textId="77777777" w:rsidR="001A2AE2" w:rsidRDefault="001A2AE2" w:rsidP="008C3E66">
      <w:pPr>
        <w:pStyle w:val="NormalWeb"/>
        <w:shd w:val="clear" w:color="auto" w:fill="FFFFFF"/>
        <w:spacing w:before="0" w:beforeAutospacing="0" w:after="0" w:afterAutospacing="0"/>
        <w:textAlignment w:val="baseline"/>
        <w:rPr>
          <w:rFonts w:ascii="Arial" w:hAnsi="Arial" w:cs="Arial"/>
          <w:color w:val="777777"/>
          <w:sz w:val="20"/>
          <w:szCs w:val="20"/>
        </w:rPr>
      </w:pPr>
    </w:p>
    <w:p w14:paraId="568BA99B" w14:textId="4135783D" w:rsidR="003D25DB"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D929C2">
        <w:rPr>
          <w:rStyle w:val="Strong"/>
          <w:rFonts w:ascii="inherit" w:hAnsi="inherit" w:cs="Arial"/>
          <w:color w:val="777777"/>
          <w:sz w:val="22"/>
          <w:szCs w:val="20"/>
          <w:bdr w:val="none" w:sz="0" w:space="0" w:color="auto" w:frame="1"/>
        </w:rPr>
        <w:t>Mode</w:t>
      </w:r>
      <w:r w:rsidRPr="00D929C2">
        <w:rPr>
          <w:rFonts w:ascii="Arial" w:hAnsi="Arial" w:cs="Arial"/>
          <w:color w:val="777777"/>
          <w:sz w:val="22"/>
          <w:szCs w:val="20"/>
        </w:rPr>
        <w:br/>
      </w:r>
      <w:r w:rsidRPr="00C72752">
        <w:rPr>
          <w:rFonts w:ascii="Arial" w:hAnsi="Arial" w:cs="Arial"/>
          <w:color w:val="ED7D31" w:themeColor="accent2"/>
          <w:sz w:val="22"/>
          <w:szCs w:val="20"/>
        </w:rPr>
        <w:t xml:space="preserve">The </w:t>
      </w:r>
      <w:hyperlink w:anchor="Mode" w:history="1">
        <w:r w:rsidRPr="00D50B65">
          <w:rPr>
            <w:rStyle w:val="Hyperlink"/>
            <w:rFonts w:ascii="Arial" w:hAnsi="Arial" w:cs="Arial"/>
            <w:color w:val="ED7D31" w:themeColor="accent2"/>
            <w:sz w:val="22"/>
            <w:szCs w:val="20"/>
          </w:rPr>
          <w:t>mode</w:t>
        </w:r>
      </w:hyperlink>
      <w:r w:rsidRPr="00C72752">
        <w:rPr>
          <w:rFonts w:ascii="Arial" w:hAnsi="Arial" w:cs="Arial"/>
          <w:color w:val="ED7D31" w:themeColor="accent2"/>
          <w:sz w:val="22"/>
          <w:szCs w:val="20"/>
        </w:rPr>
        <w:t xml:space="preserve"> is the most common number in a set of data</w:t>
      </w:r>
      <w:r w:rsidRPr="00D929C2">
        <w:rPr>
          <w:rFonts w:ascii="Arial" w:hAnsi="Arial" w:cs="Arial"/>
          <w:color w:val="777777"/>
          <w:sz w:val="22"/>
          <w:szCs w:val="20"/>
        </w:rPr>
        <w:t>. For example, the </w:t>
      </w:r>
      <w:r w:rsidR="00DD0228" w:rsidRPr="00364154">
        <w:rPr>
          <w:rFonts w:ascii="Arial" w:hAnsi="Arial" w:cs="Arial"/>
          <w:color w:val="777777"/>
          <w:sz w:val="22"/>
          <w:szCs w:val="20"/>
        </w:rPr>
        <w:t>mode</w:t>
      </w:r>
      <w:r w:rsidRPr="00D929C2">
        <w:rPr>
          <w:rFonts w:ascii="Arial" w:hAnsi="Arial" w:cs="Arial"/>
          <w:color w:val="777777"/>
          <w:sz w:val="22"/>
          <w:szCs w:val="20"/>
        </w:rPr>
        <w:t> of 1 2 2 3 5 6 is 2. Some data sets have no mode, like this one: 1 2 3 4 5 6. Others have multiple modes, like this one: 1 1 2 3 3.</w:t>
      </w:r>
    </w:p>
    <w:p w14:paraId="642A62E8" w14:textId="5CD91B9E" w:rsidR="008C3E66"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D929C2">
        <w:rPr>
          <w:rFonts w:ascii="Arial" w:hAnsi="Arial" w:cs="Arial"/>
          <w:color w:val="777777"/>
          <w:sz w:val="22"/>
          <w:szCs w:val="20"/>
        </w:rPr>
        <w:br/>
        <w:t>For more on finding modes, see:</w:t>
      </w:r>
      <w:r w:rsidRPr="00D929C2">
        <w:rPr>
          <w:rFonts w:ascii="Arial" w:hAnsi="Arial" w:cs="Arial"/>
          <w:color w:val="777777"/>
          <w:sz w:val="22"/>
          <w:szCs w:val="20"/>
        </w:rPr>
        <w:br/>
      </w:r>
      <w:hyperlink w:anchor="Median" w:history="1">
        <w:r w:rsidRPr="00D929C2">
          <w:rPr>
            <w:rStyle w:val="Hyperlink"/>
            <w:rFonts w:ascii="inherit" w:eastAsiaTheme="majorEastAsia" w:hAnsi="inherit" w:cs="Arial"/>
            <w:color w:val="05A9C5"/>
            <w:sz w:val="22"/>
            <w:szCs w:val="20"/>
            <w:bdr w:val="none" w:sz="0" w:space="0" w:color="auto" w:frame="1"/>
          </w:rPr>
          <w:t>What is a Mode?</w:t>
        </w:r>
      </w:hyperlink>
    </w:p>
    <w:p w14:paraId="79A66C0F" w14:textId="77777777" w:rsidR="003D25DB" w:rsidRPr="00D929C2" w:rsidRDefault="003D25DB" w:rsidP="008C3E66">
      <w:pPr>
        <w:pStyle w:val="NormalWeb"/>
        <w:shd w:val="clear" w:color="auto" w:fill="FFFFFF"/>
        <w:spacing w:before="0" w:beforeAutospacing="0" w:after="0" w:afterAutospacing="0"/>
        <w:textAlignment w:val="baseline"/>
        <w:rPr>
          <w:rFonts w:ascii="Arial" w:hAnsi="Arial" w:cs="Arial"/>
          <w:color w:val="777777"/>
          <w:sz w:val="22"/>
          <w:szCs w:val="20"/>
        </w:rPr>
      </w:pPr>
    </w:p>
    <w:p w14:paraId="2A3F38D2" w14:textId="77777777" w:rsidR="00EA232A" w:rsidRDefault="00EA232A" w:rsidP="008C3E66">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C94F9B5" w14:textId="77777777" w:rsidR="00EA232A" w:rsidRDefault="00EA232A" w:rsidP="008C3E66">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4921380C" w14:textId="2365E3DD" w:rsidR="008C3E66" w:rsidRPr="008B206A" w:rsidRDefault="008C3E66" w:rsidP="008C3E66">
      <w:pPr>
        <w:pStyle w:val="NormalWeb"/>
        <w:shd w:val="clear" w:color="auto" w:fill="FFFFFF"/>
        <w:spacing w:before="0" w:beforeAutospacing="0" w:after="0" w:afterAutospacing="0"/>
        <w:textAlignment w:val="baseline"/>
        <w:rPr>
          <w:rFonts w:ascii="Arial" w:hAnsi="Arial" w:cs="Arial"/>
          <w:color w:val="777777"/>
          <w:sz w:val="22"/>
          <w:szCs w:val="20"/>
        </w:rPr>
      </w:pPr>
      <w:r w:rsidRPr="008B206A">
        <w:rPr>
          <w:rStyle w:val="Strong"/>
          <w:rFonts w:ascii="inherit" w:hAnsi="inherit" w:cs="Arial"/>
          <w:color w:val="777777"/>
          <w:sz w:val="22"/>
          <w:szCs w:val="20"/>
          <w:bdr w:val="none" w:sz="0" w:space="0" w:color="auto" w:frame="1"/>
        </w:rPr>
        <w:lastRenderedPageBreak/>
        <w:t>Outliers</w:t>
      </w:r>
      <w:r w:rsidRPr="008B206A">
        <w:rPr>
          <w:rFonts w:ascii="Arial" w:hAnsi="Arial" w:cs="Arial"/>
          <w:color w:val="777777"/>
          <w:sz w:val="22"/>
          <w:szCs w:val="20"/>
        </w:rPr>
        <w:br/>
      </w:r>
      <w:hyperlink r:id="rId125" w:history="1">
        <w:proofErr w:type="spellStart"/>
        <w:r w:rsidRPr="00437145">
          <w:rPr>
            <w:rStyle w:val="Hyperlink"/>
            <w:rFonts w:ascii="inherit" w:eastAsiaTheme="majorEastAsia" w:hAnsi="inherit" w:cs="Arial"/>
            <w:color w:val="ED7D31" w:themeColor="accent2"/>
            <w:sz w:val="22"/>
            <w:szCs w:val="20"/>
            <w:bdr w:val="none" w:sz="0" w:space="0" w:color="auto" w:frame="1"/>
          </w:rPr>
          <w:t>Outliers</w:t>
        </w:r>
        <w:proofErr w:type="spellEnd"/>
        <w:r w:rsidRPr="00437145">
          <w:rPr>
            <w:rStyle w:val="Hyperlink"/>
            <w:rFonts w:ascii="inherit" w:eastAsiaTheme="majorEastAsia" w:hAnsi="inherit" w:cs="Arial"/>
            <w:color w:val="ED7D31" w:themeColor="accent2"/>
            <w:sz w:val="22"/>
            <w:szCs w:val="20"/>
            <w:bdr w:val="none" w:sz="0" w:space="0" w:color="auto" w:frame="1"/>
          </w:rPr>
          <w:t> </w:t>
        </w:r>
      </w:hyperlink>
      <w:r w:rsidRPr="00437145">
        <w:rPr>
          <w:rFonts w:ascii="Arial" w:hAnsi="Arial" w:cs="Arial"/>
          <w:color w:val="ED7D31" w:themeColor="accent2"/>
          <w:sz w:val="22"/>
          <w:szCs w:val="20"/>
        </w:rPr>
        <w:t>are extremely high or extremely low values. Outliers can affect central tendency, especially the mean</w:t>
      </w:r>
      <w:r w:rsidRPr="008B206A">
        <w:rPr>
          <w:rFonts w:ascii="Arial" w:hAnsi="Arial" w:cs="Arial"/>
          <w:color w:val="777777"/>
          <w:sz w:val="22"/>
          <w:szCs w:val="20"/>
        </w:rPr>
        <w:t xml:space="preserve">. For example, if you got paid three weeks in a row but took vacation in the fourth week, your </w:t>
      </w:r>
      <w:r w:rsidR="00437145" w:rsidRPr="008B206A">
        <w:rPr>
          <w:rFonts w:ascii="Arial" w:hAnsi="Arial" w:cs="Arial"/>
          <w:color w:val="777777"/>
          <w:sz w:val="22"/>
          <w:szCs w:val="20"/>
        </w:rPr>
        <w:t>pay checks</w:t>
      </w:r>
      <w:r w:rsidRPr="008B206A">
        <w:rPr>
          <w:rFonts w:ascii="Arial" w:hAnsi="Arial" w:cs="Arial"/>
          <w:color w:val="777777"/>
          <w:sz w:val="22"/>
          <w:szCs w:val="20"/>
        </w:rPr>
        <w:t xml:space="preserve"> might be: $300 $300 $300 $0. Your four </w:t>
      </w:r>
      <w:proofErr w:type="gramStart"/>
      <w:r w:rsidRPr="008B206A">
        <w:rPr>
          <w:rFonts w:ascii="Arial" w:hAnsi="Arial" w:cs="Arial"/>
          <w:color w:val="777777"/>
          <w:sz w:val="22"/>
          <w:szCs w:val="20"/>
        </w:rPr>
        <w:t>week</w:t>
      </w:r>
      <w:proofErr w:type="gramEnd"/>
      <w:r w:rsidRPr="008B206A">
        <w:rPr>
          <w:rFonts w:ascii="Arial" w:hAnsi="Arial" w:cs="Arial"/>
          <w:color w:val="777777"/>
          <w:sz w:val="22"/>
          <w:szCs w:val="20"/>
        </w:rPr>
        <w:t xml:space="preserve"> mean would be ($300 + $300 + $300 + $0) / 4 = $900/4 = $225. That outlier of zero dollars brought your mean down very low.</w:t>
      </w:r>
    </w:p>
    <w:p w14:paraId="181D5CD4" w14:textId="77777777" w:rsidR="008C3E66" w:rsidRDefault="008C3E66" w:rsidP="00781E26"/>
    <w:p w14:paraId="6B484A91" w14:textId="64136370" w:rsidR="00781E26" w:rsidRPr="00661F30" w:rsidRDefault="00D07F14" w:rsidP="00781E26">
      <w:pPr>
        <w:rPr>
          <w:rFonts w:ascii="Arial" w:hAnsi="Arial" w:cs="Arial"/>
          <w:color w:val="777777"/>
          <w:szCs w:val="20"/>
          <w:shd w:val="clear" w:color="auto" w:fill="FFFFFF"/>
        </w:rPr>
      </w:pPr>
      <w:hyperlink r:id="rId126" w:history="1">
        <w:r w:rsidR="00265944" w:rsidRPr="00661F30">
          <w:rPr>
            <w:rStyle w:val="Hyperlink"/>
            <w:rFonts w:ascii="Arial" w:hAnsi="Arial" w:cs="Arial"/>
            <w:color w:val="05A9C5"/>
            <w:szCs w:val="20"/>
            <w:bdr w:val="none" w:sz="0" w:space="0" w:color="auto" w:frame="1"/>
            <w:shd w:val="clear" w:color="auto" w:fill="FFFFFF"/>
          </w:rPr>
          <w:t>Skewed Distribution </w:t>
        </w:r>
      </w:hyperlink>
      <w:r w:rsidR="00265944" w:rsidRPr="00661F30">
        <w:rPr>
          <w:rFonts w:ascii="Arial" w:hAnsi="Arial" w:cs="Arial"/>
          <w:color w:val="777777"/>
          <w:szCs w:val="20"/>
          <w:shd w:val="clear" w:color="auto" w:fill="FFFFFF"/>
        </w:rPr>
        <w:t>is a visual way to show the central tendency of a set of data.</w:t>
      </w:r>
    </w:p>
    <w:p w14:paraId="72A181DF" w14:textId="77777777" w:rsidR="00265944" w:rsidRDefault="00265944" w:rsidP="00265944">
      <w:pPr>
        <w:rPr>
          <w:rFonts w:ascii="Arial" w:hAnsi="Arial" w:cs="Arial"/>
          <w:i/>
          <w:iCs/>
          <w:color w:val="777777"/>
          <w:sz w:val="20"/>
          <w:szCs w:val="20"/>
          <w:shd w:val="clear" w:color="auto" w:fill="FFFFFF"/>
        </w:rPr>
      </w:pPr>
      <w:r>
        <w:rPr>
          <w:noProof/>
        </w:rPr>
        <w:drawing>
          <wp:inline distT="0" distB="0" distL="0" distR="0" wp14:anchorId="16B5CD75" wp14:editId="79F38F0A">
            <wp:extent cx="2857500" cy="2545080"/>
            <wp:effectExtent l="0" t="0" r="0" b="7620"/>
            <wp:docPr id="7" name="Picture 7" descr="central t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al tendency"/>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57500" cy="2545080"/>
                    </a:xfrm>
                    <a:prstGeom prst="rect">
                      <a:avLst/>
                    </a:prstGeom>
                    <a:noFill/>
                    <a:ln>
                      <a:noFill/>
                    </a:ln>
                  </pic:spPr>
                </pic:pic>
              </a:graphicData>
            </a:graphic>
          </wp:inline>
        </w:drawing>
      </w:r>
    </w:p>
    <w:p w14:paraId="5A0C17D4" w14:textId="21EFF4AE" w:rsidR="00213AD9" w:rsidRPr="003D36B9" w:rsidRDefault="00265944" w:rsidP="00265944">
      <w:pPr>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A left-skewed distribution.</w:t>
      </w:r>
    </w:p>
    <w:p w14:paraId="670E437E" w14:textId="1DFFD20D" w:rsidR="00CE1919" w:rsidRDefault="00EF5E4E" w:rsidP="00CE191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 </w:t>
      </w:r>
      <w:r w:rsidR="00CE1919" w:rsidRPr="00CE191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 Between Descriptive and Inferential Statistics</w:t>
      </w:r>
    </w:p>
    <w:p w14:paraId="39E1ED81" w14:textId="2B612DB4" w:rsidR="00A74C16" w:rsidRDefault="00A74C16" w:rsidP="00A74C16"/>
    <w:p w14:paraId="388EE904" w14:textId="77777777" w:rsidR="00A74C16" w:rsidRPr="00116785" w:rsidRDefault="00A74C16" w:rsidP="00A74C16">
      <w:pPr>
        <w:pStyle w:val="NormalWeb"/>
        <w:shd w:val="clear" w:color="auto" w:fill="FFFFFF"/>
        <w:spacing w:before="0" w:beforeAutospacing="0" w:after="225" w:afterAutospacing="0"/>
        <w:textAlignment w:val="baseline"/>
        <w:rPr>
          <w:rFonts w:ascii="Arial" w:hAnsi="Arial" w:cs="Arial"/>
          <w:color w:val="777777"/>
          <w:sz w:val="22"/>
          <w:szCs w:val="20"/>
        </w:rPr>
      </w:pPr>
      <w:r w:rsidRPr="00116785">
        <w:rPr>
          <w:rFonts w:ascii="Arial" w:hAnsi="Arial" w:cs="Arial"/>
          <w:color w:val="777777"/>
          <w:sz w:val="22"/>
          <w:szCs w:val="20"/>
        </w:rPr>
        <w:t>Statistics can be broken down into two areas:</w:t>
      </w:r>
    </w:p>
    <w:p w14:paraId="5D8E18E4" w14:textId="77777777" w:rsidR="00A74C16" w:rsidRPr="006C62F8" w:rsidRDefault="00A74C16" w:rsidP="00C075BE">
      <w:pPr>
        <w:numPr>
          <w:ilvl w:val="0"/>
          <w:numId w:val="5"/>
        </w:numPr>
        <w:shd w:val="clear" w:color="auto" w:fill="FFFFFF"/>
        <w:spacing w:after="0" w:line="240" w:lineRule="auto"/>
        <w:ind w:left="450"/>
        <w:textAlignment w:val="baseline"/>
        <w:rPr>
          <w:rFonts w:ascii="inherit" w:hAnsi="inherit" w:cs="Arial"/>
          <w:color w:val="777777"/>
          <w:sz w:val="24"/>
          <w:szCs w:val="20"/>
        </w:rPr>
      </w:pPr>
      <w:r w:rsidRPr="000802B9">
        <w:rPr>
          <w:rStyle w:val="Strong"/>
          <w:rFonts w:ascii="inherit" w:hAnsi="inherit" w:cs="Arial"/>
          <w:color w:val="777777"/>
          <w:sz w:val="24"/>
          <w:szCs w:val="20"/>
          <w:bdr w:val="none" w:sz="0" w:space="0" w:color="auto" w:frame="1"/>
        </w:rPr>
        <w:t>Descriptive statistics:</w:t>
      </w:r>
      <w:r w:rsidRPr="000802B9">
        <w:rPr>
          <w:rFonts w:ascii="inherit" w:hAnsi="inherit" w:cs="Arial"/>
          <w:color w:val="777777"/>
          <w:sz w:val="24"/>
          <w:szCs w:val="20"/>
        </w:rPr>
        <w:t> describes and summarizes data. You are just describing what the data shows: a trend, a specific feature, or a certain </w:t>
      </w:r>
      <w:hyperlink r:id="rId128" w:history="1">
        <w:r w:rsidRPr="006C62F8">
          <w:rPr>
            <w:rStyle w:val="Hyperlink"/>
            <w:rFonts w:ascii="inherit" w:hAnsi="inherit" w:cs="Arial"/>
            <w:color w:val="777777"/>
            <w:sz w:val="24"/>
            <w:szCs w:val="20"/>
            <w:u w:val="none"/>
            <w:bdr w:val="none" w:sz="0" w:space="0" w:color="auto" w:frame="1"/>
          </w:rPr>
          <w:t>statistic </w:t>
        </w:r>
      </w:hyperlink>
      <w:r w:rsidRPr="006C62F8">
        <w:rPr>
          <w:rFonts w:ascii="inherit" w:hAnsi="inherit" w:cs="Arial"/>
          <w:color w:val="777777"/>
          <w:sz w:val="24"/>
          <w:szCs w:val="20"/>
        </w:rPr>
        <w:t>(like a </w:t>
      </w:r>
      <w:hyperlink r:id="rId129" w:anchor="mean" w:history="1">
        <w:r w:rsidRPr="006C62F8">
          <w:rPr>
            <w:rStyle w:val="Hyperlink"/>
            <w:rFonts w:ascii="inherit" w:hAnsi="inherit" w:cs="Arial"/>
            <w:color w:val="777777"/>
            <w:sz w:val="24"/>
            <w:szCs w:val="20"/>
            <w:u w:val="none"/>
            <w:bdr w:val="none" w:sz="0" w:space="0" w:color="auto" w:frame="1"/>
          </w:rPr>
          <w:t>mean </w:t>
        </w:r>
      </w:hyperlink>
      <w:r w:rsidRPr="006C62F8">
        <w:rPr>
          <w:rFonts w:ascii="inherit" w:hAnsi="inherit" w:cs="Arial"/>
          <w:color w:val="777777"/>
          <w:sz w:val="24"/>
          <w:szCs w:val="20"/>
        </w:rPr>
        <w:t>or median).</w:t>
      </w:r>
    </w:p>
    <w:p w14:paraId="2F5DC5E2" w14:textId="1E80A6D3" w:rsidR="00A74C16" w:rsidRPr="000802B9" w:rsidRDefault="00D07F14" w:rsidP="00C075BE">
      <w:pPr>
        <w:numPr>
          <w:ilvl w:val="0"/>
          <w:numId w:val="5"/>
        </w:numPr>
        <w:shd w:val="clear" w:color="auto" w:fill="FFFFFF"/>
        <w:spacing w:after="0" w:line="240" w:lineRule="auto"/>
        <w:ind w:left="450"/>
        <w:textAlignment w:val="baseline"/>
        <w:rPr>
          <w:rFonts w:ascii="inherit" w:hAnsi="inherit" w:cs="Arial"/>
          <w:color w:val="777777"/>
          <w:sz w:val="24"/>
          <w:szCs w:val="20"/>
        </w:rPr>
      </w:pPr>
      <w:hyperlink r:id="rId130" w:history="1">
        <w:r w:rsidR="00A74C16" w:rsidRPr="000802B9">
          <w:rPr>
            <w:rStyle w:val="Strong"/>
            <w:rFonts w:ascii="inherit" w:hAnsi="inherit" w:cs="Arial"/>
            <w:color w:val="777777"/>
            <w:sz w:val="24"/>
            <w:szCs w:val="20"/>
            <w:bdr w:val="none" w:sz="0" w:space="0" w:color="auto" w:frame="1"/>
          </w:rPr>
          <w:t>Inferential statistics</w:t>
        </w:r>
      </w:hyperlink>
      <w:r w:rsidR="00A74C16" w:rsidRPr="000802B9">
        <w:rPr>
          <w:rFonts w:ascii="inherit" w:hAnsi="inherit" w:cs="Arial"/>
          <w:color w:val="777777"/>
          <w:sz w:val="24"/>
          <w:szCs w:val="20"/>
        </w:rPr>
        <w:t>: uses statistics to make predictions.</w:t>
      </w:r>
    </w:p>
    <w:p w14:paraId="488CB389" w14:textId="77777777" w:rsidR="00815BAC" w:rsidRDefault="00815BAC" w:rsidP="00815BAC">
      <w:pPr>
        <w:shd w:val="clear" w:color="auto" w:fill="FFFFFF"/>
        <w:spacing w:after="0" w:line="240" w:lineRule="auto"/>
        <w:ind w:left="450"/>
        <w:textAlignment w:val="baseline"/>
        <w:rPr>
          <w:rFonts w:ascii="inherit" w:hAnsi="inherit" w:cs="Arial"/>
          <w:color w:val="777777"/>
          <w:sz w:val="20"/>
          <w:szCs w:val="20"/>
        </w:rPr>
      </w:pPr>
    </w:p>
    <w:p w14:paraId="3B7D4DE3" w14:textId="27C03DFA" w:rsidR="00A74C16" w:rsidRPr="00A03F8A" w:rsidRDefault="00A74C16" w:rsidP="00A74C16">
      <w:pPr>
        <w:pStyle w:val="NormalWeb"/>
        <w:shd w:val="clear" w:color="auto" w:fill="FFFFFF"/>
        <w:spacing w:before="0" w:beforeAutospacing="0" w:after="0" w:afterAutospacing="0"/>
        <w:textAlignment w:val="baseline"/>
        <w:rPr>
          <w:rStyle w:val="Hyperlink"/>
          <w:rFonts w:ascii="Arial" w:hAnsi="Arial" w:cs="Arial"/>
          <w:color w:val="767676"/>
          <w:sz w:val="22"/>
          <w:u w:val="none"/>
        </w:rPr>
      </w:pPr>
      <w:r w:rsidRPr="00A03F8A">
        <w:rPr>
          <w:rStyle w:val="Hyperlink"/>
          <w:rFonts w:ascii="Arial" w:hAnsi="Arial" w:cs="Arial"/>
          <w:color w:val="767676"/>
          <w:sz w:val="22"/>
          <w:u w:val="none"/>
        </w:rPr>
        <w:t>Descriptive statistics just describes data. For example, descriptive statistics about a college could include: the </w:t>
      </w:r>
      <w:hyperlink r:id="rId131" w:history="1">
        <w:r w:rsidRPr="00A03F8A">
          <w:rPr>
            <w:rStyle w:val="Hyperlink"/>
            <w:rFonts w:ascii="Arial" w:hAnsi="Arial" w:cs="Arial"/>
            <w:color w:val="767676"/>
            <w:sz w:val="22"/>
            <w:u w:val="none"/>
          </w:rPr>
          <w:t>average </w:t>
        </w:r>
      </w:hyperlink>
      <w:r w:rsidRPr="00A03F8A">
        <w:rPr>
          <w:rStyle w:val="Hyperlink"/>
          <w:rFonts w:ascii="Arial" w:hAnsi="Arial" w:cs="Arial"/>
          <w:color w:val="767676"/>
          <w:sz w:val="22"/>
          <w:u w:val="none"/>
        </w:rPr>
        <w:t>SAT score for incoming freshmen; the </w:t>
      </w:r>
      <w:hyperlink r:id="rId132" w:anchor="median" w:history="1">
        <w:r w:rsidRPr="00A03F8A">
          <w:rPr>
            <w:rStyle w:val="Hyperlink"/>
            <w:rFonts w:ascii="Arial" w:hAnsi="Arial" w:cs="Arial"/>
            <w:color w:val="767676"/>
            <w:sz w:val="22"/>
            <w:u w:val="none"/>
          </w:rPr>
          <w:t>median </w:t>
        </w:r>
      </w:hyperlink>
      <w:r w:rsidRPr="00A03F8A">
        <w:rPr>
          <w:rStyle w:val="Hyperlink"/>
          <w:rFonts w:ascii="Arial" w:hAnsi="Arial" w:cs="Arial"/>
          <w:color w:val="767676"/>
          <w:sz w:val="22"/>
          <w:u w:val="none"/>
        </w:rPr>
        <w:t xml:space="preserve">income of parents; racial makeup of the student body. It says nothing about why the data might exist, or what trends you might be able to see from the data. When you take your data and start to make predictions about future </w:t>
      </w:r>
      <w:r w:rsidR="006A1106" w:rsidRPr="00A03F8A">
        <w:rPr>
          <w:rStyle w:val="Hyperlink"/>
          <w:rFonts w:ascii="Arial" w:hAnsi="Arial" w:cs="Arial"/>
          <w:color w:val="767676"/>
          <w:sz w:val="22"/>
          <w:u w:val="none"/>
        </w:rPr>
        <w:t>behaviour</w:t>
      </w:r>
      <w:r w:rsidRPr="00A03F8A">
        <w:rPr>
          <w:rStyle w:val="Hyperlink"/>
          <w:rFonts w:ascii="Arial" w:hAnsi="Arial" w:cs="Arial"/>
          <w:color w:val="767676"/>
          <w:sz w:val="22"/>
          <w:u w:val="none"/>
        </w:rPr>
        <w:t xml:space="preserve"> or trends, that’s inferential statistics. Inferential statistics also allows you to take </w:t>
      </w:r>
      <w:hyperlink r:id="rId133" w:history="1">
        <w:r w:rsidRPr="00A03F8A">
          <w:rPr>
            <w:rStyle w:val="Hyperlink"/>
            <w:rFonts w:ascii="Arial" w:hAnsi="Arial" w:cs="Arial"/>
            <w:color w:val="767676"/>
            <w:sz w:val="22"/>
            <w:u w:val="none"/>
          </w:rPr>
          <w:t>sample </w:t>
        </w:r>
      </w:hyperlink>
      <w:r w:rsidRPr="00A03F8A">
        <w:rPr>
          <w:rStyle w:val="Hyperlink"/>
          <w:rFonts w:ascii="Arial" w:hAnsi="Arial" w:cs="Arial"/>
          <w:color w:val="767676"/>
          <w:sz w:val="22"/>
          <w:u w:val="none"/>
        </w:rPr>
        <w:t>data (e.g. from one university) and apply it to a larger </w:t>
      </w:r>
      <w:hyperlink r:id="rId134" w:history="1">
        <w:r w:rsidRPr="00A03F8A">
          <w:rPr>
            <w:rStyle w:val="Hyperlink"/>
            <w:rFonts w:ascii="Arial" w:hAnsi="Arial" w:cs="Arial"/>
            <w:color w:val="767676"/>
            <w:sz w:val="22"/>
            <w:u w:val="none"/>
          </w:rPr>
          <w:t>population</w:t>
        </w:r>
      </w:hyperlink>
      <w:r w:rsidRPr="00A03F8A">
        <w:rPr>
          <w:rStyle w:val="Hyperlink"/>
          <w:rFonts w:ascii="Arial" w:hAnsi="Arial" w:cs="Arial"/>
          <w:color w:val="767676"/>
          <w:sz w:val="22"/>
          <w:u w:val="none"/>
        </w:rPr>
        <w:t> (e.g. all universities in the country).</w:t>
      </w:r>
    </w:p>
    <w:p w14:paraId="4A2322F0" w14:textId="71707BD5" w:rsidR="00A74C16" w:rsidRDefault="00A74C16" w:rsidP="00A74C16"/>
    <w:p w14:paraId="402C4C59" w14:textId="655779E5" w:rsidR="005D01D8" w:rsidRDefault="00EF5E4E" w:rsidP="005D01D8">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3. </w:t>
      </w:r>
      <w:bookmarkStart w:id="3" w:name="Excel_Descriptive_Statistics"/>
      <w:r w:rsidR="005D01D8" w:rsidRPr="005D01D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Excel Descriptive Statistics</w:t>
      </w:r>
      <w:bookmarkEnd w:id="3"/>
    </w:p>
    <w:p w14:paraId="67EC3D1A" w14:textId="6CF100C9" w:rsidR="00A03F8A" w:rsidRDefault="00A03F8A" w:rsidP="00A03F8A"/>
    <w:p w14:paraId="74B7FFE6" w14:textId="37A7592C" w:rsidR="00A03F8A" w:rsidRDefault="00A03F8A" w:rsidP="00A03F8A">
      <w:pPr>
        <w:rPr>
          <w:rFonts w:ascii="Arial" w:hAnsi="Arial" w:cs="Arial"/>
          <w:color w:val="777777"/>
          <w:szCs w:val="20"/>
          <w:shd w:val="clear" w:color="auto" w:fill="FFFFFF"/>
        </w:rPr>
      </w:pPr>
      <w:r w:rsidRPr="00A03F8A">
        <w:rPr>
          <w:rFonts w:ascii="Arial" w:hAnsi="Arial" w:cs="Arial"/>
          <w:color w:val="777777"/>
          <w:szCs w:val="20"/>
          <w:shd w:val="clear" w:color="auto" w:fill="FFFFFF"/>
        </w:rPr>
        <w:t xml:space="preserve">Using the descriptive statistics feature in Excel means that you won’t have to type in individual functions like MEAN or MODE. One button click will return a dozen different stats for your data set. If you want to calculate Excel descriptive statistics, you must have the Data </w:t>
      </w:r>
      <w:r w:rsidRPr="00A03F8A">
        <w:rPr>
          <w:rFonts w:ascii="Arial" w:hAnsi="Arial" w:cs="Arial"/>
          <w:color w:val="777777"/>
          <w:szCs w:val="20"/>
          <w:shd w:val="clear" w:color="auto" w:fill="FFFFFF"/>
        </w:rPr>
        <w:lastRenderedPageBreak/>
        <w:t xml:space="preserve">Analysis </w:t>
      </w:r>
      <w:proofErr w:type="spellStart"/>
      <w:r w:rsidRPr="00A03F8A">
        <w:rPr>
          <w:rFonts w:ascii="Arial" w:hAnsi="Arial" w:cs="Arial"/>
          <w:color w:val="777777"/>
          <w:szCs w:val="20"/>
          <w:shd w:val="clear" w:color="auto" w:fill="FFFFFF"/>
        </w:rPr>
        <w:t>Toolpak</w:t>
      </w:r>
      <w:proofErr w:type="spellEnd"/>
      <w:r w:rsidRPr="00A03F8A">
        <w:rPr>
          <w:rFonts w:ascii="Arial" w:hAnsi="Arial" w:cs="Arial"/>
          <w:color w:val="777777"/>
          <w:szCs w:val="20"/>
          <w:shd w:val="clear" w:color="auto" w:fill="FFFFFF"/>
        </w:rPr>
        <w:t xml:space="preserve"> loaded in Excel. Click the “Data” tab in Excel. If you don’t see “Data analysis” on the right of the toolbar, you need to load the </w:t>
      </w:r>
      <w:proofErr w:type="spellStart"/>
      <w:r w:rsidRPr="00A03F8A">
        <w:rPr>
          <w:rFonts w:ascii="Arial" w:hAnsi="Arial" w:cs="Arial"/>
          <w:color w:val="777777"/>
          <w:szCs w:val="20"/>
          <w:shd w:val="clear" w:color="auto" w:fill="FFFFFF"/>
        </w:rPr>
        <w:t>Toolpak</w:t>
      </w:r>
      <w:proofErr w:type="spellEnd"/>
      <w:r w:rsidRPr="00A03F8A">
        <w:rPr>
          <w:rFonts w:ascii="Arial" w:hAnsi="Arial" w:cs="Arial"/>
          <w:color w:val="777777"/>
          <w:szCs w:val="20"/>
          <w:shd w:val="clear" w:color="auto" w:fill="FFFFFF"/>
        </w:rPr>
        <w:t xml:space="preserve"> first. See: </w:t>
      </w:r>
      <w:hyperlink r:id="rId135" w:history="1">
        <w:r w:rsidR="004A75DF" w:rsidRPr="004A75DF">
          <w:rPr>
            <w:rStyle w:val="Hyperlink"/>
            <w:rFonts w:ascii="Arial" w:hAnsi="Arial" w:cs="Arial"/>
            <w:szCs w:val="20"/>
            <w:shd w:val="clear" w:color="auto" w:fill="FFFFFF"/>
          </w:rPr>
          <w:t xml:space="preserve">Load the Excel Data Analysis </w:t>
        </w:r>
        <w:proofErr w:type="spellStart"/>
        <w:r w:rsidR="004A75DF" w:rsidRPr="004A75DF">
          <w:rPr>
            <w:rStyle w:val="Hyperlink"/>
            <w:rFonts w:ascii="Arial" w:hAnsi="Arial" w:cs="Arial"/>
            <w:szCs w:val="20"/>
            <w:shd w:val="clear" w:color="auto" w:fill="FFFFFF"/>
          </w:rPr>
          <w:t>Toolpak</w:t>
        </w:r>
        <w:proofErr w:type="spellEnd"/>
        <w:r w:rsidR="004A75DF" w:rsidRPr="004A75DF">
          <w:rPr>
            <w:rStyle w:val="Hyperlink"/>
            <w:rFonts w:ascii="Arial" w:hAnsi="Arial" w:cs="Arial"/>
            <w:szCs w:val="20"/>
            <w:shd w:val="clear" w:color="auto" w:fill="FFFFFF"/>
          </w:rPr>
          <w:t>.</w:t>
        </w:r>
      </w:hyperlink>
    </w:p>
    <w:p w14:paraId="1CDAC723" w14:textId="54173AB6" w:rsidR="00850CA5" w:rsidRDefault="00850CA5" w:rsidP="00850CA5">
      <w:pPr>
        <w:pStyle w:val="Heading3"/>
        <w:shd w:val="clear" w:color="auto" w:fill="FFFFFF"/>
        <w:spacing w:before="0" w:line="480" w:lineRule="atLeast"/>
        <w:textAlignment w:val="baseline"/>
        <w:rPr>
          <w:rFonts w:ascii="Arial" w:hAnsi="Arial" w:cs="Arial"/>
          <w:b/>
          <w:bCs/>
          <w:color w:val="5B9BD5" w:themeColor="accent5"/>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50CA5">
        <w:rPr>
          <w:rFonts w:ascii="Arial" w:hAnsi="Arial" w:cs="Arial"/>
          <w:b/>
          <w:bCs/>
          <w:color w:val="5B9BD5" w:themeColor="accent5"/>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Excel Descriptive Statistics: Steps</w:t>
      </w:r>
    </w:p>
    <w:p w14:paraId="305C63F8" w14:textId="77777777" w:rsidR="00152FD5" w:rsidRDefault="00152FD5"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3ABB7E19" w14:textId="797082A1" w:rsidR="00152FD5" w:rsidRDefault="00D07F14"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hyperlink r:id="rId136" w:history="1">
        <w:r w:rsidR="00152FD5" w:rsidRPr="00152FD5">
          <w:rPr>
            <w:rStyle w:val="Hyperlink"/>
            <w:rFonts w:asciiTheme="minorHAnsi" w:eastAsiaTheme="minorHAnsi" w:hAnsiTheme="minorHAnsi" w:cstheme="minorBidi"/>
            <w:sz w:val="22"/>
            <w:szCs w:val="22"/>
            <w:lang w:eastAsia="en-US"/>
          </w:rPr>
          <w:t>Watch the video</w:t>
        </w:r>
      </w:hyperlink>
      <w:r w:rsidR="00152FD5">
        <w:rPr>
          <w:rFonts w:asciiTheme="minorHAnsi" w:eastAsiaTheme="minorHAnsi" w:hAnsiTheme="minorHAnsi" w:cstheme="minorBidi"/>
          <w:sz w:val="22"/>
          <w:szCs w:val="22"/>
          <w:lang w:eastAsia="en-US"/>
        </w:rPr>
        <w:t xml:space="preserve"> </w:t>
      </w:r>
      <w:r w:rsidR="00152FD5" w:rsidRPr="00152FD5">
        <w:rPr>
          <w:rFonts w:asciiTheme="minorHAnsi" w:eastAsiaTheme="minorHAnsi" w:hAnsiTheme="minorHAnsi" w:cstheme="minorBidi"/>
          <w:sz w:val="22"/>
          <w:szCs w:val="22"/>
          <w:lang w:eastAsia="en-US"/>
        </w:rPr>
        <w:t>or read the steps below:</w:t>
      </w:r>
    </w:p>
    <w:p w14:paraId="6C505D89" w14:textId="77777777" w:rsidR="00152FD5" w:rsidRDefault="00152FD5" w:rsidP="007C16E3">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14:paraId="088768C9" w14:textId="426CE405"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1:</w:t>
      </w:r>
      <w:r w:rsidRPr="007C16E3">
        <w:rPr>
          <w:rStyle w:val="Strong"/>
          <w:rFonts w:ascii="inherit" w:hAnsi="inherit" w:cs="Arial"/>
          <w:color w:val="777777"/>
          <w:sz w:val="22"/>
          <w:szCs w:val="20"/>
          <w:bdr w:val="none" w:sz="0" w:space="0" w:color="auto" w:frame="1"/>
        </w:rPr>
        <w:t> Type your data into Excel,</w:t>
      </w:r>
      <w:r w:rsidRPr="007C16E3">
        <w:rPr>
          <w:rFonts w:ascii="Arial" w:hAnsi="Arial" w:cs="Arial"/>
          <w:color w:val="777777"/>
          <w:sz w:val="22"/>
          <w:szCs w:val="20"/>
        </w:rPr>
        <w:t> in a single column. For example, if you have ten items in your data set, type them into cells A1 through A10.</w:t>
      </w:r>
    </w:p>
    <w:p w14:paraId="6674706E"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4DCBA61C" w14:textId="1C0A09EC"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2:</w:t>
      </w:r>
      <w:r w:rsidRPr="007C16E3">
        <w:rPr>
          <w:rStyle w:val="Strong"/>
          <w:rFonts w:ascii="inherit" w:hAnsi="inherit" w:cs="Arial"/>
          <w:color w:val="777777"/>
          <w:sz w:val="22"/>
          <w:szCs w:val="20"/>
          <w:bdr w:val="none" w:sz="0" w:space="0" w:color="auto" w:frame="1"/>
        </w:rPr>
        <w:t> Click the “Data” tab </w:t>
      </w:r>
      <w:r w:rsidRPr="007C16E3">
        <w:rPr>
          <w:rFonts w:ascii="Arial" w:hAnsi="Arial" w:cs="Arial"/>
          <w:color w:val="777777"/>
          <w:sz w:val="22"/>
          <w:szCs w:val="20"/>
        </w:rPr>
        <w:t>and then click “Data Analysis” in the Analysis group.</w:t>
      </w:r>
    </w:p>
    <w:p w14:paraId="482B7408"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18B057C4" w14:textId="460F33D1"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3:</w:t>
      </w:r>
      <w:r w:rsidRPr="007C16E3">
        <w:rPr>
          <w:rStyle w:val="Strong"/>
          <w:rFonts w:ascii="inherit" w:hAnsi="inherit" w:cs="Arial"/>
          <w:color w:val="777777"/>
          <w:sz w:val="22"/>
          <w:szCs w:val="20"/>
          <w:bdr w:val="none" w:sz="0" w:space="0" w:color="auto" w:frame="1"/>
        </w:rPr>
        <w:t> Highlight “Descriptive Statistics” </w:t>
      </w:r>
      <w:r w:rsidRPr="007C16E3">
        <w:rPr>
          <w:rFonts w:ascii="Arial" w:hAnsi="Arial" w:cs="Arial"/>
          <w:color w:val="777777"/>
          <w:sz w:val="22"/>
          <w:szCs w:val="20"/>
        </w:rPr>
        <w:t>in the pop-up Data Analysis window.</w:t>
      </w:r>
    </w:p>
    <w:p w14:paraId="5043BBC1"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4023BAA4" w14:textId="5186CB5B"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4:</w:t>
      </w:r>
      <w:r w:rsidRPr="007C16E3">
        <w:rPr>
          <w:rStyle w:val="Strong"/>
          <w:rFonts w:ascii="inherit" w:hAnsi="inherit" w:cs="Arial"/>
          <w:color w:val="777777"/>
          <w:sz w:val="22"/>
          <w:szCs w:val="20"/>
          <w:bdr w:val="none" w:sz="0" w:space="0" w:color="auto" w:frame="1"/>
        </w:rPr>
        <w:t> Type an input range into the “Input Range” text box. </w:t>
      </w:r>
      <w:r w:rsidRPr="007C16E3">
        <w:rPr>
          <w:rFonts w:ascii="Arial" w:hAnsi="Arial" w:cs="Arial"/>
          <w:color w:val="777777"/>
          <w:sz w:val="22"/>
          <w:szCs w:val="20"/>
        </w:rPr>
        <w:t>For this example, type “A1:A10” into the box.</w:t>
      </w:r>
    </w:p>
    <w:p w14:paraId="3B343FA5"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35BC0783" w14:textId="5E7A71C2"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5:</w:t>
      </w:r>
      <w:r w:rsidRPr="007C16E3">
        <w:rPr>
          <w:rStyle w:val="Strong"/>
          <w:rFonts w:ascii="inherit" w:hAnsi="inherit" w:cs="Arial"/>
          <w:color w:val="777777"/>
          <w:sz w:val="22"/>
          <w:szCs w:val="20"/>
          <w:bdr w:val="none" w:sz="0" w:space="0" w:color="auto" w:frame="1"/>
        </w:rPr>
        <w:t> Check the “Labels in first row” check box </w:t>
      </w:r>
      <w:r w:rsidRPr="007C16E3">
        <w:rPr>
          <w:rFonts w:ascii="Arial" w:hAnsi="Arial" w:cs="Arial"/>
          <w:color w:val="777777"/>
          <w:sz w:val="22"/>
          <w:szCs w:val="20"/>
        </w:rPr>
        <w:t>if you have titled the column in row 1, otherwise leave the box unchecked.</w:t>
      </w:r>
    </w:p>
    <w:p w14:paraId="1A6B10FF"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0978EF94" w14:textId="1877C13C"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6:</w:t>
      </w:r>
      <w:r w:rsidRPr="007C16E3">
        <w:rPr>
          <w:rStyle w:val="Strong"/>
          <w:rFonts w:ascii="inherit" w:hAnsi="inherit" w:cs="Arial"/>
          <w:color w:val="777777"/>
          <w:sz w:val="22"/>
          <w:szCs w:val="20"/>
          <w:bdr w:val="none" w:sz="0" w:space="0" w:color="auto" w:frame="1"/>
        </w:rPr>
        <w:t> Type a cell location into the “Output Range” box.</w:t>
      </w:r>
      <w:r w:rsidRPr="007C16E3">
        <w:rPr>
          <w:rFonts w:ascii="Arial" w:hAnsi="Arial" w:cs="Arial"/>
          <w:color w:val="777777"/>
          <w:sz w:val="22"/>
          <w:szCs w:val="20"/>
        </w:rPr>
        <w:t> For example, type “C1.” Make sure that two adjacent columns do not have data in them.</w:t>
      </w:r>
    </w:p>
    <w:p w14:paraId="453CCFEC" w14:textId="77777777" w:rsidR="00C3020C" w:rsidRPr="007C16E3" w:rsidRDefault="00C3020C"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7F8BC313" w14:textId="77898120" w:rsidR="007C16E3" w:rsidRDefault="007C16E3" w:rsidP="007C16E3">
      <w:pPr>
        <w:pStyle w:val="NormalWeb"/>
        <w:shd w:val="clear" w:color="auto" w:fill="FFFFFF"/>
        <w:spacing w:before="0" w:beforeAutospacing="0" w:after="0" w:afterAutospacing="0"/>
        <w:textAlignment w:val="baseline"/>
        <w:rPr>
          <w:rFonts w:ascii="Arial" w:hAnsi="Arial" w:cs="Arial"/>
          <w:color w:val="777777"/>
          <w:sz w:val="22"/>
          <w:szCs w:val="20"/>
        </w:rPr>
      </w:pPr>
      <w:r w:rsidRPr="007C16E3">
        <w:rPr>
          <w:rFonts w:ascii="inherit" w:hAnsi="inherit" w:cs="Arial"/>
          <w:color w:val="0000FF"/>
          <w:sz w:val="22"/>
          <w:szCs w:val="20"/>
          <w:bdr w:val="none" w:sz="0" w:space="0" w:color="auto" w:frame="1"/>
        </w:rPr>
        <w:t>Step 7:</w:t>
      </w:r>
      <w:r w:rsidRPr="007C16E3">
        <w:rPr>
          <w:rStyle w:val="Strong"/>
          <w:rFonts w:ascii="inherit" w:hAnsi="inherit" w:cs="Arial"/>
          <w:color w:val="777777"/>
          <w:sz w:val="22"/>
          <w:szCs w:val="20"/>
          <w:bdr w:val="none" w:sz="0" w:space="0" w:color="auto" w:frame="1"/>
        </w:rPr>
        <w:t> Click the “Summary Statistics” check box and then click “OK” </w:t>
      </w:r>
      <w:r w:rsidRPr="007C16E3">
        <w:rPr>
          <w:rFonts w:ascii="Arial" w:hAnsi="Arial" w:cs="Arial"/>
          <w:color w:val="777777"/>
          <w:sz w:val="22"/>
          <w:szCs w:val="20"/>
        </w:rPr>
        <w:t>to display Excel descriptive statistics. A list of descriptive statistics will be returned in the column you selected as the Output Range.</w:t>
      </w:r>
    </w:p>
    <w:p w14:paraId="712B8E60" w14:textId="2F01EC7E" w:rsidR="002371F9" w:rsidRDefault="002371F9" w:rsidP="007C16E3">
      <w:pPr>
        <w:pStyle w:val="NormalWeb"/>
        <w:shd w:val="clear" w:color="auto" w:fill="FFFFFF"/>
        <w:spacing w:before="0" w:beforeAutospacing="0" w:after="0" w:afterAutospacing="0"/>
        <w:textAlignment w:val="baseline"/>
        <w:rPr>
          <w:rFonts w:ascii="Arial" w:hAnsi="Arial" w:cs="Arial"/>
          <w:color w:val="777777"/>
          <w:sz w:val="22"/>
          <w:szCs w:val="20"/>
        </w:rPr>
      </w:pPr>
    </w:p>
    <w:p w14:paraId="0EBD2701" w14:textId="079CA434" w:rsidR="002371F9" w:rsidRDefault="002371F9" w:rsidP="002371F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4" w:name="_4._Descriptive_Statistics:"/>
      <w:bookmarkEnd w:id="4"/>
      <w:r>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4. </w:t>
      </w:r>
      <w:r w:rsidRPr="002371F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Descriptive Statistics: Charts, Graphs and Plots</w:t>
      </w:r>
    </w:p>
    <w:p w14:paraId="1F5400B0" w14:textId="74AB1057" w:rsidR="0001445B" w:rsidRDefault="0001445B" w:rsidP="0001445B"/>
    <w:p w14:paraId="619EC07B" w14:textId="1AF9840E" w:rsidR="0001445B" w:rsidRPr="003D38A7" w:rsidRDefault="0001445B" w:rsidP="00B53103">
      <w:pPr>
        <w:pStyle w:val="NormalWeb"/>
        <w:shd w:val="clear" w:color="auto" w:fill="FFFFFF"/>
        <w:spacing w:before="0" w:beforeAutospacing="0" w:after="0" w:afterAutospacing="0"/>
        <w:textAlignment w:val="baseline"/>
        <w:rPr>
          <w:rStyle w:val="Hyperlink"/>
          <w:rFonts w:eastAsiaTheme="minorHAnsi"/>
          <w:color w:val="05A9C5"/>
          <w:bdr w:val="none" w:sz="0" w:space="0" w:color="auto" w:frame="1"/>
          <w:shd w:val="clear" w:color="auto" w:fill="FFFFFF"/>
          <w:lang w:eastAsia="en-US"/>
        </w:rPr>
      </w:pPr>
      <w:r w:rsidRPr="0001445B">
        <w:rPr>
          <w:rFonts w:ascii="Arial" w:hAnsi="Arial" w:cs="Arial"/>
          <w:color w:val="777777"/>
          <w:sz w:val="22"/>
          <w:szCs w:val="20"/>
        </w:rPr>
        <w:t>There are literally dozens of charts and graphs you can make from data. which one you choose depends upon what kind of data you have and what you want to display. For example, if you wanted to display relationships between data in categories, you could make a </w:t>
      </w:r>
      <w:hyperlink r:id="rId137" w:history="1">
        <w:r w:rsidRPr="003D38A7">
          <w:rPr>
            <w:rStyle w:val="Hyperlink"/>
            <w:rFonts w:ascii="Arial" w:eastAsiaTheme="minorHAnsi" w:hAnsi="Arial" w:cs="Arial"/>
            <w:color w:val="05A9C5"/>
            <w:sz w:val="22"/>
            <w:szCs w:val="20"/>
            <w:bdr w:val="none" w:sz="0" w:space="0" w:color="auto" w:frame="1"/>
            <w:shd w:val="clear" w:color="auto" w:fill="FFFFFF"/>
            <w:lang w:eastAsia="en-US"/>
          </w:rPr>
          <w:t>bar graph.</w:t>
        </w:r>
      </w:hyperlink>
    </w:p>
    <w:p w14:paraId="2A14D091" w14:textId="109AB764" w:rsidR="00850CA5" w:rsidRPr="006D752F" w:rsidRDefault="00B53103" w:rsidP="00A03F8A">
      <w:r>
        <w:lastRenderedPageBreak/>
        <w:tab/>
      </w:r>
      <w:r>
        <w:rPr>
          <w:noProof/>
          <w:lang w:val="en-US"/>
        </w:rPr>
        <w:drawing>
          <wp:inline distT="0" distB="0" distL="0" distR="0" wp14:anchorId="059A6557" wp14:editId="343D4EEC">
            <wp:extent cx="5731510" cy="3665778"/>
            <wp:effectExtent l="0" t="0" r="2540" b="0"/>
            <wp:docPr id="10" name="Picture 10" descr="Grouped bar graph. Image: C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ouped bar graph. Image: CD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665778"/>
                    </a:xfrm>
                    <a:prstGeom prst="rect">
                      <a:avLst/>
                    </a:prstGeom>
                    <a:noFill/>
                    <a:ln>
                      <a:noFill/>
                    </a:ln>
                  </pic:spPr>
                </pic:pic>
              </a:graphicData>
            </a:graphic>
          </wp:inline>
        </w:drawing>
      </w:r>
    </w:p>
    <w:p w14:paraId="51FA7962" w14:textId="13A203BF" w:rsidR="00A03F8A" w:rsidRPr="00A03F8A" w:rsidRDefault="006D752F" w:rsidP="00A03F8A">
      <w:r>
        <w:tab/>
      </w:r>
      <w:r>
        <w:tab/>
      </w:r>
      <w:r>
        <w:tab/>
      </w:r>
      <w:r>
        <w:tab/>
      </w:r>
      <w:r>
        <w:tab/>
      </w:r>
      <w:r>
        <w:rPr>
          <w:rFonts w:ascii="Arial" w:hAnsi="Arial" w:cs="Arial"/>
          <w:i/>
          <w:iCs/>
          <w:color w:val="777777"/>
          <w:sz w:val="20"/>
          <w:szCs w:val="20"/>
          <w:shd w:val="clear" w:color="auto" w:fill="FFFFFF"/>
        </w:rPr>
        <w:t>Grouped bar graph. Image: CDC.</w:t>
      </w:r>
    </w:p>
    <w:p w14:paraId="034B91BF" w14:textId="393C1349" w:rsidR="005D01D8" w:rsidRPr="00524F96" w:rsidRDefault="00524F96" w:rsidP="00A74C16">
      <w:pPr>
        <w:rPr>
          <w:sz w:val="24"/>
        </w:rPr>
      </w:pPr>
      <w:r w:rsidRPr="00524F96">
        <w:rPr>
          <w:rFonts w:ascii="Arial" w:hAnsi="Arial" w:cs="Arial"/>
          <w:color w:val="777777"/>
          <w:szCs w:val="20"/>
          <w:shd w:val="clear" w:color="auto" w:fill="FFFFFF"/>
        </w:rPr>
        <w:t>A </w:t>
      </w:r>
      <w:hyperlink r:id="rId139" w:history="1">
        <w:r w:rsidRPr="00524F96">
          <w:rPr>
            <w:rStyle w:val="Hyperlink"/>
            <w:rFonts w:ascii="Arial" w:hAnsi="Arial" w:cs="Arial"/>
            <w:color w:val="05A9C5"/>
            <w:szCs w:val="20"/>
            <w:bdr w:val="none" w:sz="0" w:space="0" w:color="auto" w:frame="1"/>
            <w:shd w:val="clear" w:color="auto" w:fill="FFFFFF"/>
          </w:rPr>
          <w:t>pie chart</w:t>
        </w:r>
      </w:hyperlink>
      <w:r w:rsidRPr="00524F96">
        <w:rPr>
          <w:rFonts w:ascii="Arial" w:hAnsi="Arial" w:cs="Arial"/>
          <w:color w:val="777777"/>
          <w:szCs w:val="20"/>
          <w:shd w:val="clear" w:color="auto" w:fill="FFFFFF"/>
        </w:rPr>
        <w:t> would show you how categories in your data relate to the whole set.</w:t>
      </w:r>
    </w:p>
    <w:p w14:paraId="4BA51EC3" w14:textId="6F554F8C" w:rsidR="00CE1919" w:rsidRPr="000A5C57" w:rsidRDefault="00524F96" w:rsidP="00CE1919">
      <w:pPr>
        <w:shd w:val="clear" w:color="auto" w:fill="FFFFFF"/>
        <w:spacing w:after="0" w:line="240" w:lineRule="auto"/>
        <w:ind w:left="450"/>
        <w:textAlignment w:val="baseline"/>
        <w:rPr>
          <w:rFonts w:ascii="inherit" w:hAnsi="inherit" w:cs="Arial"/>
          <w:color w:val="777777"/>
          <w:sz w:val="24"/>
          <w:szCs w:val="20"/>
        </w:rPr>
      </w:pPr>
      <w:r>
        <w:rPr>
          <w:noProof/>
          <w:lang w:val="en-US"/>
        </w:rPr>
        <w:tab/>
      </w:r>
      <w:r>
        <w:rPr>
          <w:noProof/>
          <w:lang w:val="en-US"/>
        </w:rPr>
        <w:tab/>
      </w:r>
      <w:r>
        <w:rPr>
          <w:noProof/>
          <w:lang w:val="en-US"/>
        </w:rPr>
        <w:tab/>
      </w:r>
      <w:r>
        <w:rPr>
          <w:noProof/>
          <w:lang w:val="en-US"/>
        </w:rPr>
        <w:tab/>
      </w:r>
      <w:r>
        <w:rPr>
          <w:noProof/>
          <w:lang w:val="en-US"/>
        </w:rPr>
        <w:drawing>
          <wp:inline distT="0" distB="0" distL="0" distR="0" wp14:anchorId="1B4AAB5C" wp14:editId="432B4DD2">
            <wp:extent cx="2609850" cy="2847975"/>
            <wp:effectExtent l="0" t="0" r="0" b="9525"/>
            <wp:docPr id="12" name="Picture 12" descr="https://www.statisticshowto.datasciencecentral.com/wp-content/uploads/2013/08/water-use-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tatisticshowto.datasciencecentral.com/wp-content/uploads/2013/08/water-use-pie-char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09850" cy="2847975"/>
                    </a:xfrm>
                    <a:prstGeom prst="rect">
                      <a:avLst/>
                    </a:prstGeom>
                    <a:noFill/>
                    <a:ln>
                      <a:noFill/>
                    </a:ln>
                  </pic:spPr>
                </pic:pic>
              </a:graphicData>
            </a:graphic>
          </wp:inline>
        </w:drawing>
      </w:r>
    </w:p>
    <w:p w14:paraId="50981CD1" w14:textId="77777777" w:rsidR="00E86008" w:rsidRDefault="00680580"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r>
        <w:rPr>
          <w:rFonts w:ascii="Arial" w:hAnsi="Arial" w:cs="Arial"/>
          <w:i/>
          <w:iCs/>
          <w:color w:val="777777"/>
          <w:sz w:val="20"/>
          <w:szCs w:val="20"/>
          <w:shd w:val="clear" w:color="auto" w:fill="FFFFFF"/>
        </w:rPr>
        <w:t xml:space="preserve">                                           Pie chart showing water consumption. Image courtesy of EPA.</w:t>
      </w:r>
      <w:r w:rsidR="00524F96">
        <w:rPr>
          <w:rStyle w:val="Hyperlink"/>
          <w:rFonts w:ascii="Arial" w:hAnsi="Arial" w:cs="Arial"/>
          <w:color w:val="767676"/>
          <w:u w:val="none"/>
        </w:rPr>
        <w:tab/>
      </w:r>
      <w:r w:rsidR="00524F96">
        <w:rPr>
          <w:rStyle w:val="Hyperlink"/>
          <w:rFonts w:ascii="Arial" w:hAnsi="Arial" w:cs="Arial"/>
          <w:color w:val="767676"/>
          <w:u w:val="none"/>
        </w:rPr>
        <w:tab/>
      </w:r>
    </w:p>
    <w:p w14:paraId="1C5E1A7A" w14:textId="77777777" w:rsidR="00482887" w:rsidRPr="0069496E" w:rsidRDefault="00D07F14" w:rsidP="0076215C">
      <w:pPr>
        <w:pStyle w:val="NormalWeb"/>
        <w:shd w:val="clear" w:color="auto" w:fill="FFFFFF"/>
        <w:spacing w:before="0" w:beforeAutospacing="0" w:after="225" w:afterAutospacing="0"/>
        <w:textAlignment w:val="baseline"/>
        <w:rPr>
          <w:rFonts w:ascii="Arial" w:hAnsi="Arial" w:cs="Arial"/>
          <w:color w:val="777777"/>
          <w:sz w:val="22"/>
          <w:szCs w:val="20"/>
          <w:shd w:val="clear" w:color="auto" w:fill="FFFFFF"/>
        </w:rPr>
      </w:pPr>
      <w:hyperlink r:id="rId141" w:anchor="definition" w:history="1">
        <w:r w:rsidR="00E86008" w:rsidRPr="0069496E">
          <w:rPr>
            <w:rStyle w:val="Hyperlink"/>
            <w:rFonts w:ascii="Arial" w:hAnsi="Arial" w:cs="Arial"/>
            <w:color w:val="05A9C5"/>
            <w:sz w:val="22"/>
            <w:szCs w:val="20"/>
            <w:bdr w:val="none" w:sz="0" w:space="0" w:color="auto" w:frame="1"/>
            <w:shd w:val="clear" w:color="auto" w:fill="FFFFFF"/>
          </w:rPr>
          <w:t>Scatter plots</w:t>
        </w:r>
      </w:hyperlink>
      <w:r w:rsidR="00E86008" w:rsidRPr="0069496E">
        <w:rPr>
          <w:rFonts w:ascii="Arial" w:hAnsi="Arial" w:cs="Arial"/>
          <w:color w:val="777777"/>
          <w:sz w:val="22"/>
          <w:szCs w:val="20"/>
          <w:shd w:val="clear" w:color="auto" w:fill="FFFFFF"/>
        </w:rPr>
        <w:t> are a good way to display data points.</w:t>
      </w:r>
    </w:p>
    <w:p w14:paraId="3D6D16D4" w14:textId="71E059CB" w:rsidR="00630AD4" w:rsidRDefault="00482887"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r>
        <w:rPr>
          <w:rFonts w:ascii="Arial" w:hAnsi="Arial" w:cs="Arial"/>
          <w:color w:val="777777"/>
          <w:sz w:val="20"/>
          <w:szCs w:val="20"/>
          <w:shd w:val="clear" w:color="auto" w:fill="FFFFFF"/>
        </w:rPr>
        <w:lastRenderedPageBreak/>
        <w:tab/>
      </w:r>
      <w:r>
        <w:rPr>
          <w:rFonts w:ascii="Arial" w:hAnsi="Arial" w:cs="Arial"/>
          <w:color w:val="777777"/>
          <w:sz w:val="20"/>
          <w:szCs w:val="20"/>
          <w:shd w:val="clear" w:color="auto" w:fill="FFFFFF"/>
        </w:rPr>
        <w:tab/>
      </w:r>
      <w:r w:rsidR="0054417F">
        <w:rPr>
          <w:noProof/>
          <w:lang w:val="en-US" w:eastAsia="en-US"/>
        </w:rPr>
        <w:drawing>
          <wp:inline distT="0" distB="0" distL="0" distR="0" wp14:anchorId="3B022C98" wp14:editId="5D758F1F">
            <wp:extent cx="4286250" cy="2857500"/>
            <wp:effectExtent l="0" t="0" r="0" b="0"/>
            <wp:docPr id="13" name="Picture 13" descr="Image: Pen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enn Sta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r>
        <w:rPr>
          <w:rFonts w:ascii="Arial" w:hAnsi="Arial" w:cs="Arial"/>
          <w:color w:val="777777"/>
          <w:sz w:val="20"/>
          <w:szCs w:val="20"/>
          <w:shd w:val="clear" w:color="auto" w:fill="FFFFFF"/>
        </w:rPr>
        <w:tab/>
      </w:r>
      <w:r w:rsidR="00524F96">
        <w:rPr>
          <w:rStyle w:val="Hyperlink"/>
          <w:rFonts w:ascii="Arial" w:hAnsi="Arial" w:cs="Arial"/>
          <w:color w:val="767676"/>
          <w:u w:val="none"/>
        </w:rPr>
        <w:tab/>
      </w:r>
      <w:r w:rsidR="0054417F">
        <w:rPr>
          <w:rStyle w:val="Hyperlink"/>
          <w:rFonts w:ascii="Arial" w:hAnsi="Arial" w:cs="Arial"/>
          <w:color w:val="767676"/>
          <w:u w:val="none"/>
        </w:rPr>
        <w:t xml:space="preserve">                                                      </w:t>
      </w:r>
      <w:r w:rsidR="0054417F">
        <w:rPr>
          <w:rFonts w:ascii="Arial" w:hAnsi="Arial" w:cs="Arial"/>
          <w:i/>
          <w:iCs/>
          <w:color w:val="777777"/>
          <w:sz w:val="20"/>
          <w:szCs w:val="20"/>
          <w:shd w:val="clear" w:color="auto" w:fill="FFFFFF"/>
        </w:rPr>
        <w:t>Image: Penn State</w:t>
      </w:r>
      <w:r w:rsidR="00524F96">
        <w:rPr>
          <w:rStyle w:val="Hyperlink"/>
          <w:rFonts w:ascii="Arial" w:hAnsi="Arial" w:cs="Arial"/>
          <w:color w:val="767676"/>
          <w:u w:val="none"/>
        </w:rPr>
        <w:tab/>
      </w:r>
    </w:p>
    <w:p w14:paraId="67BAF136" w14:textId="77777777" w:rsidR="0083107E" w:rsidRDefault="0083107E" w:rsidP="0083107E">
      <w:pPr>
        <w:pStyle w:val="NormalWeb"/>
        <w:shd w:val="clear" w:color="auto" w:fill="FFFFFF"/>
        <w:spacing w:before="0" w:beforeAutospacing="0" w:after="0" w:afterAutospacing="0"/>
        <w:textAlignment w:val="baseline"/>
        <w:rPr>
          <w:rFonts w:ascii="Arial" w:hAnsi="Arial" w:cs="Arial"/>
          <w:color w:val="777777"/>
          <w:sz w:val="20"/>
          <w:szCs w:val="20"/>
        </w:rPr>
      </w:pPr>
      <w:r w:rsidRPr="00E55A9A">
        <w:rPr>
          <w:rFonts w:ascii="Arial" w:hAnsi="Arial" w:cs="Arial"/>
          <w:color w:val="777777"/>
          <w:sz w:val="22"/>
          <w:szCs w:val="20"/>
        </w:rPr>
        <w:t>Less common, but useful in some cases, include </w:t>
      </w:r>
      <w:hyperlink r:id="rId143" w:history="1">
        <w:r w:rsidRPr="00290624">
          <w:rPr>
            <w:rStyle w:val="Hyperlink"/>
            <w:rFonts w:ascii="inherit" w:hAnsi="inherit" w:cs="Arial"/>
            <w:color w:val="05A9C5"/>
            <w:sz w:val="22"/>
            <w:szCs w:val="20"/>
            <w:bdr w:val="none" w:sz="0" w:space="0" w:color="auto" w:frame="1"/>
          </w:rPr>
          <w:t>dot plots</w:t>
        </w:r>
      </w:hyperlink>
      <w:r w:rsidRPr="00E55A9A">
        <w:rPr>
          <w:rFonts w:ascii="Arial" w:hAnsi="Arial" w:cs="Arial"/>
          <w:color w:val="777777"/>
          <w:sz w:val="22"/>
          <w:szCs w:val="20"/>
        </w:rPr>
        <w:t> and </w:t>
      </w:r>
      <w:hyperlink r:id="rId144" w:anchor="definition" w:history="1">
        <w:r w:rsidRPr="00290624">
          <w:rPr>
            <w:rStyle w:val="Hyperlink"/>
            <w:rFonts w:ascii="inherit" w:hAnsi="inherit" w:cs="Arial"/>
            <w:color w:val="05A9C5"/>
            <w:sz w:val="22"/>
            <w:szCs w:val="20"/>
            <w:bdr w:val="none" w:sz="0" w:space="0" w:color="auto" w:frame="1"/>
          </w:rPr>
          <w:t>box and whisker charts</w:t>
        </w:r>
      </w:hyperlink>
      <w:r>
        <w:rPr>
          <w:rFonts w:ascii="Arial" w:hAnsi="Arial" w:cs="Arial"/>
          <w:color w:val="777777"/>
          <w:sz w:val="20"/>
          <w:szCs w:val="20"/>
        </w:rPr>
        <w:t>:</w:t>
      </w:r>
    </w:p>
    <w:p w14:paraId="09C481AF" w14:textId="15D10A83" w:rsidR="0083107E" w:rsidRDefault="0083107E" w:rsidP="0083107E">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rPr>
        <w:drawing>
          <wp:inline distT="0" distB="0" distL="0" distR="0" wp14:anchorId="42201E19" wp14:editId="6B78D6B0">
            <wp:extent cx="6315075" cy="2524125"/>
            <wp:effectExtent l="0" t="0" r="9525" b="9525"/>
            <wp:docPr id="23" name="Picture 23" descr="dot plot example">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ot plot example">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315075" cy="2524125"/>
                    </a:xfrm>
                    <a:prstGeom prst="rect">
                      <a:avLst/>
                    </a:prstGeom>
                    <a:noFill/>
                    <a:ln>
                      <a:noFill/>
                    </a:ln>
                  </pic:spPr>
                </pic:pic>
              </a:graphicData>
            </a:graphic>
          </wp:inline>
        </w:drawing>
      </w:r>
    </w:p>
    <w:p w14:paraId="52AFBA9D" w14:textId="7189D88E" w:rsidR="0083107E" w:rsidRDefault="00615954" w:rsidP="0083107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                                               </w:t>
      </w:r>
      <w:r w:rsidR="0083107E">
        <w:rPr>
          <w:rFonts w:ascii="inherit" w:hAnsi="inherit" w:cs="Arial"/>
          <w:i/>
          <w:iCs/>
          <w:color w:val="777777"/>
          <w:sz w:val="20"/>
          <w:szCs w:val="20"/>
        </w:rPr>
        <w:t>Simple dot plot showing the types of foods a group of friends eats.</w:t>
      </w:r>
    </w:p>
    <w:p w14:paraId="3A970109" w14:textId="77777777" w:rsidR="0083107E" w:rsidRDefault="0083107E" w:rsidP="0083107E">
      <w:pPr>
        <w:rPr>
          <w:rFonts w:ascii="Times New Roman" w:hAnsi="Times New Roman" w:cs="Times New Roman"/>
          <w:sz w:val="24"/>
          <w:szCs w:val="24"/>
        </w:rPr>
      </w:pPr>
    </w:p>
    <w:p w14:paraId="4E0F949B" w14:textId="20A1BF0A" w:rsidR="0083107E" w:rsidRDefault="003820F6" w:rsidP="0083107E">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drawing>
          <wp:inline distT="0" distB="0" distL="0" distR="0" wp14:anchorId="782AA83D" wp14:editId="1785228D">
            <wp:extent cx="2686050" cy="1838325"/>
            <wp:effectExtent l="0" t="0" r="0" b="9525"/>
            <wp:docPr id="22" name="Picture 22" descr="Box and whiskers graph">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ox and whiskers graph">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86050" cy="1838325"/>
                    </a:xfrm>
                    <a:prstGeom prst="rect">
                      <a:avLst/>
                    </a:prstGeom>
                    <a:noFill/>
                    <a:ln>
                      <a:noFill/>
                    </a:ln>
                  </pic:spPr>
                </pic:pic>
              </a:graphicData>
            </a:graphic>
          </wp:inline>
        </w:drawing>
      </w:r>
    </w:p>
    <w:p w14:paraId="6ADB9C2D" w14:textId="557B3265" w:rsidR="00601BDD" w:rsidRPr="00601BDD" w:rsidRDefault="003820F6" w:rsidP="00601BDD">
      <w:pPr>
        <w:pStyle w:val="wp-caption-text"/>
        <w:pBdr>
          <w:bottom w:val="single" w:sz="6" w:space="11" w:color="EAEAEA"/>
        </w:pBdr>
        <w:shd w:val="clear" w:color="auto" w:fill="FFFFFF"/>
        <w:spacing w:before="0" w:beforeAutospacing="0" w:after="0" w:afterAutospacing="0"/>
        <w:textAlignment w:val="baseline"/>
        <w:rPr>
          <w:rStyle w:val="Hyperlink"/>
          <w:rFonts w:ascii="inherit" w:hAnsi="inherit" w:cs="Arial"/>
          <w:i/>
          <w:iCs/>
          <w:color w:val="777777"/>
          <w:sz w:val="20"/>
          <w:szCs w:val="20"/>
          <w:u w:val="none"/>
        </w:rPr>
      </w:pPr>
      <w:r>
        <w:rPr>
          <w:rFonts w:ascii="inherit" w:hAnsi="inherit" w:cs="Arial"/>
          <w:i/>
          <w:iCs/>
          <w:color w:val="777777"/>
          <w:sz w:val="20"/>
          <w:szCs w:val="20"/>
        </w:rPr>
        <w:t xml:space="preserve">                                                                                          </w:t>
      </w:r>
      <w:r w:rsidR="00601BDD">
        <w:rPr>
          <w:rFonts w:ascii="inherit" w:hAnsi="inherit" w:cs="Arial"/>
          <w:i/>
          <w:iCs/>
          <w:color w:val="777777"/>
          <w:sz w:val="20"/>
          <w:szCs w:val="20"/>
        </w:rPr>
        <w:t>Box and whiskers graph</w:t>
      </w:r>
    </w:p>
    <w:p w14:paraId="12E9983A" w14:textId="2681B0A1" w:rsidR="004867F0" w:rsidRPr="00D06BC3" w:rsidRDefault="004867F0" w:rsidP="0076215C">
      <w:pPr>
        <w:pStyle w:val="NormalWeb"/>
        <w:shd w:val="clear" w:color="auto" w:fill="FFFFFF"/>
        <w:spacing w:before="0" w:beforeAutospacing="0" w:after="225" w:afterAutospacing="0"/>
        <w:textAlignment w:val="baseline"/>
        <w:rPr>
          <w:rStyle w:val="Hyperlink"/>
          <w:rFonts w:ascii="Arial" w:hAnsi="Arial" w:cs="Arial"/>
          <w:color w:val="767676"/>
          <w:u w:val="none"/>
        </w:rPr>
      </w:pPr>
    </w:p>
    <w:p w14:paraId="5861D5DF" w14:textId="7B7AA70F" w:rsidR="004867F0" w:rsidRPr="00D06BC3" w:rsidRDefault="004867F0" w:rsidP="004867F0">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5" w:name="Inferential_Statistics"/>
      <w:bookmarkEnd w:id="5"/>
      <w:r w:rsidRPr="00D06BC3">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Inferential Statistics</w:t>
      </w:r>
    </w:p>
    <w:p w14:paraId="56B8ACB6" w14:textId="2CC86157" w:rsidR="00872D48" w:rsidRPr="00D06BC3" w:rsidRDefault="00872D48" w:rsidP="00872D48">
      <w:pPr>
        <w:rPr>
          <w:rFonts w:ascii="Arial" w:hAnsi="Arial" w:cs="Arial"/>
        </w:rPr>
      </w:pPr>
    </w:p>
    <w:p w14:paraId="1E4B08B2" w14:textId="61B2D50B" w:rsidR="003361DD" w:rsidRPr="00D06BC3" w:rsidRDefault="00F64EBB" w:rsidP="00872D48">
      <w:pPr>
        <w:rPr>
          <w:rFonts w:ascii="Arial" w:hAnsi="Arial" w:cs="Arial"/>
        </w:rPr>
      </w:pPr>
      <w:r w:rsidRPr="00D06BC3">
        <w:rPr>
          <w:rFonts w:ascii="Arial" w:hAnsi="Arial" w:cs="Arial"/>
        </w:rPr>
        <w:tab/>
      </w:r>
      <w:r w:rsidRPr="00D06BC3">
        <w:rPr>
          <w:rFonts w:ascii="Arial" w:hAnsi="Arial" w:cs="Arial"/>
        </w:rPr>
        <w:tab/>
      </w:r>
      <w:r w:rsidRPr="00D06BC3">
        <w:rPr>
          <w:rFonts w:ascii="Arial" w:hAnsi="Arial" w:cs="Arial"/>
        </w:rPr>
        <w:tab/>
      </w:r>
      <w:r w:rsidRPr="00D06BC3">
        <w:rPr>
          <w:rFonts w:ascii="Arial" w:hAnsi="Arial" w:cs="Arial"/>
        </w:rPr>
        <w:tab/>
      </w:r>
      <w:r w:rsidRPr="00D06BC3">
        <w:rPr>
          <w:rFonts w:ascii="Arial" w:hAnsi="Arial" w:cs="Arial"/>
          <w:noProof/>
          <w:lang w:val="en-US"/>
        </w:rPr>
        <w:drawing>
          <wp:inline distT="0" distB="0" distL="0" distR="0" wp14:anchorId="480543D7" wp14:editId="6DAB5A44">
            <wp:extent cx="2857500" cy="2499360"/>
            <wp:effectExtent l="0" t="0" r="0" b="0"/>
            <wp:docPr id="4" name="Picture 4" descr="inferential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ferential statistic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57500" cy="2499360"/>
                    </a:xfrm>
                    <a:prstGeom prst="rect">
                      <a:avLst/>
                    </a:prstGeom>
                    <a:noFill/>
                    <a:ln>
                      <a:noFill/>
                    </a:ln>
                  </pic:spPr>
                </pic:pic>
              </a:graphicData>
            </a:graphic>
          </wp:inline>
        </w:drawing>
      </w:r>
    </w:p>
    <w:p w14:paraId="58ED861B" w14:textId="24A3F36B" w:rsidR="0076215C" w:rsidRPr="00D06BC3" w:rsidRDefault="0076215C" w:rsidP="0076215C">
      <w:pPr>
        <w:rPr>
          <w:rFonts w:ascii="Arial" w:hAnsi="Arial" w:cs="Arial"/>
        </w:rPr>
      </w:pPr>
    </w:p>
    <w:p w14:paraId="59F18FE2" w14:textId="77777777" w:rsidR="00C30124" w:rsidRPr="00D06BC3" w:rsidRDefault="00D07F14" w:rsidP="00C30124">
      <w:pPr>
        <w:pStyle w:val="NormalWeb"/>
        <w:shd w:val="clear" w:color="auto" w:fill="FFFFFF"/>
        <w:spacing w:before="0" w:beforeAutospacing="0" w:after="0" w:afterAutospacing="0"/>
        <w:textAlignment w:val="baseline"/>
        <w:rPr>
          <w:rStyle w:val="Hyperlink"/>
          <w:rFonts w:ascii="Arial" w:hAnsi="Arial" w:cs="Arial"/>
          <w:color w:val="767676"/>
          <w:sz w:val="22"/>
          <w:u w:val="none"/>
        </w:rPr>
      </w:pPr>
      <w:hyperlink r:id="rId150" w:history="1">
        <w:r w:rsidR="00C30124" w:rsidRPr="00D06BC3">
          <w:rPr>
            <w:rStyle w:val="Hyperlink"/>
            <w:rFonts w:ascii="Arial" w:hAnsi="Arial" w:cs="Arial"/>
            <w:color w:val="ED7D31" w:themeColor="accent2"/>
            <w:sz w:val="22"/>
            <w:u w:val="none"/>
          </w:rPr>
          <w:t>Descriptive statistics</w:t>
        </w:r>
      </w:hyperlink>
      <w:r w:rsidR="00C30124" w:rsidRPr="00D06BC3">
        <w:rPr>
          <w:rStyle w:val="Hyperlink"/>
          <w:rFonts w:ascii="Arial" w:hAnsi="Arial" w:cs="Arial"/>
          <w:color w:val="ED7D31" w:themeColor="accent2"/>
          <w:sz w:val="22"/>
          <w:u w:val="none"/>
        </w:rPr>
        <w:t> describes data (for example, a chart or graph) and </w:t>
      </w:r>
      <w:r w:rsidR="00C30124" w:rsidRPr="00D06BC3">
        <w:rPr>
          <w:rStyle w:val="Hyperlink"/>
          <w:rFonts w:ascii="Arial" w:hAnsi="Arial" w:cs="Arial"/>
          <w:b/>
          <w:bCs/>
          <w:color w:val="ED7D31" w:themeColor="accent2"/>
          <w:sz w:val="22"/>
          <w:u w:val="none"/>
        </w:rPr>
        <w:t>inferential statistics</w:t>
      </w:r>
      <w:r w:rsidR="00C30124" w:rsidRPr="00D06BC3">
        <w:rPr>
          <w:rStyle w:val="Hyperlink"/>
          <w:rFonts w:ascii="Arial" w:hAnsi="Arial" w:cs="Arial"/>
          <w:color w:val="ED7D31" w:themeColor="accent2"/>
          <w:sz w:val="22"/>
          <w:u w:val="none"/>
        </w:rPr>
        <w:t> allows you to make predictions (“inferences”) from that data. With inferential statistics, you take data from </w:t>
      </w:r>
      <w:hyperlink r:id="rId151" w:history="1">
        <w:r w:rsidR="00C30124" w:rsidRPr="00D06BC3">
          <w:rPr>
            <w:rStyle w:val="Hyperlink"/>
            <w:rFonts w:ascii="Arial" w:hAnsi="Arial" w:cs="Arial"/>
            <w:color w:val="ED7D31" w:themeColor="accent2"/>
            <w:sz w:val="22"/>
            <w:u w:val="none"/>
          </w:rPr>
          <w:t>samples </w:t>
        </w:r>
      </w:hyperlink>
      <w:r w:rsidR="00C30124" w:rsidRPr="00D06BC3">
        <w:rPr>
          <w:rStyle w:val="Hyperlink"/>
          <w:rFonts w:ascii="Arial" w:hAnsi="Arial" w:cs="Arial"/>
          <w:color w:val="ED7D31" w:themeColor="accent2"/>
          <w:sz w:val="22"/>
          <w:u w:val="none"/>
        </w:rPr>
        <w:t>and make generalizations about a </w:t>
      </w:r>
      <w:hyperlink r:id="rId152" w:history="1">
        <w:r w:rsidR="00C30124" w:rsidRPr="00D06BC3">
          <w:rPr>
            <w:rStyle w:val="Hyperlink"/>
            <w:rFonts w:ascii="Arial" w:hAnsi="Arial" w:cs="Arial"/>
            <w:color w:val="ED7D31" w:themeColor="accent2"/>
            <w:sz w:val="22"/>
            <w:u w:val="none"/>
          </w:rPr>
          <w:t>population</w:t>
        </w:r>
      </w:hyperlink>
      <w:r w:rsidR="00C30124" w:rsidRPr="00D06BC3">
        <w:rPr>
          <w:rStyle w:val="Hyperlink"/>
          <w:rFonts w:ascii="Arial" w:hAnsi="Arial" w:cs="Arial"/>
          <w:color w:val="767676"/>
          <w:sz w:val="22"/>
          <w:u w:val="none"/>
        </w:rPr>
        <w:t>. For example, you might stand in a mall and ask a sample of 100 people if they like shopping at </w:t>
      </w:r>
      <w:hyperlink r:id="rId153" w:tgtFrame="_blank" w:history="1">
        <w:r w:rsidR="00C30124" w:rsidRPr="00D06BC3">
          <w:rPr>
            <w:rStyle w:val="Hyperlink"/>
            <w:rFonts w:ascii="Arial" w:hAnsi="Arial" w:cs="Arial"/>
            <w:color w:val="767676"/>
            <w:sz w:val="22"/>
            <w:u w:val="none"/>
          </w:rPr>
          <w:t>Sears</w:t>
        </w:r>
      </w:hyperlink>
      <w:r w:rsidR="00C30124" w:rsidRPr="00D06BC3">
        <w:rPr>
          <w:rStyle w:val="Hyperlink"/>
          <w:rFonts w:ascii="Arial" w:hAnsi="Arial" w:cs="Arial"/>
          <w:color w:val="767676"/>
          <w:sz w:val="22"/>
          <w:u w:val="none"/>
        </w:rPr>
        <w:t>. You could make a </w:t>
      </w:r>
      <w:hyperlink r:id="rId154" w:history="1">
        <w:r w:rsidR="00C30124" w:rsidRPr="00D06BC3">
          <w:rPr>
            <w:rStyle w:val="Hyperlink"/>
            <w:rFonts w:ascii="Arial" w:hAnsi="Arial" w:cs="Arial"/>
            <w:color w:val="767676"/>
            <w:sz w:val="22"/>
            <w:u w:val="none"/>
          </w:rPr>
          <w:t>bar chart</w:t>
        </w:r>
      </w:hyperlink>
      <w:r w:rsidR="00C30124" w:rsidRPr="00D06BC3">
        <w:rPr>
          <w:rStyle w:val="Hyperlink"/>
          <w:rFonts w:ascii="Arial" w:hAnsi="Arial" w:cs="Arial"/>
          <w:color w:val="767676"/>
          <w:sz w:val="22"/>
          <w:u w:val="none"/>
        </w:rPr>
        <w:t> of yes or no answers (that would be </w:t>
      </w:r>
      <w:hyperlink r:id="rId155" w:history="1">
        <w:r w:rsidR="00C30124" w:rsidRPr="00D06BC3">
          <w:rPr>
            <w:rStyle w:val="Hyperlink"/>
            <w:rFonts w:ascii="Arial" w:hAnsi="Arial" w:cs="Arial"/>
            <w:color w:val="767676"/>
            <w:sz w:val="22"/>
            <w:u w:val="none"/>
          </w:rPr>
          <w:t>descriptive statistics</w:t>
        </w:r>
      </w:hyperlink>
      <w:r w:rsidR="00C30124" w:rsidRPr="00D06BC3">
        <w:rPr>
          <w:rStyle w:val="Hyperlink"/>
          <w:rFonts w:ascii="Arial" w:hAnsi="Arial" w:cs="Arial"/>
          <w:color w:val="767676"/>
          <w:sz w:val="22"/>
          <w:u w:val="none"/>
        </w:rPr>
        <w:t>) or you could use your research (and inferential statistics) to reason that around 75-80% of the population (</w:t>
      </w:r>
      <w:r w:rsidR="00C30124" w:rsidRPr="00D06BC3">
        <w:rPr>
          <w:rStyle w:val="Hyperlink"/>
          <w:rFonts w:ascii="Arial" w:hAnsi="Arial" w:cs="Arial"/>
          <w:b/>
          <w:bCs/>
          <w:color w:val="767676"/>
          <w:sz w:val="22"/>
          <w:u w:val="none"/>
        </w:rPr>
        <w:t>all </w:t>
      </w:r>
      <w:r w:rsidR="00C30124" w:rsidRPr="00D06BC3">
        <w:rPr>
          <w:rStyle w:val="Hyperlink"/>
          <w:rFonts w:ascii="Arial" w:hAnsi="Arial" w:cs="Arial"/>
          <w:color w:val="767676"/>
          <w:sz w:val="22"/>
          <w:u w:val="none"/>
        </w:rPr>
        <w:t>shoppers in </w:t>
      </w:r>
      <w:r w:rsidR="00C30124" w:rsidRPr="00D06BC3">
        <w:rPr>
          <w:rStyle w:val="Hyperlink"/>
          <w:rFonts w:ascii="Arial" w:hAnsi="Arial" w:cs="Arial"/>
          <w:b/>
          <w:bCs/>
          <w:color w:val="767676"/>
          <w:sz w:val="22"/>
          <w:u w:val="none"/>
        </w:rPr>
        <w:t>all malls</w:t>
      </w:r>
      <w:r w:rsidR="00C30124" w:rsidRPr="00D06BC3">
        <w:rPr>
          <w:rStyle w:val="Hyperlink"/>
          <w:rFonts w:ascii="Arial" w:hAnsi="Arial" w:cs="Arial"/>
          <w:color w:val="767676"/>
          <w:sz w:val="22"/>
          <w:u w:val="none"/>
        </w:rPr>
        <w:t>) like shopping at Sears.</w:t>
      </w:r>
    </w:p>
    <w:p w14:paraId="7DBF2565" w14:textId="77777777" w:rsidR="00652D51" w:rsidRPr="00D06BC3" w:rsidRDefault="00652D51" w:rsidP="00C3012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p>
    <w:p w14:paraId="2329AADE" w14:textId="3911DFB0" w:rsidR="00C30124" w:rsidRPr="00D06BC3" w:rsidRDefault="00C30124" w:rsidP="00C30124">
      <w:pPr>
        <w:pStyle w:val="NormalWeb"/>
        <w:shd w:val="clear" w:color="auto" w:fill="FFFFFF"/>
        <w:spacing w:before="0" w:beforeAutospacing="0" w:after="225" w:afterAutospacing="0"/>
        <w:textAlignment w:val="baseline"/>
        <w:rPr>
          <w:rStyle w:val="Hyperlink"/>
          <w:rFonts w:ascii="Arial" w:hAnsi="Arial" w:cs="Arial"/>
          <w:color w:val="767676"/>
          <w:sz w:val="22"/>
          <w:u w:val="none"/>
        </w:rPr>
      </w:pPr>
      <w:r w:rsidRPr="00D06BC3">
        <w:rPr>
          <w:rStyle w:val="Hyperlink"/>
          <w:rFonts w:ascii="Arial" w:hAnsi="Arial" w:cs="Arial"/>
          <w:color w:val="767676"/>
          <w:sz w:val="22"/>
          <w:u w:val="none"/>
        </w:rPr>
        <w:t>There are two main areas of inferential statistics:</w:t>
      </w:r>
    </w:p>
    <w:p w14:paraId="108CD15B" w14:textId="77777777" w:rsidR="00C30124" w:rsidRPr="00D06BC3" w:rsidRDefault="00C30124" w:rsidP="00C075BE">
      <w:pPr>
        <w:numPr>
          <w:ilvl w:val="0"/>
          <w:numId w:val="2"/>
        </w:num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r w:rsidRPr="00D06BC3">
        <w:rPr>
          <w:rStyle w:val="Hyperlink"/>
          <w:rFonts w:ascii="Arial" w:eastAsia="Times New Roman" w:hAnsi="Arial" w:cs="Arial"/>
          <w:b/>
          <w:color w:val="767676"/>
          <w:szCs w:val="24"/>
          <w:u w:val="none"/>
          <w:lang w:eastAsia="en-IN"/>
        </w:rPr>
        <w:t>Estimating parameters</w:t>
      </w:r>
      <w:r w:rsidRPr="00D06BC3">
        <w:rPr>
          <w:rStyle w:val="Hyperlink"/>
          <w:rFonts w:ascii="Arial" w:eastAsia="Times New Roman" w:hAnsi="Arial" w:cs="Arial"/>
          <w:color w:val="767676"/>
          <w:szCs w:val="24"/>
          <w:u w:val="none"/>
          <w:lang w:eastAsia="en-IN"/>
        </w:rPr>
        <w:t>. This means taking a </w:t>
      </w:r>
      <w:hyperlink r:id="rId156" w:history="1">
        <w:r w:rsidRPr="00D06BC3">
          <w:rPr>
            <w:rStyle w:val="Hyperlink"/>
            <w:rFonts w:ascii="Arial" w:eastAsia="Times New Roman" w:hAnsi="Arial" w:cs="Arial"/>
            <w:color w:val="767676"/>
            <w:szCs w:val="24"/>
            <w:u w:val="none"/>
            <w:lang w:eastAsia="en-IN"/>
          </w:rPr>
          <w:t>statistic </w:t>
        </w:r>
      </w:hyperlink>
      <w:r w:rsidRPr="00D06BC3">
        <w:rPr>
          <w:rStyle w:val="Hyperlink"/>
          <w:rFonts w:ascii="Arial" w:eastAsia="Times New Roman" w:hAnsi="Arial" w:cs="Arial"/>
          <w:color w:val="767676"/>
          <w:szCs w:val="24"/>
          <w:u w:val="none"/>
          <w:lang w:eastAsia="en-IN"/>
        </w:rPr>
        <w:t>from your sample data (for example the </w:t>
      </w:r>
      <w:hyperlink r:id="rId157" w:history="1">
        <w:r w:rsidRPr="00D06BC3">
          <w:rPr>
            <w:rStyle w:val="Hyperlink"/>
            <w:rFonts w:ascii="Arial" w:eastAsia="Times New Roman" w:hAnsi="Arial" w:cs="Arial"/>
            <w:color w:val="767676"/>
            <w:szCs w:val="24"/>
            <w:u w:val="none"/>
            <w:lang w:eastAsia="en-IN"/>
          </w:rPr>
          <w:t>sample mean</w:t>
        </w:r>
      </w:hyperlink>
      <w:r w:rsidRPr="00D06BC3">
        <w:rPr>
          <w:rStyle w:val="Hyperlink"/>
          <w:rFonts w:ascii="Arial" w:eastAsia="Times New Roman" w:hAnsi="Arial" w:cs="Arial"/>
          <w:color w:val="767676"/>
          <w:szCs w:val="24"/>
          <w:u w:val="none"/>
          <w:lang w:eastAsia="en-IN"/>
        </w:rPr>
        <w:t>) and using it to say something about a population parameter (i.e. the population mean).</w:t>
      </w:r>
    </w:p>
    <w:p w14:paraId="05484736" w14:textId="0C2D463C" w:rsidR="00C30124" w:rsidRPr="00D06BC3" w:rsidRDefault="00D07F14" w:rsidP="00C075BE">
      <w:pPr>
        <w:numPr>
          <w:ilvl w:val="0"/>
          <w:numId w:val="2"/>
        </w:num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hyperlink r:id="rId158" w:history="1">
        <w:r w:rsidR="00C30124" w:rsidRPr="00D06BC3">
          <w:rPr>
            <w:rStyle w:val="Hyperlink"/>
            <w:rFonts w:ascii="Arial" w:eastAsia="Times New Roman" w:hAnsi="Arial" w:cs="Arial"/>
            <w:b/>
            <w:color w:val="767676"/>
            <w:szCs w:val="24"/>
            <w:u w:val="none"/>
            <w:lang w:eastAsia="en-IN"/>
          </w:rPr>
          <w:t>Hypothesis tests</w:t>
        </w:r>
      </w:hyperlink>
      <w:r w:rsidR="00C30124" w:rsidRPr="00D06BC3">
        <w:rPr>
          <w:rStyle w:val="Hyperlink"/>
          <w:rFonts w:ascii="Arial" w:eastAsia="Times New Roman" w:hAnsi="Arial" w:cs="Arial"/>
          <w:color w:val="767676"/>
          <w:szCs w:val="24"/>
          <w:u w:val="none"/>
          <w:lang w:eastAsia="en-IN"/>
        </w:rPr>
        <w:t>. This is where you can use sample data to answer research questions. For example, you might be interested in knowing if a new cancer drug is effective. Or if breakfast helps children perform better in schools.</w:t>
      </w:r>
    </w:p>
    <w:p w14:paraId="3FEC2E1C" w14:textId="77777777" w:rsidR="00B679F4" w:rsidRPr="00D06BC3" w:rsidRDefault="00B679F4" w:rsidP="00B679F4">
      <w:pPr>
        <w:shd w:val="clear" w:color="auto" w:fill="FFFFFF"/>
        <w:spacing w:after="0" w:line="240" w:lineRule="auto"/>
        <w:ind w:left="450"/>
        <w:textAlignment w:val="baseline"/>
        <w:rPr>
          <w:rStyle w:val="Hyperlink"/>
          <w:rFonts w:ascii="Arial" w:eastAsia="Times New Roman" w:hAnsi="Arial" w:cs="Arial"/>
          <w:color w:val="767676"/>
          <w:szCs w:val="24"/>
          <w:u w:val="none"/>
          <w:lang w:eastAsia="en-IN"/>
        </w:rPr>
      </w:pPr>
    </w:p>
    <w:p w14:paraId="4116C290" w14:textId="19139738" w:rsidR="00B679F4" w:rsidRDefault="00B679F4" w:rsidP="00B679F4">
      <w:pPr>
        <w:pStyle w:val="NormalWeb"/>
        <w:shd w:val="clear" w:color="auto" w:fill="FFFFFF"/>
        <w:spacing w:before="0" w:beforeAutospacing="0" w:after="225" w:afterAutospacing="0"/>
        <w:textAlignment w:val="baseline"/>
        <w:rPr>
          <w:rFonts w:ascii="Arial" w:hAnsi="Arial" w:cs="Arial"/>
          <w:color w:val="777777"/>
          <w:sz w:val="22"/>
          <w:szCs w:val="20"/>
        </w:rPr>
      </w:pPr>
      <w:r w:rsidRPr="00D06BC3">
        <w:rPr>
          <w:rFonts w:ascii="Arial" w:hAnsi="Arial" w:cs="Arial"/>
          <w:color w:val="777777"/>
          <w:sz w:val="22"/>
          <w:szCs w:val="20"/>
        </w:rPr>
        <w:t>Let’s say you have some sample data about a potential new cancer drug. You could use descriptive statistics to describe your sample, including:</w:t>
      </w:r>
    </w:p>
    <w:p w14:paraId="30BDFA15"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Sample </w:t>
      </w:r>
      <w:hyperlink r:id="rId159" w:history="1">
        <w:r w:rsidRPr="003F132C">
          <w:rPr>
            <w:rStyle w:val="Hyperlink"/>
            <w:rFonts w:ascii="inherit" w:hAnsi="inherit" w:cs="Arial"/>
            <w:color w:val="777777"/>
            <w:sz w:val="24"/>
            <w:szCs w:val="20"/>
            <w:u w:val="none"/>
            <w:bdr w:val="none" w:sz="0" w:space="0" w:color="auto" w:frame="1"/>
          </w:rPr>
          <w:t>mean</w:t>
        </w:r>
      </w:hyperlink>
    </w:p>
    <w:p w14:paraId="032FC974"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Sample </w:t>
      </w:r>
      <w:hyperlink r:id="rId160" w:history="1">
        <w:r w:rsidRPr="003F132C">
          <w:rPr>
            <w:rStyle w:val="Hyperlink"/>
            <w:rFonts w:ascii="inherit" w:hAnsi="inherit" w:cs="Arial"/>
            <w:color w:val="777777"/>
            <w:sz w:val="24"/>
            <w:szCs w:val="20"/>
            <w:u w:val="none"/>
            <w:bdr w:val="none" w:sz="0" w:space="0" w:color="auto" w:frame="1"/>
          </w:rPr>
          <w:t>standard deviation</w:t>
        </w:r>
      </w:hyperlink>
    </w:p>
    <w:p w14:paraId="5B50281A"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Making a </w:t>
      </w:r>
      <w:hyperlink r:id="rId161" w:history="1">
        <w:r w:rsidRPr="003F132C">
          <w:rPr>
            <w:rStyle w:val="Hyperlink"/>
            <w:rFonts w:ascii="inherit" w:hAnsi="inherit" w:cs="Arial"/>
            <w:color w:val="777777"/>
            <w:sz w:val="24"/>
            <w:szCs w:val="20"/>
            <w:u w:val="none"/>
            <w:bdr w:val="none" w:sz="0" w:space="0" w:color="auto" w:frame="1"/>
          </w:rPr>
          <w:t>bar chart</w:t>
        </w:r>
      </w:hyperlink>
      <w:r w:rsidRPr="003F132C">
        <w:rPr>
          <w:rFonts w:ascii="inherit" w:hAnsi="inherit" w:cs="Arial"/>
          <w:color w:val="777777"/>
          <w:sz w:val="24"/>
          <w:szCs w:val="20"/>
        </w:rPr>
        <w:t> or </w:t>
      </w:r>
      <w:hyperlink r:id="rId162" w:history="1">
        <w:r w:rsidRPr="003F132C">
          <w:rPr>
            <w:rStyle w:val="Hyperlink"/>
            <w:rFonts w:ascii="inherit" w:hAnsi="inherit" w:cs="Arial"/>
            <w:color w:val="777777"/>
            <w:sz w:val="24"/>
            <w:szCs w:val="20"/>
            <w:u w:val="none"/>
            <w:bdr w:val="none" w:sz="0" w:space="0" w:color="auto" w:frame="1"/>
          </w:rPr>
          <w:t>boxplot</w:t>
        </w:r>
      </w:hyperlink>
    </w:p>
    <w:p w14:paraId="2D1F59CC" w14:textId="77777777" w:rsidR="001A5091" w:rsidRPr="003F132C" w:rsidRDefault="001A5091" w:rsidP="00C075BE">
      <w:pPr>
        <w:numPr>
          <w:ilvl w:val="0"/>
          <w:numId w:val="4"/>
        </w:numPr>
        <w:shd w:val="clear" w:color="auto" w:fill="FFFFFF"/>
        <w:spacing w:after="0" w:line="240" w:lineRule="auto"/>
        <w:ind w:left="450"/>
        <w:textAlignment w:val="baseline"/>
        <w:rPr>
          <w:rFonts w:ascii="inherit" w:hAnsi="inherit" w:cs="Arial"/>
          <w:color w:val="777777"/>
          <w:sz w:val="24"/>
          <w:szCs w:val="20"/>
        </w:rPr>
      </w:pPr>
      <w:r w:rsidRPr="003F132C">
        <w:rPr>
          <w:rFonts w:ascii="inherit" w:hAnsi="inherit" w:cs="Arial"/>
          <w:color w:val="777777"/>
          <w:sz w:val="24"/>
          <w:szCs w:val="20"/>
        </w:rPr>
        <w:t>Describing the shape of the sample </w:t>
      </w:r>
      <w:hyperlink r:id="rId163" w:history="1">
        <w:r w:rsidRPr="003F132C">
          <w:rPr>
            <w:rStyle w:val="Hyperlink"/>
            <w:rFonts w:ascii="inherit" w:hAnsi="inherit" w:cs="Arial"/>
            <w:color w:val="777777"/>
            <w:sz w:val="24"/>
            <w:szCs w:val="20"/>
            <w:u w:val="none"/>
            <w:bdr w:val="none" w:sz="0" w:space="0" w:color="auto" w:frame="1"/>
          </w:rPr>
          <w:t>probability distribution</w:t>
        </w:r>
      </w:hyperlink>
    </w:p>
    <w:p w14:paraId="1F9D028F" w14:textId="3A12432C" w:rsidR="001A5091" w:rsidRDefault="001A5091" w:rsidP="00193E77">
      <w:pPr>
        <w:pStyle w:val="NormalWeb"/>
        <w:shd w:val="clear" w:color="auto" w:fill="FFFFFF"/>
        <w:spacing w:before="0" w:beforeAutospacing="0" w:after="225" w:afterAutospacing="0"/>
        <w:ind w:left="720"/>
        <w:textAlignment w:val="baseline"/>
        <w:rPr>
          <w:rFonts w:ascii="Arial" w:hAnsi="Arial" w:cs="Arial"/>
          <w:color w:val="777777"/>
          <w:sz w:val="22"/>
          <w:szCs w:val="20"/>
        </w:rPr>
      </w:pPr>
    </w:p>
    <w:p w14:paraId="69A7BDF5" w14:textId="308C29C9" w:rsidR="00193E77" w:rsidRDefault="00193E77" w:rsidP="00193E77">
      <w:pPr>
        <w:pStyle w:val="NormalWeb"/>
        <w:shd w:val="clear" w:color="auto" w:fill="FFFFFF"/>
        <w:spacing w:before="0" w:beforeAutospacing="0" w:after="225" w:afterAutospacing="0"/>
        <w:ind w:left="2160"/>
        <w:textAlignment w:val="baseline"/>
        <w:rPr>
          <w:rFonts w:ascii="Arial" w:hAnsi="Arial" w:cs="Arial"/>
          <w:color w:val="777777"/>
          <w:sz w:val="22"/>
          <w:szCs w:val="20"/>
        </w:rPr>
      </w:pPr>
      <w:r>
        <w:rPr>
          <w:noProof/>
          <w:lang w:val="en-US" w:eastAsia="en-US"/>
        </w:rPr>
        <w:lastRenderedPageBreak/>
        <w:drawing>
          <wp:inline distT="0" distB="0" distL="0" distR="0" wp14:anchorId="72083A32" wp14:editId="5EDBC7C8">
            <wp:extent cx="3724275" cy="2295525"/>
            <wp:effectExtent l="0" t="0" r="9525" b="9525"/>
            <wp:docPr id="5" name="Picture 5" descr="https://www.statisticshowto.datasciencecentral.com/wp-content/uploads/2014/12/dependent-vari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atisticshowto.datasciencecentral.com/wp-content/uploads/2014/12/dependent-variable.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24275" cy="2295525"/>
                    </a:xfrm>
                    <a:prstGeom prst="rect">
                      <a:avLst/>
                    </a:prstGeom>
                    <a:noFill/>
                    <a:ln>
                      <a:noFill/>
                    </a:ln>
                  </pic:spPr>
                </pic:pic>
              </a:graphicData>
            </a:graphic>
          </wp:inline>
        </w:drawing>
      </w:r>
    </w:p>
    <w:p w14:paraId="70FEAD29" w14:textId="338797D3" w:rsidR="00193E77" w:rsidRPr="00D06BC3" w:rsidRDefault="00925A90" w:rsidP="00925A90">
      <w:pPr>
        <w:pStyle w:val="NormalWeb"/>
        <w:shd w:val="clear" w:color="auto" w:fill="FFFFFF"/>
        <w:spacing w:before="0" w:beforeAutospacing="0" w:after="225" w:afterAutospacing="0"/>
        <w:textAlignment w:val="baseline"/>
        <w:rPr>
          <w:rFonts w:ascii="Arial" w:hAnsi="Arial" w:cs="Arial"/>
          <w:color w:val="777777"/>
          <w:sz w:val="22"/>
          <w:szCs w:val="20"/>
        </w:rPr>
      </w:pPr>
      <w:r>
        <w:rPr>
          <w:rFonts w:ascii="Arial" w:hAnsi="Arial" w:cs="Arial"/>
          <w:i/>
          <w:iCs/>
          <w:color w:val="777777"/>
          <w:sz w:val="20"/>
          <w:szCs w:val="20"/>
          <w:shd w:val="clear" w:color="auto" w:fill="FFFFFF"/>
        </w:rPr>
        <w:t xml:space="preserve">                          A bar graph is one way to summarize data in descriptive statistics. Source: NIH.GOV.</w:t>
      </w:r>
    </w:p>
    <w:p w14:paraId="2CB0C600" w14:textId="51E2866D" w:rsidR="00961E6E" w:rsidRPr="001D7A5A" w:rsidRDefault="00961E6E" w:rsidP="00961E6E">
      <w:pPr>
        <w:rPr>
          <w:sz w:val="24"/>
        </w:rPr>
      </w:pPr>
      <w:r w:rsidRPr="001D7A5A">
        <w:rPr>
          <w:rFonts w:ascii="Arial" w:hAnsi="Arial" w:cs="Arial"/>
          <w:color w:val="777777"/>
          <w:szCs w:val="20"/>
          <w:shd w:val="clear" w:color="auto" w:fill="FFFFFF"/>
        </w:rPr>
        <w:t xml:space="preserve">With inferential statistics you take that sample data from a small number of people and try to determine if the data can predict whether the drug will work for everyone (i.e. the population). There are various ways you can do this, from calculating </w:t>
      </w:r>
      <w:r w:rsidRPr="00DE6737">
        <w:rPr>
          <w:rFonts w:ascii="Arial" w:hAnsi="Arial" w:cs="Arial"/>
          <w:color w:val="777777"/>
          <w:szCs w:val="20"/>
          <w:shd w:val="clear" w:color="auto" w:fill="FFFFFF"/>
        </w:rPr>
        <w:t>a </w:t>
      </w:r>
      <w:hyperlink r:id="rId165" w:history="1">
        <w:r w:rsidRPr="00DE6737">
          <w:rPr>
            <w:rStyle w:val="Hyperlink"/>
            <w:rFonts w:ascii="Arial" w:hAnsi="Arial" w:cs="Arial"/>
            <w:color w:val="05A9C5"/>
            <w:szCs w:val="20"/>
            <w:u w:val="none"/>
            <w:bdr w:val="none" w:sz="0" w:space="0" w:color="auto" w:frame="1"/>
            <w:shd w:val="clear" w:color="auto" w:fill="FFFFFF"/>
          </w:rPr>
          <w:t>z-score</w:t>
        </w:r>
      </w:hyperlink>
      <w:r w:rsidRPr="001D7A5A">
        <w:rPr>
          <w:rFonts w:ascii="Arial" w:hAnsi="Arial" w:cs="Arial"/>
          <w:color w:val="777777"/>
          <w:szCs w:val="20"/>
          <w:shd w:val="clear" w:color="auto" w:fill="FFFFFF"/>
        </w:rPr>
        <w:t xml:space="preserve"> (z-scores are a way to show where your data would lie in </w:t>
      </w:r>
      <w:r w:rsidRPr="00DE6737">
        <w:rPr>
          <w:rFonts w:ascii="Arial" w:hAnsi="Arial" w:cs="Arial"/>
          <w:color w:val="777777"/>
          <w:szCs w:val="20"/>
          <w:shd w:val="clear" w:color="auto" w:fill="FFFFFF"/>
        </w:rPr>
        <w:t>a </w:t>
      </w:r>
      <w:hyperlink r:id="rId166" w:history="1">
        <w:r w:rsidRPr="00DE6737">
          <w:rPr>
            <w:rStyle w:val="Hyperlink"/>
            <w:rFonts w:ascii="Arial" w:hAnsi="Arial" w:cs="Arial"/>
            <w:color w:val="05A9C5"/>
            <w:szCs w:val="20"/>
            <w:u w:val="none"/>
            <w:bdr w:val="none" w:sz="0" w:space="0" w:color="auto" w:frame="1"/>
            <w:shd w:val="clear" w:color="auto" w:fill="FFFFFF"/>
          </w:rPr>
          <w:t>normal distribution</w:t>
        </w:r>
      </w:hyperlink>
      <w:r w:rsidRPr="00DE6737">
        <w:rPr>
          <w:rFonts w:ascii="Arial" w:hAnsi="Arial" w:cs="Arial"/>
          <w:color w:val="777777"/>
          <w:szCs w:val="20"/>
          <w:shd w:val="clear" w:color="auto" w:fill="FFFFFF"/>
        </w:rPr>
        <w:t> to </w:t>
      </w:r>
      <w:hyperlink r:id="rId167" w:history="1">
        <w:r w:rsidRPr="00DE6737">
          <w:rPr>
            <w:rStyle w:val="Hyperlink"/>
            <w:rFonts w:ascii="Arial" w:hAnsi="Arial" w:cs="Arial"/>
            <w:color w:val="05A9C5"/>
            <w:szCs w:val="20"/>
            <w:u w:val="none"/>
            <w:bdr w:val="none" w:sz="0" w:space="0" w:color="auto" w:frame="1"/>
            <w:shd w:val="clear" w:color="auto" w:fill="FFFFFF"/>
          </w:rPr>
          <w:t>post-hoc</w:t>
        </w:r>
      </w:hyperlink>
      <w:r w:rsidRPr="001D7A5A">
        <w:rPr>
          <w:rFonts w:ascii="Arial" w:hAnsi="Arial" w:cs="Arial"/>
          <w:color w:val="777777"/>
          <w:szCs w:val="20"/>
          <w:shd w:val="clear" w:color="auto" w:fill="FFFFFF"/>
        </w:rPr>
        <w:t> (advanced) testing.</w:t>
      </w:r>
    </w:p>
    <w:p w14:paraId="381689C6" w14:textId="3AA8C9EA" w:rsidR="002A118F" w:rsidRDefault="0094297F" w:rsidP="00961E6E">
      <w:pPr>
        <w:shd w:val="clear" w:color="auto" w:fill="FFFFFF"/>
        <w:textAlignment w:val="baseline"/>
        <w:rPr>
          <w:rStyle w:val="Hyperlink"/>
          <w:rFonts w:ascii="Arial" w:hAnsi="Arial" w:cs="Arial"/>
          <w:color w:val="777777"/>
          <w:sz w:val="20"/>
          <w:szCs w:val="20"/>
          <w:u w:val="none"/>
        </w:rPr>
      </w:pP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tab/>
      </w:r>
      <w:r>
        <w:rPr>
          <w:rFonts w:ascii="inherit" w:hAnsi="inherit" w:cs="Arial"/>
          <w:noProof/>
          <w:color w:val="05A9C5"/>
          <w:sz w:val="20"/>
          <w:szCs w:val="20"/>
          <w:bdr w:val="none" w:sz="0" w:space="0" w:color="auto" w:frame="1"/>
          <w:lang w:val="en-US"/>
        </w:rPr>
        <w:drawing>
          <wp:inline distT="0" distB="0" distL="0" distR="0" wp14:anchorId="7856E701" wp14:editId="38E8F8C4">
            <wp:extent cx="2857500" cy="2143125"/>
            <wp:effectExtent l="0" t="0" r="0" b="9525"/>
            <wp:docPr id="6" name="Picture 6" descr="hypothesis testing example">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pothesis testing example">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7D4A2993" w14:textId="5FDAE372" w:rsidR="0058521B" w:rsidRDefault="0094297F" w:rsidP="00961E6E">
      <w:pPr>
        <w:shd w:val="clear" w:color="auto" w:fill="FFFFFF"/>
        <w:textAlignment w:val="baseline"/>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 xml:space="preserve">           </w:t>
      </w:r>
      <w:r w:rsidR="0058521B">
        <w:rPr>
          <w:rFonts w:ascii="Arial" w:hAnsi="Arial" w:cs="Arial"/>
          <w:i/>
          <w:iCs/>
          <w:color w:val="777777"/>
          <w:sz w:val="20"/>
          <w:szCs w:val="20"/>
          <w:shd w:val="clear" w:color="auto" w:fill="FFFFFF"/>
        </w:rPr>
        <w:t>A hypothesis test can show where your data is placed on a distribution like this one.</w:t>
      </w:r>
    </w:p>
    <w:p w14:paraId="6B546FC4" w14:textId="0624A09B" w:rsidR="00A374F6" w:rsidRDefault="00A374F6" w:rsidP="00961E6E">
      <w:pPr>
        <w:shd w:val="clear" w:color="auto" w:fill="FFFFFF"/>
        <w:textAlignment w:val="baseline"/>
        <w:rPr>
          <w:rFonts w:ascii="Arial" w:hAnsi="Arial" w:cs="Arial"/>
          <w:color w:val="777777"/>
          <w:szCs w:val="20"/>
          <w:shd w:val="clear" w:color="auto" w:fill="FFFFFF"/>
        </w:rPr>
      </w:pPr>
      <w:r w:rsidRPr="00523506">
        <w:rPr>
          <w:rFonts w:ascii="Arial" w:hAnsi="Arial" w:cs="Arial"/>
          <w:color w:val="ED7D31" w:themeColor="accent2"/>
          <w:szCs w:val="20"/>
          <w:shd w:val="clear" w:color="auto" w:fill="FFFFFF"/>
        </w:rPr>
        <w:t>Inferential statistics use statistical models to help you compare your sample data to other samples or to previous research</w:t>
      </w:r>
      <w:r w:rsidRPr="00A374F6">
        <w:rPr>
          <w:rFonts w:ascii="Arial" w:hAnsi="Arial" w:cs="Arial"/>
          <w:color w:val="777777"/>
          <w:szCs w:val="20"/>
          <w:shd w:val="clear" w:color="auto" w:fill="FFFFFF"/>
        </w:rPr>
        <w:t xml:space="preserve">. Most research uses statistical models called the </w:t>
      </w:r>
      <w:r w:rsidRPr="00136386">
        <w:rPr>
          <w:rFonts w:ascii="Arial" w:hAnsi="Arial" w:cs="Arial"/>
          <w:color w:val="00B0F0"/>
          <w:szCs w:val="20"/>
          <w:shd w:val="clear" w:color="auto" w:fill="FFFFFF"/>
        </w:rPr>
        <w:t xml:space="preserve">Generalized Linear model </w:t>
      </w:r>
      <w:r w:rsidRPr="00A374F6">
        <w:rPr>
          <w:rFonts w:ascii="Arial" w:hAnsi="Arial" w:cs="Arial"/>
          <w:color w:val="777777"/>
          <w:szCs w:val="20"/>
          <w:shd w:val="clear" w:color="auto" w:fill="FFFFFF"/>
        </w:rPr>
        <w:t>and include </w:t>
      </w:r>
      <w:hyperlink r:id="rId170" w:history="1">
        <w:r w:rsidRPr="00523506">
          <w:rPr>
            <w:rStyle w:val="Hyperlink"/>
            <w:rFonts w:ascii="Arial" w:hAnsi="Arial" w:cs="Arial"/>
            <w:color w:val="05A9C5"/>
            <w:szCs w:val="20"/>
            <w:u w:val="none"/>
            <w:bdr w:val="none" w:sz="0" w:space="0" w:color="auto" w:frame="1"/>
            <w:shd w:val="clear" w:color="auto" w:fill="FFFFFF"/>
          </w:rPr>
          <w:t>Student’s t-tests</w:t>
        </w:r>
      </w:hyperlink>
      <w:r w:rsidRPr="00523506">
        <w:rPr>
          <w:rFonts w:ascii="Arial" w:hAnsi="Arial" w:cs="Arial"/>
          <w:color w:val="777777"/>
          <w:szCs w:val="20"/>
          <w:shd w:val="clear" w:color="auto" w:fill="FFFFFF"/>
        </w:rPr>
        <w:t>, </w:t>
      </w:r>
      <w:hyperlink r:id="rId171" w:history="1">
        <w:r w:rsidRPr="00523506">
          <w:rPr>
            <w:rStyle w:val="Hyperlink"/>
            <w:rFonts w:ascii="Arial" w:hAnsi="Arial" w:cs="Arial"/>
            <w:color w:val="05A9C5"/>
            <w:szCs w:val="20"/>
            <w:u w:val="none"/>
            <w:bdr w:val="none" w:sz="0" w:space="0" w:color="auto" w:frame="1"/>
            <w:shd w:val="clear" w:color="auto" w:fill="FFFFFF"/>
          </w:rPr>
          <w:t>ANOVA (Analysis of Variance</w:t>
        </w:r>
      </w:hyperlink>
      <w:r w:rsidRPr="00523506">
        <w:rPr>
          <w:rFonts w:ascii="Arial" w:hAnsi="Arial" w:cs="Arial"/>
          <w:color w:val="777777"/>
          <w:szCs w:val="20"/>
          <w:shd w:val="clear" w:color="auto" w:fill="FFFFFF"/>
        </w:rPr>
        <w:t>), </w:t>
      </w:r>
      <w:hyperlink r:id="rId172" w:history="1">
        <w:r w:rsidRPr="00523506">
          <w:rPr>
            <w:rStyle w:val="Hyperlink"/>
            <w:rFonts w:ascii="Arial" w:hAnsi="Arial" w:cs="Arial"/>
            <w:color w:val="05A9C5"/>
            <w:szCs w:val="20"/>
            <w:u w:val="none"/>
            <w:bdr w:val="none" w:sz="0" w:space="0" w:color="auto" w:frame="1"/>
            <w:shd w:val="clear" w:color="auto" w:fill="FFFFFF"/>
          </w:rPr>
          <w:t>regression </w:t>
        </w:r>
      </w:hyperlink>
      <w:r w:rsidRPr="00A374F6">
        <w:rPr>
          <w:rFonts w:ascii="Arial" w:hAnsi="Arial" w:cs="Arial"/>
          <w:color w:val="777777"/>
          <w:szCs w:val="20"/>
          <w:shd w:val="clear" w:color="auto" w:fill="FFFFFF"/>
        </w:rPr>
        <w:t xml:space="preserve">analysis and various other models that result in </w:t>
      </w:r>
      <w:r w:rsidRPr="00136386">
        <w:rPr>
          <w:rFonts w:ascii="Arial" w:hAnsi="Arial" w:cs="Arial"/>
          <w:color w:val="00B0F0"/>
          <w:szCs w:val="20"/>
          <w:shd w:val="clear" w:color="auto" w:fill="FFFFFF"/>
        </w:rPr>
        <w:t>straight-line (“linear”) probabilities</w:t>
      </w:r>
      <w:r w:rsidRPr="00A374F6">
        <w:rPr>
          <w:rFonts w:ascii="Arial" w:hAnsi="Arial" w:cs="Arial"/>
          <w:color w:val="777777"/>
          <w:szCs w:val="20"/>
          <w:shd w:val="clear" w:color="auto" w:fill="FFFFFF"/>
        </w:rPr>
        <w:t xml:space="preserve"> and results.</w:t>
      </w:r>
    </w:p>
    <w:p w14:paraId="751E129B" w14:textId="2316E8DC" w:rsidR="007339B3" w:rsidRPr="00BC3DF2" w:rsidRDefault="007339B3" w:rsidP="00BC3DF2">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3DF2">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Dispersion / Measures of Dispersion</w:t>
      </w:r>
    </w:p>
    <w:p w14:paraId="1123F654" w14:textId="77777777" w:rsidR="00CB7678" w:rsidRDefault="00CB7678" w:rsidP="007339B3">
      <w:pPr>
        <w:pStyle w:val="NormalWeb"/>
        <w:shd w:val="clear" w:color="auto" w:fill="FFFFFF"/>
        <w:spacing w:before="0" w:beforeAutospacing="0" w:after="225" w:afterAutospacing="0"/>
        <w:textAlignment w:val="baseline"/>
        <w:rPr>
          <w:rFonts w:ascii="inherit" w:hAnsi="inherit" w:cs="Arial"/>
          <w:color w:val="777777"/>
          <w:sz w:val="20"/>
          <w:szCs w:val="20"/>
        </w:rPr>
      </w:pPr>
    </w:p>
    <w:p w14:paraId="09A2B2CF" w14:textId="5211D4F7" w:rsidR="007339B3" w:rsidRPr="00DC4347" w:rsidRDefault="007339B3" w:rsidP="007339B3">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DC4347">
        <w:rPr>
          <w:rFonts w:ascii="inherit" w:hAnsi="inherit" w:cs="Arial"/>
          <w:color w:val="ED7D31" w:themeColor="accent2"/>
          <w:szCs w:val="20"/>
        </w:rPr>
        <w:t xml:space="preserve">Dispersion in statistics is a way of describing how spread out a set of data is. When a data set has a large value, the values in the set are </w:t>
      </w:r>
      <w:r w:rsidRPr="00DC4347">
        <w:rPr>
          <w:rFonts w:ascii="inherit" w:hAnsi="inherit" w:cs="Arial"/>
          <w:b/>
          <w:color w:val="ED7D31" w:themeColor="accent2"/>
          <w:szCs w:val="20"/>
        </w:rPr>
        <w:t>widely scattered</w:t>
      </w:r>
      <w:r w:rsidRPr="00DC4347">
        <w:rPr>
          <w:rFonts w:ascii="inherit" w:hAnsi="inherit" w:cs="Arial"/>
          <w:color w:val="ED7D31" w:themeColor="accent2"/>
          <w:szCs w:val="20"/>
        </w:rPr>
        <w:t xml:space="preserve">; when it is small the items in the set are </w:t>
      </w:r>
      <w:r w:rsidRPr="00DC4347">
        <w:rPr>
          <w:rFonts w:ascii="inherit" w:hAnsi="inherit" w:cs="Arial"/>
          <w:b/>
          <w:color w:val="ED7D31" w:themeColor="accent2"/>
          <w:szCs w:val="20"/>
        </w:rPr>
        <w:t>tightly clustered</w:t>
      </w:r>
      <w:r w:rsidRPr="00DC4347">
        <w:rPr>
          <w:rFonts w:ascii="inherit" w:hAnsi="inherit" w:cs="Arial"/>
          <w:color w:val="ED7D31" w:themeColor="accent2"/>
          <w:szCs w:val="20"/>
        </w:rPr>
        <w:t>. Very basically, this set of data has a small value:</w:t>
      </w:r>
      <w:r w:rsidRPr="00DC4347">
        <w:rPr>
          <w:rFonts w:ascii="inherit" w:hAnsi="inherit" w:cs="Arial"/>
          <w:color w:val="ED7D31" w:themeColor="accent2"/>
          <w:szCs w:val="20"/>
        </w:rPr>
        <w:br/>
        <w:t>1, 2, 2, 3, 3, 4</w:t>
      </w:r>
      <w:r w:rsidRPr="00DC4347">
        <w:rPr>
          <w:rFonts w:ascii="inherit" w:hAnsi="inherit" w:cs="Arial"/>
          <w:color w:val="ED7D31" w:themeColor="accent2"/>
          <w:szCs w:val="20"/>
        </w:rPr>
        <w:br/>
      </w:r>
      <w:r w:rsidRPr="00DC4347">
        <w:rPr>
          <w:rFonts w:ascii="inherit" w:hAnsi="inherit" w:cs="Arial"/>
          <w:color w:val="ED7D31" w:themeColor="accent2"/>
          <w:szCs w:val="20"/>
        </w:rPr>
        <w:lastRenderedPageBreak/>
        <w:t>…and this set has a wider one:</w:t>
      </w:r>
      <w:r w:rsidRPr="00DC4347">
        <w:rPr>
          <w:rFonts w:ascii="inherit" w:hAnsi="inherit" w:cs="Arial"/>
          <w:color w:val="ED7D31" w:themeColor="accent2"/>
          <w:szCs w:val="20"/>
        </w:rPr>
        <w:br/>
        <w:t>0, 1, 20, 30, 40, 100</w:t>
      </w:r>
    </w:p>
    <w:p w14:paraId="41B27675" w14:textId="257B1953" w:rsidR="007339B3" w:rsidRPr="00DC4347" w:rsidRDefault="007339B3" w:rsidP="007339B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C4347">
        <w:rPr>
          <w:rFonts w:ascii="inherit" w:hAnsi="inherit" w:cs="Arial"/>
          <w:color w:val="ED7D31" w:themeColor="accent2"/>
          <w:szCs w:val="20"/>
        </w:rPr>
        <w:t xml:space="preserve">The spread of a data set can be </w:t>
      </w:r>
      <w:r w:rsidRPr="00DC4347">
        <w:rPr>
          <w:rFonts w:ascii="inherit" w:hAnsi="inherit" w:cs="Arial"/>
          <w:b/>
          <w:color w:val="ED7D31" w:themeColor="accent2"/>
          <w:szCs w:val="20"/>
        </w:rPr>
        <w:t>described by a range of descriptive statistics</w:t>
      </w:r>
      <w:r w:rsidRPr="00DC4347">
        <w:rPr>
          <w:rFonts w:ascii="inherit" w:hAnsi="inherit" w:cs="Arial"/>
          <w:color w:val="ED7D31" w:themeColor="accent2"/>
          <w:szCs w:val="20"/>
        </w:rPr>
        <w:t xml:space="preserve"> including </w:t>
      </w:r>
      <w:hyperlink r:id="rId173" w:history="1">
        <w:r w:rsidRPr="00DC4347">
          <w:rPr>
            <w:rStyle w:val="Hyperlink"/>
            <w:rFonts w:ascii="inherit" w:eastAsiaTheme="majorEastAsia" w:hAnsi="inherit" w:cs="Arial"/>
            <w:color w:val="ED7D31" w:themeColor="accent2"/>
            <w:szCs w:val="20"/>
            <w:bdr w:val="none" w:sz="0" w:space="0" w:color="auto" w:frame="1"/>
          </w:rPr>
          <w:t>variance</w:t>
        </w:r>
      </w:hyperlink>
      <w:r w:rsidRPr="00DC4347">
        <w:rPr>
          <w:rFonts w:ascii="inherit" w:hAnsi="inherit" w:cs="Arial"/>
          <w:color w:val="ED7D31" w:themeColor="accent2"/>
          <w:szCs w:val="20"/>
        </w:rPr>
        <w:t>, </w:t>
      </w:r>
      <w:hyperlink r:id="rId174" w:history="1">
        <w:r w:rsidRPr="00DC4347">
          <w:rPr>
            <w:rStyle w:val="Hyperlink"/>
            <w:rFonts w:ascii="inherit" w:eastAsiaTheme="majorEastAsia" w:hAnsi="inherit" w:cs="Arial"/>
            <w:color w:val="ED7D31" w:themeColor="accent2"/>
            <w:szCs w:val="20"/>
            <w:bdr w:val="none" w:sz="0" w:space="0" w:color="auto" w:frame="1"/>
          </w:rPr>
          <w:t>standard deviation</w:t>
        </w:r>
      </w:hyperlink>
      <w:r w:rsidRPr="00DC4347">
        <w:rPr>
          <w:rFonts w:ascii="inherit" w:hAnsi="inherit" w:cs="Arial"/>
          <w:color w:val="ED7D31" w:themeColor="accent2"/>
          <w:szCs w:val="20"/>
        </w:rPr>
        <w:t>, and </w:t>
      </w:r>
      <w:hyperlink r:id="rId175" w:history="1">
        <w:r w:rsidRPr="00DC4347">
          <w:rPr>
            <w:rStyle w:val="Hyperlink"/>
            <w:rFonts w:ascii="inherit" w:eastAsiaTheme="majorEastAsia" w:hAnsi="inherit" w:cs="Arial"/>
            <w:color w:val="ED7D31" w:themeColor="accent2"/>
            <w:szCs w:val="20"/>
            <w:bdr w:val="none" w:sz="0" w:space="0" w:color="auto" w:frame="1"/>
          </w:rPr>
          <w:t>interquartile range</w:t>
        </w:r>
      </w:hyperlink>
      <w:r w:rsidRPr="00DC4347">
        <w:rPr>
          <w:rFonts w:ascii="inherit" w:hAnsi="inherit" w:cs="Arial"/>
          <w:color w:val="ED7D31" w:themeColor="accent2"/>
          <w:szCs w:val="20"/>
        </w:rPr>
        <w:t>. Spread can also be shown in graphs: </w:t>
      </w:r>
      <w:hyperlink r:id="rId176" w:history="1">
        <w:r w:rsidRPr="00DC4347">
          <w:rPr>
            <w:rStyle w:val="Hyperlink"/>
            <w:rFonts w:ascii="inherit" w:eastAsiaTheme="majorEastAsia" w:hAnsi="inherit" w:cs="Arial"/>
            <w:color w:val="00B0F0"/>
            <w:szCs w:val="20"/>
            <w:bdr w:val="none" w:sz="0" w:space="0" w:color="auto" w:frame="1"/>
          </w:rPr>
          <w:t>dot plots</w:t>
        </w:r>
      </w:hyperlink>
      <w:r w:rsidRPr="00DC4347">
        <w:rPr>
          <w:rFonts w:ascii="inherit" w:hAnsi="inherit" w:cs="Arial"/>
          <w:color w:val="00B0F0"/>
          <w:szCs w:val="20"/>
        </w:rPr>
        <w:t>, </w:t>
      </w:r>
      <w:hyperlink r:id="rId177" w:history="1">
        <w:r w:rsidRPr="00DC4347">
          <w:rPr>
            <w:rStyle w:val="Hyperlink"/>
            <w:rFonts w:ascii="inherit" w:eastAsiaTheme="majorEastAsia" w:hAnsi="inherit" w:cs="Arial"/>
            <w:color w:val="00B0F0"/>
            <w:szCs w:val="20"/>
            <w:bdr w:val="none" w:sz="0" w:space="0" w:color="auto" w:frame="1"/>
          </w:rPr>
          <w:t>boxplots</w:t>
        </w:r>
      </w:hyperlink>
      <w:r w:rsidRPr="00DC4347">
        <w:rPr>
          <w:rFonts w:ascii="inherit" w:hAnsi="inherit" w:cs="Arial"/>
          <w:color w:val="ED7D31" w:themeColor="accent2"/>
          <w:szCs w:val="20"/>
        </w:rPr>
        <w:t>, and </w:t>
      </w:r>
      <w:hyperlink r:id="rId178" w:history="1">
        <w:r w:rsidRPr="00DC4347">
          <w:rPr>
            <w:rStyle w:val="Hyperlink"/>
            <w:rFonts w:ascii="inherit" w:eastAsiaTheme="majorEastAsia" w:hAnsi="inherit" w:cs="Arial"/>
            <w:color w:val="00B0F0"/>
            <w:szCs w:val="20"/>
            <w:bdr w:val="none" w:sz="0" w:space="0" w:color="auto" w:frame="1"/>
          </w:rPr>
          <w:t>stem and leaf plots</w:t>
        </w:r>
      </w:hyperlink>
      <w:r w:rsidRPr="00DC4347">
        <w:rPr>
          <w:rFonts w:ascii="inherit" w:hAnsi="inherit" w:cs="Arial"/>
          <w:color w:val="ED7D31" w:themeColor="accent2"/>
          <w:szCs w:val="20"/>
        </w:rPr>
        <w:t> have a greater distance with samples that have a larger dispersion and vice versa.</w:t>
      </w:r>
    </w:p>
    <w:p w14:paraId="7E8739AC" w14:textId="77777777" w:rsidR="007D3991" w:rsidRPr="00D71368" w:rsidRDefault="007D3991" w:rsidP="007339B3">
      <w:pPr>
        <w:pStyle w:val="NormalWeb"/>
        <w:shd w:val="clear" w:color="auto" w:fill="FFFFFF"/>
        <w:spacing w:before="0" w:beforeAutospacing="0" w:after="0" w:afterAutospacing="0"/>
        <w:textAlignment w:val="baseline"/>
        <w:rPr>
          <w:rFonts w:ascii="inherit" w:hAnsi="inherit" w:cs="Arial"/>
          <w:color w:val="777777"/>
          <w:szCs w:val="20"/>
        </w:rPr>
      </w:pPr>
    </w:p>
    <w:p w14:paraId="76773660" w14:textId="6E47E70E" w:rsidR="007339B3" w:rsidRDefault="007339B3" w:rsidP="007339B3">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F04ACAC" wp14:editId="1AC40D88">
            <wp:extent cx="2857500" cy="1150620"/>
            <wp:effectExtent l="0" t="0" r="0" b="0"/>
            <wp:docPr id="237" name="Picture 237" descr="dispersion statistics">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persion statistics">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57500" cy="1150620"/>
                    </a:xfrm>
                    <a:prstGeom prst="rect">
                      <a:avLst/>
                    </a:prstGeom>
                    <a:noFill/>
                    <a:ln>
                      <a:noFill/>
                    </a:ln>
                  </pic:spPr>
                </pic:pic>
              </a:graphicData>
            </a:graphic>
          </wp:inline>
        </w:drawing>
      </w:r>
    </w:p>
    <w:p w14:paraId="566DF2D7" w14:textId="77777777" w:rsidR="007339B3" w:rsidRDefault="007339B3" w:rsidP="007339B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larger the box, the more dispersion in a set of data. Image: Seton Hall University</w:t>
      </w:r>
    </w:p>
    <w:p w14:paraId="530A0695" w14:textId="5DE7D821" w:rsidR="007339B3" w:rsidRPr="00BB4EDC" w:rsidRDefault="007339B3" w:rsidP="00BB4ED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B4ED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Measures of Dispersion</w:t>
      </w:r>
    </w:p>
    <w:p w14:paraId="225B4D7F" w14:textId="77777777" w:rsidR="003D3722" w:rsidRPr="003D3722" w:rsidRDefault="003D3722" w:rsidP="003D3722"/>
    <w:p w14:paraId="42AB7239" w14:textId="00EFE4A3"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1" w:history="1">
        <w:r w:rsidR="007339B3" w:rsidRPr="00F819CE">
          <w:rPr>
            <w:rStyle w:val="Hyperlink"/>
            <w:rFonts w:ascii="inherit" w:hAnsi="inherit" w:cs="Arial"/>
            <w:b/>
            <w:bCs/>
            <w:color w:val="777777"/>
            <w:sz w:val="24"/>
            <w:szCs w:val="20"/>
            <w:bdr w:val="none" w:sz="0" w:space="0" w:color="auto" w:frame="1"/>
          </w:rPr>
          <w:t>Coefficient of dispersion</w:t>
        </w:r>
      </w:hyperlink>
      <w:r w:rsidR="007339B3" w:rsidRPr="00F819CE">
        <w:rPr>
          <w:rFonts w:ascii="inherit" w:hAnsi="inherit" w:cs="Arial"/>
          <w:color w:val="777777"/>
          <w:sz w:val="24"/>
          <w:szCs w:val="20"/>
        </w:rPr>
        <w:t>: A “catch-all” term for a variety of formulas, including distance between </w:t>
      </w:r>
      <w:hyperlink r:id="rId182" w:history="1">
        <w:r w:rsidR="007339B3" w:rsidRPr="00F819CE">
          <w:rPr>
            <w:rStyle w:val="Hyperlink"/>
            <w:rFonts w:ascii="inherit" w:hAnsi="inherit" w:cs="Arial"/>
            <w:color w:val="777777"/>
            <w:sz w:val="24"/>
            <w:szCs w:val="20"/>
            <w:bdr w:val="none" w:sz="0" w:space="0" w:color="auto" w:frame="1"/>
          </w:rPr>
          <w:t>quartiles</w:t>
        </w:r>
      </w:hyperlink>
      <w:r w:rsidR="007339B3" w:rsidRPr="00F819CE">
        <w:rPr>
          <w:rFonts w:ascii="inherit" w:hAnsi="inherit" w:cs="Arial"/>
          <w:color w:val="777777"/>
          <w:sz w:val="24"/>
          <w:szCs w:val="20"/>
        </w:rPr>
        <w:t>.</w:t>
      </w:r>
    </w:p>
    <w:p w14:paraId="0E22E1AA" w14:textId="77777777" w:rsidR="00066543" w:rsidRPr="00F819CE" w:rsidRDefault="00066543" w:rsidP="00066543">
      <w:pPr>
        <w:shd w:val="clear" w:color="auto" w:fill="FFFFFF"/>
        <w:spacing w:after="0" w:line="240" w:lineRule="auto"/>
        <w:ind w:left="450"/>
        <w:textAlignment w:val="baseline"/>
        <w:rPr>
          <w:rFonts w:ascii="inherit" w:hAnsi="inherit" w:cs="Arial"/>
          <w:color w:val="777777"/>
          <w:sz w:val="24"/>
          <w:szCs w:val="20"/>
        </w:rPr>
      </w:pPr>
    </w:p>
    <w:p w14:paraId="4649C45B" w14:textId="21EAF3D1"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3" w:history="1">
        <w:r w:rsidR="007339B3" w:rsidRPr="00F819CE">
          <w:rPr>
            <w:rStyle w:val="Strong"/>
            <w:rFonts w:ascii="inherit" w:hAnsi="inherit" w:cs="Arial"/>
            <w:color w:val="777777"/>
            <w:sz w:val="24"/>
            <w:szCs w:val="20"/>
            <w:bdr w:val="none" w:sz="0" w:space="0" w:color="auto" w:frame="1"/>
          </w:rPr>
          <w:t>Standard deviation</w:t>
        </w:r>
      </w:hyperlink>
      <w:r w:rsidR="007339B3" w:rsidRPr="00F819CE">
        <w:rPr>
          <w:rFonts w:ascii="inherit" w:hAnsi="inherit" w:cs="Arial"/>
          <w:color w:val="777777"/>
          <w:sz w:val="24"/>
          <w:szCs w:val="20"/>
        </w:rPr>
        <w:t>: probably the most common measure. It tells you how spread out numbers are from the mean</w:t>
      </w:r>
      <w:r w:rsidR="00066543">
        <w:rPr>
          <w:rFonts w:ascii="inherit" w:hAnsi="inherit" w:cs="Arial"/>
          <w:color w:val="777777"/>
          <w:sz w:val="24"/>
          <w:szCs w:val="20"/>
        </w:rPr>
        <w:t>.</w:t>
      </w:r>
    </w:p>
    <w:p w14:paraId="4D986880"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16FEB41F" w14:textId="3FCEB1BE"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4" w:history="1">
        <w:r w:rsidR="007339B3" w:rsidRPr="00F819CE">
          <w:rPr>
            <w:rStyle w:val="Strong"/>
            <w:rFonts w:ascii="inherit" w:hAnsi="inherit" w:cs="Arial"/>
            <w:color w:val="777777"/>
            <w:sz w:val="24"/>
            <w:szCs w:val="20"/>
            <w:bdr w:val="none" w:sz="0" w:space="0" w:color="auto" w:frame="1"/>
          </w:rPr>
          <w:t>Index of Dispersion</w:t>
        </w:r>
      </w:hyperlink>
      <w:r w:rsidR="007339B3" w:rsidRPr="00F819CE">
        <w:rPr>
          <w:rFonts w:ascii="inherit" w:hAnsi="inherit" w:cs="Arial"/>
          <w:color w:val="777777"/>
          <w:sz w:val="24"/>
          <w:szCs w:val="20"/>
        </w:rPr>
        <w:t>: a measure of dispersion commonly used with </w:t>
      </w:r>
      <w:hyperlink r:id="rId185" w:history="1">
        <w:r w:rsidR="007339B3" w:rsidRPr="00F819CE">
          <w:rPr>
            <w:rStyle w:val="Hyperlink"/>
            <w:rFonts w:ascii="inherit" w:hAnsi="inherit" w:cs="Arial"/>
            <w:color w:val="777777"/>
            <w:sz w:val="24"/>
            <w:szCs w:val="20"/>
            <w:bdr w:val="none" w:sz="0" w:space="0" w:color="auto" w:frame="1"/>
          </w:rPr>
          <w:t>nominal variables</w:t>
        </w:r>
      </w:hyperlink>
      <w:r w:rsidR="007339B3" w:rsidRPr="00F819CE">
        <w:rPr>
          <w:rFonts w:ascii="inherit" w:hAnsi="inherit" w:cs="Arial"/>
          <w:color w:val="777777"/>
          <w:sz w:val="24"/>
          <w:szCs w:val="20"/>
        </w:rPr>
        <w:t>.</w:t>
      </w:r>
    </w:p>
    <w:p w14:paraId="7785ADA5"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4450D3AA" w14:textId="2E44566D"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6" w:history="1">
        <w:r w:rsidR="007339B3" w:rsidRPr="00F819CE">
          <w:rPr>
            <w:rStyle w:val="Strong"/>
            <w:rFonts w:ascii="inherit" w:hAnsi="inherit" w:cs="Arial"/>
            <w:color w:val="777777"/>
            <w:sz w:val="24"/>
            <w:szCs w:val="20"/>
            <w:bdr w:val="none" w:sz="0" w:space="0" w:color="auto" w:frame="1"/>
          </w:rPr>
          <w:t>Interquartile range (IQR)</w:t>
        </w:r>
      </w:hyperlink>
      <w:r w:rsidR="007339B3" w:rsidRPr="00F819CE">
        <w:rPr>
          <w:rFonts w:ascii="inherit" w:hAnsi="inherit" w:cs="Arial"/>
          <w:color w:val="777777"/>
          <w:sz w:val="24"/>
          <w:szCs w:val="20"/>
        </w:rPr>
        <w:t>: describes where the bulk of the data lies (the “</w:t>
      </w:r>
      <w:hyperlink r:id="rId187" w:history="1">
        <w:r w:rsidR="007339B3" w:rsidRPr="00F819CE">
          <w:rPr>
            <w:rStyle w:val="Hyperlink"/>
            <w:rFonts w:ascii="inherit" w:hAnsi="inherit" w:cs="Arial"/>
            <w:color w:val="777777"/>
            <w:sz w:val="24"/>
            <w:szCs w:val="20"/>
            <w:bdr w:val="none" w:sz="0" w:space="0" w:color="auto" w:frame="1"/>
          </w:rPr>
          <w:t>middle fifty</w:t>
        </w:r>
      </w:hyperlink>
      <w:r w:rsidR="007339B3" w:rsidRPr="00F819CE">
        <w:rPr>
          <w:rFonts w:ascii="inherit" w:hAnsi="inherit" w:cs="Arial"/>
          <w:color w:val="777777"/>
          <w:sz w:val="24"/>
          <w:szCs w:val="20"/>
        </w:rPr>
        <w:t>” percent).</w:t>
      </w:r>
    </w:p>
    <w:p w14:paraId="0EB467F8"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6BD508C2" w14:textId="7AC5F7CA"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88" w:history="1">
        <w:proofErr w:type="spellStart"/>
        <w:r w:rsidR="007339B3" w:rsidRPr="00F819CE">
          <w:rPr>
            <w:rStyle w:val="Hyperlink"/>
            <w:rFonts w:ascii="inherit" w:hAnsi="inherit" w:cs="Arial"/>
            <w:b/>
            <w:bCs/>
            <w:color w:val="777777"/>
            <w:sz w:val="24"/>
            <w:szCs w:val="20"/>
            <w:bdr w:val="none" w:sz="0" w:space="0" w:color="auto" w:frame="1"/>
          </w:rPr>
          <w:t>Interdecile</w:t>
        </w:r>
        <w:proofErr w:type="spellEnd"/>
        <w:r w:rsidR="007339B3" w:rsidRPr="00F819CE">
          <w:rPr>
            <w:rStyle w:val="Hyperlink"/>
            <w:rFonts w:ascii="inherit" w:hAnsi="inherit" w:cs="Arial"/>
            <w:b/>
            <w:bCs/>
            <w:color w:val="777777"/>
            <w:sz w:val="24"/>
            <w:szCs w:val="20"/>
            <w:bdr w:val="none" w:sz="0" w:space="0" w:color="auto" w:frame="1"/>
          </w:rPr>
          <w:t xml:space="preserve"> range</w:t>
        </w:r>
      </w:hyperlink>
      <w:r w:rsidR="007339B3" w:rsidRPr="00F819CE">
        <w:rPr>
          <w:rFonts w:ascii="inherit" w:hAnsi="inherit" w:cs="Arial"/>
          <w:color w:val="777777"/>
          <w:sz w:val="24"/>
          <w:szCs w:val="20"/>
        </w:rPr>
        <w:t>: the difference between the first </w:t>
      </w:r>
      <w:hyperlink r:id="rId189" w:history="1">
        <w:r w:rsidR="007339B3" w:rsidRPr="00F819CE">
          <w:rPr>
            <w:rStyle w:val="Hyperlink"/>
            <w:rFonts w:ascii="inherit" w:hAnsi="inherit" w:cs="Arial"/>
            <w:color w:val="777777"/>
            <w:sz w:val="24"/>
            <w:szCs w:val="20"/>
            <w:bdr w:val="none" w:sz="0" w:space="0" w:color="auto" w:frame="1"/>
          </w:rPr>
          <w:t>decile </w:t>
        </w:r>
      </w:hyperlink>
      <w:r w:rsidR="007339B3" w:rsidRPr="00F819CE">
        <w:rPr>
          <w:rFonts w:ascii="inherit" w:hAnsi="inherit" w:cs="Arial"/>
          <w:color w:val="777777"/>
          <w:sz w:val="24"/>
          <w:szCs w:val="20"/>
        </w:rPr>
        <w:t>(10%) and the last decile (90%).</w:t>
      </w:r>
    </w:p>
    <w:p w14:paraId="17BFFFFD"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66BDD8CF" w14:textId="27BD5165"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0" w:history="1">
        <w:r w:rsidR="007339B3" w:rsidRPr="00F819CE">
          <w:rPr>
            <w:rStyle w:val="Hyperlink"/>
            <w:rFonts w:ascii="inherit" w:hAnsi="inherit" w:cs="Arial"/>
            <w:b/>
            <w:color w:val="777777"/>
            <w:sz w:val="24"/>
            <w:szCs w:val="20"/>
            <w:bdr w:val="none" w:sz="0" w:space="0" w:color="auto" w:frame="1"/>
          </w:rPr>
          <w:t>Range</w:t>
        </w:r>
      </w:hyperlink>
      <w:r w:rsidR="007339B3" w:rsidRPr="00F819CE">
        <w:rPr>
          <w:rFonts w:ascii="inherit" w:hAnsi="inherit" w:cs="Arial"/>
          <w:color w:val="777777"/>
          <w:sz w:val="24"/>
          <w:szCs w:val="20"/>
        </w:rPr>
        <w:t>: the difference between the smallest and largest number in a set of data.</w:t>
      </w:r>
    </w:p>
    <w:p w14:paraId="24E856CD"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1C33716A" w14:textId="19ED67FE"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1" w:history="1">
        <w:r w:rsidR="007339B3" w:rsidRPr="00F819CE">
          <w:rPr>
            <w:rStyle w:val="Hyperlink"/>
            <w:rFonts w:ascii="inherit" w:hAnsi="inherit" w:cs="Arial"/>
            <w:b/>
            <w:bCs/>
            <w:color w:val="777777"/>
            <w:sz w:val="24"/>
            <w:szCs w:val="20"/>
            <w:bdr w:val="none" w:sz="0" w:space="0" w:color="auto" w:frame="1"/>
          </w:rPr>
          <w:t>Mean difference</w:t>
        </w:r>
      </w:hyperlink>
      <w:r w:rsidR="007339B3" w:rsidRPr="00F819CE">
        <w:rPr>
          <w:rStyle w:val="Strong"/>
          <w:rFonts w:ascii="inherit" w:hAnsi="inherit" w:cs="Arial"/>
          <w:color w:val="777777"/>
          <w:sz w:val="24"/>
          <w:szCs w:val="20"/>
          <w:bdr w:val="none" w:sz="0" w:space="0" w:color="auto" w:frame="1"/>
        </w:rPr>
        <w:t> or difference in means:</w:t>
      </w:r>
      <w:r w:rsidR="007339B3" w:rsidRPr="00F819CE">
        <w:rPr>
          <w:rFonts w:ascii="inherit" w:hAnsi="inherit" w:cs="Arial"/>
          <w:color w:val="777777"/>
          <w:sz w:val="24"/>
          <w:szCs w:val="20"/>
        </w:rPr>
        <w:t> measures the absolute difference between the mean value in two different groups in clinical trials.</w:t>
      </w:r>
    </w:p>
    <w:p w14:paraId="43BB3891"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7C92BEC7" w14:textId="48CB09A7" w:rsidR="007339B3"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2" w:history="1">
        <w:r w:rsidR="007339B3" w:rsidRPr="00F819CE">
          <w:rPr>
            <w:rStyle w:val="Hyperlink"/>
            <w:rFonts w:ascii="inherit" w:hAnsi="inherit" w:cs="Arial"/>
            <w:b/>
            <w:bCs/>
            <w:color w:val="777777"/>
            <w:sz w:val="24"/>
            <w:szCs w:val="20"/>
            <w:bdr w:val="none" w:sz="0" w:space="0" w:color="auto" w:frame="1"/>
          </w:rPr>
          <w:t>Median absolute deviation</w:t>
        </w:r>
      </w:hyperlink>
      <w:r w:rsidR="007339B3" w:rsidRPr="00F819CE">
        <w:rPr>
          <w:rStyle w:val="Strong"/>
          <w:rFonts w:ascii="inherit" w:hAnsi="inherit" w:cs="Arial"/>
          <w:color w:val="777777"/>
          <w:sz w:val="24"/>
          <w:szCs w:val="20"/>
          <w:bdr w:val="none" w:sz="0" w:space="0" w:color="auto" w:frame="1"/>
        </w:rPr>
        <w:t> (MAD)</w:t>
      </w:r>
      <w:r w:rsidR="007339B3" w:rsidRPr="00F819CE">
        <w:rPr>
          <w:rFonts w:ascii="inherit" w:hAnsi="inherit" w:cs="Arial"/>
          <w:color w:val="777777"/>
          <w:sz w:val="24"/>
          <w:szCs w:val="20"/>
        </w:rPr>
        <w:t>: the median of the absolute deviations from a data set’s median.</w:t>
      </w:r>
    </w:p>
    <w:p w14:paraId="303E2D9A" w14:textId="77777777" w:rsidR="00066543" w:rsidRPr="00F819CE" w:rsidRDefault="00066543" w:rsidP="00066543">
      <w:pPr>
        <w:shd w:val="clear" w:color="auto" w:fill="FFFFFF"/>
        <w:spacing w:after="0" w:line="240" w:lineRule="auto"/>
        <w:textAlignment w:val="baseline"/>
        <w:rPr>
          <w:rFonts w:ascii="inherit" w:hAnsi="inherit" w:cs="Arial"/>
          <w:color w:val="777777"/>
          <w:sz w:val="24"/>
          <w:szCs w:val="20"/>
        </w:rPr>
      </w:pPr>
    </w:p>
    <w:p w14:paraId="24ADDF3E" w14:textId="38DCAE6F" w:rsidR="007339B3" w:rsidRPr="00F819CE" w:rsidRDefault="00D07F14" w:rsidP="00D82F24">
      <w:pPr>
        <w:numPr>
          <w:ilvl w:val="0"/>
          <w:numId w:val="101"/>
        </w:numPr>
        <w:shd w:val="clear" w:color="auto" w:fill="FFFFFF"/>
        <w:spacing w:after="0" w:line="240" w:lineRule="auto"/>
        <w:ind w:left="450"/>
        <w:textAlignment w:val="baseline"/>
        <w:rPr>
          <w:rFonts w:ascii="inherit" w:hAnsi="inherit" w:cs="Arial"/>
          <w:color w:val="777777"/>
          <w:sz w:val="24"/>
          <w:szCs w:val="20"/>
        </w:rPr>
      </w:pPr>
      <w:hyperlink r:id="rId193" w:history="1">
        <w:r w:rsidR="007339B3" w:rsidRPr="00F819CE">
          <w:rPr>
            <w:rStyle w:val="Hyperlink"/>
            <w:rFonts w:ascii="inherit" w:hAnsi="inherit" w:cs="Arial"/>
            <w:b/>
            <w:color w:val="777777"/>
            <w:sz w:val="24"/>
            <w:szCs w:val="20"/>
            <w:bdr w:val="none" w:sz="0" w:space="0" w:color="auto" w:frame="1"/>
          </w:rPr>
          <w:t>Quartiles</w:t>
        </w:r>
      </w:hyperlink>
      <w:r w:rsidR="007339B3" w:rsidRPr="00F819CE">
        <w:rPr>
          <w:rFonts w:ascii="inherit" w:hAnsi="inherit" w:cs="Arial"/>
          <w:color w:val="777777"/>
          <w:sz w:val="24"/>
          <w:szCs w:val="20"/>
        </w:rPr>
        <w:t>: Numbers that split the data into four quarters (first, second, third, and fourth quartiles).</w:t>
      </w:r>
    </w:p>
    <w:p w14:paraId="051CB504" w14:textId="77777777" w:rsidR="00F819CE" w:rsidRPr="00F819CE" w:rsidRDefault="00F819CE" w:rsidP="00F819CE">
      <w:pPr>
        <w:shd w:val="clear" w:color="auto" w:fill="FFFFFF"/>
        <w:spacing w:after="0" w:line="240" w:lineRule="auto"/>
        <w:ind w:left="450"/>
        <w:textAlignment w:val="baseline"/>
        <w:rPr>
          <w:rFonts w:ascii="inherit" w:hAnsi="inherit" w:cs="Arial"/>
          <w:color w:val="777777"/>
          <w:sz w:val="24"/>
          <w:szCs w:val="20"/>
        </w:rPr>
      </w:pPr>
    </w:p>
    <w:p w14:paraId="3D5A063F" w14:textId="77777777" w:rsidR="007339B3" w:rsidRPr="00F819CE" w:rsidRDefault="007339B3" w:rsidP="007339B3">
      <w:pPr>
        <w:pStyle w:val="NormalWeb"/>
        <w:shd w:val="clear" w:color="auto" w:fill="FFFFFF"/>
        <w:spacing w:before="0" w:beforeAutospacing="0" w:after="225" w:afterAutospacing="0"/>
        <w:textAlignment w:val="baseline"/>
        <w:rPr>
          <w:rFonts w:ascii="inherit" w:hAnsi="inherit" w:cs="Arial"/>
          <w:color w:val="777777"/>
          <w:szCs w:val="20"/>
        </w:rPr>
      </w:pPr>
      <w:r w:rsidRPr="00F819CE">
        <w:rPr>
          <w:rFonts w:ascii="inherit" w:hAnsi="inherit" w:cs="Arial"/>
          <w:color w:val="777777"/>
          <w:szCs w:val="20"/>
        </w:rPr>
        <w:t>In some processes, like manufacturing or measurement, low dispersion is associated with high precision. High dispersion is associated with low precision.</w:t>
      </w:r>
    </w:p>
    <w:p w14:paraId="41AE659F" w14:textId="77777777" w:rsidR="007339B3" w:rsidRPr="00083354" w:rsidRDefault="007339B3" w:rsidP="0008335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335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Measures of Dispersion: Example</w:t>
      </w:r>
    </w:p>
    <w:p w14:paraId="0CDA1FFB" w14:textId="77777777" w:rsid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t xml:space="preserve">Let’s say you were asked to compare measures of dispersion for two data sets. Data set A has the items 97,98,99,100,101,102,103 and data set B has items 70,80,90,100,110,120,130. </w:t>
      </w:r>
      <w:r w:rsidRPr="00A75FD4">
        <w:rPr>
          <w:rFonts w:ascii="inherit" w:hAnsi="inherit" w:cs="Arial"/>
          <w:color w:val="ED7D31" w:themeColor="accent2"/>
          <w:szCs w:val="20"/>
        </w:rPr>
        <w:t>By looking at the data sets you can probably tell that the means and medians are the same (100) which technically are called “measures of central tendency” in statistics.</w:t>
      </w:r>
    </w:p>
    <w:p w14:paraId="33562461" w14:textId="77777777" w:rsid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r>
      <w:r w:rsidRPr="00BA2C16">
        <w:rPr>
          <w:rFonts w:ascii="inherit" w:hAnsi="inherit" w:cs="Arial"/>
          <w:noProof/>
          <w:color w:val="05A9C5"/>
          <w:szCs w:val="20"/>
          <w:bdr w:val="none" w:sz="0" w:space="0" w:color="auto" w:frame="1"/>
        </w:rPr>
        <w:drawing>
          <wp:inline distT="0" distB="0" distL="0" distR="0" wp14:anchorId="3161198D" wp14:editId="76E43B6B">
            <wp:extent cx="1432560" cy="1432560"/>
            <wp:effectExtent l="0" t="0" r="0" b="0"/>
            <wp:docPr id="236" name="Picture 236" descr="basic statistics median">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asic statistics median">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132FDF2" w14:textId="27098593" w:rsidR="00BA2C16" w:rsidRP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t xml:space="preserve">However, the range (which gives you an idea of how spread out the entire set of data is) is much larger for data set B (60) when compared to data set A (6). </w:t>
      </w:r>
      <w:r w:rsidRPr="00A75FD4">
        <w:rPr>
          <w:rFonts w:ascii="inherit" w:hAnsi="inherit" w:cs="Arial"/>
          <w:color w:val="ED7D31" w:themeColor="accent2"/>
          <w:szCs w:val="20"/>
        </w:rPr>
        <w:t>In fact, nearly all measures of dispersion would be ten times greater for data set B, which makes sense as the range is ten times larger.</w:t>
      </w:r>
      <w:r w:rsidRPr="00BA2C16">
        <w:rPr>
          <w:rFonts w:ascii="inherit" w:hAnsi="inherit" w:cs="Arial"/>
          <w:color w:val="777777"/>
          <w:szCs w:val="20"/>
        </w:rPr>
        <w:t xml:space="preserve"> For example, </w:t>
      </w:r>
      <w:proofErr w:type="gramStart"/>
      <w:r w:rsidRPr="00BA2C16">
        <w:rPr>
          <w:rFonts w:ascii="inherit" w:hAnsi="inherit" w:cs="Arial"/>
          <w:color w:val="777777"/>
          <w:szCs w:val="20"/>
        </w:rPr>
        <w:t>take a look</w:t>
      </w:r>
      <w:proofErr w:type="gramEnd"/>
      <w:r w:rsidRPr="00BA2C16">
        <w:rPr>
          <w:rFonts w:ascii="inherit" w:hAnsi="inherit" w:cs="Arial"/>
          <w:color w:val="777777"/>
          <w:szCs w:val="20"/>
        </w:rPr>
        <w:t xml:space="preserve"> at the standard deviations for the two data sets:</w:t>
      </w:r>
    </w:p>
    <w:p w14:paraId="5A7D4A38" w14:textId="72E83480" w:rsidR="007339B3" w:rsidRPr="00BA2C16" w:rsidRDefault="007339B3" w:rsidP="007339B3">
      <w:pPr>
        <w:pStyle w:val="NormalWeb"/>
        <w:shd w:val="clear" w:color="auto" w:fill="FFFFFF"/>
        <w:spacing w:before="0" w:beforeAutospacing="0" w:after="0" w:afterAutospacing="0"/>
        <w:textAlignment w:val="baseline"/>
        <w:rPr>
          <w:rFonts w:ascii="inherit" w:hAnsi="inherit" w:cs="Arial"/>
          <w:color w:val="777777"/>
          <w:szCs w:val="20"/>
        </w:rPr>
      </w:pPr>
      <w:r w:rsidRPr="00BA2C16">
        <w:rPr>
          <w:rFonts w:ascii="inherit" w:hAnsi="inherit" w:cs="Arial"/>
          <w:color w:val="777777"/>
          <w:szCs w:val="20"/>
        </w:rPr>
        <w:br/>
        <w:t>Standard deviation for A: 2.160246899469287.</w:t>
      </w:r>
      <w:r w:rsidRPr="00BA2C16">
        <w:rPr>
          <w:rFonts w:ascii="inherit" w:hAnsi="inherit" w:cs="Arial"/>
          <w:color w:val="777777"/>
          <w:szCs w:val="20"/>
        </w:rPr>
        <w:br/>
        <w:t>Standard deviation for B: 21.602468994692867.</w:t>
      </w:r>
      <w:r w:rsidRPr="00BA2C16">
        <w:rPr>
          <w:rFonts w:ascii="inherit" w:hAnsi="inherit" w:cs="Arial"/>
          <w:color w:val="777777"/>
          <w:szCs w:val="20"/>
        </w:rPr>
        <w:br/>
        <w:t>The figure for data set B is exactly ten times that of A.</w:t>
      </w:r>
    </w:p>
    <w:p w14:paraId="46320A6A" w14:textId="6811EC6E" w:rsidR="007339B3" w:rsidRDefault="007339B3" w:rsidP="00961E6E">
      <w:pPr>
        <w:shd w:val="clear" w:color="auto" w:fill="FFFFFF"/>
        <w:textAlignment w:val="baseline"/>
        <w:rPr>
          <w:rFonts w:ascii="Arial" w:hAnsi="Arial" w:cs="Arial"/>
          <w:color w:val="777777"/>
          <w:szCs w:val="20"/>
          <w:shd w:val="clear" w:color="auto" w:fill="FFFFFF"/>
        </w:rPr>
      </w:pPr>
    </w:p>
    <w:p w14:paraId="46775DA8" w14:textId="2217474D" w:rsidR="00F1307E" w:rsidRDefault="00C95220" w:rsidP="001D51E6">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D51E6">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Shapes of Distributions</w:t>
      </w:r>
    </w:p>
    <w:p w14:paraId="721717E2" w14:textId="77777777" w:rsidR="00BF24E8" w:rsidRPr="00BF24E8" w:rsidRDefault="00BF24E8" w:rsidP="00BF24E8"/>
    <w:p w14:paraId="2E2240FF" w14:textId="19B42FE9" w:rsidR="00C95220" w:rsidRPr="00460730" w:rsidRDefault="00C95220" w:rsidP="00C95220">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460730">
        <w:rPr>
          <w:rFonts w:ascii="inherit" w:hAnsi="inherit" w:cs="Arial"/>
          <w:color w:val="ED7D31" w:themeColor="accent2"/>
          <w:szCs w:val="20"/>
        </w:rPr>
        <w:t>When a data set is graphed, each point is arranged to produce one of</w:t>
      </w:r>
      <w:r w:rsidRPr="00460730">
        <w:rPr>
          <w:rStyle w:val="Strong"/>
          <w:rFonts w:ascii="inherit" w:hAnsi="inherit" w:cs="Arial"/>
          <w:color w:val="ED7D31" w:themeColor="accent2"/>
          <w:szCs w:val="20"/>
          <w:bdr w:val="none" w:sz="0" w:space="0" w:color="auto" w:frame="1"/>
        </w:rPr>
        <w:t> dozens of different shapes</w:t>
      </w:r>
      <w:r w:rsidRPr="004E0CF7">
        <w:rPr>
          <w:rStyle w:val="Strong"/>
          <w:rFonts w:ascii="inherit" w:hAnsi="inherit" w:cs="Arial"/>
          <w:color w:val="777777"/>
          <w:szCs w:val="20"/>
          <w:bdr w:val="none" w:sz="0" w:space="0" w:color="auto" w:frame="1"/>
        </w:rPr>
        <w:t>.</w:t>
      </w:r>
      <w:r w:rsidRPr="004E0CF7">
        <w:rPr>
          <w:rFonts w:ascii="inherit" w:hAnsi="inherit" w:cs="Arial"/>
          <w:color w:val="777777"/>
          <w:szCs w:val="20"/>
        </w:rPr>
        <w:t> </w:t>
      </w:r>
      <w:r w:rsidRPr="00460730">
        <w:rPr>
          <w:rFonts w:ascii="inherit" w:hAnsi="inherit" w:cs="Arial"/>
          <w:color w:val="ED7D31" w:themeColor="accent2"/>
          <w:szCs w:val="20"/>
        </w:rPr>
        <w:t>The distribution shape can give you a visual which helps to show how the data is:</w:t>
      </w:r>
    </w:p>
    <w:p w14:paraId="309EAF9F" w14:textId="77777777" w:rsidR="004E0CF7" w:rsidRPr="004E0CF7" w:rsidRDefault="004E0CF7" w:rsidP="00C95220">
      <w:pPr>
        <w:pStyle w:val="NormalWeb"/>
        <w:shd w:val="clear" w:color="auto" w:fill="FFFFFF"/>
        <w:spacing w:before="0" w:beforeAutospacing="0" w:after="0" w:afterAutospacing="0"/>
        <w:textAlignment w:val="baseline"/>
        <w:rPr>
          <w:rFonts w:ascii="inherit" w:hAnsi="inherit" w:cs="Arial"/>
          <w:color w:val="777777"/>
          <w:szCs w:val="20"/>
        </w:rPr>
      </w:pPr>
    </w:p>
    <w:p w14:paraId="732433B3" w14:textId="77777777"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Spread out (e.g. </w:t>
      </w:r>
      <w:hyperlink r:id="rId194" w:history="1">
        <w:r w:rsidRPr="00EC25D7">
          <w:rPr>
            <w:rStyle w:val="Hyperlink"/>
            <w:rFonts w:ascii="inherit" w:hAnsi="inherit" w:cs="Arial"/>
            <w:color w:val="ED7D31" w:themeColor="accent2"/>
            <w:sz w:val="24"/>
            <w:szCs w:val="20"/>
            <w:bdr w:val="none" w:sz="0" w:space="0" w:color="auto" w:frame="1"/>
          </w:rPr>
          <w:t>dispersion</w:t>
        </w:r>
      </w:hyperlink>
      <w:r w:rsidRPr="00EC25D7">
        <w:rPr>
          <w:rFonts w:ascii="inherit" w:hAnsi="inherit" w:cs="Arial"/>
          <w:color w:val="ED7D31" w:themeColor="accent2"/>
          <w:sz w:val="24"/>
          <w:szCs w:val="20"/>
        </w:rPr>
        <w:t>, </w:t>
      </w:r>
      <w:hyperlink r:id="rId195" w:history="1">
        <w:r w:rsidRPr="00EC25D7">
          <w:rPr>
            <w:rStyle w:val="Hyperlink"/>
            <w:rFonts w:ascii="inherit" w:hAnsi="inherit" w:cs="Arial"/>
            <w:color w:val="ED7D31" w:themeColor="accent2"/>
            <w:sz w:val="24"/>
            <w:szCs w:val="20"/>
            <w:bdr w:val="none" w:sz="0" w:space="0" w:color="auto" w:frame="1"/>
          </w:rPr>
          <w:t>variability</w:t>
        </w:r>
      </w:hyperlink>
      <w:r w:rsidRPr="00EC25D7">
        <w:rPr>
          <w:rFonts w:ascii="inherit" w:hAnsi="inherit" w:cs="Arial"/>
          <w:color w:val="ED7D31" w:themeColor="accent2"/>
          <w:sz w:val="24"/>
          <w:szCs w:val="20"/>
        </w:rPr>
        <w:t>, </w:t>
      </w:r>
      <w:hyperlink r:id="rId196" w:history="1">
        <w:r w:rsidRPr="00EC25D7">
          <w:rPr>
            <w:rStyle w:val="Hyperlink"/>
            <w:rFonts w:ascii="inherit" w:hAnsi="inherit" w:cs="Arial"/>
            <w:color w:val="ED7D31" w:themeColor="accent2"/>
            <w:sz w:val="24"/>
            <w:szCs w:val="20"/>
            <w:bdr w:val="none" w:sz="0" w:space="0" w:color="auto" w:frame="1"/>
          </w:rPr>
          <w:t>scatter</w:t>
        </w:r>
      </w:hyperlink>
      <w:r w:rsidRPr="00EC25D7">
        <w:rPr>
          <w:rFonts w:ascii="inherit" w:hAnsi="inherit" w:cs="Arial"/>
          <w:color w:val="ED7D31" w:themeColor="accent2"/>
          <w:sz w:val="24"/>
          <w:szCs w:val="20"/>
        </w:rPr>
        <w:t>),</w:t>
      </w:r>
    </w:p>
    <w:p w14:paraId="4EE05BA7" w14:textId="77777777"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Where the </w:t>
      </w:r>
      <w:hyperlink r:id="rId197" w:history="1">
        <w:r w:rsidRPr="00EC25D7">
          <w:rPr>
            <w:rStyle w:val="Hyperlink"/>
            <w:rFonts w:ascii="inherit" w:hAnsi="inherit" w:cs="Arial"/>
            <w:color w:val="ED7D31" w:themeColor="accent2"/>
            <w:sz w:val="24"/>
            <w:szCs w:val="20"/>
            <w:bdr w:val="none" w:sz="0" w:space="0" w:color="auto" w:frame="1"/>
          </w:rPr>
          <w:t>mean </w:t>
        </w:r>
      </w:hyperlink>
      <w:r w:rsidRPr="00EC25D7">
        <w:rPr>
          <w:rFonts w:ascii="inherit" w:hAnsi="inherit" w:cs="Arial"/>
          <w:color w:val="ED7D31" w:themeColor="accent2"/>
          <w:sz w:val="24"/>
          <w:szCs w:val="20"/>
        </w:rPr>
        <w:t>lies,</w:t>
      </w:r>
    </w:p>
    <w:p w14:paraId="1028F8CD" w14:textId="52C44685" w:rsidR="00C95220" w:rsidRPr="00EC25D7" w:rsidRDefault="00C95220" w:rsidP="00D82F24">
      <w:pPr>
        <w:numPr>
          <w:ilvl w:val="0"/>
          <w:numId w:val="102"/>
        </w:numPr>
        <w:shd w:val="clear" w:color="auto" w:fill="FFFFFF"/>
        <w:spacing w:after="0" w:line="240" w:lineRule="auto"/>
        <w:ind w:left="450"/>
        <w:textAlignment w:val="baseline"/>
        <w:rPr>
          <w:rFonts w:ascii="inherit" w:hAnsi="inherit" w:cs="Arial"/>
          <w:color w:val="ED7D31" w:themeColor="accent2"/>
          <w:sz w:val="24"/>
          <w:szCs w:val="20"/>
        </w:rPr>
      </w:pPr>
      <w:r w:rsidRPr="00EC25D7">
        <w:rPr>
          <w:rFonts w:ascii="inherit" w:hAnsi="inherit" w:cs="Arial"/>
          <w:color w:val="ED7D31" w:themeColor="accent2"/>
          <w:sz w:val="24"/>
          <w:szCs w:val="20"/>
        </w:rPr>
        <w:t>What the </w:t>
      </w:r>
      <w:hyperlink r:id="rId198" w:history="1">
        <w:r w:rsidRPr="00EC25D7">
          <w:rPr>
            <w:rStyle w:val="Hyperlink"/>
            <w:rFonts w:ascii="inherit" w:hAnsi="inherit" w:cs="Arial"/>
            <w:color w:val="ED7D31" w:themeColor="accent2"/>
            <w:sz w:val="24"/>
            <w:szCs w:val="20"/>
            <w:bdr w:val="none" w:sz="0" w:space="0" w:color="auto" w:frame="1"/>
          </w:rPr>
          <w:t>range </w:t>
        </w:r>
      </w:hyperlink>
      <w:r w:rsidRPr="00EC25D7">
        <w:rPr>
          <w:rFonts w:ascii="inherit" w:hAnsi="inherit" w:cs="Arial"/>
          <w:color w:val="ED7D31" w:themeColor="accent2"/>
          <w:sz w:val="24"/>
          <w:szCs w:val="20"/>
        </w:rPr>
        <w:t>of the data set is,</w:t>
      </w:r>
    </w:p>
    <w:p w14:paraId="4ED23B66" w14:textId="77777777" w:rsidR="004E0CF7" w:rsidRPr="004E0CF7" w:rsidRDefault="004E0CF7" w:rsidP="004E0CF7">
      <w:pPr>
        <w:shd w:val="clear" w:color="auto" w:fill="FFFFFF"/>
        <w:spacing w:after="0" w:line="240" w:lineRule="auto"/>
        <w:ind w:left="450"/>
        <w:textAlignment w:val="baseline"/>
        <w:rPr>
          <w:rFonts w:ascii="inherit" w:hAnsi="inherit" w:cs="Arial"/>
          <w:color w:val="777777"/>
          <w:sz w:val="24"/>
          <w:szCs w:val="20"/>
        </w:rPr>
      </w:pPr>
    </w:p>
    <w:p w14:paraId="0EDD8FDE" w14:textId="32B78B3B" w:rsidR="00C95220" w:rsidRPr="004E0CF7"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4E0CF7">
        <w:rPr>
          <w:rFonts w:ascii="inherit" w:hAnsi="inherit" w:cs="Arial"/>
          <w:color w:val="777777"/>
          <w:szCs w:val="20"/>
        </w:rPr>
        <w:t>…and many other useful </w:t>
      </w:r>
      <w:hyperlink r:id="rId199" w:history="1">
        <w:r w:rsidRPr="004E0CF7">
          <w:rPr>
            <w:rStyle w:val="Hyperlink"/>
            <w:rFonts w:ascii="inherit" w:eastAsiaTheme="majorEastAsia" w:hAnsi="inherit" w:cs="Arial"/>
            <w:color w:val="05A9C5"/>
            <w:szCs w:val="20"/>
            <w:bdr w:val="none" w:sz="0" w:space="0" w:color="auto" w:frame="1"/>
          </w:rPr>
          <w:t>statistics</w:t>
        </w:r>
      </w:hyperlink>
      <w:r w:rsidRPr="004E0CF7">
        <w:rPr>
          <w:rFonts w:ascii="inherit" w:hAnsi="inherit" w:cs="Arial"/>
          <w:color w:val="777777"/>
          <w:szCs w:val="20"/>
        </w:rPr>
        <w:t>. Shapes of distributions are defined by several different factors:</w:t>
      </w:r>
    </w:p>
    <w:p w14:paraId="466521E3" w14:textId="77777777" w:rsidR="00D678B6" w:rsidRDefault="00D678B6" w:rsidP="00C95220">
      <w:pPr>
        <w:pStyle w:val="NormalWeb"/>
        <w:shd w:val="clear" w:color="auto" w:fill="FFFFFF"/>
        <w:spacing w:before="0" w:beforeAutospacing="0" w:after="0" w:afterAutospacing="0"/>
        <w:textAlignment w:val="baseline"/>
        <w:rPr>
          <w:rFonts w:ascii="inherit" w:hAnsi="inherit" w:cs="Arial"/>
          <w:color w:val="777777"/>
          <w:sz w:val="20"/>
          <w:szCs w:val="20"/>
        </w:rPr>
      </w:pPr>
    </w:p>
    <w:p w14:paraId="64E4DE62" w14:textId="767BDAF7"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F1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Number of peaks</w:t>
      </w:r>
    </w:p>
    <w:p w14:paraId="088C35F0" w14:textId="77777777" w:rsidR="00C87F11" w:rsidRPr="00C87F11" w:rsidRDefault="00C87F11" w:rsidP="00C87F11">
      <w:pPr>
        <w:rPr>
          <w:lang w:eastAsia="en-IN"/>
        </w:rPr>
      </w:pPr>
    </w:p>
    <w:p w14:paraId="3B345248" w14:textId="77777777" w:rsidR="00C95220" w:rsidRPr="00891508"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891508">
        <w:rPr>
          <w:rFonts w:ascii="inherit" w:hAnsi="inherit" w:cs="Arial"/>
          <w:color w:val="777777"/>
          <w:szCs w:val="20"/>
        </w:rPr>
        <w:t>The peaks are usually called </w:t>
      </w:r>
      <w:hyperlink r:id="rId200" w:history="1">
        <w:r w:rsidRPr="00891508">
          <w:rPr>
            <w:rStyle w:val="Hyperlink"/>
            <w:rFonts w:ascii="inherit" w:eastAsiaTheme="majorEastAsia" w:hAnsi="inherit" w:cs="Arial"/>
            <w:color w:val="05A9C5"/>
            <w:szCs w:val="20"/>
            <w:bdr w:val="none" w:sz="0" w:space="0" w:color="auto" w:frame="1"/>
          </w:rPr>
          <w:t>modes</w:t>
        </w:r>
      </w:hyperlink>
      <w:r w:rsidRPr="00891508">
        <w:rPr>
          <w:rFonts w:ascii="inherit" w:hAnsi="inherit" w:cs="Arial"/>
          <w:color w:val="777777"/>
          <w:szCs w:val="20"/>
        </w:rPr>
        <w:t>; Sometimes they are called “local maximums”, but that term is more commonly used in </w:t>
      </w:r>
      <w:hyperlink r:id="rId201" w:history="1">
        <w:r w:rsidRPr="00891508">
          <w:rPr>
            <w:rStyle w:val="Hyperlink"/>
            <w:rFonts w:ascii="inherit" w:eastAsiaTheme="majorEastAsia" w:hAnsi="inherit" w:cs="Arial"/>
            <w:color w:val="05A9C5"/>
            <w:szCs w:val="20"/>
            <w:bdr w:val="none" w:sz="0" w:space="0" w:color="auto" w:frame="1"/>
          </w:rPr>
          <w:t>calculus</w:t>
        </w:r>
      </w:hyperlink>
      <w:r w:rsidRPr="00891508">
        <w:rPr>
          <w:rFonts w:ascii="inherit" w:hAnsi="inherit" w:cs="Arial"/>
          <w:color w:val="777777"/>
          <w:szCs w:val="20"/>
        </w:rPr>
        <w:t>. The mode tells you that the data count is higher in these areas than in any other areas on the graph.</w:t>
      </w:r>
    </w:p>
    <w:p w14:paraId="61457796" w14:textId="77777777" w:rsidR="00C95220" w:rsidRPr="00B14912"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19567C">
        <w:rPr>
          <w:rFonts w:ascii="inherit" w:hAnsi="inherit" w:cs="Arial"/>
          <w:color w:val="ED7D31" w:themeColor="accent2"/>
          <w:sz w:val="24"/>
          <w:szCs w:val="20"/>
        </w:rPr>
        <w:lastRenderedPageBreak/>
        <w:t>A </w:t>
      </w:r>
      <w:hyperlink r:id="rId202" w:history="1">
        <w:r w:rsidRPr="0019567C">
          <w:rPr>
            <w:rStyle w:val="Strong"/>
            <w:rFonts w:ascii="inherit" w:hAnsi="inherit" w:cs="Arial"/>
            <w:color w:val="ED7D31" w:themeColor="accent2"/>
            <w:sz w:val="24"/>
            <w:szCs w:val="20"/>
            <w:bdr w:val="none" w:sz="0" w:space="0" w:color="auto" w:frame="1"/>
          </w:rPr>
          <w:t>unimodal </w:t>
        </w:r>
        <w:r w:rsidRPr="0019567C">
          <w:rPr>
            <w:rStyle w:val="Hyperlink"/>
            <w:rFonts w:ascii="inherit" w:hAnsi="inherit" w:cs="Arial"/>
            <w:color w:val="ED7D31" w:themeColor="accent2"/>
            <w:sz w:val="24"/>
            <w:szCs w:val="20"/>
            <w:bdr w:val="none" w:sz="0" w:space="0" w:color="auto" w:frame="1"/>
          </w:rPr>
          <w:t>distribution</w:t>
        </w:r>
      </w:hyperlink>
      <w:r w:rsidRPr="0019567C">
        <w:rPr>
          <w:rFonts w:ascii="inherit" w:hAnsi="inherit" w:cs="Arial"/>
          <w:color w:val="ED7D31" w:themeColor="accent2"/>
          <w:sz w:val="24"/>
          <w:szCs w:val="20"/>
        </w:rPr>
        <w:t> has </w:t>
      </w:r>
      <w:r w:rsidRPr="0019567C">
        <w:rPr>
          <w:rStyle w:val="Strong"/>
          <w:rFonts w:ascii="inherit" w:hAnsi="inherit" w:cs="Arial"/>
          <w:color w:val="ED7D31" w:themeColor="accent2"/>
          <w:sz w:val="24"/>
          <w:szCs w:val="20"/>
          <w:bdr w:val="none" w:sz="0" w:space="0" w:color="auto" w:frame="1"/>
        </w:rPr>
        <w:t>one </w:t>
      </w:r>
      <w:r w:rsidRPr="0019567C">
        <w:rPr>
          <w:rFonts w:ascii="inherit" w:hAnsi="inherit" w:cs="Arial"/>
          <w:color w:val="ED7D31" w:themeColor="accent2"/>
          <w:sz w:val="24"/>
          <w:szCs w:val="20"/>
        </w:rPr>
        <w:t xml:space="preserve">mode. A single peak can take on many shapes </w:t>
      </w:r>
      <w:r w:rsidRPr="00B14912">
        <w:rPr>
          <w:rFonts w:ascii="inherit" w:hAnsi="inherit" w:cs="Arial"/>
          <w:color w:val="777777"/>
          <w:sz w:val="24"/>
          <w:szCs w:val="20"/>
        </w:rPr>
        <w:t xml:space="preserve">(e.g. very tall and thin or very squat and fat). One of the </w:t>
      </w:r>
      <w:r w:rsidRPr="00D80A93">
        <w:rPr>
          <w:rFonts w:ascii="inherit" w:hAnsi="inherit" w:cs="Arial"/>
          <w:color w:val="ED7D31" w:themeColor="accent2"/>
          <w:sz w:val="24"/>
          <w:szCs w:val="20"/>
        </w:rPr>
        <w:t xml:space="preserve">most common </w:t>
      </w:r>
      <w:r w:rsidRPr="00CE79DD">
        <w:rPr>
          <w:rFonts w:ascii="inherit" w:hAnsi="inherit" w:cs="Arial"/>
          <w:color w:val="ED7D31" w:themeColor="accent2"/>
          <w:sz w:val="24"/>
          <w:szCs w:val="20"/>
        </w:rPr>
        <w:t>types of unimodal distributions is the </w:t>
      </w:r>
      <w:hyperlink r:id="rId203" w:history="1">
        <w:r w:rsidRPr="00CE79DD">
          <w:rPr>
            <w:rStyle w:val="Hyperlink"/>
            <w:rFonts w:ascii="inherit" w:hAnsi="inherit" w:cs="Arial"/>
            <w:b/>
            <w:i/>
            <w:iCs/>
            <w:color w:val="ED7D31" w:themeColor="accent2"/>
            <w:sz w:val="24"/>
            <w:szCs w:val="20"/>
            <w:bdr w:val="none" w:sz="0" w:space="0" w:color="auto" w:frame="1"/>
          </w:rPr>
          <w:t>normal distribution</w:t>
        </w:r>
      </w:hyperlink>
      <w:r w:rsidRPr="00B14912">
        <w:rPr>
          <w:rFonts w:ascii="inherit" w:hAnsi="inherit" w:cs="Arial"/>
          <w:color w:val="777777"/>
          <w:sz w:val="24"/>
          <w:szCs w:val="20"/>
        </w:rPr>
        <w:t>, sometimes called the “</w:t>
      </w:r>
      <w:hyperlink r:id="rId204" w:history="1">
        <w:r w:rsidRPr="00B14912">
          <w:rPr>
            <w:rStyle w:val="Hyperlink"/>
            <w:rFonts w:ascii="inherit" w:hAnsi="inherit" w:cs="Arial"/>
            <w:color w:val="777777"/>
            <w:sz w:val="24"/>
            <w:szCs w:val="20"/>
            <w:bdr w:val="none" w:sz="0" w:space="0" w:color="auto" w:frame="1"/>
          </w:rPr>
          <w:t>bell curve</w:t>
        </w:r>
      </w:hyperlink>
      <w:r w:rsidRPr="00B14912">
        <w:rPr>
          <w:rFonts w:ascii="inherit" w:hAnsi="inherit" w:cs="Arial"/>
          <w:color w:val="777777"/>
          <w:sz w:val="24"/>
          <w:szCs w:val="20"/>
        </w:rPr>
        <w:t>” because its shape looks like a bell.</w:t>
      </w:r>
    </w:p>
    <w:p w14:paraId="410990C1" w14:textId="00346726"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6F68E1A9" wp14:editId="2A830A71">
            <wp:extent cx="2377440" cy="1912620"/>
            <wp:effectExtent l="0" t="0" r="3810" b="0"/>
            <wp:docPr id="245" name="Picture 245" descr="unimodal distributions">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imodal distributions">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377440" cy="1912620"/>
                    </a:xfrm>
                    <a:prstGeom prst="rect">
                      <a:avLst/>
                    </a:prstGeom>
                    <a:noFill/>
                    <a:ln>
                      <a:noFill/>
                    </a:ln>
                  </pic:spPr>
                </pic:pic>
              </a:graphicData>
            </a:graphic>
          </wp:inline>
        </w:drawing>
      </w:r>
    </w:p>
    <w:p w14:paraId="27031F18"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Several unimodal distributions plotted on the same graph. The green “bell curve” is the normal distribution.</w:t>
      </w:r>
    </w:p>
    <w:p w14:paraId="3DCCB389"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color w:val="777777"/>
          <w:sz w:val="20"/>
          <w:szCs w:val="20"/>
        </w:rPr>
        <w:br w:type="textWrapping" w:clear="left"/>
      </w:r>
    </w:p>
    <w:p w14:paraId="7110641C" w14:textId="72723AF5" w:rsidR="00C95220"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B14912">
        <w:rPr>
          <w:rFonts w:ascii="inherit" w:hAnsi="inherit" w:cs="Arial"/>
          <w:color w:val="777777"/>
          <w:sz w:val="24"/>
          <w:szCs w:val="20"/>
        </w:rPr>
        <w:t>A </w:t>
      </w:r>
      <w:hyperlink r:id="rId207" w:history="1">
        <w:r w:rsidRPr="00B14912">
          <w:rPr>
            <w:rStyle w:val="Strong"/>
            <w:rFonts w:ascii="inherit" w:hAnsi="inherit" w:cs="Arial"/>
            <w:color w:val="777777"/>
            <w:sz w:val="24"/>
            <w:szCs w:val="20"/>
            <w:bdr w:val="none" w:sz="0" w:space="0" w:color="auto" w:frame="1"/>
          </w:rPr>
          <w:t>bimodal </w:t>
        </w:r>
        <w:r w:rsidRPr="00B14912">
          <w:rPr>
            <w:rStyle w:val="Hyperlink"/>
            <w:rFonts w:ascii="inherit" w:hAnsi="inherit" w:cs="Arial"/>
            <w:color w:val="777777"/>
            <w:sz w:val="24"/>
            <w:szCs w:val="20"/>
            <w:bdr w:val="none" w:sz="0" w:space="0" w:color="auto" w:frame="1"/>
          </w:rPr>
          <w:t>distribution</w:t>
        </w:r>
      </w:hyperlink>
      <w:r w:rsidRPr="00B14912">
        <w:rPr>
          <w:rFonts w:ascii="inherit" w:hAnsi="inherit" w:cs="Arial"/>
          <w:color w:val="777777"/>
          <w:sz w:val="24"/>
          <w:szCs w:val="20"/>
        </w:rPr>
        <w:t> has </w:t>
      </w:r>
      <w:r w:rsidRPr="00B14912">
        <w:rPr>
          <w:rStyle w:val="Strong"/>
          <w:rFonts w:ascii="inherit" w:hAnsi="inherit" w:cs="Arial"/>
          <w:color w:val="777777"/>
          <w:sz w:val="24"/>
          <w:szCs w:val="20"/>
          <w:bdr w:val="none" w:sz="0" w:space="0" w:color="auto" w:frame="1"/>
        </w:rPr>
        <w:t>two </w:t>
      </w:r>
      <w:r w:rsidRPr="00B14912">
        <w:rPr>
          <w:rFonts w:ascii="inherit" w:hAnsi="inherit" w:cs="Arial"/>
          <w:color w:val="777777"/>
          <w:sz w:val="24"/>
          <w:szCs w:val="20"/>
        </w:rPr>
        <w:t>modes.</w:t>
      </w:r>
    </w:p>
    <w:p w14:paraId="234CB940" w14:textId="77777777" w:rsidR="00B14912" w:rsidRPr="00B14912" w:rsidRDefault="00B14912" w:rsidP="00B14912">
      <w:pPr>
        <w:shd w:val="clear" w:color="auto" w:fill="FFFFFF"/>
        <w:spacing w:after="0" w:line="240" w:lineRule="auto"/>
        <w:ind w:left="450"/>
        <w:textAlignment w:val="baseline"/>
        <w:rPr>
          <w:rFonts w:ascii="inherit" w:hAnsi="inherit" w:cs="Arial"/>
          <w:color w:val="777777"/>
          <w:sz w:val="24"/>
          <w:szCs w:val="20"/>
        </w:rPr>
      </w:pPr>
    </w:p>
    <w:p w14:paraId="1CDD821B" w14:textId="61466E72"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25A6152B" wp14:editId="00EEB946">
            <wp:extent cx="3329940" cy="1752600"/>
            <wp:effectExtent l="0" t="0" r="3810" b="0"/>
            <wp:docPr id="244" name="Picture 244" descr="bimodal distribution">
              <a:hlinkClick xmlns:a="http://schemas.openxmlformats.org/drawingml/2006/main" r:id="rId208" tooltip="&quot;Image credit: Grendelkhan|Wikimedia commo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imodal distribution">
                      <a:hlinkClick r:id="rId208" tooltip="&quot;Image credit: Grendelkhan|Wikimedia commons.&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pic:spPr>
                </pic:pic>
              </a:graphicData>
            </a:graphic>
          </wp:inline>
        </w:drawing>
      </w:r>
    </w:p>
    <w:p w14:paraId="78D50A11"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Bimodal distribution.</w:t>
      </w:r>
    </w:p>
    <w:p w14:paraId="1FF01A3A"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type="textWrapping" w:clear="left"/>
      </w:r>
    </w:p>
    <w:p w14:paraId="592AD3D9" w14:textId="77777777" w:rsidR="00C95220" w:rsidRPr="006C372E"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6C372E">
        <w:rPr>
          <w:rFonts w:ascii="inherit" w:hAnsi="inherit" w:cs="Arial"/>
          <w:color w:val="777777"/>
          <w:sz w:val="24"/>
          <w:szCs w:val="20"/>
        </w:rPr>
        <w:t>A </w:t>
      </w:r>
      <w:hyperlink r:id="rId210" w:history="1">
        <w:r w:rsidRPr="006C372E">
          <w:rPr>
            <w:rStyle w:val="Strong"/>
            <w:rFonts w:ascii="inherit" w:hAnsi="inherit" w:cs="Arial"/>
            <w:color w:val="777777"/>
            <w:sz w:val="24"/>
            <w:szCs w:val="20"/>
            <w:bdr w:val="none" w:sz="0" w:space="0" w:color="auto" w:frame="1"/>
          </w:rPr>
          <w:t>multimodal </w:t>
        </w:r>
        <w:r w:rsidRPr="006C372E">
          <w:rPr>
            <w:rStyle w:val="Hyperlink"/>
            <w:rFonts w:ascii="inherit" w:hAnsi="inherit" w:cs="Arial"/>
            <w:color w:val="777777"/>
            <w:sz w:val="24"/>
            <w:szCs w:val="20"/>
            <w:bdr w:val="none" w:sz="0" w:space="0" w:color="auto" w:frame="1"/>
          </w:rPr>
          <w:t>distribution</w:t>
        </w:r>
      </w:hyperlink>
      <w:r w:rsidRPr="006C372E">
        <w:rPr>
          <w:rFonts w:ascii="inherit" w:hAnsi="inherit" w:cs="Arial"/>
          <w:color w:val="777777"/>
          <w:sz w:val="24"/>
          <w:szCs w:val="20"/>
        </w:rPr>
        <w:t> has </w:t>
      </w:r>
      <w:r w:rsidRPr="006C372E">
        <w:rPr>
          <w:rStyle w:val="Strong"/>
          <w:rFonts w:ascii="inherit" w:hAnsi="inherit" w:cs="Arial"/>
          <w:color w:val="777777"/>
          <w:sz w:val="24"/>
          <w:szCs w:val="20"/>
          <w:bdr w:val="none" w:sz="0" w:space="0" w:color="auto" w:frame="1"/>
        </w:rPr>
        <w:t>three or more</w:t>
      </w:r>
      <w:r w:rsidRPr="006C372E">
        <w:rPr>
          <w:rFonts w:ascii="inherit" w:hAnsi="inherit" w:cs="Arial"/>
          <w:color w:val="777777"/>
          <w:sz w:val="24"/>
          <w:szCs w:val="20"/>
        </w:rPr>
        <w:t> modes.</w:t>
      </w:r>
    </w:p>
    <w:p w14:paraId="5B0E0F30" w14:textId="651407DB"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lastRenderedPageBreak/>
        <w:drawing>
          <wp:inline distT="0" distB="0" distL="0" distR="0" wp14:anchorId="6F86E75D" wp14:editId="37A8E2DD">
            <wp:extent cx="5731510" cy="3456940"/>
            <wp:effectExtent l="0" t="0" r="2540" b="0"/>
            <wp:docPr id="243" name="Picture 243" descr="https://www.statisticshowto.datasciencecentral.com/wp-content/uploads/2013/09/multimodal-distribution.gif">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tatisticshowto.datasciencecentral.com/wp-content/uploads/2013/09/multimodal-distribution.gif">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456978BB"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Multimodal distribution with many modes, or peaks. Image credit: USDOT</w:t>
      </w:r>
    </w:p>
    <w:p w14:paraId="7A498508"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type="textWrapping" w:clear="left"/>
      </w:r>
    </w:p>
    <w:p w14:paraId="718181B5" w14:textId="2BFBD0B9" w:rsidR="00C95220" w:rsidRDefault="00C95220" w:rsidP="00D82F24">
      <w:pPr>
        <w:numPr>
          <w:ilvl w:val="0"/>
          <w:numId w:val="103"/>
        </w:numPr>
        <w:shd w:val="clear" w:color="auto" w:fill="FFFFFF"/>
        <w:spacing w:after="0" w:line="240" w:lineRule="auto"/>
        <w:ind w:left="450"/>
        <w:textAlignment w:val="baseline"/>
        <w:rPr>
          <w:rFonts w:ascii="inherit" w:hAnsi="inherit" w:cs="Arial"/>
          <w:color w:val="777777"/>
          <w:sz w:val="24"/>
          <w:szCs w:val="20"/>
        </w:rPr>
      </w:pPr>
      <w:r w:rsidRPr="006C372E">
        <w:rPr>
          <w:rFonts w:ascii="inherit" w:hAnsi="inherit" w:cs="Arial"/>
          <w:color w:val="777777"/>
          <w:sz w:val="24"/>
          <w:szCs w:val="20"/>
        </w:rPr>
        <w:t xml:space="preserve">If a data set </w:t>
      </w:r>
      <w:r w:rsidRPr="000A6D78">
        <w:rPr>
          <w:rFonts w:ascii="inherit" w:hAnsi="inherit" w:cs="Arial"/>
          <w:color w:val="ED7D31" w:themeColor="accent2"/>
          <w:sz w:val="24"/>
          <w:szCs w:val="20"/>
        </w:rPr>
        <w:t xml:space="preserve">has no clear peaks </w:t>
      </w:r>
      <w:r w:rsidRPr="006C372E">
        <w:rPr>
          <w:rFonts w:ascii="inherit" w:hAnsi="inherit" w:cs="Arial"/>
          <w:color w:val="777777"/>
          <w:sz w:val="24"/>
          <w:szCs w:val="20"/>
        </w:rPr>
        <w:t>(i.e. the whole graph looks flat), it’s called a “</w:t>
      </w:r>
      <w:hyperlink r:id="rId213" w:history="1">
        <w:r w:rsidRPr="000A6D78">
          <w:rPr>
            <w:rStyle w:val="Hyperlink"/>
            <w:rFonts w:ascii="inherit" w:hAnsi="inherit" w:cs="Arial"/>
            <w:b/>
            <w:i/>
            <w:iCs/>
            <w:color w:val="ED7D31" w:themeColor="accent2"/>
            <w:sz w:val="24"/>
            <w:szCs w:val="20"/>
            <w:bdr w:val="none" w:sz="0" w:space="0" w:color="auto" w:frame="1"/>
          </w:rPr>
          <w:t>uniform distribution</w:t>
        </w:r>
        <w:r w:rsidRPr="006C372E">
          <w:rPr>
            <w:rStyle w:val="Hyperlink"/>
            <w:rFonts w:ascii="inherit" w:hAnsi="inherit" w:cs="Arial"/>
            <w:i/>
            <w:iCs/>
            <w:color w:val="777777"/>
            <w:sz w:val="24"/>
            <w:szCs w:val="20"/>
            <w:bdr w:val="none" w:sz="0" w:space="0" w:color="auto" w:frame="1"/>
          </w:rPr>
          <w:t>.</w:t>
        </w:r>
      </w:hyperlink>
      <w:r w:rsidRPr="006C372E">
        <w:rPr>
          <w:rFonts w:ascii="inherit" w:hAnsi="inherit" w:cs="Arial"/>
          <w:color w:val="777777"/>
          <w:sz w:val="24"/>
          <w:szCs w:val="20"/>
        </w:rPr>
        <w:t>”</w:t>
      </w:r>
    </w:p>
    <w:p w14:paraId="7683030C" w14:textId="77777777" w:rsidR="0033145B" w:rsidRPr="006C372E" w:rsidRDefault="0033145B" w:rsidP="0033145B">
      <w:pPr>
        <w:shd w:val="clear" w:color="auto" w:fill="FFFFFF"/>
        <w:spacing w:after="0" w:line="240" w:lineRule="auto"/>
        <w:ind w:left="450"/>
        <w:textAlignment w:val="baseline"/>
        <w:rPr>
          <w:rFonts w:ascii="inherit" w:hAnsi="inherit" w:cs="Arial"/>
          <w:color w:val="777777"/>
          <w:sz w:val="24"/>
          <w:szCs w:val="20"/>
        </w:rPr>
      </w:pPr>
    </w:p>
    <w:p w14:paraId="1059FC0F" w14:textId="49F2B9D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noProof/>
          <w:color w:val="777777"/>
          <w:sz w:val="20"/>
          <w:szCs w:val="20"/>
          <w:bdr w:val="none" w:sz="0" w:space="0" w:color="auto" w:frame="1"/>
        </w:rPr>
        <w:drawing>
          <wp:inline distT="0" distB="0" distL="0" distR="0" wp14:anchorId="2566C556" wp14:editId="63D3A877">
            <wp:extent cx="1889760" cy="1828800"/>
            <wp:effectExtent l="0" t="0" r="0" b="0"/>
            <wp:docPr id="242" name="Picture 242" descr="uniform distribu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iform distribu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28800"/>
                    </a:xfrm>
                    <a:prstGeom prst="rect">
                      <a:avLst/>
                    </a:prstGeom>
                    <a:noFill/>
                    <a:ln>
                      <a:noFill/>
                    </a:ln>
                  </pic:spPr>
                </pic:pic>
              </a:graphicData>
            </a:graphic>
          </wp:inline>
        </w:drawing>
      </w:r>
    </w:p>
    <w:p w14:paraId="6727964D" w14:textId="77777777" w:rsidR="00C95220" w:rsidRDefault="00C95220" w:rsidP="00C95220">
      <w:pPr>
        <w:pStyle w:val="wp-caption-text"/>
        <w:pBdr>
          <w:bottom w:val="single" w:sz="6" w:space="11" w:color="EAEAEA"/>
        </w:pBdr>
        <w:shd w:val="clear" w:color="auto" w:fill="FFFFFF"/>
        <w:spacing w:before="0" w:beforeAutospacing="0" w:after="0" w:afterAutospacing="0"/>
        <w:ind w:left="450"/>
        <w:textAlignment w:val="baseline"/>
        <w:rPr>
          <w:rFonts w:ascii="inherit" w:hAnsi="inherit" w:cs="Arial"/>
          <w:i/>
          <w:iCs/>
          <w:color w:val="777777"/>
          <w:sz w:val="20"/>
          <w:szCs w:val="20"/>
        </w:rPr>
      </w:pPr>
      <w:r>
        <w:rPr>
          <w:rFonts w:ascii="inherit" w:hAnsi="inherit" w:cs="Arial"/>
          <w:i/>
          <w:iCs/>
          <w:color w:val="777777"/>
          <w:sz w:val="20"/>
          <w:szCs w:val="20"/>
        </w:rPr>
        <w:t>A uniform distribution.</w:t>
      </w:r>
    </w:p>
    <w:p w14:paraId="74BDF36B" w14:textId="77777777" w:rsidR="00C95220" w:rsidRDefault="00C95220" w:rsidP="00C95220">
      <w:pPr>
        <w:shd w:val="clear" w:color="auto" w:fill="FFFFFF"/>
        <w:ind w:left="45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color w:val="777777"/>
          <w:sz w:val="20"/>
          <w:szCs w:val="20"/>
        </w:rPr>
        <w:br w:type="textWrapping" w:clear="left"/>
      </w:r>
    </w:p>
    <w:p w14:paraId="36303BD8" w14:textId="20844D3D" w:rsidR="00C95220" w:rsidRDefault="00C95220" w:rsidP="00D83B6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83B6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Terminology Note</w:t>
      </w:r>
    </w:p>
    <w:p w14:paraId="0E93DE0D" w14:textId="77777777" w:rsidR="004C13E3" w:rsidRPr="004C13E3" w:rsidRDefault="004C13E3" w:rsidP="004C13E3">
      <w:pPr>
        <w:rPr>
          <w:lang w:eastAsia="en-IN"/>
        </w:rPr>
      </w:pPr>
    </w:p>
    <w:p w14:paraId="73749D90" w14:textId="77777777" w:rsidR="00C95220" w:rsidRPr="00EF39FE" w:rsidRDefault="00C95220" w:rsidP="00C95220">
      <w:pPr>
        <w:pStyle w:val="NormalWeb"/>
        <w:shd w:val="clear" w:color="auto" w:fill="FFFFFF"/>
        <w:spacing w:before="0" w:beforeAutospacing="0" w:after="225" w:afterAutospacing="0"/>
        <w:textAlignment w:val="baseline"/>
        <w:rPr>
          <w:rFonts w:ascii="inherit" w:hAnsi="inherit" w:cs="Arial"/>
          <w:color w:val="777777"/>
          <w:szCs w:val="20"/>
        </w:rPr>
      </w:pPr>
      <w:r w:rsidRPr="00EF39FE">
        <w:rPr>
          <w:rFonts w:ascii="inherit" w:hAnsi="inherit" w:cs="Arial"/>
          <w:color w:val="777777"/>
          <w:szCs w:val="20"/>
        </w:rPr>
        <w:t>One of the most confusing aspects about statistics is the terminology, and the “mode” is no exception. It may seem at first glance that the word has two meanings:</w:t>
      </w:r>
    </w:p>
    <w:p w14:paraId="5BCDA42F" w14:textId="77777777" w:rsidR="00C95220" w:rsidRPr="00EF39FE" w:rsidRDefault="00C95220" w:rsidP="00D82F24">
      <w:pPr>
        <w:numPr>
          <w:ilvl w:val="0"/>
          <w:numId w:val="104"/>
        </w:numPr>
        <w:shd w:val="clear" w:color="auto" w:fill="FFFFFF"/>
        <w:spacing w:after="0" w:line="240" w:lineRule="auto"/>
        <w:ind w:left="450"/>
        <w:textAlignment w:val="baseline"/>
        <w:rPr>
          <w:rFonts w:ascii="inherit" w:hAnsi="inherit" w:cs="Arial"/>
          <w:color w:val="777777"/>
          <w:sz w:val="24"/>
          <w:szCs w:val="20"/>
        </w:rPr>
      </w:pPr>
      <w:r w:rsidRPr="00EF39FE">
        <w:rPr>
          <w:rFonts w:ascii="inherit" w:hAnsi="inherit" w:cs="Arial"/>
          <w:color w:val="777777"/>
          <w:sz w:val="24"/>
          <w:szCs w:val="20"/>
        </w:rPr>
        <w:lastRenderedPageBreak/>
        <w:t>The most common number in a set. For example, the mode of 1, 2, 2, 3, 5 is the number “2”.</w:t>
      </w:r>
    </w:p>
    <w:p w14:paraId="7B20771D" w14:textId="77777777" w:rsidR="00C95220" w:rsidRPr="00EF39FE" w:rsidRDefault="00C95220" w:rsidP="00D82F24">
      <w:pPr>
        <w:numPr>
          <w:ilvl w:val="0"/>
          <w:numId w:val="104"/>
        </w:numPr>
        <w:shd w:val="clear" w:color="auto" w:fill="FFFFFF"/>
        <w:spacing w:after="0" w:line="240" w:lineRule="auto"/>
        <w:ind w:left="450"/>
        <w:textAlignment w:val="baseline"/>
        <w:rPr>
          <w:rFonts w:ascii="inherit" w:hAnsi="inherit" w:cs="Arial"/>
          <w:color w:val="777777"/>
          <w:sz w:val="24"/>
          <w:szCs w:val="20"/>
        </w:rPr>
      </w:pPr>
      <w:r w:rsidRPr="00EF39FE">
        <w:rPr>
          <w:rFonts w:ascii="inherit" w:hAnsi="inherit" w:cs="Arial"/>
          <w:color w:val="777777"/>
          <w:sz w:val="24"/>
          <w:szCs w:val="20"/>
        </w:rPr>
        <w:t>A word to describe a peak on a graph.</w:t>
      </w:r>
    </w:p>
    <w:p w14:paraId="27867DC9" w14:textId="7CC75FBD" w:rsidR="00C95220" w:rsidRDefault="00C95220" w:rsidP="00C95220">
      <w:pPr>
        <w:pStyle w:val="NormalWeb"/>
        <w:shd w:val="clear" w:color="auto" w:fill="FFFFFF"/>
        <w:spacing w:before="0" w:beforeAutospacing="0" w:after="0" w:afterAutospacing="0"/>
        <w:textAlignment w:val="baseline"/>
        <w:rPr>
          <w:rFonts w:ascii="inherit" w:hAnsi="inherit" w:cs="Arial"/>
          <w:color w:val="777777"/>
          <w:sz w:val="20"/>
          <w:szCs w:val="20"/>
        </w:rPr>
      </w:pPr>
      <w:r w:rsidRPr="00EF39FE">
        <w:rPr>
          <w:rFonts w:ascii="inherit" w:hAnsi="inherit" w:cs="Arial"/>
          <w:color w:val="777777"/>
          <w:szCs w:val="20"/>
        </w:rPr>
        <w:t xml:space="preserve">However, the two terms </w:t>
      </w:r>
      <w:proofErr w:type="gramStart"/>
      <w:r w:rsidRPr="00EF39FE">
        <w:rPr>
          <w:rFonts w:ascii="inherit" w:hAnsi="inherit" w:cs="Arial"/>
          <w:color w:val="777777"/>
          <w:szCs w:val="20"/>
        </w:rPr>
        <w:t>actually mean</w:t>
      </w:r>
      <w:proofErr w:type="gramEnd"/>
      <w:r w:rsidRPr="00EF39FE">
        <w:rPr>
          <w:rFonts w:ascii="inherit" w:hAnsi="inherit" w:cs="Arial"/>
          <w:color w:val="777777"/>
          <w:szCs w:val="20"/>
        </w:rPr>
        <w:t xml:space="preserve"> the</w:t>
      </w:r>
      <w:r w:rsidRPr="00EF39FE">
        <w:rPr>
          <w:rStyle w:val="Strong"/>
          <w:rFonts w:ascii="inherit" w:hAnsi="inherit" w:cs="Arial"/>
          <w:color w:val="777777"/>
          <w:szCs w:val="20"/>
          <w:bdr w:val="none" w:sz="0" w:space="0" w:color="auto" w:frame="1"/>
        </w:rPr>
        <w:t> same thing</w:t>
      </w:r>
      <w:r w:rsidRPr="00EF39FE">
        <w:rPr>
          <w:rFonts w:ascii="inherit" w:hAnsi="inherit" w:cs="Arial"/>
          <w:color w:val="777777"/>
          <w:szCs w:val="20"/>
        </w:rPr>
        <w:t>. The most common number in the above list of numbers is “2”. If you were to plot that set of numbers on a graph, the peak would happen at x = 2, which means that the peak contains the most common number in the set. That said, if you are asked to “</w:t>
      </w:r>
      <w:hyperlink r:id="rId214" w:history="1">
        <w:r w:rsidRPr="00EF39FE">
          <w:rPr>
            <w:rStyle w:val="Hyperlink"/>
            <w:rFonts w:ascii="inherit" w:eastAsiaTheme="majorEastAsia" w:hAnsi="inherit" w:cs="Arial"/>
            <w:color w:val="05A9C5"/>
            <w:szCs w:val="20"/>
            <w:bdr w:val="none" w:sz="0" w:space="0" w:color="auto" w:frame="1"/>
          </w:rPr>
          <w:t>Find the Mode</w:t>
        </w:r>
      </w:hyperlink>
      <w:r w:rsidRPr="00EF39FE">
        <w:rPr>
          <w:rFonts w:ascii="inherit" w:hAnsi="inherit" w:cs="Arial"/>
          <w:color w:val="777777"/>
          <w:szCs w:val="20"/>
        </w:rPr>
        <w:t>“, that usually indicates you should look for the most frequent item in the set; it doesn’t mean you have to create a graph</w:t>
      </w:r>
      <w:r>
        <w:rPr>
          <w:rFonts w:ascii="inherit" w:hAnsi="inherit" w:cs="Arial"/>
          <w:color w:val="777777"/>
          <w:sz w:val="20"/>
          <w:szCs w:val="20"/>
        </w:rPr>
        <w:t>.</w:t>
      </w:r>
    </w:p>
    <w:p w14:paraId="07B0D14C" w14:textId="77777777" w:rsidR="00EF39FE" w:rsidRDefault="00EF39FE" w:rsidP="00C95220">
      <w:pPr>
        <w:pStyle w:val="NormalWeb"/>
        <w:shd w:val="clear" w:color="auto" w:fill="FFFFFF"/>
        <w:spacing w:before="0" w:beforeAutospacing="0" w:after="0" w:afterAutospacing="0"/>
        <w:textAlignment w:val="baseline"/>
        <w:rPr>
          <w:rFonts w:ascii="inherit" w:hAnsi="inherit" w:cs="Arial"/>
          <w:color w:val="777777"/>
          <w:sz w:val="20"/>
          <w:szCs w:val="20"/>
        </w:rPr>
      </w:pPr>
    </w:p>
    <w:p w14:paraId="6D94515F" w14:textId="692053B3"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17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 Symmetry</w:t>
      </w:r>
    </w:p>
    <w:p w14:paraId="1837FB22" w14:textId="77777777" w:rsidR="009469E6" w:rsidRPr="009469E6" w:rsidRDefault="009469E6" w:rsidP="009469E6">
      <w:pPr>
        <w:rPr>
          <w:lang w:eastAsia="en-IN"/>
        </w:rPr>
      </w:pPr>
    </w:p>
    <w:p w14:paraId="6E02A30B" w14:textId="77777777" w:rsidR="00C95220" w:rsidRPr="00B126BA"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B126BA">
        <w:rPr>
          <w:rFonts w:ascii="inherit" w:hAnsi="inherit" w:cs="Arial"/>
          <w:color w:val="ED7D31" w:themeColor="accent2"/>
          <w:szCs w:val="20"/>
        </w:rPr>
        <w:t>A </w:t>
      </w:r>
      <w:hyperlink r:id="rId215" w:history="1">
        <w:r w:rsidRPr="00B126BA">
          <w:rPr>
            <w:rStyle w:val="Hyperlink"/>
            <w:rFonts w:ascii="inherit" w:eastAsiaTheme="majorEastAsia" w:hAnsi="inherit" w:cs="Arial"/>
            <w:color w:val="ED7D31" w:themeColor="accent2"/>
            <w:szCs w:val="20"/>
            <w:bdr w:val="none" w:sz="0" w:space="0" w:color="auto" w:frame="1"/>
          </w:rPr>
          <w:t>symmetric graph</w:t>
        </w:r>
      </w:hyperlink>
      <w:r w:rsidRPr="00B126BA">
        <w:rPr>
          <w:rFonts w:ascii="inherit" w:hAnsi="inherit" w:cs="Arial"/>
          <w:color w:val="ED7D31" w:themeColor="accent2"/>
          <w:szCs w:val="20"/>
        </w:rPr>
        <w:t> has two sides that are mirror images of each other</w:t>
      </w:r>
      <w:r w:rsidRPr="00B126BA">
        <w:rPr>
          <w:rFonts w:ascii="inherit" w:hAnsi="inherit" w:cs="Arial"/>
          <w:color w:val="777777"/>
          <w:szCs w:val="20"/>
        </w:rPr>
        <w:t>. The </w:t>
      </w:r>
      <w:hyperlink r:id="rId216" w:history="1">
        <w:r w:rsidRPr="00B126BA">
          <w:rPr>
            <w:rStyle w:val="Hyperlink"/>
            <w:rFonts w:ascii="inherit" w:eastAsiaTheme="majorEastAsia" w:hAnsi="inherit" w:cs="Arial"/>
            <w:color w:val="05A9C5"/>
            <w:szCs w:val="20"/>
            <w:bdr w:val="none" w:sz="0" w:space="0" w:color="auto" w:frame="1"/>
          </w:rPr>
          <w:t>normal distribution</w:t>
        </w:r>
      </w:hyperlink>
      <w:r w:rsidRPr="00B126BA">
        <w:rPr>
          <w:rFonts w:ascii="inherit" w:hAnsi="inherit" w:cs="Arial"/>
          <w:color w:val="777777"/>
          <w:szCs w:val="20"/>
        </w:rPr>
        <w:t> is one example of a symmetric graph.</w:t>
      </w:r>
    </w:p>
    <w:p w14:paraId="7635CECF" w14:textId="1F83A2B9"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2AD331B" wp14:editId="207E11F5">
            <wp:extent cx="2087880" cy="1828800"/>
            <wp:effectExtent l="0" t="0" r="7620" b="0"/>
            <wp:docPr id="241" name="Picture 241" descr="The normal distribution.">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normal distribution.">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87880" cy="1828800"/>
                    </a:xfrm>
                    <a:prstGeom prst="rect">
                      <a:avLst/>
                    </a:prstGeom>
                    <a:noFill/>
                    <a:ln>
                      <a:noFill/>
                    </a:ln>
                  </pic:spPr>
                </pic:pic>
              </a:graphicData>
            </a:graphic>
          </wp:inline>
        </w:drawing>
      </w:r>
    </w:p>
    <w:p w14:paraId="094BD81C"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normal distribution.</w:t>
      </w:r>
    </w:p>
    <w:p w14:paraId="3DAE55DB" w14:textId="77777777" w:rsidR="00C95220" w:rsidRPr="00B126BA" w:rsidRDefault="00C95220" w:rsidP="00C95220">
      <w:pPr>
        <w:shd w:val="clear" w:color="auto" w:fill="FFFFFF"/>
        <w:textAlignment w:val="baseline"/>
        <w:rPr>
          <w:rFonts w:ascii="Arial" w:hAnsi="Arial" w:cs="Arial"/>
          <w:color w:val="777777"/>
          <w:szCs w:val="20"/>
        </w:rPr>
      </w:pPr>
      <w:r>
        <w:rPr>
          <w:rFonts w:ascii="Arial" w:hAnsi="Arial" w:cs="Arial"/>
          <w:color w:val="777777"/>
          <w:sz w:val="20"/>
          <w:szCs w:val="20"/>
        </w:rPr>
        <w:br w:type="textWrapping" w:clear="left"/>
      </w:r>
      <w:r>
        <w:rPr>
          <w:rFonts w:ascii="Arial" w:hAnsi="Arial" w:cs="Arial"/>
          <w:color w:val="777777"/>
          <w:sz w:val="20"/>
          <w:szCs w:val="20"/>
        </w:rPr>
        <w:br/>
      </w:r>
      <w:r w:rsidRPr="00B126BA">
        <w:rPr>
          <w:rFonts w:ascii="Arial" w:hAnsi="Arial" w:cs="Arial"/>
          <w:color w:val="777777"/>
          <w:szCs w:val="20"/>
        </w:rPr>
        <w:t xml:space="preserve">Another type of symmetric graph is </w:t>
      </w:r>
      <w:r w:rsidRPr="00B126BA">
        <w:rPr>
          <w:rFonts w:ascii="Arial" w:hAnsi="Arial" w:cs="Arial"/>
          <w:color w:val="ED7D31" w:themeColor="accent2"/>
          <w:szCs w:val="20"/>
        </w:rPr>
        <w:t>the U-distribution</w:t>
      </w:r>
      <w:r w:rsidRPr="00B126BA">
        <w:rPr>
          <w:rFonts w:ascii="Arial" w:hAnsi="Arial" w:cs="Arial"/>
          <w:color w:val="777777"/>
          <w:szCs w:val="20"/>
        </w:rPr>
        <w:t>, which—perhaps not surprisingly— looks like the letter “U”.</w:t>
      </w:r>
    </w:p>
    <w:p w14:paraId="6420886D" w14:textId="45B29C10"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98E7BDB" wp14:editId="046C3179">
            <wp:extent cx="3810000" cy="2095500"/>
            <wp:effectExtent l="0" t="0" r="0" b="0"/>
            <wp:docPr id="240" name="Picture 240" descr="quadratic u distribu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quadratic u distribu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4F1E9D95"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Quadratic U-Distribution. Image credit: UCLA</w:t>
      </w:r>
    </w:p>
    <w:p w14:paraId="64902AC1" w14:textId="77777777" w:rsidR="00C95220" w:rsidRPr="000F0F75" w:rsidRDefault="00C95220" w:rsidP="00C95220">
      <w:pPr>
        <w:shd w:val="clear" w:color="auto" w:fill="FFFFFF"/>
        <w:textAlignment w:val="baseline"/>
        <w:rPr>
          <w:rFonts w:ascii="Arial" w:hAnsi="Arial" w:cs="Arial"/>
          <w:color w:val="777777"/>
          <w:sz w:val="24"/>
          <w:szCs w:val="20"/>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lastRenderedPageBreak/>
        <w:br/>
      </w:r>
      <w:r w:rsidRPr="000F0F75">
        <w:rPr>
          <w:rFonts w:ascii="Arial" w:hAnsi="Arial" w:cs="Arial"/>
          <w:color w:val="777777"/>
          <w:sz w:val="24"/>
          <w:szCs w:val="20"/>
        </w:rPr>
        <w:t>A symmetric box plot has the “</w:t>
      </w:r>
      <w:r w:rsidRPr="00D52068">
        <w:rPr>
          <w:rFonts w:ascii="Arial" w:hAnsi="Arial" w:cs="Arial"/>
          <w:b/>
          <w:color w:val="ED7D31" w:themeColor="accent2"/>
          <w:sz w:val="24"/>
          <w:szCs w:val="20"/>
        </w:rPr>
        <w:t>box</w:t>
      </w:r>
      <w:r w:rsidRPr="00D52068">
        <w:rPr>
          <w:rFonts w:ascii="Arial" w:hAnsi="Arial" w:cs="Arial"/>
          <w:color w:val="ED7D31" w:themeColor="accent2"/>
          <w:sz w:val="24"/>
          <w:szCs w:val="20"/>
        </w:rPr>
        <w:t xml:space="preserve">” in the </w:t>
      </w:r>
      <w:proofErr w:type="spellStart"/>
      <w:r w:rsidRPr="00421039">
        <w:rPr>
          <w:rFonts w:ascii="Arial" w:hAnsi="Arial" w:cs="Arial"/>
          <w:b/>
          <w:color w:val="ED7D31" w:themeColor="accent2"/>
          <w:sz w:val="24"/>
          <w:szCs w:val="20"/>
        </w:rPr>
        <w:t>center</w:t>
      </w:r>
      <w:proofErr w:type="spellEnd"/>
      <w:r w:rsidRPr="00D52068">
        <w:rPr>
          <w:rFonts w:ascii="Arial" w:hAnsi="Arial" w:cs="Arial"/>
          <w:color w:val="ED7D31" w:themeColor="accent2"/>
          <w:sz w:val="24"/>
          <w:szCs w:val="20"/>
        </w:rPr>
        <w:t xml:space="preserve"> of the graph</w:t>
      </w:r>
      <w:r w:rsidRPr="000F0F75">
        <w:rPr>
          <w:rFonts w:ascii="Arial" w:hAnsi="Arial" w:cs="Arial"/>
          <w:color w:val="777777"/>
          <w:sz w:val="24"/>
          <w:szCs w:val="20"/>
        </w:rPr>
        <w:t>:</w:t>
      </w:r>
    </w:p>
    <w:p w14:paraId="09C50ED9" w14:textId="06D46291"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A3273DF" wp14:editId="286D5EA3">
            <wp:extent cx="3855720" cy="1562100"/>
            <wp:effectExtent l="0" t="0" r="0" b="0"/>
            <wp:docPr id="239" name="Picture 239" descr="https://www.statisticshowto.datasciencecentral.com/wp-content/uploads/2016/03/normal-boxplot.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statisticshowto.datasciencecentral.com/wp-content/uploads/2016/03/normal-boxplot.pn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855720" cy="1562100"/>
                    </a:xfrm>
                    <a:prstGeom prst="rect">
                      <a:avLst/>
                    </a:prstGeom>
                    <a:noFill/>
                    <a:ln>
                      <a:noFill/>
                    </a:ln>
                  </pic:spPr>
                </pic:pic>
              </a:graphicData>
            </a:graphic>
          </wp:inline>
        </w:drawing>
      </w:r>
    </w:p>
    <w:p w14:paraId="67D7616A"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A symmetric box </w:t>
      </w:r>
      <w:proofErr w:type="gramStart"/>
      <w:r>
        <w:rPr>
          <w:rFonts w:ascii="inherit" w:hAnsi="inherit" w:cs="Arial"/>
          <w:i/>
          <w:iCs/>
          <w:color w:val="777777"/>
          <w:sz w:val="20"/>
          <w:szCs w:val="20"/>
        </w:rPr>
        <w:t>plot</w:t>
      </w:r>
      <w:proofErr w:type="gramEnd"/>
      <w:r>
        <w:rPr>
          <w:rFonts w:ascii="inherit" w:hAnsi="inherit" w:cs="Arial"/>
          <w:i/>
          <w:iCs/>
          <w:color w:val="777777"/>
          <w:sz w:val="20"/>
          <w:szCs w:val="20"/>
        </w:rPr>
        <w:t>.</w:t>
      </w:r>
    </w:p>
    <w:p w14:paraId="4CC0FD64" w14:textId="77777777" w:rsidR="00C95220" w:rsidRDefault="00C95220" w:rsidP="00C95220">
      <w:pPr>
        <w:shd w:val="clear" w:color="auto" w:fill="FFFFFF"/>
        <w:textAlignment w:val="baseline"/>
        <w:rPr>
          <w:rFonts w:ascii="Arial" w:hAnsi="Arial" w:cs="Arial"/>
          <w:color w:val="777777"/>
          <w:sz w:val="20"/>
          <w:szCs w:val="20"/>
        </w:rPr>
      </w:pPr>
      <w:r>
        <w:rPr>
          <w:rFonts w:ascii="Arial" w:hAnsi="Arial" w:cs="Arial"/>
          <w:color w:val="777777"/>
          <w:sz w:val="20"/>
          <w:szCs w:val="20"/>
        </w:rPr>
        <w:br w:type="textWrapping" w:clear="left"/>
      </w:r>
    </w:p>
    <w:p w14:paraId="22C5D606" w14:textId="72226128" w:rsidR="00C95220" w:rsidRDefault="00C95220" w:rsidP="00C9522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F6F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 Skewness</w:t>
      </w:r>
    </w:p>
    <w:p w14:paraId="2BF62C00" w14:textId="77777777" w:rsidR="001F6FC7" w:rsidRPr="001F6FC7" w:rsidRDefault="001F6FC7" w:rsidP="001F6FC7">
      <w:pPr>
        <w:rPr>
          <w:lang w:eastAsia="en-IN"/>
        </w:rPr>
      </w:pPr>
    </w:p>
    <w:p w14:paraId="1AB05EDA" w14:textId="77777777" w:rsidR="00C95220" w:rsidRPr="00A46C9B" w:rsidRDefault="00C95220" w:rsidP="00C95220">
      <w:pPr>
        <w:pStyle w:val="NormalWeb"/>
        <w:shd w:val="clear" w:color="auto" w:fill="FFFFFF"/>
        <w:spacing w:before="0" w:beforeAutospacing="0" w:after="0" w:afterAutospacing="0"/>
        <w:textAlignment w:val="baseline"/>
        <w:rPr>
          <w:rFonts w:ascii="inherit" w:hAnsi="inherit" w:cs="Arial"/>
          <w:color w:val="777777"/>
          <w:szCs w:val="20"/>
        </w:rPr>
      </w:pPr>
      <w:r w:rsidRPr="00D24A5D">
        <w:rPr>
          <w:rFonts w:ascii="inherit" w:hAnsi="inherit" w:cs="Arial"/>
          <w:color w:val="ED7D31" w:themeColor="accent2"/>
          <w:szCs w:val="20"/>
        </w:rPr>
        <w:t>Shapes of distributions can differ in </w:t>
      </w:r>
      <w:hyperlink r:id="rId223" w:history="1">
        <w:r w:rsidRPr="00D24A5D">
          <w:rPr>
            <w:rStyle w:val="Hyperlink"/>
            <w:rFonts w:ascii="inherit" w:eastAsiaTheme="majorEastAsia" w:hAnsi="inherit" w:cs="Arial"/>
            <w:color w:val="ED7D31" w:themeColor="accent2"/>
            <w:szCs w:val="20"/>
            <w:bdr w:val="none" w:sz="0" w:space="0" w:color="auto" w:frame="1"/>
          </w:rPr>
          <w:t>skewness;</w:t>
        </w:r>
      </w:hyperlink>
      <w:r w:rsidRPr="00D24A5D">
        <w:rPr>
          <w:rFonts w:ascii="inherit" w:hAnsi="inherit" w:cs="Arial"/>
          <w:color w:val="ED7D31" w:themeColor="accent2"/>
          <w:szCs w:val="20"/>
        </w:rPr>
        <w:t> these distributions are not symmetrical. Instead, they have more points plotted on one side of the mean than on the other</w:t>
      </w:r>
      <w:r w:rsidRPr="00A46C9B">
        <w:rPr>
          <w:rFonts w:ascii="inherit" w:hAnsi="inherit" w:cs="Arial"/>
          <w:color w:val="777777"/>
          <w:szCs w:val="20"/>
        </w:rPr>
        <w:t>. This causes </w:t>
      </w:r>
      <w:hyperlink r:id="rId224" w:history="1">
        <w:r w:rsidRPr="00A46C9B">
          <w:rPr>
            <w:rStyle w:val="Hyperlink"/>
            <w:rFonts w:ascii="inherit" w:eastAsiaTheme="majorEastAsia" w:hAnsi="inherit" w:cs="Arial"/>
            <w:color w:val="05A9C5"/>
            <w:szCs w:val="20"/>
            <w:bdr w:val="none" w:sz="0" w:space="0" w:color="auto" w:frame="1"/>
          </w:rPr>
          <w:t>long tails</w:t>
        </w:r>
      </w:hyperlink>
      <w:r w:rsidRPr="00A46C9B">
        <w:rPr>
          <w:rFonts w:ascii="inherit" w:hAnsi="inherit" w:cs="Arial"/>
          <w:color w:val="777777"/>
          <w:szCs w:val="20"/>
        </w:rPr>
        <w:t> </w:t>
      </w:r>
      <w:r w:rsidRPr="00D24A5D">
        <w:rPr>
          <w:rFonts w:ascii="inherit" w:hAnsi="inherit" w:cs="Arial"/>
          <w:color w:val="ED7D31" w:themeColor="accent2"/>
          <w:szCs w:val="20"/>
        </w:rPr>
        <w:t xml:space="preserve">either in the negative direction on the number line </w:t>
      </w:r>
      <w:r w:rsidRPr="00A46C9B">
        <w:rPr>
          <w:rFonts w:ascii="inherit" w:hAnsi="inherit" w:cs="Arial"/>
          <w:color w:val="777777"/>
          <w:szCs w:val="20"/>
        </w:rPr>
        <w:t xml:space="preserve">(a negative, or left skew) or </w:t>
      </w:r>
      <w:r w:rsidRPr="00D24A5D">
        <w:rPr>
          <w:rFonts w:ascii="inherit" w:hAnsi="inherit" w:cs="Arial"/>
          <w:color w:val="ED7D31" w:themeColor="accent2"/>
          <w:szCs w:val="20"/>
        </w:rPr>
        <w:t xml:space="preserve">in the positive direction </w:t>
      </w:r>
      <w:r w:rsidRPr="00A46C9B">
        <w:rPr>
          <w:rFonts w:ascii="inherit" w:hAnsi="inherit" w:cs="Arial"/>
          <w:color w:val="777777"/>
          <w:szCs w:val="20"/>
        </w:rPr>
        <w:t>on the </w:t>
      </w:r>
      <w:hyperlink r:id="rId225" w:tgtFrame="_blank" w:history="1">
        <w:r w:rsidRPr="00A46C9B">
          <w:rPr>
            <w:rStyle w:val="Hyperlink"/>
            <w:rFonts w:ascii="inherit" w:eastAsiaTheme="majorEastAsia" w:hAnsi="inherit" w:cs="Arial"/>
            <w:color w:val="05A9C5"/>
            <w:szCs w:val="20"/>
            <w:bdr w:val="none" w:sz="0" w:space="0" w:color="auto" w:frame="1"/>
          </w:rPr>
          <w:t>number line</w:t>
        </w:r>
      </w:hyperlink>
      <w:r w:rsidRPr="00A46C9B">
        <w:rPr>
          <w:rFonts w:ascii="inherit" w:hAnsi="inherit" w:cs="Arial"/>
          <w:color w:val="777777"/>
          <w:szCs w:val="20"/>
        </w:rPr>
        <w:t> (a positive, or right skew). For more on how skewness affects shapes of distributions, see: </w:t>
      </w:r>
      <w:hyperlink r:id="rId226" w:history="1">
        <w:r w:rsidRPr="00A46C9B">
          <w:rPr>
            <w:rStyle w:val="Hyperlink"/>
            <w:rFonts w:ascii="inherit" w:eastAsiaTheme="majorEastAsia" w:hAnsi="inherit" w:cs="Arial"/>
            <w:color w:val="05A9C5"/>
            <w:szCs w:val="20"/>
            <w:bdr w:val="none" w:sz="0" w:space="0" w:color="auto" w:frame="1"/>
          </w:rPr>
          <w:t>Skewed Distribution in Statistics</w:t>
        </w:r>
      </w:hyperlink>
      <w:r w:rsidRPr="00A46C9B">
        <w:rPr>
          <w:rFonts w:ascii="inherit" w:hAnsi="inherit" w:cs="Arial"/>
          <w:color w:val="777777"/>
          <w:szCs w:val="20"/>
        </w:rPr>
        <w:t>.</w:t>
      </w:r>
    </w:p>
    <w:p w14:paraId="7B338D49" w14:textId="543CC441" w:rsidR="00C95220" w:rsidRDefault="00C95220" w:rsidP="00C95220">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C9420D5" wp14:editId="41FE4F80">
            <wp:extent cx="4267200" cy="1744980"/>
            <wp:effectExtent l="0" t="0" r="0" b="7620"/>
            <wp:docPr id="238" name="Picture 238" descr="shapes of distributions">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hapes of distributions">
                      <a:hlinkClick r:id="rId227"/>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03C01D4A" w14:textId="77777777" w:rsidR="00C95220" w:rsidRDefault="00C95220" w:rsidP="00C95220">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Left-skewed, negative distribution with a long tail in the negative direction of the number line.</w:t>
      </w:r>
    </w:p>
    <w:p w14:paraId="7C30456B" w14:textId="77777777" w:rsidR="00C95220" w:rsidRDefault="00C95220" w:rsidP="00C95220">
      <w:pPr>
        <w:shd w:val="clear" w:color="auto" w:fill="FFFFFF"/>
        <w:textAlignment w:val="baseline"/>
        <w:rPr>
          <w:rFonts w:ascii="Arial" w:hAnsi="Arial" w:cs="Arial"/>
          <w:color w:val="777777"/>
          <w:sz w:val="20"/>
          <w:szCs w:val="20"/>
        </w:rPr>
      </w:pPr>
      <w:r>
        <w:rPr>
          <w:rFonts w:ascii="Arial" w:hAnsi="Arial" w:cs="Arial"/>
          <w:color w:val="777777"/>
          <w:sz w:val="20"/>
          <w:szCs w:val="20"/>
        </w:rPr>
        <w:br w:type="textWrapping" w:clear="left"/>
      </w:r>
      <w:r>
        <w:rPr>
          <w:rFonts w:ascii="Arial" w:hAnsi="Arial" w:cs="Arial"/>
          <w:color w:val="777777"/>
          <w:sz w:val="20"/>
          <w:szCs w:val="20"/>
        </w:rPr>
        <w:br/>
      </w:r>
      <w:r w:rsidRPr="00A46C9B">
        <w:rPr>
          <w:rFonts w:ascii="Arial" w:hAnsi="Arial" w:cs="Arial"/>
          <w:b/>
          <w:color w:val="ED7D31" w:themeColor="accent2"/>
          <w:sz w:val="24"/>
          <w:szCs w:val="20"/>
        </w:rPr>
        <w:t>The tails of a distribution (i.e. how thin or fat they are) can also be described by </w:t>
      </w:r>
      <w:hyperlink r:id="rId229" w:history="1">
        <w:r w:rsidRPr="00A46C9B">
          <w:rPr>
            <w:rStyle w:val="Hyperlink"/>
            <w:rFonts w:ascii="inherit" w:hAnsi="inherit" w:cs="Arial"/>
            <w:b/>
            <w:color w:val="ED7D31" w:themeColor="accent2"/>
            <w:sz w:val="24"/>
            <w:szCs w:val="20"/>
            <w:bdr w:val="none" w:sz="0" w:space="0" w:color="auto" w:frame="1"/>
          </w:rPr>
          <w:t>kurtosis</w:t>
        </w:r>
      </w:hyperlink>
      <w:r w:rsidRPr="00A46C9B">
        <w:rPr>
          <w:rFonts w:ascii="Arial" w:hAnsi="Arial" w:cs="Arial"/>
          <w:color w:val="ED7D31" w:themeColor="accent2"/>
          <w:sz w:val="24"/>
          <w:szCs w:val="20"/>
        </w:rPr>
        <w:t>, which is measured against the </w:t>
      </w:r>
      <w:hyperlink r:id="rId230" w:anchor="SNM" w:history="1">
        <w:r w:rsidRPr="00A46C9B">
          <w:rPr>
            <w:rStyle w:val="Hyperlink"/>
            <w:rFonts w:ascii="inherit" w:hAnsi="inherit" w:cs="Arial"/>
            <w:color w:val="ED7D31" w:themeColor="accent2"/>
            <w:sz w:val="24"/>
            <w:szCs w:val="20"/>
            <w:bdr w:val="none" w:sz="0" w:space="0" w:color="auto" w:frame="1"/>
          </w:rPr>
          <w:t>standard normal distribution</w:t>
        </w:r>
      </w:hyperlink>
      <w:r w:rsidRPr="00A46C9B">
        <w:rPr>
          <w:rFonts w:ascii="Arial" w:hAnsi="Arial" w:cs="Arial"/>
          <w:color w:val="ED7D31" w:themeColor="accent2"/>
          <w:sz w:val="24"/>
          <w:szCs w:val="20"/>
        </w:rPr>
        <w:t>. A positive value for kurtosis means you have a large peak and little data in the tails. A negative value means you have a flattened peak with lots of data in the tails</w:t>
      </w:r>
      <w:r w:rsidRPr="00A46C9B">
        <w:rPr>
          <w:rFonts w:ascii="Arial" w:hAnsi="Arial" w:cs="Arial"/>
          <w:color w:val="777777"/>
          <w:sz w:val="24"/>
          <w:szCs w:val="20"/>
        </w:rPr>
        <w:t>.</w:t>
      </w:r>
    </w:p>
    <w:p w14:paraId="12A82296" w14:textId="77777777" w:rsidR="00837D01" w:rsidRDefault="00837D01" w:rsidP="00961E6E">
      <w:pPr>
        <w:shd w:val="clear" w:color="auto" w:fill="FFFFFF"/>
        <w:textAlignment w:val="baseline"/>
        <w:rPr>
          <w:rFonts w:ascii="Arial" w:hAnsi="Arial" w:cs="Arial"/>
          <w:color w:val="777777"/>
          <w:szCs w:val="20"/>
          <w:shd w:val="clear" w:color="auto" w:fill="FFFFFF"/>
        </w:rPr>
      </w:pPr>
    </w:p>
    <w:bookmarkStart w:id="6" w:name="Mean_Median_Mode"/>
    <w:p w14:paraId="3F51BE48" w14:textId="13D7B048" w:rsidR="000848C6" w:rsidRPr="006E1100" w:rsidRDefault="00C81202" w:rsidP="00E0564B">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007809E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HYPERLINK "https://www.statisticshowto.datasciencecentral.com/probability-and-statistics/statistics-definitions/mean-median-mode/"</w:instrText>
      </w: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000848C6"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Median, Mode</w:t>
      </w:r>
      <w:r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bookmarkEnd w:id="6"/>
      <w:r w:rsidR="000848C6" w:rsidRPr="006E110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328712CE" w14:textId="33F25638" w:rsidR="00E0564B" w:rsidRDefault="00E0564B" w:rsidP="00E0564B"/>
    <w:p w14:paraId="5C6A3A29" w14:textId="77777777" w:rsidR="0088200A" w:rsidRP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lastRenderedPageBreak/>
        <w:t>The </w:t>
      </w:r>
      <w:r w:rsidRPr="0088200A">
        <w:rPr>
          <w:rStyle w:val="Strong"/>
          <w:rFonts w:ascii="inherit" w:hAnsi="inherit" w:cs="Arial"/>
          <w:color w:val="777777"/>
          <w:sz w:val="24"/>
          <w:szCs w:val="20"/>
          <w:bdr w:val="none" w:sz="0" w:space="0" w:color="auto" w:frame="1"/>
        </w:rPr>
        <w:t>mean </w:t>
      </w:r>
      <w:r w:rsidRPr="0088200A">
        <w:rPr>
          <w:rFonts w:ascii="inherit" w:hAnsi="inherit" w:cs="Arial"/>
          <w:color w:val="777777"/>
          <w:sz w:val="24"/>
          <w:szCs w:val="20"/>
        </w:rPr>
        <w:t>is the </w:t>
      </w:r>
      <w:hyperlink r:id="rId231" w:history="1">
        <w:r w:rsidRPr="0088200A">
          <w:rPr>
            <w:rStyle w:val="Hyperlink"/>
            <w:rFonts w:ascii="inherit" w:hAnsi="inherit" w:cs="Arial"/>
            <w:color w:val="777777"/>
            <w:sz w:val="24"/>
            <w:szCs w:val="20"/>
            <w:u w:val="none"/>
            <w:bdr w:val="none" w:sz="0" w:space="0" w:color="auto" w:frame="1"/>
          </w:rPr>
          <w:t>average </w:t>
        </w:r>
      </w:hyperlink>
      <w:r w:rsidRPr="0088200A">
        <w:rPr>
          <w:rFonts w:ascii="inherit" w:hAnsi="inherit" w:cs="Arial"/>
          <w:color w:val="777777"/>
          <w:sz w:val="24"/>
          <w:szCs w:val="20"/>
        </w:rPr>
        <w:t>of a data set.</w:t>
      </w:r>
    </w:p>
    <w:p w14:paraId="72462843" w14:textId="77777777" w:rsidR="0088200A" w:rsidRP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t>The </w:t>
      </w:r>
      <w:r w:rsidRPr="0088200A">
        <w:rPr>
          <w:rStyle w:val="Strong"/>
          <w:rFonts w:ascii="inherit" w:hAnsi="inherit" w:cs="Arial"/>
          <w:color w:val="777777"/>
          <w:sz w:val="24"/>
          <w:szCs w:val="20"/>
          <w:bdr w:val="none" w:sz="0" w:space="0" w:color="auto" w:frame="1"/>
        </w:rPr>
        <w:t>mode </w:t>
      </w:r>
      <w:r w:rsidRPr="0088200A">
        <w:rPr>
          <w:rFonts w:ascii="inherit" w:hAnsi="inherit" w:cs="Arial"/>
          <w:color w:val="777777"/>
          <w:sz w:val="24"/>
          <w:szCs w:val="20"/>
        </w:rPr>
        <w:t>is the most common number in a data set.</w:t>
      </w:r>
    </w:p>
    <w:p w14:paraId="08837C5E" w14:textId="5957FF06" w:rsidR="0088200A" w:rsidRDefault="0088200A" w:rsidP="00C075BE">
      <w:pPr>
        <w:numPr>
          <w:ilvl w:val="0"/>
          <w:numId w:val="6"/>
        </w:numPr>
        <w:shd w:val="clear" w:color="auto" w:fill="FFFFFF"/>
        <w:spacing w:after="0" w:line="240" w:lineRule="auto"/>
        <w:ind w:left="450"/>
        <w:textAlignment w:val="baseline"/>
        <w:rPr>
          <w:rFonts w:ascii="inherit" w:hAnsi="inherit" w:cs="Arial"/>
          <w:color w:val="777777"/>
          <w:sz w:val="24"/>
          <w:szCs w:val="20"/>
        </w:rPr>
      </w:pPr>
      <w:r w:rsidRPr="0088200A">
        <w:rPr>
          <w:rFonts w:ascii="inherit" w:hAnsi="inherit" w:cs="Arial"/>
          <w:color w:val="777777"/>
          <w:sz w:val="24"/>
          <w:szCs w:val="20"/>
        </w:rPr>
        <w:t>The </w:t>
      </w:r>
      <w:r w:rsidRPr="0088200A">
        <w:rPr>
          <w:rStyle w:val="Strong"/>
          <w:rFonts w:ascii="inherit" w:hAnsi="inherit" w:cs="Arial"/>
          <w:color w:val="777777"/>
          <w:sz w:val="24"/>
          <w:szCs w:val="20"/>
          <w:bdr w:val="none" w:sz="0" w:space="0" w:color="auto" w:frame="1"/>
        </w:rPr>
        <w:t>median </w:t>
      </w:r>
      <w:r w:rsidRPr="0088200A">
        <w:rPr>
          <w:rFonts w:ascii="inherit" w:hAnsi="inherit" w:cs="Arial"/>
          <w:color w:val="777777"/>
          <w:sz w:val="24"/>
          <w:szCs w:val="20"/>
        </w:rPr>
        <w:t>is the middle of the set of numbers.</w:t>
      </w:r>
    </w:p>
    <w:p w14:paraId="1FDF5C6D" w14:textId="76E0B34C" w:rsidR="00454AC3" w:rsidRDefault="00454AC3" w:rsidP="00454AC3">
      <w:pPr>
        <w:shd w:val="clear" w:color="auto" w:fill="FFFFFF"/>
        <w:spacing w:after="0" w:line="240" w:lineRule="auto"/>
        <w:textAlignment w:val="baseline"/>
        <w:rPr>
          <w:rFonts w:ascii="inherit" w:hAnsi="inherit" w:cs="Arial"/>
          <w:color w:val="777777"/>
          <w:sz w:val="24"/>
          <w:szCs w:val="20"/>
        </w:rPr>
      </w:pPr>
    </w:p>
    <w:p w14:paraId="58628E03" w14:textId="77777777" w:rsidR="00750F52" w:rsidRPr="006E1100" w:rsidRDefault="00750F52" w:rsidP="00750F52">
      <w:pPr>
        <w:pStyle w:val="Heading2"/>
        <w:shd w:val="clear" w:color="auto" w:fill="FFFFFF"/>
        <w:spacing w:before="0" w:line="525" w:lineRule="atLeast"/>
        <w:textAlignment w:val="baseline"/>
        <w:rPr>
          <w:rFonts w:ascii="Arial" w:hAnsi="Arial" w:cs="Arial"/>
          <w:color w:val="555555"/>
          <w:sz w:val="44"/>
          <w:szCs w:val="42"/>
        </w:rPr>
      </w:pPr>
      <w:bookmarkStart w:id="7" w:name="Mean_Average"/>
      <w:r w:rsidRPr="006E1100">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w:t>
      </w:r>
      <w:bookmarkEnd w:id="7"/>
      <w:r w:rsidRPr="006E1100">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vs Average:</w:t>
      </w:r>
    </w:p>
    <w:p w14:paraId="254B5F0D" w14:textId="4A75C94F" w:rsidR="00750F52" w:rsidRDefault="00750F52" w:rsidP="00454AC3">
      <w:pPr>
        <w:shd w:val="clear" w:color="auto" w:fill="FFFFFF"/>
        <w:spacing w:after="0" w:line="240" w:lineRule="auto"/>
        <w:textAlignment w:val="baseline"/>
        <w:rPr>
          <w:rFonts w:ascii="inherit" w:hAnsi="inherit" w:cs="Arial"/>
          <w:color w:val="777777"/>
          <w:sz w:val="26"/>
          <w:szCs w:val="20"/>
        </w:rPr>
      </w:pPr>
    </w:p>
    <w:p w14:paraId="02047ABD" w14:textId="3B53754C" w:rsidR="00C60C6D" w:rsidRPr="00311AB6" w:rsidRDefault="00944C96" w:rsidP="00C60C6D">
      <w:pPr>
        <w:shd w:val="clear" w:color="auto" w:fill="FFFFFF"/>
        <w:spacing w:after="0" w:line="240" w:lineRule="auto"/>
        <w:textAlignment w:val="baseline"/>
        <w:rPr>
          <w:rFonts w:ascii="Arial" w:hAnsi="Arial" w:cs="Arial"/>
          <w:color w:val="777777"/>
          <w:szCs w:val="20"/>
          <w:shd w:val="clear" w:color="auto" w:fill="FFFFFF"/>
        </w:rPr>
      </w:pPr>
      <w:r w:rsidRPr="00311AB6">
        <w:rPr>
          <w:rFonts w:ascii="Arial" w:hAnsi="Arial" w:cs="Arial"/>
          <w:color w:val="777777"/>
          <w:szCs w:val="20"/>
          <w:shd w:val="clear" w:color="auto" w:fill="FFFFFF"/>
        </w:rPr>
        <w:t>When you first started out in mathematics, you were probably taught that an </w:t>
      </w:r>
      <w:hyperlink r:id="rId232" w:history="1">
        <w:r w:rsidRPr="00311AB6">
          <w:rPr>
            <w:rStyle w:val="Hyperlink"/>
            <w:rFonts w:ascii="Arial" w:hAnsi="Arial" w:cs="Arial"/>
            <w:color w:val="05A9C5"/>
            <w:szCs w:val="20"/>
            <w:bdr w:val="none" w:sz="0" w:space="0" w:color="auto" w:frame="1"/>
            <w:shd w:val="clear" w:color="auto" w:fill="FFFFFF"/>
          </w:rPr>
          <w:t>average </w:t>
        </w:r>
      </w:hyperlink>
      <w:r w:rsidRPr="00311AB6">
        <w:rPr>
          <w:rFonts w:ascii="Arial" w:hAnsi="Arial" w:cs="Arial"/>
          <w:color w:val="777777"/>
          <w:szCs w:val="20"/>
          <w:shd w:val="clear" w:color="auto" w:fill="FFFFFF"/>
        </w:rPr>
        <w:t xml:space="preserve">was a “middling” amount for a set of numbers. But </w:t>
      </w:r>
      <w:r w:rsidR="001B3447" w:rsidRPr="00311AB6">
        <w:rPr>
          <w:rFonts w:ascii="Arial" w:hAnsi="Arial" w:cs="Arial"/>
          <w:color w:val="777777"/>
          <w:szCs w:val="20"/>
          <w:shd w:val="clear" w:color="auto" w:fill="FFFFFF"/>
        </w:rPr>
        <w:t>in</w:t>
      </w:r>
      <w:r w:rsidRPr="00311AB6">
        <w:rPr>
          <w:rFonts w:ascii="Arial" w:hAnsi="Arial" w:cs="Arial"/>
          <w:color w:val="777777"/>
          <w:szCs w:val="20"/>
          <w:shd w:val="clear" w:color="auto" w:fill="FFFFFF"/>
        </w:rPr>
        <w:t xml:space="preserve"> studying statistics and all of a </w:t>
      </w:r>
      <w:proofErr w:type="gramStart"/>
      <w:r w:rsidRPr="00311AB6">
        <w:rPr>
          <w:rFonts w:ascii="Arial" w:hAnsi="Arial" w:cs="Arial"/>
          <w:color w:val="777777"/>
          <w:szCs w:val="20"/>
          <w:shd w:val="clear" w:color="auto" w:fill="FFFFFF"/>
        </w:rPr>
        <w:t>sudden</w:t>
      </w:r>
      <w:proofErr w:type="gramEnd"/>
      <w:r w:rsidRPr="00311AB6">
        <w:rPr>
          <w:rFonts w:ascii="Arial" w:hAnsi="Arial" w:cs="Arial"/>
          <w:color w:val="777777"/>
          <w:szCs w:val="20"/>
          <w:shd w:val="clear" w:color="auto" w:fill="FFFFFF"/>
        </w:rPr>
        <w:t xml:space="preserve"> the “average” is now called the mean. </w:t>
      </w:r>
      <w:r w:rsidRPr="00311AB6">
        <w:rPr>
          <w:rStyle w:val="Emphasis"/>
          <w:rFonts w:ascii="Arial" w:hAnsi="Arial" w:cs="Arial"/>
          <w:color w:val="777777"/>
          <w:szCs w:val="20"/>
          <w:bdr w:val="none" w:sz="0" w:space="0" w:color="auto" w:frame="1"/>
          <w:shd w:val="clear" w:color="auto" w:fill="FFFFFF"/>
        </w:rPr>
        <w:t>What happened?</w:t>
      </w:r>
      <w:r w:rsidRPr="00311AB6">
        <w:rPr>
          <w:rFonts w:ascii="Arial" w:hAnsi="Arial" w:cs="Arial"/>
          <w:color w:val="777777"/>
          <w:szCs w:val="20"/>
          <w:shd w:val="clear" w:color="auto" w:fill="FFFFFF"/>
        </w:rPr>
        <w:t xml:space="preserve"> The answer is that they are </w:t>
      </w:r>
      <w:proofErr w:type="gramStart"/>
      <w:r w:rsidRPr="00311AB6">
        <w:rPr>
          <w:rFonts w:ascii="Arial" w:hAnsi="Arial" w:cs="Arial"/>
          <w:color w:val="777777"/>
          <w:szCs w:val="20"/>
          <w:shd w:val="clear" w:color="auto" w:fill="FFFFFF"/>
        </w:rPr>
        <w:t>exactly the same</w:t>
      </w:r>
      <w:proofErr w:type="gramEnd"/>
      <w:r w:rsidRPr="00311AB6">
        <w:rPr>
          <w:rFonts w:ascii="Arial" w:hAnsi="Arial" w:cs="Arial"/>
          <w:color w:val="777777"/>
          <w:szCs w:val="20"/>
          <w:shd w:val="clear" w:color="auto" w:fill="FFFFFF"/>
        </w:rPr>
        <w:t xml:space="preserve"> word (they are synonyms).</w:t>
      </w:r>
      <w:r w:rsidR="00311AB6">
        <w:rPr>
          <w:rFonts w:ascii="Arial" w:hAnsi="Arial" w:cs="Arial"/>
          <w:color w:val="777777"/>
          <w:szCs w:val="20"/>
          <w:shd w:val="clear" w:color="auto" w:fill="FFFFFF"/>
        </w:rPr>
        <w:t xml:space="preserve"> </w:t>
      </w:r>
      <w:r w:rsidR="00C60C6D" w:rsidRPr="00311AB6">
        <w:rPr>
          <w:rFonts w:ascii="Arial" w:hAnsi="Arial" w:cs="Arial"/>
          <w:color w:val="777777"/>
          <w:szCs w:val="20"/>
          <w:shd w:val="clear" w:color="auto" w:fill="FFFFFF"/>
        </w:rPr>
        <w:t>You added up the numbers, divided by the number of items you get the average. For example, the average of 10, 5 and 20 is:</w:t>
      </w:r>
      <w:r w:rsidR="00C60C6D" w:rsidRPr="00311AB6">
        <w:rPr>
          <w:rFonts w:ascii="Arial" w:hAnsi="Arial" w:cs="Arial"/>
          <w:color w:val="777777"/>
          <w:szCs w:val="20"/>
        </w:rPr>
        <w:br/>
      </w:r>
      <w:r w:rsidR="00C60C6D" w:rsidRPr="00311AB6">
        <w:rPr>
          <w:rFonts w:ascii="Arial" w:hAnsi="Arial" w:cs="Arial"/>
          <w:color w:val="777777"/>
          <w:szCs w:val="20"/>
          <w:shd w:val="clear" w:color="auto" w:fill="FFFFFF"/>
        </w:rPr>
        <w:t>10 + 6 + 20 = 36 / 3 = 12.</w:t>
      </w:r>
    </w:p>
    <w:p w14:paraId="7987F574" w14:textId="6FE05F25" w:rsidR="005624D7" w:rsidRPr="00311AB6" w:rsidRDefault="005624D7" w:rsidP="00454AC3">
      <w:pPr>
        <w:shd w:val="clear" w:color="auto" w:fill="FFFFFF"/>
        <w:spacing w:after="0" w:line="240" w:lineRule="auto"/>
        <w:textAlignment w:val="baseline"/>
        <w:rPr>
          <w:rFonts w:ascii="Arial" w:hAnsi="Arial" w:cs="Arial"/>
          <w:color w:val="777777"/>
          <w:szCs w:val="20"/>
          <w:shd w:val="clear" w:color="auto" w:fill="FFFFFF"/>
        </w:rPr>
      </w:pPr>
    </w:p>
    <w:p w14:paraId="3FA94672" w14:textId="01D0AD84" w:rsidR="003B38A7" w:rsidRDefault="005624D7" w:rsidP="00454AC3">
      <w:pPr>
        <w:shd w:val="clear" w:color="auto" w:fill="FFFFFF"/>
        <w:spacing w:after="0" w:line="240" w:lineRule="auto"/>
        <w:textAlignment w:val="baseline"/>
        <w:rPr>
          <w:rFonts w:ascii="Arial" w:hAnsi="Arial" w:cs="Arial"/>
          <w:color w:val="777777"/>
          <w:sz w:val="20"/>
          <w:szCs w:val="20"/>
          <w:shd w:val="clear" w:color="auto" w:fill="FFFFFF"/>
        </w:rPr>
      </w:pPr>
      <w:r w:rsidRPr="003D470B">
        <w:rPr>
          <w:rFonts w:ascii="Arial" w:hAnsi="Arial" w:cs="Arial"/>
          <w:color w:val="ED7D31" w:themeColor="accent2"/>
          <w:szCs w:val="20"/>
          <w:shd w:val="clear" w:color="auto" w:fill="FFFFFF"/>
        </w:rPr>
        <w:t>That said, </w:t>
      </w:r>
      <w:r w:rsidRPr="003D470B">
        <w:rPr>
          <w:rStyle w:val="Emphasis"/>
          <w:rFonts w:ascii="Arial" w:hAnsi="Arial" w:cs="Arial"/>
          <w:color w:val="ED7D31" w:themeColor="accent2"/>
          <w:szCs w:val="20"/>
          <w:bdr w:val="none" w:sz="0" w:space="0" w:color="auto" w:frame="1"/>
          <w:shd w:val="clear" w:color="auto" w:fill="FFFFFF"/>
        </w:rPr>
        <w:t>technically</w:t>
      </w:r>
      <w:r w:rsidRPr="003D470B">
        <w:rPr>
          <w:rFonts w:ascii="Arial" w:hAnsi="Arial" w:cs="Arial"/>
          <w:color w:val="ED7D31" w:themeColor="accent2"/>
          <w:szCs w:val="20"/>
          <w:shd w:val="clear" w:color="auto" w:fill="FFFFFF"/>
        </w:rPr>
        <w:t>, the word </w:t>
      </w:r>
      <w:r w:rsidRPr="003D470B">
        <w:rPr>
          <w:rStyle w:val="Emphasis"/>
          <w:rFonts w:ascii="Arial" w:hAnsi="Arial" w:cs="Arial"/>
          <w:color w:val="ED7D31" w:themeColor="accent2"/>
          <w:szCs w:val="20"/>
          <w:bdr w:val="none" w:sz="0" w:space="0" w:color="auto" w:frame="1"/>
          <w:shd w:val="clear" w:color="auto" w:fill="FFFFFF"/>
        </w:rPr>
        <w:t>mean </w:t>
      </w:r>
      <w:r w:rsidRPr="003D470B">
        <w:rPr>
          <w:rFonts w:ascii="Arial" w:hAnsi="Arial" w:cs="Arial"/>
          <w:color w:val="ED7D31" w:themeColor="accent2"/>
          <w:szCs w:val="20"/>
          <w:shd w:val="clear" w:color="auto" w:fill="FFFFFF"/>
        </w:rPr>
        <w:t>is short for the</w:t>
      </w:r>
      <w:r w:rsidRPr="0077672C">
        <w:rPr>
          <w:rFonts w:ascii="Arial" w:hAnsi="Arial" w:cs="Arial"/>
          <w:color w:val="ED7D31" w:themeColor="accent2"/>
          <w:szCs w:val="20"/>
          <w:shd w:val="clear" w:color="auto" w:fill="FFFFFF"/>
        </w:rPr>
        <w:t> </w:t>
      </w:r>
      <w:hyperlink r:id="rId233" w:history="1">
        <w:r w:rsidRPr="0077672C">
          <w:rPr>
            <w:rStyle w:val="Hyperlink"/>
            <w:rFonts w:ascii="Arial" w:hAnsi="Arial" w:cs="Arial"/>
            <w:color w:val="ED7D31" w:themeColor="accent2"/>
            <w:szCs w:val="20"/>
            <w:u w:val="none"/>
            <w:bdr w:val="none" w:sz="0" w:space="0" w:color="auto" w:frame="1"/>
            <w:shd w:val="clear" w:color="auto" w:fill="FFFFFF"/>
          </w:rPr>
          <w:t>arithmetic mean</w:t>
        </w:r>
      </w:hyperlink>
      <w:r w:rsidRPr="00311AB6">
        <w:rPr>
          <w:rFonts w:ascii="Arial" w:hAnsi="Arial" w:cs="Arial"/>
          <w:color w:val="777777"/>
          <w:szCs w:val="20"/>
          <w:shd w:val="clear" w:color="auto" w:fill="FFFFFF"/>
        </w:rPr>
        <w:t>. We use different words in stats, because there are multiple different </w:t>
      </w:r>
      <w:hyperlink w:anchor="_Other_Types" w:history="1">
        <w:r w:rsidRPr="00311AB6">
          <w:rPr>
            <w:rStyle w:val="Hyperlink"/>
            <w:rFonts w:ascii="Arial" w:hAnsi="Arial" w:cs="Arial"/>
            <w:color w:val="05A9C5"/>
            <w:szCs w:val="20"/>
            <w:u w:val="none"/>
            <w:bdr w:val="none" w:sz="0" w:space="0" w:color="auto" w:frame="1"/>
            <w:shd w:val="clear" w:color="auto" w:fill="FFFFFF"/>
          </w:rPr>
          <w:t>types of means</w:t>
        </w:r>
      </w:hyperlink>
      <w:r w:rsidRPr="00311AB6">
        <w:rPr>
          <w:rFonts w:ascii="Arial" w:hAnsi="Arial" w:cs="Arial"/>
          <w:color w:val="777777"/>
          <w:szCs w:val="20"/>
          <w:shd w:val="clear" w:color="auto" w:fill="FFFFFF"/>
        </w:rPr>
        <w:t>, and they all do different things.</w:t>
      </w:r>
      <w:r w:rsidR="003B38A7" w:rsidRPr="003B38A7">
        <w:rPr>
          <w:rFonts w:ascii="Arial" w:hAnsi="Arial" w:cs="Arial"/>
          <w:color w:val="777777"/>
          <w:sz w:val="20"/>
          <w:szCs w:val="20"/>
          <w:shd w:val="clear" w:color="auto" w:fill="FFFFFF"/>
        </w:rPr>
        <w:t xml:space="preserve"> </w:t>
      </w:r>
    </w:p>
    <w:p w14:paraId="145F9FCA" w14:textId="77777777" w:rsidR="003B38A7" w:rsidRDefault="003B38A7" w:rsidP="00454AC3">
      <w:pPr>
        <w:shd w:val="clear" w:color="auto" w:fill="FFFFFF"/>
        <w:spacing w:after="0" w:line="240" w:lineRule="auto"/>
        <w:textAlignment w:val="baseline"/>
        <w:rPr>
          <w:rFonts w:ascii="Arial" w:hAnsi="Arial" w:cs="Arial"/>
          <w:color w:val="777777"/>
          <w:sz w:val="20"/>
          <w:szCs w:val="20"/>
          <w:shd w:val="clear" w:color="auto" w:fill="FFFFFF"/>
        </w:rPr>
      </w:pPr>
    </w:p>
    <w:p w14:paraId="0DAEFFF6" w14:textId="5C0058E8" w:rsidR="005624D7" w:rsidRPr="003B38A7" w:rsidRDefault="003B38A7" w:rsidP="00454AC3">
      <w:pPr>
        <w:shd w:val="clear" w:color="auto" w:fill="FFFFFF"/>
        <w:spacing w:after="0" w:line="240" w:lineRule="auto"/>
        <w:textAlignment w:val="baseline"/>
        <w:rPr>
          <w:rFonts w:ascii="Arial" w:hAnsi="Arial" w:cs="Arial"/>
          <w:color w:val="777777"/>
          <w:szCs w:val="20"/>
          <w:shd w:val="clear" w:color="auto" w:fill="FFFFFF"/>
        </w:rPr>
      </w:pPr>
      <w:r w:rsidRPr="003B38A7">
        <w:rPr>
          <w:rFonts w:ascii="Arial" w:hAnsi="Arial" w:cs="Arial"/>
          <w:color w:val="777777"/>
          <w:szCs w:val="20"/>
          <w:shd w:val="clear" w:color="auto" w:fill="FFFFFF"/>
        </w:rPr>
        <w:t>When someone talks about the mean of a data set, they are usually talking about the arithmetic mean (most people just drop the word “arithmetic”). It’s called a different name to set it apart from other means found in math, including the </w:t>
      </w:r>
      <w:hyperlink r:id="rId234" w:history="1">
        <w:r w:rsidRPr="003B38A7">
          <w:rPr>
            <w:rStyle w:val="Hyperlink"/>
            <w:rFonts w:ascii="Arial" w:hAnsi="Arial" w:cs="Arial"/>
            <w:color w:val="05A9C5"/>
            <w:szCs w:val="20"/>
            <w:bdr w:val="none" w:sz="0" w:space="0" w:color="auto" w:frame="1"/>
            <w:shd w:val="clear" w:color="auto" w:fill="FFFFFF"/>
          </w:rPr>
          <w:t>geometric mean</w:t>
        </w:r>
      </w:hyperlink>
      <w:r w:rsidRPr="003B38A7">
        <w:rPr>
          <w:rFonts w:ascii="Arial" w:hAnsi="Arial" w:cs="Arial"/>
          <w:color w:val="777777"/>
          <w:szCs w:val="20"/>
          <w:shd w:val="clear" w:color="auto" w:fill="FFFFFF"/>
        </w:rPr>
        <w:t>.</w:t>
      </w:r>
    </w:p>
    <w:p w14:paraId="7D805CC6" w14:textId="4074253F" w:rsidR="003B38A7" w:rsidRPr="003B38A7" w:rsidRDefault="003B38A7" w:rsidP="00454AC3">
      <w:pPr>
        <w:shd w:val="clear" w:color="auto" w:fill="FFFFFF"/>
        <w:spacing w:after="0" w:line="240" w:lineRule="auto"/>
        <w:textAlignment w:val="baseline"/>
        <w:rPr>
          <w:rFonts w:ascii="Arial" w:hAnsi="Arial" w:cs="Arial"/>
          <w:color w:val="777777"/>
          <w:szCs w:val="20"/>
          <w:shd w:val="clear" w:color="auto" w:fill="FFFFFF"/>
        </w:rPr>
      </w:pPr>
    </w:p>
    <w:p w14:paraId="42C5AB8B" w14:textId="499214C2" w:rsidR="003B38A7" w:rsidRDefault="003B38A7" w:rsidP="00454AC3">
      <w:pPr>
        <w:shd w:val="clear" w:color="auto" w:fill="FFFFFF"/>
        <w:spacing w:after="0" w:line="240" w:lineRule="auto"/>
        <w:textAlignment w:val="baseline"/>
        <w:rPr>
          <w:rFonts w:ascii="Arial" w:hAnsi="Arial" w:cs="Arial"/>
          <w:color w:val="ED7D31" w:themeColor="accent2"/>
          <w:szCs w:val="20"/>
          <w:shd w:val="clear" w:color="auto" w:fill="FFFFFF"/>
        </w:rPr>
      </w:pPr>
      <w:r w:rsidRPr="00D12E60">
        <w:rPr>
          <w:rFonts w:ascii="Arial" w:hAnsi="Arial" w:cs="Arial"/>
          <w:color w:val="ED7D31" w:themeColor="accent2"/>
          <w:szCs w:val="20"/>
          <w:shd w:val="clear" w:color="auto" w:fill="FFFFFF"/>
        </w:rPr>
        <w:t>The mean is influenced by </w:t>
      </w:r>
      <w:hyperlink r:id="rId235" w:history="1">
        <w:r w:rsidRPr="00643BB1">
          <w:rPr>
            <w:rStyle w:val="Hyperlink"/>
            <w:rFonts w:ascii="Arial" w:hAnsi="Arial" w:cs="Arial"/>
            <w:color w:val="00B0F0"/>
            <w:szCs w:val="20"/>
            <w:bdr w:val="none" w:sz="0" w:space="0" w:color="auto" w:frame="1"/>
            <w:shd w:val="clear" w:color="auto" w:fill="FFFFFF"/>
          </w:rPr>
          <w:t>outliers </w:t>
        </w:r>
      </w:hyperlink>
      <w:r w:rsidRPr="00D12E60">
        <w:rPr>
          <w:rFonts w:ascii="Arial" w:hAnsi="Arial" w:cs="Arial"/>
          <w:color w:val="ED7D31" w:themeColor="accent2"/>
          <w:szCs w:val="20"/>
          <w:shd w:val="clear" w:color="auto" w:fill="FFFFFF"/>
        </w:rPr>
        <w:t>, so it isn’t always a good indicator of where the middle of a data set is. For data sets that have either a lot of low values or a lot of high values, the </w:t>
      </w:r>
      <w:hyperlink r:id="rId236" w:anchor="median" w:history="1">
        <w:r w:rsidRPr="00643BB1">
          <w:rPr>
            <w:rStyle w:val="Hyperlink"/>
            <w:rFonts w:ascii="Arial" w:hAnsi="Arial" w:cs="Arial"/>
            <w:color w:val="00B0F0"/>
            <w:szCs w:val="20"/>
            <w:bdr w:val="none" w:sz="0" w:space="0" w:color="auto" w:frame="1"/>
            <w:shd w:val="clear" w:color="auto" w:fill="FFFFFF"/>
          </w:rPr>
          <w:t>median </w:t>
        </w:r>
      </w:hyperlink>
      <w:r w:rsidRPr="00D12E60">
        <w:rPr>
          <w:rFonts w:ascii="Arial" w:hAnsi="Arial" w:cs="Arial"/>
          <w:color w:val="ED7D31" w:themeColor="accent2"/>
          <w:szCs w:val="20"/>
          <w:shd w:val="clear" w:color="auto" w:fill="FFFFFF"/>
        </w:rPr>
        <w:t>is often a better way to describe the “middle.”</w:t>
      </w:r>
    </w:p>
    <w:p w14:paraId="04334201" w14:textId="3D77C694" w:rsidR="00DA666E" w:rsidRDefault="00DA666E" w:rsidP="00454AC3">
      <w:pPr>
        <w:shd w:val="clear" w:color="auto" w:fill="FFFFFF"/>
        <w:spacing w:after="0" w:line="240" w:lineRule="auto"/>
        <w:textAlignment w:val="baseline"/>
        <w:rPr>
          <w:rFonts w:ascii="Arial" w:hAnsi="Arial" w:cs="Arial"/>
          <w:color w:val="ED7D31" w:themeColor="accent2"/>
          <w:szCs w:val="20"/>
          <w:shd w:val="clear" w:color="auto" w:fill="FFFFFF"/>
        </w:rPr>
      </w:pPr>
    </w:p>
    <w:p w14:paraId="631A90A8" w14:textId="2AABC667" w:rsidR="00880C70" w:rsidRDefault="00DA666E" w:rsidP="00AF007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0C70">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vs. Sample Mean</w:t>
      </w:r>
    </w:p>
    <w:p w14:paraId="1AE72594" w14:textId="77777777" w:rsidR="00AF0079" w:rsidRPr="00AF0079" w:rsidRDefault="00AF0079" w:rsidP="00AF0079"/>
    <w:p w14:paraId="35A69074" w14:textId="77777777" w:rsidR="00DA666E" w:rsidRPr="00AF0079" w:rsidRDefault="00DA666E" w:rsidP="00DA666E">
      <w:pPr>
        <w:pStyle w:val="NormalWeb"/>
        <w:shd w:val="clear" w:color="auto" w:fill="FFFFFF"/>
        <w:spacing w:before="0" w:beforeAutospacing="0" w:after="0" w:afterAutospacing="0"/>
        <w:textAlignment w:val="baseline"/>
        <w:rPr>
          <w:rFonts w:ascii="Arial" w:hAnsi="Arial" w:cs="Arial"/>
          <w:color w:val="777777"/>
          <w:sz w:val="22"/>
          <w:szCs w:val="20"/>
        </w:rPr>
      </w:pPr>
      <w:r w:rsidRPr="00AF0079">
        <w:rPr>
          <w:rFonts w:ascii="Arial" w:hAnsi="Arial" w:cs="Arial"/>
          <w:color w:val="777777"/>
          <w:sz w:val="22"/>
          <w:szCs w:val="20"/>
        </w:rPr>
        <w:t>If your data is a </w:t>
      </w:r>
      <w:hyperlink r:id="rId237" w:history="1">
        <w:r w:rsidRPr="00AF0079">
          <w:rPr>
            <w:rStyle w:val="Hyperlink"/>
            <w:rFonts w:ascii="inherit" w:eastAsiaTheme="majorEastAsia" w:hAnsi="inherit" w:cs="Arial"/>
            <w:color w:val="05A9C5"/>
            <w:sz w:val="22"/>
            <w:szCs w:val="20"/>
            <w:bdr w:val="none" w:sz="0" w:space="0" w:color="auto" w:frame="1"/>
          </w:rPr>
          <w:t>population</w:t>
        </w:r>
      </w:hyperlink>
      <w:r w:rsidRPr="00AF0079">
        <w:rPr>
          <w:rFonts w:ascii="Arial" w:hAnsi="Arial" w:cs="Arial"/>
          <w:color w:val="777777"/>
          <w:sz w:val="22"/>
          <w:szCs w:val="20"/>
        </w:rPr>
        <w:t>, then the mean is called a </w:t>
      </w:r>
      <w:hyperlink r:id="rId238" w:history="1">
        <w:r w:rsidRPr="00AF0079">
          <w:rPr>
            <w:rStyle w:val="Hyperlink"/>
            <w:rFonts w:ascii="inherit" w:eastAsiaTheme="majorEastAsia" w:hAnsi="inherit" w:cs="Arial"/>
            <w:color w:val="05A9C5"/>
            <w:sz w:val="22"/>
            <w:szCs w:val="20"/>
            <w:bdr w:val="none" w:sz="0" w:space="0" w:color="auto" w:frame="1"/>
          </w:rPr>
          <w:t>population mean</w:t>
        </w:r>
      </w:hyperlink>
      <w:r w:rsidRPr="00AF0079">
        <w:rPr>
          <w:rFonts w:ascii="Arial" w:hAnsi="Arial" w:cs="Arial"/>
          <w:color w:val="777777"/>
          <w:sz w:val="22"/>
          <w:szCs w:val="20"/>
        </w:rPr>
        <w:t>, represented by the letter μ. If the list is a </w:t>
      </w:r>
      <w:hyperlink r:id="rId239" w:history="1">
        <w:r w:rsidRPr="00AF0079">
          <w:rPr>
            <w:rStyle w:val="Hyperlink"/>
            <w:rFonts w:ascii="inherit" w:eastAsiaTheme="majorEastAsia" w:hAnsi="inherit" w:cs="Arial"/>
            <w:color w:val="05A9C5"/>
            <w:sz w:val="22"/>
            <w:szCs w:val="20"/>
            <w:bdr w:val="none" w:sz="0" w:space="0" w:color="auto" w:frame="1"/>
          </w:rPr>
          <w:t>sample</w:t>
        </w:r>
      </w:hyperlink>
      <w:r w:rsidRPr="00AF0079">
        <w:rPr>
          <w:rFonts w:ascii="Arial" w:hAnsi="Arial" w:cs="Arial"/>
          <w:color w:val="777777"/>
          <w:sz w:val="22"/>
          <w:szCs w:val="20"/>
        </w:rPr>
        <w:t>, it’s called a </w:t>
      </w:r>
      <w:hyperlink r:id="rId240" w:history="1">
        <w:r w:rsidRPr="00AF0079">
          <w:rPr>
            <w:rStyle w:val="Hyperlink"/>
            <w:rFonts w:ascii="inherit" w:eastAsiaTheme="majorEastAsia" w:hAnsi="inherit" w:cs="Arial"/>
            <w:color w:val="05A9C5"/>
            <w:sz w:val="22"/>
            <w:szCs w:val="20"/>
            <w:bdr w:val="none" w:sz="0" w:space="0" w:color="auto" w:frame="1"/>
          </w:rPr>
          <w:t>sample mean </w:t>
        </w:r>
      </w:hyperlink>
      <w:r w:rsidRPr="00AF0079">
        <w:rPr>
          <w:rFonts w:ascii="Arial" w:hAnsi="Arial" w:cs="Arial"/>
          <w:color w:val="777777"/>
          <w:sz w:val="22"/>
          <w:szCs w:val="20"/>
        </w:rPr>
        <w:t>x̄.</w:t>
      </w:r>
    </w:p>
    <w:p w14:paraId="3709E7AB" w14:textId="77777777" w:rsidR="00DA666E" w:rsidRPr="00D12E60" w:rsidRDefault="00DA666E" w:rsidP="00454AC3">
      <w:pPr>
        <w:shd w:val="clear" w:color="auto" w:fill="FFFFFF"/>
        <w:spacing w:after="0" w:line="240" w:lineRule="auto"/>
        <w:textAlignment w:val="baseline"/>
        <w:rPr>
          <w:rFonts w:ascii="Arial" w:hAnsi="Arial" w:cs="Arial"/>
          <w:color w:val="ED7D31" w:themeColor="accent2"/>
          <w:sz w:val="24"/>
          <w:szCs w:val="20"/>
          <w:shd w:val="clear" w:color="auto" w:fill="FFFFFF"/>
        </w:rPr>
      </w:pPr>
    </w:p>
    <w:p w14:paraId="1AC7CEB3" w14:textId="569E2D01" w:rsidR="000E0CC8" w:rsidRDefault="000E0CC8" w:rsidP="000E0CC8">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E0CC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Specific “Means” commonly used in Stats</w:t>
      </w:r>
    </w:p>
    <w:p w14:paraId="0D31729B" w14:textId="3D0665B9" w:rsidR="000B362F" w:rsidRDefault="000B362F" w:rsidP="000B362F"/>
    <w:p w14:paraId="50912903" w14:textId="77777777" w:rsidR="000B362F" w:rsidRPr="000B362F" w:rsidRDefault="000B362F" w:rsidP="000B362F">
      <w:pPr>
        <w:pStyle w:val="NormalWeb"/>
        <w:shd w:val="clear" w:color="auto" w:fill="FFFFFF"/>
        <w:spacing w:before="0" w:beforeAutospacing="0" w:after="225" w:afterAutospacing="0"/>
        <w:textAlignment w:val="baseline"/>
        <w:rPr>
          <w:rFonts w:ascii="Arial" w:hAnsi="Arial" w:cs="Arial"/>
          <w:color w:val="777777"/>
          <w:sz w:val="22"/>
          <w:szCs w:val="20"/>
        </w:rPr>
      </w:pPr>
      <w:r w:rsidRPr="000B362F">
        <w:rPr>
          <w:rFonts w:ascii="Arial" w:hAnsi="Arial" w:cs="Arial"/>
          <w:color w:val="777777"/>
          <w:sz w:val="22"/>
          <w:szCs w:val="20"/>
        </w:rPr>
        <w:t>You’ll probably come across these in your stats class. They have very narrow meanings:</w:t>
      </w:r>
    </w:p>
    <w:p w14:paraId="6BDF4110" w14:textId="77777777" w:rsidR="000B362F" w:rsidRPr="000B362F" w:rsidRDefault="00D07F14"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1" w:anchor="MeanSDM" w:history="1">
        <w:r w:rsidR="000B362F" w:rsidRPr="000B362F">
          <w:rPr>
            <w:rStyle w:val="Hyperlink"/>
            <w:rFonts w:ascii="inherit" w:hAnsi="inherit" w:cs="Arial"/>
            <w:color w:val="777777"/>
            <w:szCs w:val="20"/>
            <w:u w:val="none"/>
            <w:bdr w:val="none" w:sz="0" w:space="0" w:color="auto" w:frame="1"/>
          </w:rPr>
          <w:t>Mean of the sampling distribution</w:t>
        </w:r>
      </w:hyperlink>
      <w:r w:rsidR="000B362F" w:rsidRPr="000B362F">
        <w:rPr>
          <w:rFonts w:ascii="inherit" w:hAnsi="inherit" w:cs="Arial"/>
          <w:color w:val="777777"/>
          <w:szCs w:val="20"/>
        </w:rPr>
        <w:t>: used with </w:t>
      </w:r>
      <w:hyperlink r:id="rId242" w:history="1">
        <w:r w:rsidR="000B362F" w:rsidRPr="000B362F">
          <w:rPr>
            <w:rStyle w:val="Hyperlink"/>
            <w:rFonts w:ascii="inherit" w:hAnsi="inherit" w:cs="Arial"/>
            <w:color w:val="777777"/>
            <w:szCs w:val="20"/>
            <w:u w:val="none"/>
            <w:bdr w:val="none" w:sz="0" w:space="0" w:color="auto" w:frame="1"/>
          </w:rPr>
          <w:t>probability distributions</w:t>
        </w:r>
      </w:hyperlink>
      <w:r w:rsidR="000B362F" w:rsidRPr="000B362F">
        <w:rPr>
          <w:rFonts w:ascii="inherit" w:hAnsi="inherit" w:cs="Arial"/>
          <w:color w:val="777777"/>
          <w:szCs w:val="20"/>
        </w:rPr>
        <w:t>, especially with the </w:t>
      </w:r>
      <w:hyperlink r:id="rId243" w:history="1">
        <w:r w:rsidR="000B362F" w:rsidRPr="000B362F">
          <w:rPr>
            <w:rStyle w:val="Hyperlink"/>
            <w:rFonts w:ascii="inherit" w:hAnsi="inherit" w:cs="Arial"/>
            <w:color w:val="777777"/>
            <w:szCs w:val="20"/>
            <w:u w:val="none"/>
            <w:bdr w:val="none" w:sz="0" w:space="0" w:color="auto" w:frame="1"/>
          </w:rPr>
          <w:t>Central Limit Theorem</w:t>
        </w:r>
      </w:hyperlink>
      <w:r w:rsidR="000B362F" w:rsidRPr="000B362F">
        <w:rPr>
          <w:rFonts w:ascii="inherit" w:hAnsi="inherit" w:cs="Arial"/>
          <w:color w:val="777777"/>
          <w:szCs w:val="20"/>
        </w:rPr>
        <w:t>. It’s an average of a set of distributions.</w:t>
      </w:r>
    </w:p>
    <w:p w14:paraId="6ECFEF02" w14:textId="77777777" w:rsidR="000B362F" w:rsidRPr="000B362F" w:rsidRDefault="00D07F14"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4" w:history="1">
        <w:r w:rsidR="000B362F" w:rsidRPr="000B362F">
          <w:rPr>
            <w:rStyle w:val="Hyperlink"/>
            <w:rFonts w:ascii="inherit" w:hAnsi="inherit" w:cs="Arial"/>
            <w:color w:val="777777"/>
            <w:szCs w:val="20"/>
            <w:u w:val="none"/>
            <w:bdr w:val="none" w:sz="0" w:space="0" w:color="auto" w:frame="1"/>
          </w:rPr>
          <w:t>Sample mean</w:t>
        </w:r>
      </w:hyperlink>
      <w:r w:rsidR="000B362F" w:rsidRPr="000B362F">
        <w:rPr>
          <w:rFonts w:ascii="inherit" w:hAnsi="inherit" w:cs="Arial"/>
          <w:color w:val="777777"/>
          <w:szCs w:val="20"/>
        </w:rPr>
        <w:t>: the average value in a </w:t>
      </w:r>
      <w:hyperlink r:id="rId245" w:history="1">
        <w:r w:rsidR="000B362F" w:rsidRPr="000B362F">
          <w:rPr>
            <w:rStyle w:val="Hyperlink"/>
            <w:rFonts w:ascii="inherit" w:hAnsi="inherit" w:cs="Arial"/>
            <w:color w:val="777777"/>
            <w:szCs w:val="20"/>
            <w:u w:val="none"/>
            <w:bdr w:val="none" w:sz="0" w:space="0" w:color="auto" w:frame="1"/>
          </w:rPr>
          <w:t>sample</w:t>
        </w:r>
      </w:hyperlink>
      <w:r w:rsidR="000B362F" w:rsidRPr="000B362F">
        <w:rPr>
          <w:rFonts w:ascii="inherit" w:hAnsi="inherit" w:cs="Arial"/>
          <w:color w:val="777777"/>
          <w:szCs w:val="20"/>
        </w:rPr>
        <w:t>.</w:t>
      </w:r>
    </w:p>
    <w:p w14:paraId="3A1104A8" w14:textId="77777777" w:rsidR="000B362F" w:rsidRPr="000B362F" w:rsidRDefault="00D07F14" w:rsidP="00C075BE">
      <w:pPr>
        <w:numPr>
          <w:ilvl w:val="0"/>
          <w:numId w:val="7"/>
        </w:numPr>
        <w:shd w:val="clear" w:color="auto" w:fill="FFFFFF"/>
        <w:spacing w:after="0" w:line="240" w:lineRule="auto"/>
        <w:ind w:left="450"/>
        <w:textAlignment w:val="baseline"/>
        <w:rPr>
          <w:rFonts w:ascii="inherit" w:hAnsi="inherit" w:cs="Arial"/>
          <w:color w:val="777777"/>
          <w:szCs w:val="20"/>
        </w:rPr>
      </w:pPr>
      <w:hyperlink r:id="rId246" w:history="1">
        <w:r w:rsidR="000B362F" w:rsidRPr="000B362F">
          <w:rPr>
            <w:rStyle w:val="Hyperlink"/>
            <w:rFonts w:ascii="inherit" w:hAnsi="inherit" w:cs="Arial"/>
            <w:color w:val="777777"/>
            <w:szCs w:val="20"/>
            <w:u w:val="none"/>
            <w:bdr w:val="none" w:sz="0" w:space="0" w:color="auto" w:frame="1"/>
          </w:rPr>
          <w:t>Population mean</w:t>
        </w:r>
      </w:hyperlink>
      <w:r w:rsidR="000B362F" w:rsidRPr="000B362F">
        <w:rPr>
          <w:rFonts w:ascii="inherit" w:hAnsi="inherit" w:cs="Arial"/>
          <w:color w:val="777777"/>
          <w:szCs w:val="20"/>
        </w:rPr>
        <w:t>: the average value in a </w:t>
      </w:r>
      <w:hyperlink r:id="rId247" w:history="1">
        <w:r w:rsidR="000B362F" w:rsidRPr="000B362F">
          <w:rPr>
            <w:rStyle w:val="Hyperlink"/>
            <w:rFonts w:ascii="inherit" w:hAnsi="inherit" w:cs="Arial"/>
            <w:color w:val="777777"/>
            <w:szCs w:val="20"/>
            <w:u w:val="none"/>
            <w:bdr w:val="none" w:sz="0" w:space="0" w:color="auto" w:frame="1"/>
          </w:rPr>
          <w:t>population</w:t>
        </w:r>
      </w:hyperlink>
      <w:r w:rsidR="000B362F" w:rsidRPr="000B362F">
        <w:rPr>
          <w:rFonts w:ascii="inherit" w:hAnsi="inherit" w:cs="Arial"/>
          <w:color w:val="777777"/>
          <w:szCs w:val="20"/>
        </w:rPr>
        <w:t>.</w:t>
      </w:r>
    </w:p>
    <w:p w14:paraId="397933A3" w14:textId="77777777" w:rsidR="000B362F" w:rsidRPr="000B362F" w:rsidRDefault="000B362F" w:rsidP="000B362F"/>
    <w:p w14:paraId="016FDAC1" w14:textId="77777777" w:rsidR="000E0CC8" w:rsidRPr="00311AB6" w:rsidRDefault="000E0CC8" w:rsidP="00454AC3">
      <w:pPr>
        <w:shd w:val="clear" w:color="auto" w:fill="FFFFFF"/>
        <w:spacing w:after="0" w:line="240" w:lineRule="auto"/>
        <w:textAlignment w:val="baseline"/>
        <w:rPr>
          <w:rFonts w:ascii="Arial" w:hAnsi="Arial" w:cs="Arial"/>
          <w:color w:val="777777"/>
          <w:szCs w:val="20"/>
          <w:shd w:val="clear" w:color="auto" w:fill="FFFFFF"/>
        </w:rPr>
      </w:pPr>
    </w:p>
    <w:p w14:paraId="73EE98C9" w14:textId="4C49BCB3" w:rsidR="001431D9" w:rsidRDefault="001431D9" w:rsidP="001431D9">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8" w:name="_Other_Types"/>
      <w:bookmarkEnd w:id="8"/>
      <w:r w:rsidRPr="001431D9">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 Types</w:t>
      </w:r>
    </w:p>
    <w:p w14:paraId="43D90DB2" w14:textId="77777777" w:rsidR="001431D9" w:rsidRPr="001431D9" w:rsidRDefault="001431D9" w:rsidP="001431D9"/>
    <w:p w14:paraId="23685952" w14:textId="77777777" w:rsidR="001431D9" w:rsidRPr="001431D9" w:rsidRDefault="001431D9" w:rsidP="001431D9">
      <w:pPr>
        <w:pStyle w:val="NormalWeb"/>
        <w:shd w:val="clear" w:color="auto" w:fill="FFFFFF"/>
        <w:spacing w:before="0" w:beforeAutospacing="0" w:after="0" w:afterAutospacing="0"/>
        <w:textAlignment w:val="baseline"/>
        <w:rPr>
          <w:rFonts w:ascii="Arial" w:hAnsi="Arial" w:cs="Arial"/>
          <w:color w:val="777777"/>
          <w:sz w:val="22"/>
          <w:szCs w:val="20"/>
        </w:rPr>
      </w:pPr>
      <w:r w:rsidRPr="001431D9">
        <w:rPr>
          <w:rFonts w:ascii="Arial" w:hAnsi="Arial" w:cs="Arial"/>
          <w:color w:val="777777"/>
          <w:sz w:val="22"/>
          <w:szCs w:val="20"/>
        </w:rPr>
        <w:t>There </w:t>
      </w:r>
      <w:r w:rsidRPr="001431D9">
        <w:rPr>
          <w:rStyle w:val="Emphasis"/>
          <w:rFonts w:ascii="inherit" w:eastAsiaTheme="majorEastAsia" w:hAnsi="inherit" w:cs="Arial"/>
          <w:color w:val="777777"/>
          <w:sz w:val="22"/>
          <w:szCs w:val="20"/>
          <w:bdr w:val="none" w:sz="0" w:space="0" w:color="auto" w:frame="1"/>
        </w:rPr>
        <w:t>are</w:t>
      </w:r>
      <w:r w:rsidRPr="001431D9">
        <w:rPr>
          <w:rFonts w:ascii="Arial" w:hAnsi="Arial" w:cs="Arial"/>
          <w:color w:val="777777"/>
          <w:sz w:val="22"/>
          <w:szCs w:val="20"/>
        </w:rPr>
        <w:t> other types of means, and you’ll use them in various branches of math. Most have very narrow applications to fields like finance or physics; if you’re in elementary statistics you probably won’t work with them.</w:t>
      </w:r>
    </w:p>
    <w:p w14:paraId="753773D4" w14:textId="77777777" w:rsidR="001431D9" w:rsidRPr="001431D9" w:rsidRDefault="001431D9" w:rsidP="001431D9">
      <w:pPr>
        <w:pStyle w:val="NormalWeb"/>
        <w:shd w:val="clear" w:color="auto" w:fill="FFFFFF"/>
        <w:spacing w:before="0" w:beforeAutospacing="0" w:after="225" w:afterAutospacing="0"/>
        <w:textAlignment w:val="baseline"/>
        <w:rPr>
          <w:rFonts w:ascii="Arial" w:hAnsi="Arial" w:cs="Arial"/>
          <w:color w:val="777777"/>
          <w:sz w:val="22"/>
          <w:szCs w:val="20"/>
        </w:rPr>
      </w:pPr>
      <w:r w:rsidRPr="001431D9">
        <w:rPr>
          <w:rFonts w:ascii="Arial" w:hAnsi="Arial" w:cs="Arial"/>
          <w:color w:val="777777"/>
          <w:sz w:val="22"/>
          <w:szCs w:val="20"/>
        </w:rPr>
        <w:t>These are some of the most common types you’ll come across.</w:t>
      </w:r>
    </w:p>
    <w:p w14:paraId="6B63926F" w14:textId="77777777" w:rsidR="001431D9" w:rsidRPr="008F5477" w:rsidRDefault="00D07F14"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48" w:anchor="weighted" w:history="1">
        <w:r w:rsidR="001431D9" w:rsidRPr="008F5477">
          <w:rPr>
            <w:rStyle w:val="Hyperlink"/>
            <w:rFonts w:ascii="inherit" w:hAnsi="inherit" w:cs="Arial"/>
            <w:color w:val="777777"/>
            <w:szCs w:val="20"/>
            <w:bdr w:val="none" w:sz="0" w:space="0" w:color="auto" w:frame="1"/>
          </w:rPr>
          <w:t>Weighted mean.</w:t>
        </w:r>
      </w:hyperlink>
    </w:p>
    <w:p w14:paraId="65F5A76E" w14:textId="77777777" w:rsidR="001431D9" w:rsidRPr="008F5477" w:rsidRDefault="00D07F14"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49" w:anchor="harmonic" w:history="1">
        <w:r w:rsidR="001431D9" w:rsidRPr="008F5477">
          <w:rPr>
            <w:rStyle w:val="Hyperlink"/>
            <w:rFonts w:ascii="inherit" w:hAnsi="inherit" w:cs="Arial"/>
            <w:color w:val="777777"/>
            <w:szCs w:val="20"/>
            <w:bdr w:val="none" w:sz="0" w:space="0" w:color="auto" w:frame="1"/>
          </w:rPr>
          <w:t>Harmonic mean.</w:t>
        </w:r>
      </w:hyperlink>
    </w:p>
    <w:p w14:paraId="1C251196" w14:textId="77777777" w:rsidR="001431D9" w:rsidRPr="008F5477" w:rsidRDefault="00D07F14"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0" w:anchor="geometric" w:history="1">
        <w:r w:rsidR="001431D9" w:rsidRPr="008F5477">
          <w:rPr>
            <w:rStyle w:val="Hyperlink"/>
            <w:rFonts w:ascii="inherit" w:hAnsi="inherit" w:cs="Arial"/>
            <w:color w:val="777777"/>
            <w:szCs w:val="20"/>
            <w:bdr w:val="none" w:sz="0" w:space="0" w:color="auto" w:frame="1"/>
          </w:rPr>
          <w:t>Geometric mean.</w:t>
        </w:r>
      </w:hyperlink>
    </w:p>
    <w:p w14:paraId="55206D2D" w14:textId="77777777" w:rsidR="001431D9" w:rsidRPr="008F5477" w:rsidRDefault="00D07F14"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1" w:anchor="arithmetic" w:history="1">
        <w:r w:rsidR="001431D9" w:rsidRPr="008F5477">
          <w:rPr>
            <w:rStyle w:val="Hyperlink"/>
            <w:rFonts w:ascii="inherit" w:hAnsi="inherit" w:cs="Arial"/>
            <w:color w:val="777777"/>
            <w:szCs w:val="20"/>
            <w:bdr w:val="none" w:sz="0" w:space="0" w:color="auto" w:frame="1"/>
          </w:rPr>
          <w:t>Arithmetic-Geometric mean.</w:t>
        </w:r>
      </w:hyperlink>
    </w:p>
    <w:p w14:paraId="58092E57" w14:textId="77777777" w:rsidR="001431D9" w:rsidRPr="008F5477" w:rsidRDefault="00D07F14" w:rsidP="00C075BE">
      <w:pPr>
        <w:numPr>
          <w:ilvl w:val="0"/>
          <w:numId w:val="8"/>
        </w:numPr>
        <w:shd w:val="clear" w:color="auto" w:fill="FFFFFF"/>
        <w:spacing w:after="0" w:line="240" w:lineRule="auto"/>
        <w:ind w:left="450"/>
        <w:textAlignment w:val="baseline"/>
        <w:rPr>
          <w:rFonts w:ascii="inherit" w:hAnsi="inherit" w:cs="Arial"/>
          <w:color w:val="777777"/>
          <w:szCs w:val="20"/>
          <w:u w:val="single"/>
        </w:rPr>
      </w:pPr>
      <w:hyperlink r:id="rId252" w:anchor="root" w:history="1">
        <w:r w:rsidR="001431D9" w:rsidRPr="008F5477">
          <w:rPr>
            <w:rStyle w:val="Hyperlink"/>
            <w:rFonts w:ascii="inherit" w:hAnsi="inherit" w:cs="Arial"/>
            <w:color w:val="777777"/>
            <w:szCs w:val="20"/>
            <w:bdr w:val="none" w:sz="0" w:space="0" w:color="auto" w:frame="1"/>
          </w:rPr>
          <w:t>Root-Mean Square mean.</w:t>
        </w:r>
      </w:hyperlink>
    </w:p>
    <w:p w14:paraId="73439505" w14:textId="77777777" w:rsidR="001431D9" w:rsidRDefault="00D07F14" w:rsidP="00C075BE">
      <w:pPr>
        <w:numPr>
          <w:ilvl w:val="0"/>
          <w:numId w:val="8"/>
        </w:numPr>
        <w:shd w:val="clear" w:color="auto" w:fill="FFFFFF"/>
        <w:spacing w:after="0" w:line="240" w:lineRule="auto"/>
        <w:ind w:left="450"/>
        <w:textAlignment w:val="baseline"/>
        <w:rPr>
          <w:rFonts w:ascii="inherit" w:hAnsi="inherit" w:cs="Arial"/>
          <w:color w:val="777777"/>
          <w:sz w:val="20"/>
          <w:szCs w:val="20"/>
        </w:rPr>
      </w:pPr>
      <w:hyperlink r:id="rId253" w:anchor="heronian" w:history="1">
        <w:proofErr w:type="spellStart"/>
        <w:r w:rsidR="001431D9">
          <w:rPr>
            <w:rStyle w:val="Hyperlink"/>
            <w:rFonts w:ascii="inherit" w:hAnsi="inherit" w:cs="Arial"/>
            <w:color w:val="777777"/>
            <w:sz w:val="20"/>
            <w:szCs w:val="20"/>
            <w:bdr w:val="none" w:sz="0" w:space="0" w:color="auto" w:frame="1"/>
          </w:rPr>
          <w:t>Heronian</w:t>
        </w:r>
        <w:proofErr w:type="spellEnd"/>
        <w:r w:rsidR="001431D9">
          <w:rPr>
            <w:rStyle w:val="Hyperlink"/>
            <w:rFonts w:ascii="inherit" w:hAnsi="inherit" w:cs="Arial"/>
            <w:color w:val="777777"/>
            <w:sz w:val="20"/>
            <w:szCs w:val="20"/>
            <w:bdr w:val="none" w:sz="0" w:space="0" w:color="auto" w:frame="1"/>
          </w:rPr>
          <w:t xml:space="preserve"> mean.</w:t>
        </w:r>
      </w:hyperlink>
    </w:p>
    <w:p w14:paraId="0140D6E5" w14:textId="77777777" w:rsidR="005624D7" w:rsidRPr="00311AB6" w:rsidRDefault="005624D7" w:rsidP="00454AC3">
      <w:pPr>
        <w:shd w:val="clear" w:color="auto" w:fill="FFFFFF"/>
        <w:spacing w:after="0" w:line="240" w:lineRule="auto"/>
        <w:textAlignment w:val="baseline"/>
        <w:rPr>
          <w:rFonts w:ascii="inherit" w:hAnsi="inherit" w:cs="Arial"/>
          <w:color w:val="777777"/>
          <w:sz w:val="28"/>
          <w:szCs w:val="20"/>
        </w:rPr>
      </w:pPr>
    </w:p>
    <w:p w14:paraId="16E8884B" w14:textId="4D6F0BE8" w:rsidR="00BA61BC" w:rsidRDefault="00BA61BC" w:rsidP="00BA61BC">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A61BC">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vs Median</w:t>
      </w:r>
    </w:p>
    <w:p w14:paraId="38289A6C" w14:textId="77777777" w:rsidR="00BA61BC" w:rsidRPr="00BA61BC" w:rsidRDefault="00BA61BC" w:rsidP="00BA61BC"/>
    <w:p w14:paraId="71C16289" w14:textId="08B90498" w:rsidR="00BA61BC" w:rsidRDefault="00BA61BC" w:rsidP="00BA61BC">
      <w:pPr>
        <w:pStyle w:val="NormalWeb"/>
        <w:shd w:val="clear" w:color="auto" w:fill="FFFFFF"/>
        <w:spacing w:before="0" w:beforeAutospacing="0" w:after="0" w:afterAutospacing="0"/>
        <w:textAlignment w:val="baseline"/>
        <w:rPr>
          <w:rFonts w:ascii="Arial" w:hAnsi="Arial" w:cs="Arial"/>
          <w:color w:val="777777"/>
          <w:sz w:val="22"/>
          <w:szCs w:val="20"/>
        </w:rPr>
      </w:pPr>
      <w:r w:rsidRPr="00BA61BC">
        <w:rPr>
          <w:rFonts w:ascii="Arial" w:hAnsi="Arial" w:cs="Arial"/>
          <w:color w:val="777777"/>
          <w:sz w:val="22"/>
          <w:szCs w:val="20"/>
        </w:rPr>
        <w:t xml:space="preserve">Both are measures of where the </w:t>
      </w:r>
      <w:proofErr w:type="spellStart"/>
      <w:r w:rsidRPr="00BA61BC">
        <w:rPr>
          <w:rFonts w:ascii="Arial" w:hAnsi="Arial" w:cs="Arial"/>
          <w:color w:val="777777"/>
          <w:sz w:val="22"/>
          <w:szCs w:val="20"/>
        </w:rPr>
        <w:t>center</w:t>
      </w:r>
      <w:proofErr w:type="spellEnd"/>
      <w:r w:rsidRPr="00BA61BC">
        <w:rPr>
          <w:rFonts w:ascii="Arial" w:hAnsi="Arial" w:cs="Arial"/>
          <w:color w:val="777777"/>
          <w:sz w:val="22"/>
          <w:szCs w:val="20"/>
        </w:rPr>
        <w:t xml:space="preserve"> of a data set lies, but they are usually </w:t>
      </w:r>
      <w:r w:rsidRPr="00BA61BC">
        <w:rPr>
          <w:rStyle w:val="Emphasis"/>
          <w:rFonts w:ascii="inherit" w:eastAsiaTheme="majorEastAsia" w:hAnsi="inherit" w:cs="Arial"/>
          <w:color w:val="777777"/>
          <w:sz w:val="22"/>
          <w:szCs w:val="20"/>
          <w:bdr w:val="none" w:sz="0" w:space="0" w:color="auto" w:frame="1"/>
        </w:rPr>
        <w:t>different </w:t>
      </w:r>
      <w:r w:rsidRPr="00BA61BC">
        <w:rPr>
          <w:rFonts w:ascii="Arial" w:hAnsi="Arial" w:cs="Arial"/>
          <w:color w:val="777777"/>
          <w:sz w:val="22"/>
          <w:szCs w:val="20"/>
        </w:rPr>
        <w:t>numbers. For example, take this list of numbers: 10,10,20,40,70.</w:t>
      </w:r>
    </w:p>
    <w:p w14:paraId="3CF1E926" w14:textId="77777777" w:rsidR="00BA61BC" w:rsidRPr="00BA61BC" w:rsidRDefault="00BA61BC" w:rsidP="00BA61BC">
      <w:pPr>
        <w:pStyle w:val="NormalWeb"/>
        <w:shd w:val="clear" w:color="auto" w:fill="FFFFFF"/>
        <w:spacing w:before="0" w:beforeAutospacing="0" w:after="0" w:afterAutospacing="0"/>
        <w:textAlignment w:val="baseline"/>
        <w:rPr>
          <w:rFonts w:ascii="Arial" w:hAnsi="Arial" w:cs="Arial"/>
          <w:color w:val="777777"/>
          <w:sz w:val="22"/>
          <w:szCs w:val="20"/>
        </w:rPr>
      </w:pPr>
    </w:p>
    <w:p w14:paraId="22EE11F0" w14:textId="77777777" w:rsidR="00BA61BC" w:rsidRPr="00BA61BC" w:rsidRDefault="00BA61BC" w:rsidP="00C075BE">
      <w:pPr>
        <w:numPr>
          <w:ilvl w:val="0"/>
          <w:numId w:val="9"/>
        </w:numPr>
        <w:shd w:val="clear" w:color="auto" w:fill="FFFFFF"/>
        <w:spacing w:after="0" w:line="240" w:lineRule="auto"/>
        <w:ind w:left="450"/>
        <w:textAlignment w:val="baseline"/>
        <w:rPr>
          <w:rFonts w:ascii="inherit" w:hAnsi="inherit" w:cs="Arial"/>
          <w:color w:val="777777"/>
          <w:szCs w:val="20"/>
        </w:rPr>
      </w:pPr>
      <w:r w:rsidRPr="00BA61BC">
        <w:rPr>
          <w:rFonts w:ascii="inherit" w:hAnsi="inherit" w:cs="Arial"/>
          <w:color w:val="777777"/>
          <w:szCs w:val="20"/>
        </w:rPr>
        <w:t xml:space="preserve">The mean (average) is found by adding </w:t>
      </w:r>
      <w:proofErr w:type="gramStart"/>
      <w:r w:rsidRPr="00BA61BC">
        <w:rPr>
          <w:rFonts w:ascii="inherit" w:hAnsi="inherit" w:cs="Arial"/>
          <w:color w:val="777777"/>
          <w:szCs w:val="20"/>
        </w:rPr>
        <w:t>all of</w:t>
      </w:r>
      <w:proofErr w:type="gramEnd"/>
      <w:r w:rsidRPr="00BA61BC">
        <w:rPr>
          <w:rFonts w:ascii="inherit" w:hAnsi="inherit" w:cs="Arial"/>
          <w:color w:val="777777"/>
          <w:szCs w:val="20"/>
        </w:rPr>
        <w:t xml:space="preserve"> the numbers together and dividing by the number of items in the set: 10 + 10 + 20 + 40 + 70 / 5 = 30.</w:t>
      </w:r>
    </w:p>
    <w:p w14:paraId="2232FAE2" w14:textId="278A3DE8" w:rsidR="00BA61BC" w:rsidRDefault="00BA61BC" w:rsidP="00C075BE">
      <w:pPr>
        <w:numPr>
          <w:ilvl w:val="0"/>
          <w:numId w:val="9"/>
        </w:numPr>
        <w:shd w:val="clear" w:color="auto" w:fill="FFFFFF"/>
        <w:spacing w:after="0" w:line="240" w:lineRule="auto"/>
        <w:ind w:left="450"/>
        <w:textAlignment w:val="baseline"/>
        <w:rPr>
          <w:rFonts w:ascii="inherit" w:hAnsi="inherit" w:cs="Arial"/>
          <w:color w:val="777777"/>
          <w:szCs w:val="20"/>
        </w:rPr>
      </w:pPr>
      <w:r w:rsidRPr="00BA61BC">
        <w:rPr>
          <w:rFonts w:ascii="inherit" w:hAnsi="inherit" w:cs="Arial"/>
          <w:color w:val="777777"/>
          <w:szCs w:val="20"/>
        </w:rPr>
        <w:t>The median is found by ordering the set from lowest to highest and finding the exact middle. The median is just the middle number: 20.</w:t>
      </w:r>
    </w:p>
    <w:p w14:paraId="7D75C4B8" w14:textId="77777777" w:rsidR="00BA61BC" w:rsidRPr="00BA61BC" w:rsidRDefault="00BA61BC" w:rsidP="00BA61BC">
      <w:pPr>
        <w:shd w:val="clear" w:color="auto" w:fill="FFFFFF"/>
        <w:spacing w:after="0" w:line="240" w:lineRule="auto"/>
        <w:ind w:left="450"/>
        <w:textAlignment w:val="baseline"/>
        <w:rPr>
          <w:rFonts w:ascii="inherit" w:hAnsi="inherit" w:cs="Arial"/>
          <w:color w:val="777777"/>
          <w:szCs w:val="20"/>
        </w:rPr>
      </w:pPr>
    </w:p>
    <w:p w14:paraId="18CF69A6" w14:textId="77777777" w:rsidR="00BA61BC" w:rsidRPr="00FA64B3" w:rsidRDefault="00BA61BC" w:rsidP="00BA61BC">
      <w:pPr>
        <w:pStyle w:val="NormalWeb"/>
        <w:shd w:val="clear" w:color="auto" w:fill="FFFFFF"/>
        <w:spacing w:before="0" w:beforeAutospacing="0" w:after="225" w:afterAutospacing="0"/>
        <w:textAlignment w:val="baseline"/>
        <w:rPr>
          <w:rFonts w:ascii="Arial" w:hAnsi="Arial" w:cs="Arial"/>
          <w:color w:val="777777"/>
          <w:sz w:val="22"/>
          <w:szCs w:val="20"/>
        </w:rPr>
      </w:pPr>
      <w:r w:rsidRPr="00FA64B3">
        <w:rPr>
          <w:rFonts w:ascii="Arial" w:hAnsi="Arial" w:cs="Arial"/>
          <w:color w:val="777777"/>
          <w:sz w:val="22"/>
          <w:szCs w:val="20"/>
        </w:rPr>
        <w:t>Sometimes the two will be the same number. For example, the data set 1,2,4,6,7 has an average of 1 + 2 + 4 + 6 + 7 / 5 = 4 and a median (a middle) of 4.</w:t>
      </w:r>
    </w:p>
    <w:p w14:paraId="72E270F1" w14:textId="4DAB7F2C" w:rsidR="0088200A" w:rsidRDefault="00C31EB6" w:rsidP="008A4CE1">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9" w:name="Median"/>
      <w:r w:rsidRPr="008A4CE1">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Median</w:t>
      </w:r>
      <w:bookmarkEnd w:id="9"/>
    </w:p>
    <w:p w14:paraId="473A97E5" w14:textId="2DE20F06" w:rsidR="00ED27E6" w:rsidRDefault="00ED27E6" w:rsidP="00ED27E6"/>
    <w:p w14:paraId="7A9B0731" w14:textId="20161621"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r w:rsidRPr="00FA64B3">
        <w:rPr>
          <w:rFonts w:ascii="Arial" w:hAnsi="Arial" w:cs="Arial"/>
          <w:color w:val="ED7D31" w:themeColor="accent2"/>
          <w:sz w:val="22"/>
          <w:szCs w:val="20"/>
        </w:rPr>
        <w:t>The </w:t>
      </w:r>
      <w:hyperlink r:id="rId254" w:anchor="median" w:history="1">
        <w:r w:rsidRPr="00FA64B3">
          <w:rPr>
            <w:rStyle w:val="Hyperlink"/>
            <w:rFonts w:ascii="inherit" w:hAnsi="inherit" w:cs="Arial"/>
            <w:color w:val="ED7D31" w:themeColor="accent2"/>
            <w:sz w:val="22"/>
            <w:szCs w:val="20"/>
            <w:u w:val="none"/>
            <w:bdr w:val="none" w:sz="0" w:space="0" w:color="auto" w:frame="1"/>
          </w:rPr>
          <w:t>median</w:t>
        </w:r>
      </w:hyperlink>
      <w:r w:rsidRPr="00FA64B3">
        <w:rPr>
          <w:rFonts w:ascii="Arial" w:hAnsi="Arial" w:cs="Arial"/>
          <w:color w:val="ED7D31" w:themeColor="accent2"/>
          <w:sz w:val="22"/>
          <w:szCs w:val="20"/>
        </w:rPr>
        <w:t> is the </w:t>
      </w:r>
      <w:r w:rsidRPr="00FA64B3">
        <w:rPr>
          <w:rStyle w:val="Strong"/>
          <w:rFonts w:ascii="inherit" w:hAnsi="inherit" w:cs="Arial"/>
          <w:color w:val="ED7D31" w:themeColor="accent2"/>
          <w:sz w:val="22"/>
          <w:szCs w:val="20"/>
          <w:bdr w:val="none" w:sz="0" w:space="0" w:color="auto" w:frame="1"/>
        </w:rPr>
        <w:t>middle number </w:t>
      </w:r>
      <w:r w:rsidRPr="00FA64B3">
        <w:rPr>
          <w:rFonts w:ascii="Arial" w:hAnsi="Arial" w:cs="Arial"/>
          <w:color w:val="ED7D31" w:themeColor="accent2"/>
          <w:sz w:val="22"/>
          <w:szCs w:val="20"/>
        </w:rPr>
        <w:t>in a data set</w:t>
      </w:r>
      <w:r w:rsidRPr="00FA64B3">
        <w:rPr>
          <w:rFonts w:ascii="Arial" w:hAnsi="Arial" w:cs="Arial"/>
          <w:color w:val="777777"/>
          <w:sz w:val="22"/>
          <w:szCs w:val="20"/>
        </w:rPr>
        <w:t>. To find the median, list your data points in ascending order and then find the middle number. The middle number in this set is 28 as there are 4 numbers below it and 4 numbers above:</w:t>
      </w:r>
      <w:r w:rsidRPr="00FA64B3">
        <w:rPr>
          <w:rFonts w:ascii="Arial" w:hAnsi="Arial" w:cs="Arial"/>
          <w:color w:val="777777"/>
          <w:sz w:val="22"/>
          <w:szCs w:val="20"/>
        </w:rPr>
        <w:br/>
        <w:t>23, 24, 26, 26, </w:t>
      </w:r>
      <w:r w:rsidRPr="00FA64B3">
        <w:rPr>
          <w:rStyle w:val="Emphasis"/>
          <w:rFonts w:ascii="inherit" w:hAnsi="inherit" w:cs="Arial"/>
          <w:color w:val="777777"/>
          <w:sz w:val="22"/>
          <w:szCs w:val="20"/>
          <w:bdr w:val="none" w:sz="0" w:space="0" w:color="auto" w:frame="1"/>
        </w:rPr>
        <w:t>28,</w:t>
      </w:r>
      <w:r w:rsidRPr="00FA64B3">
        <w:rPr>
          <w:rFonts w:ascii="Arial" w:hAnsi="Arial" w:cs="Arial"/>
          <w:color w:val="777777"/>
          <w:sz w:val="22"/>
          <w:szCs w:val="20"/>
        </w:rPr>
        <w:t> 29, 30, 31, 33</w:t>
      </w:r>
    </w:p>
    <w:p w14:paraId="0A5BBEE4" w14:textId="77777777"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p>
    <w:p w14:paraId="286FDFA2" w14:textId="77777777" w:rsidR="00ED27E6" w:rsidRPr="00FA64B3" w:rsidRDefault="00ED27E6" w:rsidP="00ED27E6">
      <w:pPr>
        <w:pStyle w:val="NormalWeb"/>
        <w:shd w:val="clear" w:color="auto" w:fill="FFFFFF"/>
        <w:spacing w:before="0" w:beforeAutospacing="0" w:after="0" w:afterAutospacing="0"/>
        <w:textAlignment w:val="baseline"/>
        <w:rPr>
          <w:rFonts w:ascii="Arial" w:hAnsi="Arial" w:cs="Arial"/>
          <w:color w:val="777777"/>
          <w:sz w:val="22"/>
          <w:szCs w:val="20"/>
        </w:rPr>
      </w:pPr>
      <w:r w:rsidRPr="00FA64B3">
        <w:rPr>
          <w:rStyle w:val="Strong"/>
          <w:rFonts w:ascii="inherit" w:hAnsi="inherit" w:cs="Arial"/>
          <w:color w:val="777777"/>
          <w:sz w:val="22"/>
          <w:szCs w:val="20"/>
          <w:bdr w:val="none" w:sz="0" w:space="0" w:color="auto" w:frame="1"/>
        </w:rPr>
        <w:t>Note</w:t>
      </w:r>
      <w:r w:rsidRPr="00FA64B3">
        <w:rPr>
          <w:rFonts w:ascii="Arial" w:hAnsi="Arial" w:cs="Arial"/>
          <w:color w:val="777777"/>
          <w:sz w:val="22"/>
          <w:szCs w:val="20"/>
        </w:rPr>
        <w:t>: If you have an even set of numbers, average the middle two to find the mean. For example, the mean of this set of numbers is 28.5 (28 + 29 / 2).</w:t>
      </w:r>
      <w:r w:rsidRPr="00FA64B3">
        <w:rPr>
          <w:rFonts w:ascii="Arial" w:hAnsi="Arial" w:cs="Arial"/>
          <w:color w:val="777777"/>
          <w:sz w:val="22"/>
          <w:szCs w:val="20"/>
        </w:rPr>
        <w:br/>
        <w:t>23, 24, 26, 26, </w:t>
      </w:r>
      <w:r w:rsidRPr="00FA64B3">
        <w:rPr>
          <w:rStyle w:val="Emphasis"/>
          <w:rFonts w:ascii="inherit" w:hAnsi="inherit" w:cs="Arial"/>
          <w:color w:val="777777"/>
          <w:sz w:val="22"/>
          <w:szCs w:val="20"/>
          <w:bdr w:val="none" w:sz="0" w:space="0" w:color="auto" w:frame="1"/>
        </w:rPr>
        <w:t>28, 29</w:t>
      </w:r>
      <w:r w:rsidRPr="00FA64B3">
        <w:rPr>
          <w:rFonts w:ascii="Arial" w:hAnsi="Arial" w:cs="Arial"/>
          <w:color w:val="777777"/>
          <w:sz w:val="22"/>
          <w:szCs w:val="20"/>
        </w:rPr>
        <w:t>, 30, 31, 33, 34</w:t>
      </w:r>
    </w:p>
    <w:p w14:paraId="5467230F" w14:textId="322645B6" w:rsidR="00ED27E6" w:rsidRDefault="00ED27E6" w:rsidP="00ED27E6"/>
    <w:p w14:paraId="61602D90" w14:textId="642BF269" w:rsidR="00083775" w:rsidRPr="00272D51" w:rsidRDefault="00083775" w:rsidP="00272D51">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0" w:name="Mode"/>
      <w:bookmarkEnd w:id="10"/>
      <w:r w:rsidRPr="00272D51">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Mode</w:t>
      </w:r>
    </w:p>
    <w:p w14:paraId="757C4303" w14:textId="77777777" w:rsidR="00083775" w:rsidRPr="00083775" w:rsidRDefault="00083775" w:rsidP="00083775"/>
    <w:p w14:paraId="41C0E9C5" w14:textId="63BA1B40" w:rsidR="00083775" w:rsidRPr="00391E29" w:rsidRDefault="00083775" w:rsidP="00083775">
      <w:pPr>
        <w:pStyle w:val="NormalWeb"/>
        <w:shd w:val="clear" w:color="auto" w:fill="FFFFFF"/>
        <w:spacing w:before="0" w:beforeAutospacing="0" w:after="0" w:afterAutospacing="0"/>
        <w:textAlignment w:val="baseline"/>
        <w:rPr>
          <w:rFonts w:ascii="Arial" w:hAnsi="Arial" w:cs="Arial"/>
          <w:color w:val="777777"/>
          <w:sz w:val="22"/>
          <w:szCs w:val="20"/>
        </w:rPr>
      </w:pPr>
      <w:r w:rsidRPr="00391E29">
        <w:rPr>
          <w:rFonts w:ascii="Arial" w:hAnsi="Arial" w:cs="Arial"/>
          <w:color w:val="ED7D31" w:themeColor="accent2"/>
          <w:sz w:val="22"/>
          <w:szCs w:val="20"/>
        </w:rPr>
        <w:t>The</w:t>
      </w:r>
      <w:hyperlink r:id="rId255" w:tgtFrame="_blank" w:history="1">
        <w:r w:rsidRPr="00391E29">
          <w:rPr>
            <w:rStyle w:val="Hyperlink"/>
            <w:rFonts w:ascii="inherit" w:eastAsiaTheme="majorEastAsia" w:hAnsi="inherit" w:cs="Arial"/>
            <w:color w:val="ED7D31" w:themeColor="accent2"/>
            <w:sz w:val="22"/>
            <w:szCs w:val="20"/>
            <w:bdr w:val="none" w:sz="0" w:space="0" w:color="auto" w:frame="1"/>
          </w:rPr>
          <w:t> </w:t>
        </w:r>
        <w:r w:rsidR="000B3BD9" w:rsidRPr="000B3BD9">
          <w:rPr>
            <w:rStyle w:val="Hyperlink"/>
            <w:rFonts w:ascii="inherit" w:eastAsiaTheme="majorEastAsia" w:hAnsi="inherit" w:cs="Arial"/>
            <w:color w:val="ED7D31" w:themeColor="accent2"/>
            <w:sz w:val="22"/>
            <w:szCs w:val="20"/>
            <w:u w:val="none"/>
            <w:bdr w:val="none" w:sz="0" w:space="0" w:color="auto" w:frame="1"/>
          </w:rPr>
          <w:t>mode</w:t>
        </w:r>
      </w:hyperlink>
      <w:r w:rsidRPr="00391E29">
        <w:rPr>
          <w:rFonts w:ascii="Arial" w:hAnsi="Arial" w:cs="Arial"/>
          <w:color w:val="ED7D31" w:themeColor="accent2"/>
          <w:sz w:val="22"/>
          <w:szCs w:val="20"/>
        </w:rPr>
        <w:t> is the most </w:t>
      </w:r>
      <w:r w:rsidRPr="00391E29">
        <w:rPr>
          <w:rStyle w:val="Strong"/>
          <w:rFonts w:ascii="inherit" w:hAnsi="inherit" w:cs="Arial"/>
          <w:color w:val="ED7D31" w:themeColor="accent2"/>
          <w:sz w:val="22"/>
          <w:szCs w:val="20"/>
          <w:bdr w:val="none" w:sz="0" w:space="0" w:color="auto" w:frame="1"/>
        </w:rPr>
        <w:t>common number</w:t>
      </w:r>
      <w:r w:rsidRPr="00391E29">
        <w:rPr>
          <w:rFonts w:ascii="Arial" w:hAnsi="Arial" w:cs="Arial"/>
          <w:color w:val="ED7D31" w:themeColor="accent2"/>
          <w:sz w:val="22"/>
          <w:szCs w:val="20"/>
        </w:rPr>
        <w:t> in a set</w:t>
      </w:r>
      <w:r w:rsidRPr="00391E29">
        <w:rPr>
          <w:rFonts w:ascii="Arial" w:hAnsi="Arial" w:cs="Arial"/>
          <w:color w:val="777777"/>
          <w:sz w:val="22"/>
          <w:szCs w:val="20"/>
        </w:rPr>
        <w:t>. For example, the mode in this set of numbers is 21:</w:t>
      </w:r>
      <w:r w:rsidRPr="00391E29">
        <w:rPr>
          <w:rFonts w:ascii="Arial" w:hAnsi="Arial" w:cs="Arial"/>
          <w:color w:val="777777"/>
          <w:sz w:val="22"/>
          <w:szCs w:val="20"/>
        </w:rPr>
        <w:br/>
      </w:r>
      <w:r w:rsidRPr="00391E29">
        <w:rPr>
          <w:rStyle w:val="Emphasis"/>
          <w:rFonts w:ascii="inherit" w:hAnsi="inherit" w:cs="Arial"/>
          <w:color w:val="777777"/>
          <w:sz w:val="22"/>
          <w:szCs w:val="20"/>
          <w:bdr w:val="none" w:sz="0" w:space="0" w:color="auto" w:frame="1"/>
        </w:rPr>
        <w:t>21, 21, 21, </w:t>
      </w:r>
      <w:r w:rsidRPr="00391E29">
        <w:rPr>
          <w:rFonts w:ascii="Arial" w:hAnsi="Arial" w:cs="Arial"/>
          <w:color w:val="777777"/>
          <w:sz w:val="22"/>
          <w:szCs w:val="20"/>
        </w:rPr>
        <w:t>23, 24, 26, 26, 28, 29, 30, 31, 33</w:t>
      </w:r>
    </w:p>
    <w:p w14:paraId="014D2CEA" w14:textId="695043A1" w:rsidR="00083775" w:rsidRDefault="00083775" w:rsidP="00ED27E6"/>
    <w:p w14:paraId="7D02D3E8" w14:textId="49F921A4" w:rsidR="00D46B66" w:rsidRDefault="00D46B66" w:rsidP="00D46B66">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6B66">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SPSS Mean mode median</w:t>
      </w:r>
    </w:p>
    <w:p w14:paraId="758C59EE" w14:textId="77777777" w:rsidR="00D46B66" w:rsidRPr="00D46B66" w:rsidRDefault="00D46B66" w:rsidP="00D46B66"/>
    <w:p w14:paraId="7088717A" w14:textId="081649F9" w:rsidR="00D46B66" w:rsidRPr="00F22174" w:rsidRDefault="00D46B66" w:rsidP="00D46B66">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t xml:space="preserve">In order to find the </w:t>
      </w:r>
      <w:proofErr w:type="gramStart"/>
      <w:r w:rsidRPr="00F22174">
        <w:rPr>
          <w:rFonts w:ascii="Arial" w:hAnsi="Arial" w:cs="Arial"/>
          <w:color w:val="777777"/>
          <w:sz w:val="22"/>
          <w:szCs w:val="20"/>
        </w:rPr>
        <w:t>SPSS</w:t>
      </w:r>
      <w:proofErr w:type="gramEnd"/>
      <w:r w:rsidRPr="00F22174">
        <w:rPr>
          <w:rFonts w:ascii="Arial" w:hAnsi="Arial" w:cs="Arial"/>
          <w:color w:val="777777"/>
          <w:sz w:val="22"/>
          <w:szCs w:val="20"/>
        </w:rPr>
        <w:t xml:space="preserve"> mean mode median, you’ll need to use the </w:t>
      </w:r>
      <w:r w:rsidRPr="00F22174">
        <w:rPr>
          <w:rStyle w:val="Strong"/>
          <w:rFonts w:ascii="inherit" w:eastAsiaTheme="majorEastAsia" w:hAnsi="inherit" w:cs="Arial"/>
          <w:color w:val="777777"/>
          <w:sz w:val="22"/>
          <w:szCs w:val="20"/>
          <w:bdr w:val="none" w:sz="0" w:space="0" w:color="auto" w:frame="1"/>
        </w:rPr>
        <w:t>Frequency tab</w:t>
      </w:r>
      <w:r w:rsidRPr="00F22174">
        <w:rPr>
          <w:rFonts w:ascii="Arial" w:hAnsi="Arial" w:cs="Arial"/>
          <w:color w:val="777777"/>
          <w:sz w:val="22"/>
          <w:szCs w:val="20"/>
        </w:rPr>
        <w:t>. It seems a little counter-intuitive, but the Descriptive Statistics tab does not give you the option to find the mode or the median.</w:t>
      </w:r>
    </w:p>
    <w:p w14:paraId="5A209D9D" w14:textId="77777777" w:rsidR="005E21E8" w:rsidRPr="00F22174" w:rsidRDefault="005E21E8" w:rsidP="00D46B66">
      <w:pPr>
        <w:pStyle w:val="NormalWeb"/>
        <w:shd w:val="clear" w:color="auto" w:fill="FFFFFF"/>
        <w:spacing w:before="0" w:beforeAutospacing="0" w:after="0" w:afterAutospacing="0"/>
        <w:textAlignment w:val="baseline"/>
        <w:rPr>
          <w:rFonts w:ascii="Arial" w:hAnsi="Arial" w:cs="Arial"/>
          <w:color w:val="777777"/>
          <w:sz w:val="22"/>
          <w:szCs w:val="20"/>
        </w:rPr>
      </w:pPr>
    </w:p>
    <w:p w14:paraId="3D763B73" w14:textId="77777777" w:rsidR="00D46B66" w:rsidRPr="00F22174" w:rsidRDefault="00D46B66" w:rsidP="00D46B66">
      <w:pPr>
        <w:pStyle w:val="NormalWeb"/>
        <w:shd w:val="clear" w:color="auto" w:fill="FFFFFF"/>
        <w:spacing w:before="0" w:beforeAutospacing="0" w:after="225" w:afterAutospacing="0"/>
        <w:textAlignment w:val="baseline"/>
        <w:rPr>
          <w:rFonts w:ascii="Arial" w:hAnsi="Arial" w:cs="Arial"/>
          <w:color w:val="777777"/>
          <w:sz w:val="22"/>
          <w:szCs w:val="20"/>
        </w:rPr>
      </w:pPr>
      <w:r w:rsidRPr="00F22174">
        <w:rPr>
          <w:rFonts w:ascii="Arial" w:hAnsi="Arial" w:cs="Arial"/>
          <w:color w:val="777777"/>
          <w:sz w:val="22"/>
          <w:szCs w:val="20"/>
        </w:rPr>
        <w:t>SPSS has a very similar interface to Microsoft Excel. Therefore, if you’ve used Microsoft Excel before, you will quickly adapt to SPSS.</w:t>
      </w:r>
    </w:p>
    <w:p w14:paraId="482D6CE6" w14:textId="77777777" w:rsidR="006016A3" w:rsidRDefault="006016A3" w:rsidP="00AC0ED7">
      <w:pPr>
        <w:pStyle w:val="Heading2"/>
        <w:shd w:val="clear" w:color="auto" w:fill="FFFFFF"/>
        <w:spacing w:before="0" w:line="525" w:lineRule="atLeast"/>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7BD0E98" w14:textId="77777777" w:rsidR="002C02A7" w:rsidRDefault="002C02A7" w:rsidP="002C02A7">
      <w:pPr>
        <w:pStyle w:val="Heading2"/>
        <w:shd w:val="clear" w:color="auto" w:fill="FFFFFF"/>
        <w:spacing w:before="0" w:line="525" w:lineRule="atLeast"/>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1" w:name="Population"/>
      <w:bookmarkEnd w:id="11"/>
      <w:r w:rsidRPr="00AC0ED7">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SPSS Mean Mode Median: Steps</w:t>
      </w:r>
    </w:p>
    <w:p w14:paraId="6AE5B27C" w14:textId="77777777" w:rsidR="002C02A7" w:rsidRPr="00AC0ED7" w:rsidRDefault="002C02A7" w:rsidP="002C02A7"/>
    <w:p w14:paraId="08FD3403" w14:textId="77777777" w:rsidR="002C02A7" w:rsidRPr="00F22174" w:rsidRDefault="00D07F14" w:rsidP="002C02A7">
      <w:pPr>
        <w:pStyle w:val="NormalWeb"/>
        <w:shd w:val="clear" w:color="auto" w:fill="FFFFFF"/>
        <w:spacing w:before="0" w:beforeAutospacing="0" w:after="225" w:afterAutospacing="0"/>
        <w:textAlignment w:val="baseline"/>
        <w:rPr>
          <w:rFonts w:ascii="Arial" w:hAnsi="Arial" w:cs="Arial"/>
          <w:color w:val="777777"/>
          <w:sz w:val="22"/>
          <w:szCs w:val="20"/>
        </w:rPr>
      </w:pPr>
      <w:hyperlink r:id="rId256" w:history="1">
        <w:r w:rsidR="002C02A7" w:rsidRPr="00F22174">
          <w:rPr>
            <w:rStyle w:val="Hyperlink"/>
            <w:rFonts w:ascii="Arial" w:hAnsi="Arial" w:cs="Arial"/>
            <w:sz w:val="22"/>
            <w:szCs w:val="20"/>
          </w:rPr>
          <w:t>Click to watch the video</w:t>
        </w:r>
      </w:hyperlink>
      <w:r w:rsidR="002C02A7" w:rsidRPr="00F22174">
        <w:rPr>
          <w:rFonts w:ascii="Arial" w:hAnsi="Arial" w:cs="Arial"/>
          <w:color w:val="777777"/>
          <w:sz w:val="22"/>
          <w:szCs w:val="20"/>
        </w:rPr>
        <w:t xml:space="preserve"> or read the steps below:</w:t>
      </w:r>
    </w:p>
    <w:p w14:paraId="74C11F6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Style w:val="Strong"/>
          <w:rFonts w:ascii="inherit" w:eastAsiaTheme="majorEastAsia" w:hAnsi="inherit" w:cs="Arial"/>
          <w:color w:val="777777"/>
          <w:sz w:val="22"/>
          <w:szCs w:val="20"/>
          <w:bdr w:val="none" w:sz="0" w:space="0" w:color="auto" w:frame="1"/>
        </w:rPr>
        <w:t>Sample question:</w:t>
      </w:r>
      <w:r w:rsidRPr="00F22174">
        <w:rPr>
          <w:rFonts w:ascii="Arial" w:hAnsi="Arial" w:cs="Arial"/>
          <w:color w:val="777777"/>
          <w:sz w:val="22"/>
          <w:szCs w:val="20"/>
        </w:rPr>
        <w:t> Find the SPSS mean mode median for the following data set: 20,23,35,66,55,66</w:t>
      </w:r>
    </w:p>
    <w:p w14:paraId="2FDE4A6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7DD8E353"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1: </w:t>
      </w:r>
      <w:r w:rsidRPr="00F22174">
        <w:rPr>
          <w:rStyle w:val="Strong"/>
          <w:rFonts w:ascii="inherit" w:eastAsiaTheme="majorEastAsia" w:hAnsi="inherit" w:cs="Arial"/>
          <w:color w:val="777777"/>
          <w:sz w:val="22"/>
          <w:szCs w:val="20"/>
          <w:bdr w:val="none" w:sz="0" w:space="0" w:color="auto" w:frame="1"/>
        </w:rPr>
        <w:t>Open SPSS.</w:t>
      </w:r>
      <w:r w:rsidRPr="00F22174">
        <w:rPr>
          <w:rFonts w:ascii="Arial" w:hAnsi="Arial" w:cs="Arial"/>
          <w:color w:val="777777"/>
          <w:sz w:val="22"/>
          <w:szCs w:val="20"/>
        </w:rPr>
        <w:t> In the “What would you like to do?” dialog box, click the “type in data” radio button and then click “OK.” A new worksheet will open. Note: If you have opted out of the first help screen, you may not see this option. In that case, just start at Step 2.</w:t>
      </w:r>
    </w:p>
    <w:p w14:paraId="0495D0CE"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br/>
      </w:r>
      <w:r w:rsidRPr="00F22174">
        <w:rPr>
          <w:rFonts w:ascii="inherit" w:hAnsi="inherit" w:cs="Arial"/>
          <w:noProof/>
          <w:color w:val="05A9C5"/>
          <w:sz w:val="22"/>
          <w:szCs w:val="20"/>
          <w:bdr w:val="none" w:sz="0" w:space="0" w:color="auto" w:frame="1"/>
        </w:rPr>
        <w:drawing>
          <wp:inline distT="0" distB="0" distL="0" distR="0" wp14:anchorId="3426F84E" wp14:editId="56108E9E">
            <wp:extent cx="2857500" cy="2034540"/>
            <wp:effectExtent l="0" t="0" r="0" b="3810"/>
            <wp:docPr id="9" name="Picture 9" descr="spss mean 1">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ss mean 1">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57500" cy="2034540"/>
                    </a:xfrm>
                    <a:prstGeom prst="rect">
                      <a:avLst/>
                    </a:prstGeom>
                    <a:noFill/>
                    <a:ln>
                      <a:noFill/>
                    </a:ln>
                  </pic:spPr>
                </pic:pic>
              </a:graphicData>
            </a:graphic>
          </wp:inline>
        </w:drawing>
      </w:r>
    </w:p>
    <w:p w14:paraId="027826D0"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5675A0F9"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2: </w:t>
      </w:r>
      <w:r w:rsidRPr="00F22174">
        <w:rPr>
          <w:rStyle w:val="Strong"/>
          <w:rFonts w:ascii="inherit" w:eastAsiaTheme="majorEastAsia" w:hAnsi="inherit" w:cs="Arial"/>
          <w:color w:val="777777"/>
          <w:sz w:val="22"/>
          <w:szCs w:val="20"/>
          <w:bdr w:val="none" w:sz="0" w:space="0" w:color="auto" w:frame="1"/>
        </w:rPr>
        <w:t>Type your data into the worksheet.</w:t>
      </w:r>
      <w:r w:rsidRPr="00F22174">
        <w:rPr>
          <w:rFonts w:ascii="Arial" w:hAnsi="Arial" w:cs="Arial"/>
          <w:color w:val="777777"/>
          <w:sz w:val="22"/>
          <w:szCs w:val="20"/>
        </w:rPr>
        <w:t> You can type the data into one column or multiple columns if you have multiple data sets. For this example, type 20, 23, 35, 66, 55, 66 into column 1. Do not leave spaces between the data (i.e. don’t leave any empty rows).</w:t>
      </w:r>
    </w:p>
    <w:p w14:paraId="79AD5F20"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0B274A56" w14:textId="77777777" w:rsidR="002C02A7" w:rsidRPr="00F22174" w:rsidRDefault="002C02A7" w:rsidP="002C02A7">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2"/>
          <w:szCs w:val="20"/>
          <w:bdr w:val="none" w:sz="0" w:space="0" w:color="auto" w:frame="1"/>
        </w:rPr>
      </w:pPr>
      <w:r w:rsidRPr="00F22174">
        <w:rPr>
          <w:rFonts w:ascii="inherit" w:hAnsi="inherit" w:cs="Arial"/>
          <w:color w:val="0000FF"/>
          <w:sz w:val="22"/>
          <w:szCs w:val="20"/>
          <w:bdr w:val="none" w:sz="0" w:space="0" w:color="auto" w:frame="1"/>
        </w:rPr>
        <w:t>Step 3: </w:t>
      </w:r>
      <w:r w:rsidRPr="00F22174">
        <w:rPr>
          <w:rStyle w:val="Strong"/>
          <w:rFonts w:ascii="inherit" w:eastAsiaTheme="majorEastAsia" w:hAnsi="inherit" w:cs="Arial"/>
          <w:color w:val="777777"/>
          <w:sz w:val="22"/>
          <w:szCs w:val="20"/>
          <w:bdr w:val="none" w:sz="0" w:space="0" w:color="auto" w:frame="1"/>
        </w:rPr>
        <w:t>Click “</w:t>
      </w:r>
      <w:proofErr w:type="spellStart"/>
      <w:r w:rsidRPr="00F22174">
        <w:rPr>
          <w:rStyle w:val="Strong"/>
          <w:rFonts w:ascii="inherit" w:eastAsiaTheme="majorEastAsia" w:hAnsi="inherit" w:cs="Arial"/>
          <w:color w:val="777777"/>
          <w:sz w:val="22"/>
          <w:szCs w:val="20"/>
          <w:bdr w:val="none" w:sz="0" w:space="0" w:color="auto" w:frame="1"/>
        </w:rPr>
        <w:t>Analyze</w:t>
      </w:r>
      <w:proofErr w:type="spellEnd"/>
      <w:r w:rsidRPr="00F22174">
        <w:rPr>
          <w:rStyle w:val="Strong"/>
          <w:rFonts w:ascii="inherit" w:eastAsiaTheme="majorEastAsia" w:hAnsi="inherit" w:cs="Arial"/>
          <w:color w:val="777777"/>
          <w:sz w:val="22"/>
          <w:szCs w:val="20"/>
          <w:bdr w:val="none" w:sz="0" w:space="0" w:color="auto" w:frame="1"/>
        </w:rPr>
        <w:t>,” hover over “Descriptive Statistics” and then click “Frequencies.”</w:t>
      </w:r>
    </w:p>
    <w:p w14:paraId="7D5B748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389203C2"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inherit" w:hAnsi="inherit" w:cs="Arial"/>
          <w:color w:val="0000FF"/>
          <w:sz w:val="22"/>
          <w:szCs w:val="20"/>
          <w:bdr w:val="none" w:sz="0" w:space="0" w:color="auto" w:frame="1"/>
        </w:rPr>
        <w:t>Step 3: </w:t>
      </w:r>
      <w:r w:rsidRPr="00F22174">
        <w:rPr>
          <w:rStyle w:val="Strong"/>
          <w:rFonts w:ascii="inherit" w:eastAsiaTheme="majorEastAsia" w:hAnsi="inherit" w:cs="Arial"/>
          <w:color w:val="777777"/>
          <w:sz w:val="22"/>
          <w:szCs w:val="20"/>
          <w:bdr w:val="none" w:sz="0" w:space="0" w:color="auto" w:frame="1"/>
        </w:rPr>
        <w:t>Click “Statistics” and then check the boxes “mean”, “mode” and “median.”</w:t>
      </w:r>
      <w:r w:rsidRPr="00F22174">
        <w:rPr>
          <w:rFonts w:ascii="Arial" w:hAnsi="Arial" w:cs="Arial"/>
          <w:color w:val="777777"/>
          <w:sz w:val="22"/>
          <w:szCs w:val="20"/>
        </w:rPr>
        <w:t> Click “Continue” twice (select “none” as the chart type in the second window).</w:t>
      </w:r>
    </w:p>
    <w:p w14:paraId="54A7039D"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br/>
      </w:r>
      <w:r w:rsidRPr="00F22174">
        <w:rPr>
          <w:rStyle w:val="Strong"/>
          <w:rFonts w:ascii="inherit" w:eastAsiaTheme="majorEastAsia" w:hAnsi="inherit" w:cs="Arial"/>
          <w:color w:val="777777"/>
          <w:sz w:val="22"/>
          <w:szCs w:val="20"/>
          <w:bdr w:val="none" w:sz="0" w:space="0" w:color="auto" w:frame="1"/>
        </w:rPr>
        <w:t>Note</w:t>
      </w:r>
      <w:r w:rsidRPr="00F22174">
        <w:rPr>
          <w:rFonts w:ascii="Arial" w:hAnsi="Arial" w:cs="Arial"/>
          <w:color w:val="777777"/>
          <w:sz w:val="22"/>
          <w:szCs w:val="20"/>
        </w:rPr>
        <w:t>: In some versions of SPSS, you may only have to click “Continue” once and it may not give you an option for chart type.</w:t>
      </w:r>
    </w:p>
    <w:p w14:paraId="26428B95" w14:textId="77777777" w:rsidR="002C02A7" w:rsidRPr="00F22174"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p>
    <w:p w14:paraId="61F19C08" w14:textId="77777777" w:rsidR="002C02A7" w:rsidRPr="00F22174" w:rsidRDefault="002C02A7" w:rsidP="002C02A7">
      <w:pPr>
        <w:pStyle w:val="NormalWeb"/>
        <w:shd w:val="clear" w:color="auto" w:fill="FFFFFF"/>
        <w:spacing w:before="0" w:beforeAutospacing="0" w:after="225" w:afterAutospacing="0"/>
        <w:textAlignment w:val="baseline"/>
        <w:rPr>
          <w:rFonts w:ascii="Arial" w:hAnsi="Arial" w:cs="Arial"/>
          <w:color w:val="777777"/>
          <w:sz w:val="22"/>
          <w:szCs w:val="20"/>
        </w:rPr>
      </w:pPr>
      <w:r w:rsidRPr="00F22174">
        <w:rPr>
          <w:rFonts w:ascii="Arial" w:hAnsi="Arial" w:cs="Arial"/>
          <w:color w:val="777777"/>
          <w:sz w:val="22"/>
          <w:szCs w:val="20"/>
        </w:rPr>
        <w:t>The frequency results will appear as output. The top part of the output will display the mean, mode and median.</w:t>
      </w:r>
    </w:p>
    <w:p w14:paraId="0CFBD4FF" w14:textId="77777777" w:rsidR="002C02A7" w:rsidRDefault="002C02A7" w:rsidP="002C02A7">
      <w:pPr>
        <w:pStyle w:val="NormalWeb"/>
        <w:shd w:val="clear" w:color="auto" w:fill="FFFFFF"/>
        <w:spacing w:before="0" w:beforeAutospacing="0" w:after="0" w:afterAutospacing="0"/>
        <w:textAlignment w:val="baseline"/>
        <w:rPr>
          <w:rFonts w:ascii="Arial" w:hAnsi="Arial" w:cs="Arial"/>
          <w:color w:val="777777"/>
          <w:sz w:val="22"/>
          <w:szCs w:val="20"/>
        </w:rPr>
      </w:pPr>
      <w:r w:rsidRPr="00F22174">
        <w:rPr>
          <w:rFonts w:ascii="Arial" w:hAnsi="Arial" w:cs="Arial"/>
          <w:color w:val="777777"/>
          <w:sz w:val="22"/>
          <w:szCs w:val="20"/>
        </w:rPr>
        <w:t>If you scroll down, the frequency table will also show you the mode. The mode is defined in statistics as the number with the highest frequency (for this sample data set, the number appearing the most is 66, with two results in the frequency column).</w:t>
      </w:r>
      <w:r w:rsidRPr="00F22174">
        <w:rPr>
          <w:rFonts w:ascii="Arial" w:hAnsi="Arial" w:cs="Arial"/>
          <w:color w:val="777777"/>
          <w:sz w:val="22"/>
          <w:szCs w:val="20"/>
        </w:rPr>
        <w:br/>
      </w:r>
      <w:r w:rsidRPr="00F22174">
        <w:rPr>
          <w:rFonts w:ascii="inherit" w:hAnsi="inherit" w:cs="Arial"/>
          <w:noProof/>
          <w:color w:val="05A9C5"/>
          <w:sz w:val="22"/>
          <w:szCs w:val="20"/>
          <w:bdr w:val="none" w:sz="0" w:space="0" w:color="auto" w:frame="1"/>
        </w:rPr>
        <w:drawing>
          <wp:inline distT="0" distB="0" distL="0" distR="0" wp14:anchorId="543C2BC6" wp14:editId="236825BF">
            <wp:extent cx="2857500" cy="1295400"/>
            <wp:effectExtent l="0" t="0" r="0" b="0"/>
            <wp:docPr id="8" name="Picture 8" descr="spss mean mode median">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ss mean mode median">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56261BAF" w14:textId="6BA0B5E5" w:rsidR="00931CF7" w:rsidRPr="006D1698" w:rsidRDefault="006016A3" w:rsidP="006D1698">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D1698">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Range</w:t>
      </w:r>
    </w:p>
    <w:p w14:paraId="0F6F0283" w14:textId="77777777" w:rsidR="00C162C8" w:rsidRPr="00C162C8" w:rsidRDefault="00C162C8" w:rsidP="00C162C8">
      <w:pPr>
        <w:rPr>
          <w:lang w:eastAsia="en-IN"/>
        </w:rPr>
      </w:pPr>
    </w:p>
    <w:p w14:paraId="2EF8059E" w14:textId="77777777" w:rsidR="00E22B6D" w:rsidRPr="00E22B6D" w:rsidRDefault="00437812" w:rsidP="006016A3">
      <w:pPr>
        <w:pStyle w:val="NormalWeb"/>
        <w:shd w:val="clear" w:color="auto" w:fill="FFFFFF"/>
        <w:spacing w:before="0" w:beforeAutospacing="0" w:after="0" w:afterAutospacing="0"/>
        <w:textAlignment w:val="baseline"/>
        <w:rPr>
          <w:rFonts w:ascii="Arial" w:hAnsi="Arial" w:cs="Arial"/>
          <w:color w:val="777777"/>
          <w:szCs w:val="20"/>
        </w:rPr>
      </w:pPr>
      <w:r w:rsidRPr="00E22B6D">
        <w:rPr>
          <w:rFonts w:ascii="Arial" w:hAnsi="Arial" w:cs="Arial"/>
          <w:color w:val="777777"/>
          <w:szCs w:val="20"/>
        </w:rPr>
        <w:t>I</w:t>
      </w:r>
      <w:r w:rsidR="006016A3" w:rsidRPr="00E22B6D">
        <w:rPr>
          <w:rFonts w:ascii="Arial" w:hAnsi="Arial" w:cs="Arial"/>
          <w:color w:val="777777"/>
          <w:szCs w:val="20"/>
        </w:rPr>
        <w:t>n statistics, the </w:t>
      </w:r>
      <w:r w:rsidR="006016A3" w:rsidRPr="00E22B6D">
        <w:rPr>
          <w:rStyle w:val="Strong"/>
          <w:rFonts w:ascii="inherit" w:eastAsiaTheme="majorEastAsia" w:hAnsi="inherit" w:cs="Arial"/>
          <w:color w:val="777777"/>
          <w:szCs w:val="20"/>
          <w:bdr w:val="none" w:sz="0" w:space="0" w:color="auto" w:frame="1"/>
        </w:rPr>
        <w:t>range</w:t>
      </w:r>
      <w:r w:rsidR="006016A3" w:rsidRPr="00E22B6D">
        <w:rPr>
          <w:rFonts w:ascii="Arial" w:hAnsi="Arial" w:cs="Arial"/>
          <w:color w:val="777777"/>
          <w:szCs w:val="20"/>
        </w:rPr>
        <w:t> is a </w:t>
      </w:r>
      <w:hyperlink r:id="rId261" w:history="1">
        <w:r w:rsidR="006016A3" w:rsidRPr="00E22B6D">
          <w:rPr>
            <w:rStyle w:val="Hyperlink"/>
            <w:rFonts w:ascii="inherit" w:hAnsi="inherit" w:cs="Arial"/>
            <w:color w:val="05A9C5"/>
            <w:szCs w:val="20"/>
            <w:bdr w:val="none" w:sz="0" w:space="0" w:color="auto" w:frame="1"/>
          </w:rPr>
          <w:t>measure of spread</w:t>
        </w:r>
      </w:hyperlink>
      <w:r w:rsidR="006016A3" w:rsidRPr="00E22B6D">
        <w:rPr>
          <w:rFonts w:ascii="Arial" w:hAnsi="Arial" w:cs="Arial"/>
          <w:color w:val="777777"/>
          <w:szCs w:val="20"/>
        </w:rPr>
        <w:t>: it’s the difference between the highest value and the lowest value in a data set.</w:t>
      </w:r>
    </w:p>
    <w:p w14:paraId="0F00EDE1" w14:textId="04BEA20E" w:rsidR="006016A3"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E22B6D">
        <w:rPr>
          <w:rFonts w:ascii="Arial" w:hAnsi="Arial" w:cs="Arial"/>
          <w:color w:val="777777"/>
          <w:szCs w:val="20"/>
        </w:rPr>
        <w:br/>
      </w:r>
      <w:r w:rsidRPr="00E22B6D">
        <w:rPr>
          <w:rFonts w:ascii="inherit" w:hAnsi="inherit" w:cs="Arial"/>
          <w:noProof/>
          <w:color w:val="05A9C5"/>
          <w:szCs w:val="20"/>
          <w:bdr w:val="none" w:sz="0" w:space="0" w:color="auto" w:frame="1"/>
        </w:rPr>
        <w:drawing>
          <wp:inline distT="0" distB="0" distL="0" distR="0" wp14:anchorId="35625264" wp14:editId="0BA70F67">
            <wp:extent cx="3543300" cy="2202180"/>
            <wp:effectExtent l="0" t="0" r="0" b="7620"/>
            <wp:docPr id="152" name="Picture 152" descr="range math statistics">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math statistics">
                      <a:hlinkClick r:id="rId262"/>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543300" cy="2202180"/>
                    </a:xfrm>
                    <a:prstGeom prst="rect">
                      <a:avLst/>
                    </a:prstGeom>
                    <a:noFill/>
                    <a:ln>
                      <a:noFill/>
                    </a:ln>
                  </pic:spPr>
                </pic:pic>
              </a:graphicData>
            </a:graphic>
          </wp:inline>
        </w:drawing>
      </w:r>
      <w:r w:rsidRPr="00E22B6D">
        <w:rPr>
          <w:rFonts w:ascii="Arial" w:hAnsi="Arial" w:cs="Arial"/>
          <w:color w:val="777777"/>
          <w:szCs w:val="20"/>
        </w:rPr>
        <w:br/>
      </w:r>
      <w:r w:rsidRPr="00E22B6D">
        <w:rPr>
          <w:rFonts w:ascii="Arial" w:hAnsi="Arial" w:cs="Arial"/>
          <w:color w:val="777777"/>
          <w:szCs w:val="20"/>
        </w:rPr>
        <w:br w:type="textWrapping" w:clear="left"/>
      </w:r>
      <w:r w:rsidRPr="00E22B6D">
        <w:rPr>
          <w:rFonts w:ascii="Arial" w:hAnsi="Arial" w:cs="Arial"/>
          <w:color w:val="777777"/>
          <w:szCs w:val="20"/>
        </w:rPr>
        <w:br/>
      </w:r>
      <w:r w:rsidRPr="00E22B6D">
        <w:rPr>
          <w:rStyle w:val="Strong"/>
          <w:rFonts w:ascii="inherit" w:eastAsiaTheme="majorEastAsia" w:hAnsi="inherit" w:cs="Arial"/>
          <w:color w:val="777777"/>
          <w:szCs w:val="20"/>
          <w:bdr w:val="none" w:sz="0" w:space="0" w:color="auto" w:frame="1"/>
        </w:rPr>
        <w:t>Note</w:t>
      </w:r>
      <w:r w:rsidRPr="00E22B6D">
        <w:rPr>
          <w:rFonts w:ascii="Arial" w:hAnsi="Arial" w:cs="Arial"/>
          <w:color w:val="777777"/>
          <w:szCs w:val="20"/>
        </w:rPr>
        <w:t>: In some areas of math, the </w:t>
      </w:r>
      <w:hyperlink r:id="rId264" w:history="1">
        <w:r w:rsidRPr="00E22B6D">
          <w:rPr>
            <w:rStyle w:val="Hyperlink"/>
            <w:rFonts w:ascii="inherit" w:hAnsi="inherit" w:cs="Arial"/>
            <w:color w:val="05A9C5"/>
            <w:szCs w:val="20"/>
            <w:bdr w:val="none" w:sz="0" w:space="0" w:color="auto" w:frame="1"/>
          </w:rPr>
          <w:t>range </w:t>
        </w:r>
      </w:hyperlink>
      <w:r w:rsidRPr="00E22B6D">
        <w:rPr>
          <w:rFonts w:ascii="Arial" w:hAnsi="Arial" w:cs="Arial"/>
          <w:color w:val="777777"/>
          <w:szCs w:val="20"/>
        </w:rPr>
        <w:t>can also mean the entire range of numbers — for example, the range of cell phone prices might be $40 to $550. In </w:t>
      </w:r>
      <w:hyperlink r:id="rId265" w:history="1">
        <w:r w:rsidRPr="00E22B6D">
          <w:rPr>
            <w:rStyle w:val="Hyperlink"/>
            <w:rFonts w:ascii="inherit" w:hAnsi="inherit" w:cs="Arial"/>
            <w:color w:val="05A9C5"/>
            <w:szCs w:val="20"/>
            <w:bdr w:val="none" w:sz="0" w:space="0" w:color="auto" w:frame="1"/>
          </w:rPr>
          <w:t>calculus</w:t>
        </w:r>
      </w:hyperlink>
      <w:r w:rsidRPr="00E22B6D">
        <w:rPr>
          <w:rFonts w:ascii="Arial" w:hAnsi="Arial" w:cs="Arial"/>
          <w:color w:val="777777"/>
          <w:szCs w:val="20"/>
        </w:rPr>
        <w:t>, the range is defined differently. It is </w:t>
      </w:r>
      <w:proofErr w:type="gramStart"/>
      <w:r w:rsidRPr="00E22B6D">
        <w:rPr>
          <w:rStyle w:val="Emphasis"/>
          <w:rFonts w:ascii="inherit" w:hAnsi="inherit" w:cs="Arial"/>
          <w:color w:val="777777"/>
          <w:szCs w:val="20"/>
          <w:bdr w:val="none" w:sz="0" w:space="0" w:color="auto" w:frame="1"/>
        </w:rPr>
        <w:t>all of</w:t>
      </w:r>
      <w:proofErr w:type="gramEnd"/>
      <w:r w:rsidRPr="00E22B6D">
        <w:rPr>
          <w:rStyle w:val="Emphasis"/>
          <w:rFonts w:ascii="inherit" w:hAnsi="inherit" w:cs="Arial"/>
          <w:color w:val="777777"/>
          <w:szCs w:val="20"/>
          <w:bdr w:val="none" w:sz="0" w:space="0" w:color="auto" w:frame="1"/>
        </w:rPr>
        <w:t xml:space="preserve"> the output values of a function</w:t>
      </w:r>
      <w:r w:rsidRPr="00E22B6D">
        <w:rPr>
          <w:rFonts w:ascii="Arial" w:hAnsi="Arial" w:cs="Arial"/>
          <w:color w:val="777777"/>
          <w:szCs w:val="20"/>
        </w:rPr>
        <w:t>. See: </w:t>
      </w:r>
      <w:hyperlink r:id="rId266" w:history="1">
        <w:r w:rsidRPr="00E22B6D">
          <w:rPr>
            <w:rStyle w:val="Hyperlink"/>
            <w:rFonts w:ascii="inherit" w:hAnsi="inherit" w:cs="Arial"/>
            <w:color w:val="05A9C5"/>
            <w:szCs w:val="20"/>
            <w:bdr w:val="none" w:sz="0" w:space="0" w:color="auto" w:frame="1"/>
          </w:rPr>
          <w:t>How to Find the Domain and Range of a Function</w:t>
        </w:r>
      </w:hyperlink>
      <w:r w:rsidRPr="00E22B6D">
        <w:rPr>
          <w:rFonts w:ascii="Arial" w:hAnsi="Arial" w:cs="Arial"/>
          <w:color w:val="777777"/>
          <w:szCs w:val="20"/>
        </w:rPr>
        <w:t>.</w:t>
      </w:r>
    </w:p>
    <w:p w14:paraId="205BB4BA" w14:textId="77777777" w:rsidR="00E22B6D" w:rsidRPr="00E22B6D" w:rsidRDefault="00E22B6D" w:rsidP="006016A3">
      <w:pPr>
        <w:pStyle w:val="NormalWeb"/>
        <w:shd w:val="clear" w:color="auto" w:fill="FFFFFF"/>
        <w:spacing w:before="0" w:beforeAutospacing="0" w:after="0" w:afterAutospacing="0"/>
        <w:textAlignment w:val="baseline"/>
        <w:rPr>
          <w:rFonts w:ascii="Arial" w:hAnsi="Arial" w:cs="Arial"/>
          <w:color w:val="777777"/>
          <w:szCs w:val="20"/>
        </w:rPr>
      </w:pPr>
    </w:p>
    <w:p w14:paraId="212B04EE" w14:textId="0A68EDF7" w:rsidR="00E00494" w:rsidRPr="00E00494" w:rsidRDefault="006016A3" w:rsidP="00E0049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A229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Range in Statistics</w:t>
      </w:r>
    </w:p>
    <w:p w14:paraId="3DD0FC79" w14:textId="77777777" w:rsidR="0023772C" w:rsidRDefault="0023772C" w:rsidP="006016A3">
      <w:pPr>
        <w:pStyle w:val="NormalWeb"/>
        <w:shd w:val="clear" w:color="auto" w:fill="FFFFFF"/>
        <w:spacing w:before="0" w:beforeAutospacing="0" w:after="225" w:afterAutospacing="0"/>
        <w:textAlignment w:val="baseline"/>
        <w:rPr>
          <w:rFonts w:ascii="Arial" w:hAnsi="Arial" w:cs="Arial"/>
          <w:color w:val="777777"/>
          <w:szCs w:val="20"/>
        </w:rPr>
      </w:pPr>
    </w:p>
    <w:p w14:paraId="2BD9DD60" w14:textId="28BEE12B" w:rsidR="006016A3" w:rsidRPr="00B05D88"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B05D88">
        <w:rPr>
          <w:rFonts w:ascii="Arial" w:hAnsi="Arial" w:cs="Arial"/>
          <w:color w:val="777777"/>
          <w:szCs w:val="20"/>
        </w:rPr>
        <w:t>Watch the video, or read the article below:</w:t>
      </w:r>
    </w:p>
    <w:p w14:paraId="600E66B1" w14:textId="3614B11E" w:rsidR="006016A3" w:rsidRDefault="00B05D88" w:rsidP="006016A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2DB96E7" wp14:editId="530F15F0">
            <wp:extent cx="4572000" cy="3429000"/>
            <wp:effectExtent l="0" t="0" r="0" b="0"/>
            <wp:docPr id="188" name="Video 188">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Video 188">
                      <a:hlinkClick r:id="rId267"/>
                    </pic:cNvPr>
                    <pic:cNvPicPr/>
                  </pic:nvPicPr>
                  <pic:blipFill>
                    <a:blip r:embed="rId26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a43tpiK0Z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38684B2" w14:textId="77777777" w:rsidR="006016A3" w:rsidRPr="00F93ABB"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F93ABB">
        <w:rPr>
          <w:rFonts w:ascii="Arial" w:hAnsi="Arial" w:cs="Arial"/>
          <w:color w:val="777777"/>
          <w:szCs w:val="20"/>
        </w:rPr>
        <w:t>The same two steps are used whether you are dealing with positive numbers, negative numbers, or time (e.g. seconds or minutes).</w:t>
      </w:r>
    </w:p>
    <w:p w14:paraId="7A9D65D2" w14:textId="77777777" w:rsidR="006016A3" w:rsidRPr="00F93ABB" w:rsidRDefault="006016A3" w:rsidP="00F93ABB">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3AB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Range</w:t>
      </w:r>
    </w:p>
    <w:p w14:paraId="03581C3C"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Strong"/>
          <w:rFonts w:ascii="inherit" w:eastAsiaTheme="majorEastAsia" w:hAnsi="inherit" w:cs="Arial"/>
          <w:color w:val="777777"/>
          <w:szCs w:val="20"/>
          <w:bdr w:val="none" w:sz="0" w:space="0" w:color="auto" w:frame="1"/>
        </w:rPr>
        <w:t>Example question 1</w:t>
      </w:r>
      <w:r w:rsidRPr="00523E84">
        <w:rPr>
          <w:rFonts w:ascii="Arial" w:hAnsi="Arial" w:cs="Arial"/>
          <w:color w:val="777777"/>
          <w:szCs w:val="20"/>
        </w:rPr>
        <w:t>: What is the range for the following set of numbers? 10, 99, 87, 45, 67, 43, 45, 33, 21, 7, 65, 98?</w:t>
      </w:r>
    </w:p>
    <w:p w14:paraId="60F1D812"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63FCF7C" w14:textId="1849C406"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1: </w:t>
      </w:r>
      <w:r w:rsidRPr="00523E84">
        <w:rPr>
          <w:rStyle w:val="Strong"/>
          <w:rFonts w:ascii="inherit" w:eastAsiaTheme="majorEastAsia" w:hAnsi="inherit" w:cs="Arial"/>
          <w:color w:val="777777"/>
          <w:szCs w:val="20"/>
          <w:bdr w:val="none" w:sz="0" w:space="0" w:color="auto" w:frame="1"/>
        </w:rPr>
        <w:t>Sort the numbers in order</w:t>
      </w:r>
      <w:r w:rsidRPr="00523E84">
        <w:rPr>
          <w:rFonts w:ascii="Arial" w:hAnsi="Arial" w:cs="Arial"/>
          <w:color w:val="777777"/>
          <w:szCs w:val="20"/>
        </w:rPr>
        <w:t>, from smallest to largest:</w:t>
      </w:r>
      <w:r w:rsidRPr="00523E84">
        <w:rPr>
          <w:rFonts w:ascii="Arial" w:hAnsi="Arial" w:cs="Arial"/>
          <w:color w:val="777777"/>
          <w:szCs w:val="20"/>
        </w:rPr>
        <w:br/>
        <w:t>7, 10, 21, 33, 43, 45, 45, 65, 67, 87, 98, 99</w:t>
      </w:r>
    </w:p>
    <w:p w14:paraId="11178C96"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907AFE6" w14:textId="38FB05BA"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99 – 7 = 92</w:t>
      </w:r>
      <w:r w:rsidRPr="00523E84">
        <w:rPr>
          <w:rFonts w:ascii="Arial" w:hAnsi="Arial" w:cs="Arial"/>
          <w:color w:val="777777"/>
          <w:szCs w:val="20"/>
        </w:rPr>
        <w:br/>
        <w:t>The range is 92</w:t>
      </w:r>
    </w:p>
    <w:p w14:paraId="76F3DAF3"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Emphasis"/>
          <w:rFonts w:ascii="inherit" w:hAnsi="inherit" w:cs="Arial"/>
          <w:color w:val="777777"/>
          <w:szCs w:val="20"/>
          <w:bdr w:val="none" w:sz="0" w:space="0" w:color="auto" w:frame="1"/>
        </w:rPr>
        <w:t>That’s it!</w:t>
      </w:r>
    </w:p>
    <w:p w14:paraId="71D0BD24" w14:textId="77777777" w:rsidR="00523E84" w:rsidRDefault="00523E84" w:rsidP="006016A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2714F333" w14:textId="77777777" w:rsidR="00523E84" w:rsidRDefault="006016A3"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523E84">
        <w:rPr>
          <w:rStyle w:val="Strong"/>
          <w:rFonts w:ascii="inherit" w:eastAsiaTheme="majorEastAsia" w:hAnsi="inherit" w:cs="Arial"/>
          <w:color w:val="777777"/>
          <w:szCs w:val="20"/>
          <w:bdr w:val="none" w:sz="0" w:space="0" w:color="auto" w:frame="1"/>
        </w:rPr>
        <w:t>Example question 2:</w:t>
      </w:r>
      <w:r w:rsidRPr="00523E84">
        <w:rPr>
          <w:rFonts w:ascii="Arial" w:hAnsi="Arial" w:cs="Arial"/>
          <w:color w:val="777777"/>
          <w:szCs w:val="20"/>
        </w:rPr>
        <w:t> What is the range of these </w:t>
      </w:r>
      <w:hyperlink r:id="rId269" w:history="1">
        <w:r w:rsidRPr="00523E84">
          <w:rPr>
            <w:rStyle w:val="Hyperlink"/>
            <w:rFonts w:ascii="inherit" w:hAnsi="inherit" w:cs="Arial"/>
            <w:color w:val="05A9C5"/>
            <w:szCs w:val="20"/>
            <w:bdr w:val="none" w:sz="0" w:space="0" w:color="auto" w:frame="1"/>
          </w:rPr>
          <w:t>integers</w:t>
        </w:r>
      </w:hyperlink>
      <w:r w:rsidRPr="00523E84">
        <w:rPr>
          <w:rFonts w:ascii="Arial" w:hAnsi="Arial" w:cs="Arial"/>
          <w:color w:val="777777"/>
          <w:szCs w:val="20"/>
        </w:rPr>
        <w:t>?</w:t>
      </w:r>
      <w:r w:rsidRPr="00523E84">
        <w:rPr>
          <w:rFonts w:ascii="Arial" w:hAnsi="Arial" w:cs="Arial"/>
          <w:color w:val="777777"/>
          <w:szCs w:val="20"/>
        </w:rPr>
        <w:br/>
        <w:t>14, -12, 7, 0, -5, -8, 17, -11, 19</w:t>
      </w:r>
      <w:r w:rsidRPr="00523E84">
        <w:rPr>
          <w:rFonts w:ascii="Arial" w:hAnsi="Arial" w:cs="Arial"/>
          <w:color w:val="777777"/>
          <w:szCs w:val="20"/>
        </w:rPr>
        <w:br/>
      </w:r>
    </w:p>
    <w:p w14:paraId="042398AA" w14:textId="6FF50D8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1: </w:t>
      </w:r>
      <w:r w:rsidRPr="00523E84">
        <w:rPr>
          <w:rStyle w:val="Strong"/>
          <w:rFonts w:ascii="inherit" w:eastAsiaTheme="majorEastAsia" w:hAnsi="inherit" w:cs="Arial"/>
          <w:color w:val="777777"/>
          <w:szCs w:val="20"/>
          <w:bdr w:val="none" w:sz="0" w:space="0" w:color="auto" w:frame="1"/>
        </w:rPr>
        <w:t>Sort the numbers in order, from smallest to largest</w:t>
      </w:r>
      <w:r w:rsidRPr="00523E84">
        <w:rPr>
          <w:rFonts w:ascii="Arial" w:hAnsi="Arial" w:cs="Arial"/>
          <w:color w:val="777777"/>
          <w:szCs w:val="20"/>
        </w:rPr>
        <w:t>:</w:t>
      </w:r>
      <w:r w:rsidRPr="00523E84">
        <w:rPr>
          <w:rFonts w:ascii="Arial" w:hAnsi="Arial" w:cs="Arial"/>
          <w:color w:val="777777"/>
          <w:szCs w:val="20"/>
        </w:rPr>
        <w:br/>
        <w:t>-12, -11, -8, -5, 0, 7, 14, 17, 19</w:t>
      </w:r>
    </w:p>
    <w:p w14:paraId="6BC4EABD"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4A452F3" w14:textId="69C2A871"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19 – -12 = 19 + 12 = 31</w:t>
      </w:r>
      <w:r w:rsidRPr="00523E84">
        <w:rPr>
          <w:rFonts w:ascii="Arial" w:hAnsi="Arial" w:cs="Arial"/>
          <w:color w:val="777777"/>
          <w:szCs w:val="20"/>
        </w:rPr>
        <w:br/>
        <w:t>The range is 31.</w:t>
      </w:r>
    </w:p>
    <w:p w14:paraId="0F0F2007" w14:textId="7777777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Style w:val="Emphasis"/>
          <w:rFonts w:ascii="inherit" w:hAnsi="inherit" w:cs="Arial"/>
          <w:color w:val="777777"/>
          <w:szCs w:val="20"/>
          <w:bdr w:val="none" w:sz="0" w:space="0" w:color="auto" w:frame="1"/>
        </w:rPr>
        <w:t>That’s it!</w:t>
      </w:r>
    </w:p>
    <w:p w14:paraId="2C95983F" w14:textId="77777777" w:rsidR="00523E84" w:rsidRDefault="00523E84" w:rsidP="006016A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179A1CE8" w14:textId="77777777" w:rsidR="00523E84" w:rsidRDefault="006016A3"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523E84">
        <w:rPr>
          <w:rStyle w:val="Strong"/>
          <w:rFonts w:ascii="inherit" w:eastAsiaTheme="majorEastAsia" w:hAnsi="inherit" w:cs="Arial"/>
          <w:color w:val="777777"/>
          <w:szCs w:val="20"/>
          <w:bdr w:val="none" w:sz="0" w:space="0" w:color="auto" w:frame="1"/>
        </w:rPr>
        <w:t>Example question 3:</w:t>
      </w:r>
      <w:r w:rsidRPr="00523E84">
        <w:rPr>
          <w:rFonts w:ascii="Arial" w:hAnsi="Arial" w:cs="Arial"/>
          <w:color w:val="777777"/>
          <w:szCs w:val="20"/>
        </w:rPr>
        <w:t> What is the range of the following times?</w:t>
      </w:r>
      <w:r w:rsidRPr="00523E84">
        <w:rPr>
          <w:rFonts w:ascii="Arial" w:hAnsi="Arial" w:cs="Arial"/>
          <w:color w:val="777777"/>
          <w:szCs w:val="20"/>
        </w:rPr>
        <w:br/>
        <w:t>2.7 hrs, 8.3 hrs, 3.5 hrs, 5.1 hrs, 4.9 hrs</w:t>
      </w:r>
      <w:r w:rsidRPr="00523E84">
        <w:rPr>
          <w:rFonts w:ascii="Arial" w:hAnsi="Arial" w:cs="Arial"/>
          <w:color w:val="777777"/>
          <w:szCs w:val="20"/>
        </w:rPr>
        <w:br/>
      </w:r>
    </w:p>
    <w:p w14:paraId="524C67A9" w14:textId="01FE65F5"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lastRenderedPageBreak/>
        <w:t>Step 1: </w:t>
      </w:r>
      <w:r w:rsidRPr="00523E84">
        <w:rPr>
          <w:rStyle w:val="Strong"/>
          <w:rFonts w:ascii="inherit" w:eastAsiaTheme="majorEastAsia" w:hAnsi="inherit" w:cs="Arial"/>
          <w:color w:val="777777"/>
          <w:szCs w:val="20"/>
          <w:bdr w:val="none" w:sz="0" w:space="0" w:color="auto" w:frame="1"/>
        </w:rPr>
        <w:t>Sort the numbers in order, from smallest to largest</w:t>
      </w:r>
      <w:r w:rsidRPr="00523E84">
        <w:rPr>
          <w:rFonts w:ascii="Arial" w:hAnsi="Arial" w:cs="Arial"/>
          <w:color w:val="777777"/>
          <w:szCs w:val="20"/>
        </w:rPr>
        <w:t>:</w:t>
      </w:r>
      <w:r w:rsidRPr="00523E84">
        <w:rPr>
          <w:rFonts w:ascii="Arial" w:hAnsi="Arial" w:cs="Arial"/>
          <w:color w:val="777777"/>
          <w:szCs w:val="20"/>
        </w:rPr>
        <w:br/>
        <w:t>2.7, 3.5, 4.9, 5.1, 8.3</w:t>
      </w:r>
    </w:p>
    <w:p w14:paraId="3B1CE260" w14:textId="77777777" w:rsidR="00523E84" w:rsidRDefault="00523E84"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831A44C" w14:textId="0E53ACE7" w:rsidR="006016A3" w:rsidRPr="00523E84"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523E84">
        <w:rPr>
          <w:rFonts w:ascii="inherit" w:hAnsi="inherit" w:cs="Arial"/>
          <w:color w:val="0000FF"/>
          <w:szCs w:val="20"/>
          <w:bdr w:val="none" w:sz="0" w:space="0" w:color="auto" w:frame="1"/>
        </w:rPr>
        <w:t>Step 2: </w:t>
      </w:r>
      <w:r w:rsidRPr="00523E84">
        <w:rPr>
          <w:rStyle w:val="Strong"/>
          <w:rFonts w:ascii="inherit" w:eastAsiaTheme="majorEastAsia" w:hAnsi="inherit" w:cs="Arial"/>
          <w:color w:val="777777"/>
          <w:szCs w:val="20"/>
          <w:bdr w:val="none" w:sz="0" w:space="0" w:color="auto" w:frame="1"/>
        </w:rPr>
        <w:t>Subtract the smallest number in the set from the largest number in the set</w:t>
      </w:r>
      <w:r w:rsidRPr="00523E84">
        <w:rPr>
          <w:rFonts w:ascii="Arial" w:hAnsi="Arial" w:cs="Arial"/>
          <w:color w:val="777777"/>
          <w:szCs w:val="20"/>
        </w:rPr>
        <w:t>:</w:t>
      </w:r>
      <w:r w:rsidRPr="00523E84">
        <w:rPr>
          <w:rFonts w:ascii="Arial" w:hAnsi="Arial" w:cs="Arial"/>
          <w:color w:val="777777"/>
          <w:szCs w:val="20"/>
        </w:rPr>
        <w:br/>
        <w:t>8.3 hr – 2.7 hr = 5.6 hr</w:t>
      </w:r>
      <w:r w:rsidRPr="00523E84">
        <w:rPr>
          <w:rFonts w:ascii="Arial" w:hAnsi="Arial" w:cs="Arial"/>
          <w:color w:val="777777"/>
          <w:szCs w:val="20"/>
        </w:rPr>
        <w:br/>
        <w:t>The range is 5.6 hr.</w:t>
      </w:r>
    </w:p>
    <w:p w14:paraId="5774338F" w14:textId="433E4C31" w:rsidR="00523E84" w:rsidRDefault="006016A3" w:rsidP="00F133F6">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523E84">
        <w:rPr>
          <w:rStyle w:val="Emphasis"/>
          <w:rFonts w:ascii="inherit" w:hAnsi="inherit" w:cs="Arial"/>
          <w:color w:val="777777"/>
          <w:szCs w:val="20"/>
          <w:bdr w:val="none" w:sz="0" w:space="0" w:color="auto" w:frame="1"/>
        </w:rPr>
        <w:t>That’s how to find a range!</w:t>
      </w:r>
    </w:p>
    <w:p w14:paraId="47FDDE6C" w14:textId="77777777" w:rsidR="00F133F6" w:rsidRPr="00F133F6" w:rsidRDefault="00F133F6" w:rsidP="00F133F6">
      <w:pPr>
        <w:pStyle w:val="NormalWeb"/>
        <w:shd w:val="clear" w:color="auto" w:fill="FFFFFF"/>
        <w:spacing w:before="0" w:beforeAutospacing="0" w:after="0" w:afterAutospacing="0"/>
        <w:textAlignment w:val="baseline"/>
        <w:rPr>
          <w:rFonts w:ascii="Arial" w:hAnsi="Arial" w:cs="Arial"/>
          <w:color w:val="777777"/>
          <w:szCs w:val="20"/>
        </w:rPr>
      </w:pPr>
    </w:p>
    <w:p w14:paraId="4D35F861" w14:textId="5E254927" w:rsidR="006016A3" w:rsidRDefault="006016A3" w:rsidP="006016A3">
      <w:pPr>
        <w:pStyle w:val="Heading3"/>
        <w:shd w:val="clear" w:color="auto" w:fill="FFFFFF"/>
        <w:spacing w:before="0" w:line="480" w:lineRule="atLeast"/>
        <w:textAlignment w:val="baseline"/>
        <w:rPr>
          <w:rFonts w:ascii="Arial" w:hAnsi="Arial" w:cs="Arial"/>
          <w:color w:val="555555"/>
          <w:sz w:val="39"/>
          <w:szCs w:val="39"/>
        </w:rPr>
      </w:pPr>
      <w:r w:rsidRPr="00F133F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Another Example.</w:t>
      </w:r>
    </w:p>
    <w:p w14:paraId="2A86856B" w14:textId="11F7D493" w:rsidR="006016A3" w:rsidRPr="00901D05"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901D05">
        <w:rPr>
          <w:rStyle w:val="Strong"/>
          <w:rFonts w:ascii="inherit" w:eastAsiaTheme="majorEastAsia" w:hAnsi="inherit" w:cs="Arial"/>
          <w:color w:val="777777"/>
          <w:szCs w:val="20"/>
          <w:bdr w:val="none" w:sz="0" w:space="0" w:color="auto" w:frame="1"/>
        </w:rPr>
        <w:t>Problem</w:t>
      </w:r>
      <w:r w:rsidRPr="00901D05">
        <w:rPr>
          <w:rFonts w:ascii="Arial" w:hAnsi="Arial" w:cs="Arial"/>
          <w:color w:val="777777"/>
          <w:szCs w:val="20"/>
        </w:rPr>
        <w:t>: You take 7 statistics tests over the course of a semester. You score 94, 88, 73, 84, 91, 87, and 79. What is the range of your scores?</w:t>
      </w:r>
      <w:r w:rsidRPr="00901D05">
        <w:rPr>
          <w:rFonts w:ascii="Arial" w:hAnsi="Arial" w:cs="Arial"/>
          <w:color w:val="777777"/>
          <w:szCs w:val="20"/>
        </w:rPr>
        <w:br/>
      </w:r>
      <w:r w:rsidRPr="00901D05">
        <w:rPr>
          <w:rStyle w:val="Strong"/>
          <w:rFonts w:ascii="inherit" w:eastAsiaTheme="majorEastAsia" w:hAnsi="inherit" w:cs="Arial"/>
          <w:color w:val="777777"/>
          <w:szCs w:val="20"/>
          <w:bdr w:val="none" w:sz="0" w:space="0" w:color="auto" w:frame="1"/>
        </w:rPr>
        <w:t>Solution:</w:t>
      </w:r>
      <w:r w:rsidRPr="00901D05">
        <w:rPr>
          <w:rFonts w:ascii="Arial" w:hAnsi="Arial" w:cs="Arial"/>
          <w:color w:val="777777"/>
          <w:szCs w:val="20"/>
        </w:rPr>
        <w:br/>
      </w:r>
      <w:r w:rsidRPr="00901D05">
        <w:rPr>
          <w:rFonts w:ascii="inherit" w:hAnsi="inherit" w:cs="Arial"/>
          <w:color w:val="0000FF"/>
          <w:szCs w:val="20"/>
          <w:bdr w:val="none" w:sz="0" w:space="0" w:color="auto" w:frame="1"/>
        </w:rPr>
        <w:t>Step 1: </w:t>
      </w:r>
      <w:r w:rsidRPr="00901D05">
        <w:rPr>
          <w:rFonts w:ascii="Arial" w:hAnsi="Arial" w:cs="Arial"/>
          <w:color w:val="777777"/>
          <w:szCs w:val="20"/>
        </w:rPr>
        <w:t>Order your scores from smallest to largest:</w:t>
      </w:r>
      <w:r w:rsidRPr="00901D05">
        <w:rPr>
          <w:rFonts w:ascii="Arial" w:hAnsi="Arial" w:cs="Arial"/>
          <w:color w:val="777777"/>
          <w:szCs w:val="20"/>
        </w:rPr>
        <w:br/>
        <w:t>73, 79, 84, 87, 88, 91, 94.</w:t>
      </w:r>
      <w:r w:rsidRPr="00901D05">
        <w:rPr>
          <w:rFonts w:ascii="Arial" w:hAnsi="Arial" w:cs="Arial"/>
          <w:color w:val="777777"/>
          <w:szCs w:val="20"/>
        </w:rPr>
        <w:br/>
      </w:r>
      <w:r w:rsidRPr="00901D05">
        <w:rPr>
          <w:rFonts w:ascii="inherit" w:hAnsi="inherit" w:cs="Arial"/>
          <w:color w:val="0000FF"/>
          <w:szCs w:val="20"/>
          <w:bdr w:val="none" w:sz="0" w:space="0" w:color="auto" w:frame="1"/>
        </w:rPr>
        <w:t>Step 2: </w:t>
      </w:r>
      <w:r w:rsidRPr="00901D05">
        <w:rPr>
          <w:rFonts w:ascii="Arial" w:hAnsi="Arial" w:cs="Arial"/>
          <w:color w:val="777777"/>
          <w:szCs w:val="20"/>
        </w:rPr>
        <w:t>Subtract the smallest number from the highest = 94 – 73 = 21.</w:t>
      </w:r>
      <w:r w:rsidRPr="00901D05">
        <w:rPr>
          <w:rFonts w:ascii="Arial" w:hAnsi="Arial" w:cs="Arial"/>
          <w:color w:val="777777"/>
          <w:szCs w:val="20"/>
        </w:rPr>
        <w:br/>
      </w:r>
      <w:r w:rsidRPr="00901D05">
        <w:rPr>
          <w:rStyle w:val="Strong"/>
          <w:rFonts w:ascii="inherit" w:eastAsiaTheme="majorEastAsia" w:hAnsi="inherit" w:cs="Arial"/>
          <w:color w:val="777777"/>
          <w:szCs w:val="20"/>
          <w:bdr w:val="none" w:sz="0" w:space="0" w:color="auto" w:frame="1"/>
        </w:rPr>
        <w:t>Answer: 21.</w:t>
      </w:r>
      <w:r w:rsidRPr="00901D05">
        <w:rPr>
          <w:rFonts w:ascii="Arial" w:hAnsi="Arial" w:cs="Arial"/>
          <w:color w:val="777777"/>
          <w:szCs w:val="20"/>
        </w:rPr>
        <w:br/>
      </w:r>
    </w:p>
    <w:p w14:paraId="05B92E18" w14:textId="18141308" w:rsidR="006016A3" w:rsidRDefault="006016A3" w:rsidP="003416E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16E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it Might be Misleading</w:t>
      </w:r>
    </w:p>
    <w:p w14:paraId="552AD39A" w14:textId="77777777" w:rsidR="003416EC" w:rsidRPr="003416EC" w:rsidRDefault="003416EC" w:rsidP="003416EC">
      <w:pPr>
        <w:rPr>
          <w:lang w:eastAsia="en-IN"/>
        </w:rPr>
      </w:pPr>
    </w:p>
    <w:p w14:paraId="2C2A087D" w14:textId="77777777" w:rsidR="006016A3" w:rsidRPr="007E1AB3"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7E1AB3">
        <w:rPr>
          <w:rFonts w:ascii="Arial" w:hAnsi="Arial" w:cs="Arial"/>
          <w:color w:val="777777"/>
          <w:szCs w:val="20"/>
        </w:rPr>
        <w:t>The range only uses the smallest and the largest number in a set; The rest of the values are ignored. That could lead to a misleading result. Take the above test scores. Let’s say you had the flu one test day and scored a 10. Assuming your highest score on another test was 94, then:</w:t>
      </w:r>
      <w:r w:rsidRPr="007E1AB3">
        <w:rPr>
          <w:rFonts w:ascii="Arial" w:hAnsi="Arial" w:cs="Arial"/>
          <w:color w:val="777777"/>
          <w:szCs w:val="20"/>
        </w:rPr>
        <w:br/>
        <w:t>94 – 10 = 84!</w:t>
      </w:r>
      <w:r w:rsidRPr="007E1AB3">
        <w:rPr>
          <w:rFonts w:ascii="Arial" w:hAnsi="Arial" w:cs="Arial"/>
          <w:color w:val="777777"/>
          <w:szCs w:val="20"/>
        </w:rPr>
        <w:br/>
        <w:t>That’s not a good reflection of your overall test performance at all.</w:t>
      </w:r>
    </w:p>
    <w:p w14:paraId="63947EF8" w14:textId="7901E6FE" w:rsidR="006016A3" w:rsidRDefault="006016A3" w:rsidP="006016A3">
      <w:pPr>
        <w:pStyle w:val="NormalWeb"/>
        <w:shd w:val="clear" w:color="auto" w:fill="FFFFFF"/>
        <w:spacing w:before="0" w:beforeAutospacing="0" w:after="0" w:afterAutospacing="0"/>
        <w:textAlignment w:val="baseline"/>
        <w:rPr>
          <w:rFonts w:ascii="Arial" w:hAnsi="Arial" w:cs="Arial"/>
          <w:color w:val="777777"/>
          <w:sz w:val="20"/>
          <w:szCs w:val="20"/>
        </w:rPr>
      </w:pPr>
      <w:r w:rsidRPr="007E1AB3">
        <w:rPr>
          <w:rFonts w:ascii="Arial" w:hAnsi="Arial" w:cs="Arial"/>
          <w:color w:val="ED7D31" w:themeColor="accent2"/>
          <w:szCs w:val="20"/>
        </w:rPr>
        <w:t>The score of 10 in the example above is what we call an </w:t>
      </w:r>
      <w:hyperlink r:id="rId270" w:history="1">
        <w:r w:rsidRPr="007E1AB3">
          <w:rPr>
            <w:rStyle w:val="Hyperlink"/>
            <w:rFonts w:ascii="inherit" w:hAnsi="inherit" w:cs="Arial"/>
            <w:color w:val="ED7D31" w:themeColor="accent2"/>
            <w:szCs w:val="20"/>
            <w:bdr w:val="none" w:sz="0" w:space="0" w:color="auto" w:frame="1"/>
          </w:rPr>
          <w:t>outlier</w:t>
        </w:r>
      </w:hyperlink>
      <w:r w:rsidRPr="007E1AB3">
        <w:rPr>
          <w:rFonts w:ascii="Arial" w:hAnsi="Arial" w:cs="Arial"/>
          <w:color w:val="ED7D31" w:themeColor="accent2"/>
          <w:szCs w:val="20"/>
        </w:rPr>
        <w:t>. It’s an extremely high or low value that can throw off stats. That’s why other </w:t>
      </w:r>
      <w:hyperlink r:id="rId271" w:history="1">
        <w:r w:rsidRPr="007E1AB3">
          <w:rPr>
            <w:rStyle w:val="Hyperlink"/>
            <w:rFonts w:ascii="inherit" w:hAnsi="inherit" w:cs="Arial"/>
            <w:color w:val="ED7D31" w:themeColor="accent2"/>
            <w:szCs w:val="20"/>
            <w:bdr w:val="none" w:sz="0" w:space="0" w:color="auto" w:frame="1"/>
          </w:rPr>
          <w:t>measures of spread</w:t>
        </w:r>
      </w:hyperlink>
      <w:r w:rsidRPr="007E1AB3">
        <w:rPr>
          <w:rFonts w:ascii="Arial" w:hAnsi="Arial" w:cs="Arial"/>
          <w:color w:val="ED7D31" w:themeColor="accent2"/>
          <w:szCs w:val="20"/>
        </w:rPr>
        <w:t> are sometimes preferred, like the </w:t>
      </w:r>
      <w:hyperlink r:id="rId272" w:tgtFrame="_blank" w:history="1">
        <w:r w:rsidRPr="007E1AB3">
          <w:rPr>
            <w:rStyle w:val="Hyperlink"/>
            <w:rFonts w:ascii="inherit" w:hAnsi="inherit" w:cs="Arial"/>
            <w:color w:val="ED7D31" w:themeColor="accent2"/>
            <w:szCs w:val="20"/>
            <w:bdr w:val="none" w:sz="0" w:space="0" w:color="auto" w:frame="1"/>
          </w:rPr>
          <w:t>mean</w:t>
        </w:r>
      </w:hyperlink>
      <w:r w:rsidRPr="007E1AB3">
        <w:rPr>
          <w:rFonts w:ascii="Arial" w:hAnsi="Arial" w:cs="Arial"/>
          <w:color w:val="777777"/>
          <w:szCs w:val="20"/>
        </w:rPr>
        <w:t>.</w:t>
      </w:r>
      <w:r w:rsidRPr="007E1AB3">
        <w:rPr>
          <w:rFonts w:ascii="Arial" w:hAnsi="Arial" w:cs="Arial"/>
          <w:color w:val="777777"/>
          <w:szCs w:val="20"/>
        </w:rPr>
        <w:br/>
      </w:r>
    </w:p>
    <w:p w14:paraId="52D7EEF2" w14:textId="53AEF9E2" w:rsidR="006016A3" w:rsidRDefault="006016A3" w:rsidP="0099364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9364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Rule of Thumb</w:t>
      </w:r>
    </w:p>
    <w:p w14:paraId="7AB532DB" w14:textId="77777777" w:rsidR="00993649" w:rsidRPr="00993649" w:rsidRDefault="00993649" w:rsidP="00993649">
      <w:pPr>
        <w:rPr>
          <w:lang w:eastAsia="en-IN"/>
        </w:rPr>
      </w:pPr>
    </w:p>
    <w:p w14:paraId="40F6A79C" w14:textId="77777777" w:rsidR="006016A3" w:rsidRPr="006B3490" w:rsidRDefault="006016A3" w:rsidP="006016A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B3490">
        <w:rPr>
          <w:rFonts w:ascii="Arial" w:hAnsi="Arial" w:cs="Arial"/>
          <w:color w:val="ED7D31" w:themeColor="accent2"/>
          <w:szCs w:val="20"/>
        </w:rPr>
        <w:t>The rule of thumb says that the range is about four times the </w:t>
      </w:r>
      <w:hyperlink r:id="rId273" w:tgtFrame="_blank" w:history="1">
        <w:r w:rsidRPr="006B3490">
          <w:rPr>
            <w:rStyle w:val="Hyperlink"/>
            <w:rFonts w:ascii="inherit" w:hAnsi="inherit" w:cs="Arial"/>
            <w:color w:val="ED7D31" w:themeColor="accent2"/>
            <w:szCs w:val="20"/>
            <w:bdr w:val="none" w:sz="0" w:space="0" w:color="auto" w:frame="1"/>
          </w:rPr>
          <w:t>standard deviation</w:t>
        </w:r>
      </w:hyperlink>
      <w:r w:rsidRPr="006B3490">
        <w:rPr>
          <w:rFonts w:ascii="Arial" w:hAnsi="Arial" w:cs="Arial"/>
          <w:color w:val="ED7D31" w:themeColor="accent2"/>
          <w:szCs w:val="20"/>
        </w:rPr>
        <w:t>. The standard deviation is another measure of spread in statistics. It tells you how your data is clustered around the </w:t>
      </w:r>
      <w:hyperlink r:id="rId274" w:history="1">
        <w:r w:rsidRPr="006B3490">
          <w:rPr>
            <w:rStyle w:val="Hyperlink"/>
            <w:rFonts w:ascii="inherit" w:hAnsi="inherit" w:cs="Arial"/>
            <w:color w:val="ED7D31" w:themeColor="accent2"/>
            <w:szCs w:val="20"/>
            <w:bdr w:val="none" w:sz="0" w:space="0" w:color="auto" w:frame="1"/>
          </w:rPr>
          <w:t>mean</w:t>
        </w:r>
      </w:hyperlink>
      <w:r w:rsidRPr="006B3490">
        <w:rPr>
          <w:rFonts w:ascii="Arial" w:hAnsi="Arial" w:cs="Arial"/>
          <w:color w:val="ED7D31" w:themeColor="accent2"/>
          <w:szCs w:val="20"/>
        </w:rPr>
        <w:t xml:space="preserve">. What the rule of thumb tells you in most cases is that the bulk of the data can be found </w:t>
      </w:r>
      <w:proofErr w:type="gramStart"/>
      <w:r w:rsidRPr="006B3490">
        <w:rPr>
          <w:rFonts w:ascii="Arial" w:hAnsi="Arial" w:cs="Arial"/>
          <w:color w:val="ED7D31" w:themeColor="accent2"/>
          <w:szCs w:val="20"/>
        </w:rPr>
        <w:t>pretty close</w:t>
      </w:r>
      <w:proofErr w:type="gramEnd"/>
      <w:r w:rsidRPr="006B3490">
        <w:rPr>
          <w:rFonts w:ascii="Arial" w:hAnsi="Arial" w:cs="Arial"/>
          <w:color w:val="ED7D31" w:themeColor="accent2"/>
          <w:szCs w:val="20"/>
        </w:rPr>
        <w:t xml:space="preserve"> to the mean (within a couple of standard deviations); The result is that those erroneous “outliers” should have very little effect on your final statistic.</w:t>
      </w:r>
    </w:p>
    <w:p w14:paraId="3562A310" w14:textId="77777777" w:rsidR="00AB5DFB" w:rsidRDefault="00AB5DFB" w:rsidP="006016A3">
      <w:pPr>
        <w:pStyle w:val="NormalWeb"/>
        <w:shd w:val="clear" w:color="auto" w:fill="FFFFFF"/>
        <w:spacing w:before="0" w:beforeAutospacing="0" w:after="0" w:afterAutospacing="0"/>
        <w:textAlignment w:val="baseline"/>
        <w:rPr>
          <w:rFonts w:ascii="Arial" w:hAnsi="Arial" w:cs="Arial"/>
          <w:color w:val="777777"/>
          <w:szCs w:val="20"/>
        </w:rPr>
      </w:pPr>
    </w:p>
    <w:p w14:paraId="5188E283" w14:textId="282F3074" w:rsidR="006016A3" w:rsidRPr="001D4FC6"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1D4FC6">
        <w:rPr>
          <w:rFonts w:ascii="Arial" w:hAnsi="Arial" w:cs="Arial"/>
          <w:color w:val="777777"/>
          <w:szCs w:val="20"/>
        </w:rPr>
        <w:t>Procedure for finding a standard deviation using the rule of thumb:</w:t>
      </w:r>
      <w:r w:rsidRPr="001D4FC6">
        <w:rPr>
          <w:rFonts w:ascii="Arial" w:hAnsi="Arial" w:cs="Arial"/>
          <w:color w:val="777777"/>
          <w:szCs w:val="20"/>
        </w:rPr>
        <w:br/>
      </w:r>
      <w:r w:rsidRPr="001D4FC6">
        <w:rPr>
          <w:rFonts w:ascii="inherit" w:hAnsi="inherit" w:cs="Arial"/>
          <w:color w:val="0000FF"/>
          <w:szCs w:val="20"/>
          <w:bdr w:val="none" w:sz="0" w:space="0" w:color="auto" w:frame="1"/>
        </w:rPr>
        <w:t>Step 1: Find the range.</w:t>
      </w:r>
      <w:r w:rsidRPr="001D4FC6">
        <w:rPr>
          <w:rFonts w:ascii="Arial" w:hAnsi="Arial" w:cs="Arial"/>
          <w:color w:val="777777"/>
          <w:szCs w:val="20"/>
        </w:rPr>
        <w:br/>
      </w:r>
      <w:r w:rsidRPr="001D4FC6">
        <w:rPr>
          <w:rFonts w:ascii="inherit" w:hAnsi="inherit" w:cs="Arial"/>
          <w:color w:val="0000FF"/>
          <w:szCs w:val="20"/>
          <w:bdr w:val="none" w:sz="0" w:space="0" w:color="auto" w:frame="1"/>
        </w:rPr>
        <w:t>Step 2: Divide Step 1 by four.</w:t>
      </w:r>
    </w:p>
    <w:p w14:paraId="0DCFAAF6" w14:textId="77777777" w:rsidR="00AB5DFB" w:rsidRDefault="00AB5DFB" w:rsidP="006016A3">
      <w:pPr>
        <w:pStyle w:val="NormalWeb"/>
        <w:shd w:val="clear" w:color="auto" w:fill="FFFFFF"/>
        <w:spacing w:before="0" w:beforeAutospacing="0" w:after="0" w:afterAutospacing="0"/>
        <w:textAlignment w:val="baseline"/>
        <w:rPr>
          <w:rFonts w:ascii="Arial" w:hAnsi="Arial" w:cs="Arial"/>
          <w:color w:val="777777"/>
          <w:szCs w:val="20"/>
        </w:rPr>
      </w:pPr>
    </w:p>
    <w:p w14:paraId="0B66A970" w14:textId="24167D3F" w:rsidR="006016A3" w:rsidRPr="001D4FC6"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FC59AE">
        <w:rPr>
          <w:rFonts w:ascii="Arial" w:hAnsi="Arial" w:cs="Arial"/>
          <w:color w:val="ED7D31" w:themeColor="accent2"/>
          <w:szCs w:val="20"/>
        </w:rPr>
        <w:t>The rule of thumb doesn’t work that well for small data sets. And it doesn’t work at all if you don’t have data that fits a </w:t>
      </w:r>
      <w:hyperlink r:id="rId275" w:tgtFrame="_blank" w:history="1">
        <w:r w:rsidRPr="00FC59AE">
          <w:rPr>
            <w:rStyle w:val="Hyperlink"/>
            <w:rFonts w:ascii="inherit" w:hAnsi="inherit" w:cs="Arial"/>
            <w:color w:val="ED7D31" w:themeColor="accent2"/>
            <w:szCs w:val="20"/>
            <w:bdr w:val="none" w:sz="0" w:space="0" w:color="auto" w:frame="1"/>
          </w:rPr>
          <w:t>normal distribution</w:t>
        </w:r>
      </w:hyperlink>
      <w:r w:rsidRPr="00FC59AE">
        <w:rPr>
          <w:rFonts w:ascii="Arial" w:hAnsi="Arial" w:cs="Arial"/>
          <w:color w:val="ED7D31" w:themeColor="accent2"/>
          <w:szCs w:val="20"/>
        </w:rPr>
        <w:t>. That’s why you’ll rarely see it used in statistics. See: </w:t>
      </w:r>
      <w:hyperlink r:id="rId276" w:history="1">
        <w:r w:rsidRPr="00FC59AE">
          <w:rPr>
            <w:rStyle w:val="Hyperlink"/>
            <w:rFonts w:ascii="inherit" w:hAnsi="inherit" w:cs="Arial"/>
            <w:color w:val="ED7D31" w:themeColor="accent2"/>
            <w:szCs w:val="20"/>
            <w:bdr w:val="none" w:sz="0" w:space="0" w:color="auto" w:frame="1"/>
          </w:rPr>
          <w:t>Range rule of thumb.</w:t>
        </w:r>
      </w:hyperlink>
    </w:p>
    <w:p w14:paraId="7C7EEC19" w14:textId="2841908A" w:rsidR="006016A3" w:rsidRDefault="006016A3" w:rsidP="006016A3">
      <w:pPr>
        <w:pStyle w:val="NormalWeb"/>
        <w:shd w:val="clear" w:color="auto" w:fill="FFFFFF"/>
        <w:spacing w:before="0" w:beforeAutospacing="0" w:after="0" w:afterAutospacing="0"/>
        <w:textAlignment w:val="baseline"/>
        <w:rPr>
          <w:rFonts w:ascii="Arial" w:hAnsi="Arial" w:cs="Arial"/>
          <w:color w:val="777777"/>
          <w:sz w:val="20"/>
          <w:szCs w:val="20"/>
        </w:rPr>
      </w:pPr>
    </w:p>
    <w:p w14:paraId="2C34870D" w14:textId="524560F2" w:rsidR="006016A3" w:rsidRDefault="006016A3" w:rsidP="00ED348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D34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Range in Excel 2013-2016</w:t>
      </w:r>
    </w:p>
    <w:p w14:paraId="4AA511FC" w14:textId="77777777" w:rsidR="00ED348D" w:rsidRPr="00ED348D" w:rsidRDefault="00ED348D" w:rsidP="00ED348D">
      <w:pPr>
        <w:rPr>
          <w:lang w:eastAsia="en-IN"/>
        </w:rPr>
      </w:pPr>
    </w:p>
    <w:p w14:paraId="762DBCE2" w14:textId="77777777" w:rsidR="006016A3" w:rsidRPr="006A3CB2" w:rsidRDefault="006016A3" w:rsidP="006016A3">
      <w:pPr>
        <w:pStyle w:val="NormalWeb"/>
        <w:shd w:val="clear" w:color="auto" w:fill="FFFFFF"/>
        <w:spacing w:before="0" w:beforeAutospacing="0" w:after="225" w:afterAutospacing="0"/>
        <w:textAlignment w:val="baseline"/>
        <w:rPr>
          <w:rFonts w:ascii="Arial" w:hAnsi="Arial" w:cs="Arial"/>
          <w:color w:val="777777"/>
          <w:szCs w:val="20"/>
        </w:rPr>
      </w:pPr>
      <w:r w:rsidRPr="006A3CB2">
        <w:rPr>
          <w:rFonts w:ascii="Arial" w:hAnsi="Arial" w:cs="Arial"/>
          <w:color w:val="777777"/>
          <w:szCs w:val="20"/>
        </w:rPr>
        <w:t>Watch the video or read the steps below:</w:t>
      </w:r>
    </w:p>
    <w:p w14:paraId="53B42F06" w14:textId="0DEBD17B" w:rsidR="006016A3" w:rsidRDefault="006A3CB2" w:rsidP="006016A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2AD0092B" wp14:editId="09A6E0A8">
            <wp:extent cx="4572000" cy="3429000"/>
            <wp:effectExtent l="0" t="0" r="0" b="0"/>
            <wp:docPr id="189" name="Video 189">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Video 189">
                      <a:hlinkClick r:id="rId277"/>
                    </pic:cNvPr>
                    <pic:cNvPicPr/>
                  </pic:nvPicPr>
                  <pic:blipFill>
                    <a:blip r:embed="rId27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CeWwXk1XGu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BC6D71B" w14:textId="77777777" w:rsidR="003762FD"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To find a range in Excel, you have two options: you can use the MAX and MIN functions to find the largest and smallest numbers in a data set and then you can subtract the two. For example, if you had a data set in cells A1 to A10, you’d need three formulas in three blank cells. Lastly the format (assuming you put these formulas into cells B1:B3) would be:</w:t>
      </w:r>
      <w:r w:rsidRPr="003762FD">
        <w:rPr>
          <w:rFonts w:ascii="Arial" w:hAnsi="Arial" w:cs="Arial"/>
          <w:color w:val="777777"/>
          <w:szCs w:val="20"/>
        </w:rPr>
        <w:br/>
      </w:r>
    </w:p>
    <w:p w14:paraId="49C71388" w14:textId="77777777" w:rsidR="003762FD"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 xml:space="preserve">B1 = </w:t>
      </w:r>
      <w:proofErr w:type="gramStart"/>
      <w:r w:rsidRPr="003762FD">
        <w:rPr>
          <w:rFonts w:ascii="Arial" w:hAnsi="Arial" w:cs="Arial"/>
          <w:color w:val="777777"/>
          <w:szCs w:val="20"/>
        </w:rPr>
        <w:t>MAX(</w:t>
      </w:r>
      <w:proofErr w:type="gramEnd"/>
      <w:r w:rsidRPr="003762FD">
        <w:rPr>
          <w:rFonts w:ascii="Arial" w:hAnsi="Arial" w:cs="Arial"/>
          <w:color w:val="777777"/>
          <w:szCs w:val="20"/>
        </w:rPr>
        <w:t>A1:A10)</w:t>
      </w:r>
      <w:r w:rsidRPr="003762FD">
        <w:rPr>
          <w:rFonts w:ascii="Arial" w:hAnsi="Arial" w:cs="Arial"/>
          <w:color w:val="777777"/>
          <w:szCs w:val="20"/>
        </w:rPr>
        <w:br/>
        <w:t>B2 = MIN(A1:A10)</w:t>
      </w:r>
      <w:r w:rsidRPr="003762FD">
        <w:rPr>
          <w:rFonts w:ascii="Arial" w:hAnsi="Arial" w:cs="Arial"/>
          <w:color w:val="777777"/>
          <w:szCs w:val="20"/>
        </w:rPr>
        <w:br/>
        <w:t>B3 =(B1-B2)</w:t>
      </w:r>
      <w:r w:rsidRPr="003762FD">
        <w:rPr>
          <w:rFonts w:ascii="Arial" w:hAnsi="Arial" w:cs="Arial"/>
          <w:color w:val="777777"/>
          <w:szCs w:val="20"/>
        </w:rPr>
        <w:br/>
      </w:r>
    </w:p>
    <w:p w14:paraId="77344895" w14:textId="1E7EDBEC" w:rsidR="003762FD" w:rsidRDefault="006016A3" w:rsidP="003762FD">
      <w:pPr>
        <w:pStyle w:val="NormalWeb"/>
        <w:shd w:val="clear" w:color="auto" w:fill="FFFFFF"/>
        <w:spacing w:before="0" w:beforeAutospacing="0" w:after="0" w:afterAutospacing="0"/>
        <w:textAlignment w:val="baseline"/>
        <w:rPr>
          <w:rFonts w:ascii="Arial" w:hAnsi="Arial" w:cs="Arial"/>
          <w:color w:val="777777"/>
          <w:szCs w:val="20"/>
        </w:rPr>
      </w:pPr>
      <w:r w:rsidRPr="003762FD">
        <w:rPr>
          <w:rFonts w:ascii="Arial" w:hAnsi="Arial" w:cs="Arial"/>
          <w:color w:val="777777"/>
          <w:szCs w:val="20"/>
        </w:rPr>
        <w:t>A much easier way is to use Data Analysis, where in just a couple of clicks (with no entering formulas) you can display a variety of summary statistics, including the range (How to </w:t>
      </w:r>
      <w:hyperlink r:id="rId279" w:history="1">
        <w:r w:rsidRPr="003762FD">
          <w:rPr>
            <w:rStyle w:val="Hyperlink"/>
            <w:rFonts w:ascii="inherit" w:hAnsi="inherit" w:cs="Arial"/>
            <w:color w:val="05A9C5"/>
            <w:szCs w:val="20"/>
            <w:bdr w:val="none" w:sz="0" w:space="0" w:color="auto" w:frame="1"/>
          </w:rPr>
          <w:t xml:space="preserve">load the Data Analysis </w:t>
        </w:r>
        <w:proofErr w:type="spellStart"/>
        <w:r w:rsidRPr="003762FD">
          <w:rPr>
            <w:rStyle w:val="Hyperlink"/>
            <w:rFonts w:ascii="inherit" w:hAnsi="inherit" w:cs="Arial"/>
            <w:color w:val="05A9C5"/>
            <w:szCs w:val="20"/>
            <w:bdr w:val="none" w:sz="0" w:space="0" w:color="auto" w:frame="1"/>
          </w:rPr>
          <w:t>Toolpak</w:t>
        </w:r>
        <w:proofErr w:type="spellEnd"/>
      </w:hyperlink>
      <w:r w:rsidRPr="003762FD">
        <w:rPr>
          <w:rFonts w:ascii="Arial" w:hAnsi="Arial" w:cs="Arial"/>
          <w:color w:val="777777"/>
          <w:szCs w:val="20"/>
        </w:rPr>
        <w:t>).</w:t>
      </w:r>
    </w:p>
    <w:p w14:paraId="03C7A995" w14:textId="77777777" w:rsidR="003762FD" w:rsidRPr="003762FD" w:rsidRDefault="003762FD" w:rsidP="003762FD">
      <w:pPr>
        <w:pStyle w:val="NormalWeb"/>
        <w:shd w:val="clear" w:color="auto" w:fill="FFFFFF"/>
        <w:spacing w:before="0" w:beforeAutospacing="0" w:after="0" w:afterAutospacing="0"/>
        <w:textAlignment w:val="baseline"/>
        <w:rPr>
          <w:rFonts w:ascii="Arial" w:hAnsi="Arial" w:cs="Arial"/>
          <w:color w:val="777777"/>
          <w:szCs w:val="20"/>
        </w:rPr>
      </w:pPr>
    </w:p>
    <w:p w14:paraId="4B1128F8" w14:textId="75451B46" w:rsidR="006016A3" w:rsidRPr="003762FD" w:rsidRDefault="006016A3" w:rsidP="006016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62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Range in Excel: Data Analysis Steps</w:t>
      </w:r>
    </w:p>
    <w:p w14:paraId="2CB6B51D"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C5D8FAD" w14:textId="64D3CEF0"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1st: </w:t>
      </w:r>
      <w:r w:rsidRPr="008F2EA0">
        <w:rPr>
          <w:rFonts w:ascii="Arial" w:hAnsi="Arial" w:cs="Arial"/>
          <w:color w:val="777777"/>
          <w:szCs w:val="20"/>
        </w:rPr>
        <w:t>Click the “Data” tab and then click “Data Analysis.”</w:t>
      </w:r>
    </w:p>
    <w:p w14:paraId="077C9FD2"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C5DDB07" w14:textId="784EF0E6"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2nd: </w:t>
      </w:r>
      <w:r w:rsidRPr="008F2EA0">
        <w:rPr>
          <w:rFonts w:ascii="Arial" w:hAnsi="Arial" w:cs="Arial"/>
          <w:color w:val="777777"/>
          <w:szCs w:val="20"/>
        </w:rPr>
        <w:t>Click “Descriptive Statistics” and then click “OK.”</w:t>
      </w:r>
    </w:p>
    <w:p w14:paraId="092785A8"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7A88D10" w14:textId="530BDCEE"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3rd: </w:t>
      </w:r>
      <w:r w:rsidRPr="008F2EA0">
        <w:rPr>
          <w:rFonts w:ascii="Arial" w:hAnsi="Arial" w:cs="Arial"/>
          <w:color w:val="777777"/>
          <w:szCs w:val="20"/>
        </w:rPr>
        <w:t>Click the Input Range box and then type the location for your data. For example, if you typed your data into cells A1 to A10, type “A1:A10” into that box</w:t>
      </w:r>
    </w:p>
    <w:p w14:paraId="328B752C"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385968" w14:textId="4C3F46C9"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lastRenderedPageBreak/>
        <w:t>4th: </w:t>
      </w:r>
      <w:r w:rsidRPr="008F2EA0">
        <w:rPr>
          <w:rFonts w:ascii="Arial" w:hAnsi="Arial" w:cs="Arial"/>
          <w:color w:val="777777"/>
          <w:szCs w:val="20"/>
        </w:rPr>
        <w:t>Click the radio button for Rows or Columns, depending on how your data is laid out.</w:t>
      </w:r>
    </w:p>
    <w:p w14:paraId="40E5BCBA"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4CAC644" w14:textId="2B1ADEE5"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5th: </w:t>
      </w:r>
      <w:r w:rsidRPr="008F2EA0">
        <w:rPr>
          <w:rFonts w:ascii="Arial" w:hAnsi="Arial" w:cs="Arial"/>
          <w:color w:val="777777"/>
          <w:szCs w:val="20"/>
        </w:rPr>
        <w:t>Click the “Labels in first row” box if your data has column headers.</w:t>
      </w:r>
    </w:p>
    <w:p w14:paraId="56067BC9"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2251696" w14:textId="4885F4A0"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6th: </w:t>
      </w:r>
      <w:r w:rsidRPr="008F2EA0">
        <w:rPr>
          <w:rFonts w:ascii="Arial" w:hAnsi="Arial" w:cs="Arial"/>
          <w:color w:val="777777"/>
          <w:szCs w:val="20"/>
        </w:rPr>
        <w:t>Click the “Descriptive Statistics” check box.</w:t>
      </w:r>
    </w:p>
    <w:p w14:paraId="73CA313A"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3E06A4E" w14:textId="51C7A9CE" w:rsidR="006016A3" w:rsidRPr="008F2EA0"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7th: </w:t>
      </w:r>
      <w:r w:rsidRPr="008F2EA0">
        <w:rPr>
          <w:rFonts w:ascii="Arial" w:hAnsi="Arial" w:cs="Arial"/>
          <w:color w:val="777777"/>
          <w:szCs w:val="20"/>
        </w:rPr>
        <w:t>Select a location for your output. For example, click the “New Worksheet” radio button.</w:t>
      </w:r>
    </w:p>
    <w:p w14:paraId="6A4B883E" w14:textId="77777777" w:rsidR="008F2EA0" w:rsidRDefault="008F2EA0" w:rsidP="006016A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35B2F2C" w14:textId="0FFCE7D8" w:rsidR="006016A3" w:rsidRDefault="006016A3" w:rsidP="006016A3">
      <w:pPr>
        <w:pStyle w:val="NormalWeb"/>
        <w:shd w:val="clear" w:color="auto" w:fill="FFFFFF"/>
        <w:spacing w:before="0" w:beforeAutospacing="0" w:after="0" w:afterAutospacing="0"/>
        <w:textAlignment w:val="baseline"/>
        <w:rPr>
          <w:rFonts w:ascii="Arial" w:hAnsi="Arial" w:cs="Arial"/>
          <w:color w:val="777777"/>
          <w:szCs w:val="20"/>
        </w:rPr>
      </w:pPr>
      <w:r w:rsidRPr="008F2EA0">
        <w:rPr>
          <w:rFonts w:ascii="inherit" w:hAnsi="inherit" w:cs="Arial"/>
          <w:color w:val="0000FF"/>
          <w:szCs w:val="20"/>
          <w:bdr w:val="none" w:sz="0" w:space="0" w:color="auto" w:frame="1"/>
        </w:rPr>
        <w:t>8th: </w:t>
      </w:r>
      <w:r w:rsidRPr="008F2EA0">
        <w:rPr>
          <w:rFonts w:ascii="Arial" w:hAnsi="Arial" w:cs="Arial"/>
          <w:color w:val="777777"/>
          <w:szCs w:val="20"/>
        </w:rPr>
        <w:t>Click “OK.”</w:t>
      </w:r>
    </w:p>
    <w:p w14:paraId="74570C9A" w14:textId="4A8B668E" w:rsidR="009121EC" w:rsidRDefault="009121EC" w:rsidP="006016A3">
      <w:pPr>
        <w:pStyle w:val="NormalWeb"/>
        <w:shd w:val="clear" w:color="auto" w:fill="FFFFFF"/>
        <w:spacing w:before="0" w:beforeAutospacing="0" w:after="0" w:afterAutospacing="0"/>
        <w:textAlignment w:val="baseline"/>
        <w:rPr>
          <w:rFonts w:ascii="Arial" w:hAnsi="Arial" w:cs="Arial"/>
          <w:color w:val="777777"/>
          <w:szCs w:val="20"/>
        </w:rPr>
      </w:pPr>
    </w:p>
    <w:p w14:paraId="1F71D447" w14:textId="70026055" w:rsidR="009121EC" w:rsidRDefault="009121EC" w:rsidP="002E15C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15C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Variance</w:t>
      </w:r>
    </w:p>
    <w:p w14:paraId="263687CE" w14:textId="77777777" w:rsidR="001C0A3D" w:rsidRPr="001C0A3D" w:rsidRDefault="001C0A3D" w:rsidP="001C0A3D"/>
    <w:p w14:paraId="1DD79E91" w14:textId="2E13C12F" w:rsidR="009121EC" w:rsidRPr="00492DB8"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7312A1">
        <w:rPr>
          <w:rFonts w:ascii="inherit" w:hAnsi="inherit" w:cs="Arial"/>
          <w:color w:val="ED7D31" w:themeColor="accent2"/>
          <w:sz w:val="26"/>
          <w:szCs w:val="20"/>
        </w:rPr>
        <w:t>Variance measures how far a data set is spread out. The technical definition is </w:t>
      </w:r>
      <w:r w:rsidRPr="007312A1">
        <w:rPr>
          <w:rStyle w:val="Emphasis"/>
          <w:rFonts w:ascii="inherit" w:hAnsi="inherit" w:cs="Arial"/>
          <w:color w:val="ED7D31" w:themeColor="accent2"/>
          <w:sz w:val="26"/>
          <w:szCs w:val="20"/>
          <w:bdr w:val="none" w:sz="0" w:space="0" w:color="auto" w:frame="1"/>
        </w:rPr>
        <w:t>“The </w:t>
      </w:r>
      <w:hyperlink r:id="rId280" w:history="1">
        <w:r w:rsidRPr="007312A1">
          <w:rPr>
            <w:rStyle w:val="Hyperlink"/>
            <w:rFonts w:ascii="inherit" w:hAnsi="inherit" w:cs="Arial"/>
            <w:i/>
            <w:iCs/>
            <w:color w:val="ED7D31" w:themeColor="accent2"/>
            <w:sz w:val="26"/>
            <w:szCs w:val="20"/>
            <w:bdr w:val="none" w:sz="0" w:space="0" w:color="auto" w:frame="1"/>
          </w:rPr>
          <w:t>average </w:t>
        </w:r>
      </w:hyperlink>
      <w:r w:rsidRPr="007312A1">
        <w:rPr>
          <w:rStyle w:val="Emphasis"/>
          <w:rFonts w:ascii="inherit" w:hAnsi="inherit" w:cs="Arial"/>
          <w:color w:val="ED7D31" w:themeColor="accent2"/>
          <w:sz w:val="26"/>
          <w:szCs w:val="20"/>
          <w:bdr w:val="none" w:sz="0" w:space="0" w:color="auto" w:frame="1"/>
        </w:rPr>
        <w:t>of the squared differences from the </w:t>
      </w:r>
      <w:hyperlink r:id="rId281" w:anchor="mean" w:history="1">
        <w:r w:rsidRPr="007312A1">
          <w:rPr>
            <w:rStyle w:val="Hyperlink"/>
            <w:rFonts w:ascii="inherit" w:hAnsi="inherit" w:cs="Arial"/>
            <w:i/>
            <w:iCs/>
            <w:color w:val="ED7D31" w:themeColor="accent2"/>
            <w:sz w:val="26"/>
            <w:szCs w:val="20"/>
            <w:bdr w:val="none" w:sz="0" w:space="0" w:color="auto" w:frame="1"/>
          </w:rPr>
          <w:t>mean</w:t>
        </w:r>
      </w:hyperlink>
      <w:r w:rsidRPr="007312A1">
        <w:rPr>
          <w:rStyle w:val="Emphasis"/>
          <w:rFonts w:ascii="inherit" w:hAnsi="inherit" w:cs="Arial"/>
          <w:color w:val="ED7D31" w:themeColor="accent2"/>
          <w:sz w:val="26"/>
          <w:szCs w:val="20"/>
          <w:bdr w:val="none" w:sz="0" w:space="0" w:color="auto" w:frame="1"/>
        </w:rPr>
        <w:t>,”</w:t>
      </w:r>
      <w:r w:rsidRPr="007312A1">
        <w:rPr>
          <w:rFonts w:ascii="inherit" w:hAnsi="inherit" w:cs="Arial"/>
          <w:color w:val="ED7D31" w:themeColor="accent2"/>
          <w:sz w:val="26"/>
          <w:szCs w:val="20"/>
        </w:rPr>
        <w:t> but all it really does is to give you a very </w:t>
      </w:r>
      <w:r w:rsidRPr="007312A1">
        <w:rPr>
          <w:rStyle w:val="Strong"/>
          <w:rFonts w:ascii="inherit" w:eastAsiaTheme="majorEastAsia" w:hAnsi="inherit" w:cs="Arial"/>
          <w:color w:val="ED7D31" w:themeColor="accent2"/>
          <w:sz w:val="26"/>
          <w:szCs w:val="20"/>
          <w:bdr w:val="none" w:sz="0" w:space="0" w:color="auto" w:frame="1"/>
        </w:rPr>
        <w:t>general idea of the spread of your data</w:t>
      </w:r>
      <w:r w:rsidRPr="007312A1">
        <w:rPr>
          <w:rFonts w:ascii="inherit" w:hAnsi="inherit" w:cs="Arial"/>
          <w:color w:val="ED7D31" w:themeColor="accent2"/>
          <w:sz w:val="26"/>
          <w:szCs w:val="20"/>
        </w:rPr>
        <w:t>. A value of zero means that there is no variability; All the numbers in the data set are the same</w:t>
      </w:r>
      <w:r w:rsidRPr="00492DB8">
        <w:rPr>
          <w:rFonts w:ascii="inherit" w:hAnsi="inherit" w:cs="Arial"/>
          <w:color w:val="777777"/>
          <w:sz w:val="26"/>
          <w:szCs w:val="20"/>
        </w:rPr>
        <w:t>.</w:t>
      </w:r>
    </w:p>
    <w:p w14:paraId="46E6F3D4" w14:textId="77777777" w:rsidR="00492DB8" w:rsidRPr="00492DB8" w:rsidRDefault="00492DB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73EAE695" w14:textId="77777777" w:rsidR="009121EC" w:rsidRPr="00492DB8"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12 has a var. of zero (the numbers are identical).</w:t>
      </w:r>
    </w:p>
    <w:p w14:paraId="159CCE07" w14:textId="77777777" w:rsidR="009121EC" w:rsidRPr="00492DB8"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w:t>
      </w:r>
      <w:r w:rsidRPr="00492DB8">
        <w:rPr>
          <w:rStyle w:val="Strong"/>
          <w:rFonts w:ascii="inherit" w:hAnsi="inherit" w:cs="Arial"/>
          <w:color w:val="777777"/>
          <w:sz w:val="26"/>
          <w:szCs w:val="20"/>
          <w:bdr w:val="none" w:sz="0" w:space="0" w:color="auto" w:frame="1"/>
        </w:rPr>
        <w:t>13</w:t>
      </w:r>
      <w:r w:rsidRPr="00492DB8">
        <w:rPr>
          <w:rFonts w:ascii="inherit" w:hAnsi="inherit" w:cs="Arial"/>
          <w:color w:val="777777"/>
          <w:sz w:val="26"/>
          <w:szCs w:val="20"/>
        </w:rPr>
        <w:t> has a var. of 0.167; a small change in the numbers equals a very small var.</w:t>
      </w:r>
    </w:p>
    <w:p w14:paraId="3B98AB99" w14:textId="2CB2516B" w:rsidR="009121EC" w:rsidRDefault="009121EC" w:rsidP="008755CD">
      <w:pPr>
        <w:numPr>
          <w:ilvl w:val="0"/>
          <w:numId w:val="84"/>
        </w:numPr>
        <w:shd w:val="clear" w:color="auto" w:fill="FFFFFF"/>
        <w:spacing w:after="0" w:line="240" w:lineRule="auto"/>
        <w:ind w:left="450"/>
        <w:textAlignment w:val="baseline"/>
        <w:rPr>
          <w:rFonts w:ascii="inherit" w:hAnsi="inherit" w:cs="Arial"/>
          <w:color w:val="777777"/>
          <w:sz w:val="26"/>
          <w:szCs w:val="20"/>
        </w:rPr>
      </w:pPr>
      <w:r w:rsidRPr="00492DB8">
        <w:rPr>
          <w:rFonts w:ascii="inherit" w:hAnsi="inherit" w:cs="Arial"/>
          <w:color w:val="777777"/>
          <w:sz w:val="26"/>
          <w:szCs w:val="20"/>
        </w:rPr>
        <w:t>The data set 12, 12, 12, 12, </w:t>
      </w:r>
      <w:r w:rsidRPr="00492DB8">
        <w:rPr>
          <w:rStyle w:val="Strong"/>
          <w:rFonts w:ascii="inherit" w:hAnsi="inherit" w:cs="Arial"/>
          <w:color w:val="777777"/>
          <w:sz w:val="26"/>
          <w:szCs w:val="20"/>
          <w:bdr w:val="none" w:sz="0" w:space="0" w:color="auto" w:frame="1"/>
        </w:rPr>
        <w:t>13,013</w:t>
      </w:r>
      <w:r w:rsidRPr="00492DB8">
        <w:rPr>
          <w:rFonts w:ascii="inherit" w:hAnsi="inherit" w:cs="Arial"/>
          <w:color w:val="777777"/>
          <w:sz w:val="26"/>
          <w:szCs w:val="20"/>
        </w:rPr>
        <w:t> has a var. of 28171000; a large change in the numbers equals a very large number.</w:t>
      </w:r>
    </w:p>
    <w:p w14:paraId="4FEA34A9" w14:textId="77777777" w:rsidR="00033360" w:rsidRPr="00492DB8" w:rsidRDefault="00033360" w:rsidP="00033360">
      <w:pPr>
        <w:shd w:val="clear" w:color="auto" w:fill="FFFFFF"/>
        <w:spacing w:after="0" w:line="240" w:lineRule="auto"/>
        <w:ind w:left="450"/>
        <w:textAlignment w:val="baseline"/>
        <w:rPr>
          <w:rFonts w:ascii="inherit" w:hAnsi="inherit" w:cs="Arial"/>
          <w:color w:val="777777"/>
          <w:sz w:val="26"/>
          <w:szCs w:val="20"/>
        </w:rPr>
      </w:pPr>
    </w:p>
    <w:p w14:paraId="6AFBEA3D" w14:textId="39EA3517" w:rsidR="009121EC" w:rsidRDefault="009121EC" w:rsidP="009121E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4B5DF2A" wp14:editId="2DFF659E">
            <wp:extent cx="5731510" cy="3616960"/>
            <wp:effectExtent l="0" t="0" r="2540" b="2540"/>
            <wp:docPr id="197" name="Picture 197" descr="var">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31510" cy="3616960"/>
                    </a:xfrm>
                    <a:prstGeom prst="rect">
                      <a:avLst/>
                    </a:prstGeom>
                    <a:noFill/>
                    <a:ln>
                      <a:noFill/>
                    </a:ln>
                  </pic:spPr>
                </pic:pic>
              </a:graphicData>
            </a:graphic>
          </wp:inline>
        </w:drawing>
      </w:r>
    </w:p>
    <w:p w14:paraId="5D56284F" w14:textId="77777777" w:rsidR="009121EC" w:rsidRDefault="009121EC" w:rsidP="009121E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How varied is your data set?</w:t>
      </w:r>
    </w:p>
    <w:p w14:paraId="1D440F91" w14:textId="636D96B5" w:rsidR="009121EC" w:rsidRDefault="009121EC" w:rsidP="00BF1E2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F1E2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Much Can Data Vary?</w:t>
      </w:r>
    </w:p>
    <w:p w14:paraId="7E3B8693" w14:textId="77777777" w:rsidR="0014325D" w:rsidRPr="0014325D" w:rsidRDefault="0014325D" w:rsidP="0014325D">
      <w:pPr>
        <w:rPr>
          <w:lang w:eastAsia="en-IN"/>
        </w:rPr>
      </w:pPr>
    </w:p>
    <w:p w14:paraId="5715F53B" w14:textId="3A08DAF4"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E56D09">
        <w:rPr>
          <w:rFonts w:ascii="inherit" w:hAnsi="inherit" w:cs="Arial"/>
          <w:color w:val="777777"/>
          <w:sz w:val="26"/>
          <w:szCs w:val="20"/>
        </w:rPr>
        <w:t>The smallest a variance gets is zero, but technically, it can be </w:t>
      </w:r>
      <w:r w:rsidRPr="00E56D09">
        <w:rPr>
          <w:rStyle w:val="Strong"/>
          <w:rFonts w:ascii="inherit" w:eastAsiaTheme="majorEastAsia" w:hAnsi="inherit" w:cs="Arial"/>
          <w:color w:val="777777"/>
          <w:sz w:val="26"/>
          <w:szCs w:val="20"/>
          <w:bdr w:val="none" w:sz="0" w:space="0" w:color="auto" w:frame="1"/>
        </w:rPr>
        <w:t>infinite </w:t>
      </w:r>
      <w:r w:rsidRPr="00E56D09">
        <w:rPr>
          <w:rFonts w:ascii="inherit" w:hAnsi="inherit" w:cs="Arial"/>
          <w:color w:val="777777"/>
          <w:sz w:val="26"/>
          <w:szCs w:val="20"/>
        </w:rPr>
        <w:t>with numbers in the millions or even billions and beyond.</w:t>
      </w:r>
    </w:p>
    <w:p w14:paraId="00C4851B" w14:textId="77777777" w:rsidR="00E56D09" w:rsidRPr="00E56D09" w:rsidRDefault="00E56D09"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006DC42F" w14:textId="4C26BBE4" w:rsidR="009121EC" w:rsidRDefault="009121EC" w:rsidP="00A531E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31E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calculate it?</w:t>
      </w:r>
    </w:p>
    <w:p w14:paraId="77AE7E75" w14:textId="77777777" w:rsidR="007442D6" w:rsidRDefault="007442D6" w:rsidP="009121EC">
      <w:pPr>
        <w:shd w:val="clear" w:color="auto" w:fill="FFFFFF"/>
        <w:textAlignment w:val="baseline"/>
        <w:rPr>
          <w:lang w:eastAsia="en-IN"/>
        </w:rPr>
      </w:pPr>
    </w:p>
    <w:p w14:paraId="0E0BFA32" w14:textId="6045FAAC" w:rsidR="009121EC" w:rsidRPr="007442D6" w:rsidRDefault="00D07F14" w:rsidP="009121EC">
      <w:pPr>
        <w:shd w:val="clear" w:color="auto" w:fill="FFFFFF"/>
        <w:textAlignment w:val="baseline"/>
        <w:rPr>
          <w:rFonts w:ascii="inherit" w:hAnsi="inherit" w:cs="Arial"/>
          <w:color w:val="777777"/>
          <w:sz w:val="24"/>
          <w:szCs w:val="20"/>
        </w:rPr>
      </w:pPr>
      <w:hyperlink r:id="rId284" w:history="1">
        <w:r w:rsidR="007442D6" w:rsidRPr="007442D6">
          <w:rPr>
            <w:rStyle w:val="Hyperlink"/>
            <w:rFonts w:ascii="inherit" w:hAnsi="inherit" w:cs="Arial"/>
            <w:sz w:val="24"/>
            <w:szCs w:val="20"/>
          </w:rPr>
          <w:t>Watch the video</w:t>
        </w:r>
      </w:hyperlink>
    </w:p>
    <w:p w14:paraId="7C8A0FB3" w14:textId="77777777" w:rsidR="009121EC" w:rsidRPr="0078425A"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78425A">
        <w:rPr>
          <w:rFonts w:ascii="inherit" w:hAnsi="inherit" w:cs="Arial"/>
          <w:color w:val="777777"/>
          <w:sz w:val="26"/>
          <w:szCs w:val="20"/>
        </w:rPr>
        <w:t>The variance for a </w:t>
      </w:r>
      <w:r w:rsidRPr="0078425A">
        <w:rPr>
          <w:rStyle w:val="Strong"/>
          <w:rFonts w:ascii="inherit" w:eastAsiaTheme="majorEastAsia" w:hAnsi="inherit" w:cs="Arial"/>
          <w:color w:val="777777"/>
          <w:sz w:val="26"/>
          <w:szCs w:val="20"/>
          <w:bdr w:val="none" w:sz="0" w:space="0" w:color="auto" w:frame="1"/>
        </w:rPr>
        <w:t>population</w:t>
      </w:r>
      <w:r w:rsidRPr="0078425A">
        <w:rPr>
          <w:rFonts w:ascii="inherit" w:hAnsi="inherit" w:cs="Arial"/>
          <w:color w:val="777777"/>
          <w:sz w:val="26"/>
          <w:szCs w:val="20"/>
        </w:rPr>
        <w:t> is calculated by:</w:t>
      </w:r>
    </w:p>
    <w:p w14:paraId="578952EE" w14:textId="5C487D14" w:rsidR="009121EC"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 xml:space="preserve">Finding the </w:t>
      </w:r>
      <w:proofErr w:type="gramStart"/>
      <w:r w:rsidRPr="0078425A">
        <w:rPr>
          <w:rFonts w:ascii="inherit" w:hAnsi="inherit" w:cs="Arial"/>
          <w:color w:val="777777"/>
          <w:sz w:val="26"/>
          <w:szCs w:val="20"/>
        </w:rPr>
        <w:t>mean(</w:t>
      </w:r>
      <w:proofErr w:type="gramEnd"/>
      <w:r w:rsidRPr="0078425A">
        <w:rPr>
          <w:rFonts w:ascii="inherit" w:hAnsi="inherit" w:cs="Arial"/>
          <w:color w:val="777777"/>
          <w:sz w:val="26"/>
          <w:szCs w:val="20"/>
        </w:rPr>
        <w:t>the average).</w:t>
      </w:r>
    </w:p>
    <w:p w14:paraId="63F354AF" w14:textId="77777777" w:rsidR="00D04B25" w:rsidRPr="0078425A" w:rsidRDefault="00D04B25" w:rsidP="00D04B25">
      <w:pPr>
        <w:shd w:val="clear" w:color="auto" w:fill="FFFFFF"/>
        <w:spacing w:after="0" w:line="240" w:lineRule="auto"/>
        <w:ind w:left="450"/>
        <w:textAlignment w:val="baseline"/>
        <w:rPr>
          <w:rFonts w:ascii="inherit" w:hAnsi="inherit" w:cs="Arial"/>
          <w:color w:val="777777"/>
          <w:sz w:val="26"/>
          <w:szCs w:val="20"/>
        </w:rPr>
      </w:pPr>
    </w:p>
    <w:p w14:paraId="4A3F514C" w14:textId="7686CCCC" w:rsidR="009121EC"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Subtracting the mean from each number in the data set and then squaring the result. The results are squared to make the negatives positive. Otherwise negative numbers would cancel out the positives in the next step. It’s the distance from the mean that’s important, not positive or negative numbers.</w:t>
      </w:r>
    </w:p>
    <w:p w14:paraId="2C6B9330" w14:textId="77777777" w:rsidR="00D04B25" w:rsidRPr="0078425A" w:rsidRDefault="00D04B25" w:rsidP="00D04B25">
      <w:pPr>
        <w:shd w:val="clear" w:color="auto" w:fill="FFFFFF"/>
        <w:spacing w:after="0" w:line="240" w:lineRule="auto"/>
        <w:textAlignment w:val="baseline"/>
        <w:rPr>
          <w:rFonts w:ascii="inherit" w:hAnsi="inherit" w:cs="Arial"/>
          <w:color w:val="777777"/>
          <w:sz w:val="26"/>
          <w:szCs w:val="20"/>
        </w:rPr>
      </w:pPr>
    </w:p>
    <w:p w14:paraId="7A1EAC78" w14:textId="77777777" w:rsidR="009121EC" w:rsidRPr="0078425A" w:rsidRDefault="009121EC" w:rsidP="008755CD">
      <w:pPr>
        <w:numPr>
          <w:ilvl w:val="0"/>
          <w:numId w:val="85"/>
        </w:numPr>
        <w:shd w:val="clear" w:color="auto" w:fill="FFFFFF"/>
        <w:spacing w:after="0" w:line="240" w:lineRule="auto"/>
        <w:ind w:left="450"/>
        <w:textAlignment w:val="baseline"/>
        <w:rPr>
          <w:rFonts w:ascii="inherit" w:hAnsi="inherit" w:cs="Arial"/>
          <w:color w:val="777777"/>
          <w:sz w:val="26"/>
          <w:szCs w:val="20"/>
        </w:rPr>
      </w:pPr>
      <w:r w:rsidRPr="0078425A">
        <w:rPr>
          <w:rFonts w:ascii="inherit" w:hAnsi="inherit" w:cs="Arial"/>
          <w:color w:val="777777"/>
          <w:sz w:val="26"/>
          <w:szCs w:val="20"/>
        </w:rPr>
        <w:t>Averaging the squared differences.</w:t>
      </w:r>
    </w:p>
    <w:p w14:paraId="0E32B911" w14:textId="770F3197" w:rsidR="00193DBA" w:rsidRDefault="009121EC" w:rsidP="005D3504">
      <w:pPr>
        <w:pStyle w:val="NormalWeb"/>
        <w:shd w:val="clear" w:color="auto" w:fill="FFFFFF"/>
        <w:spacing w:before="0" w:beforeAutospacing="0" w:after="0" w:afterAutospacing="0"/>
        <w:textAlignment w:val="baseline"/>
        <w:rPr>
          <w:rFonts w:ascii="inherit" w:hAnsi="inherit" w:cs="Arial"/>
          <w:color w:val="777777"/>
          <w:sz w:val="26"/>
          <w:szCs w:val="20"/>
        </w:rPr>
      </w:pPr>
      <w:r w:rsidRPr="0078425A">
        <w:rPr>
          <w:rFonts w:ascii="inherit" w:hAnsi="inherit" w:cs="Arial"/>
          <w:color w:val="777777"/>
          <w:sz w:val="26"/>
          <w:szCs w:val="20"/>
        </w:rPr>
        <w:t> </w:t>
      </w:r>
      <w:r w:rsidRPr="0078425A">
        <w:rPr>
          <w:rFonts w:ascii="inherit" w:hAnsi="inherit" w:cs="Arial"/>
          <w:color w:val="777777"/>
          <w:sz w:val="26"/>
          <w:szCs w:val="20"/>
        </w:rPr>
        <w:br/>
      </w:r>
      <w:r w:rsidRPr="006319FB">
        <w:rPr>
          <w:rFonts w:ascii="inherit" w:hAnsi="inherit" w:cs="Arial"/>
          <w:color w:val="ED7D31" w:themeColor="accent2"/>
          <w:sz w:val="26"/>
          <w:szCs w:val="20"/>
        </w:rPr>
        <w:t>However, it’s more usual in statistics to find the variance for a </w:t>
      </w:r>
      <w:hyperlink r:id="rId285" w:history="1">
        <w:r w:rsidRPr="006319FB">
          <w:rPr>
            <w:rStyle w:val="Hyperlink"/>
            <w:rFonts w:ascii="inherit" w:hAnsi="inherit" w:cs="Arial"/>
            <w:b/>
            <w:bCs/>
            <w:color w:val="ED7D31" w:themeColor="accent2"/>
            <w:sz w:val="26"/>
            <w:szCs w:val="20"/>
            <w:bdr w:val="none" w:sz="0" w:space="0" w:color="auto" w:frame="1"/>
          </w:rPr>
          <w:t>sample</w:t>
        </w:r>
      </w:hyperlink>
      <w:r w:rsidRPr="006319FB">
        <w:rPr>
          <w:rFonts w:ascii="inherit" w:hAnsi="inherit" w:cs="Arial"/>
          <w:color w:val="ED7D31" w:themeColor="accent2"/>
          <w:sz w:val="26"/>
          <w:szCs w:val="20"/>
        </w:rPr>
        <w:t>. When you calculate it for a sample, divide by the </w:t>
      </w:r>
      <w:hyperlink r:id="rId286" w:history="1">
        <w:r w:rsidRPr="006319FB">
          <w:rPr>
            <w:rStyle w:val="Hyperlink"/>
            <w:rFonts w:ascii="inherit" w:hAnsi="inherit" w:cs="Arial"/>
            <w:color w:val="ED7D31" w:themeColor="accent2"/>
            <w:sz w:val="26"/>
            <w:szCs w:val="20"/>
            <w:bdr w:val="none" w:sz="0" w:space="0" w:color="auto" w:frame="1"/>
          </w:rPr>
          <w:t>sample size</w:t>
        </w:r>
      </w:hyperlink>
      <w:r w:rsidRPr="006319FB">
        <w:rPr>
          <w:rFonts w:ascii="inherit" w:hAnsi="inherit" w:cs="Arial"/>
          <w:color w:val="ED7D31" w:themeColor="accent2"/>
          <w:sz w:val="26"/>
          <w:szCs w:val="20"/>
        </w:rPr>
        <w:t> minus one (</w:t>
      </w:r>
      <w:hyperlink r:id="rId287" w:history="1">
        <w:r w:rsidRPr="006319FB">
          <w:rPr>
            <w:rStyle w:val="Hyperlink"/>
            <w:rFonts w:ascii="inherit" w:hAnsi="inherit" w:cs="Arial"/>
            <w:i/>
            <w:iCs/>
            <w:color w:val="00B0F0"/>
            <w:sz w:val="26"/>
            <w:szCs w:val="20"/>
            <w:bdr w:val="none" w:sz="0" w:space="0" w:color="auto" w:frame="1"/>
          </w:rPr>
          <w:t>Why use n-1?</w:t>
        </w:r>
      </w:hyperlink>
      <w:r w:rsidRPr="006319FB">
        <w:rPr>
          <w:rFonts w:ascii="inherit" w:hAnsi="inherit" w:cs="Arial"/>
          <w:color w:val="ED7D31" w:themeColor="accent2"/>
          <w:sz w:val="26"/>
          <w:szCs w:val="20"/>
        </w:rPr>
        <w:t xml:space="preserve">) </w:t>
      </w:r>
      <w:r w:rsidRPr="0078425A">
        <w:rPr>
          <w:rFonts w:ascii="inherit" w:hAnsi="inherit" w:cs="Arial"/>
          <w:color w:val="777777"/>
          <w:sz w:val="26"/>
          <w:szCs w:val="20"/>
        </w:rPr>
        <w:t>when calculating the average squared difference in Step 3 above. See: </w:t>
      </w:r>
      <w:hyperlink r:id="rId288" w:history="1">
        <w:r w:rsidRPr="0078425A">
          <w:rPr>
            <w:rStyle w:val="Hyperlink"/>
            <w:rFonts w:ascii="inherit" w:hAnsi="inherit" w:cs="Arial"/>
            <w:color w:val="05A9C5"/>
            <w:sz w:val="26"/>
            <w:szCs w:val="20"/>
            <w:bdr w:val="none" w:sz="0" w:space="0" w:color="auto" w:frame="1"/>
          </w:rPr>
          <w:t>Finding Sample Variance</w:t>
        </w:r>
      </w:hyperlink>
      <w:r w:rsidRPr="0078425A">
        <w:rPr>
          <w:rFonts w:ascii="inherit" w:hAnsi="inherit" w:cs="Arial"/>
          <w:color w:val="777777"/>
          <w:sz w:val="26"/>
          <w:szCs w:val="20"/>
        </w:rPr>
        <w:t>.</w:t>
      </w:r>
    </w:p>
    <w:p w14:paraId="1CEE7494" w14:textId="77777777" w:rsidR="005D3504" w:rsidRPr="005D3504" w:rsidRDefault="005D3504" w:rsidP="005D3504">
      <w:pPr>
        <w:pStyle w:val="NormalWeb"/>
        <w:shd w:val="clear" w:color="auto" w:fill="FFFFFF"/>
        <w:spacing w:before="0" w:beforeAutospacing="0" w:after="0" w:afterAutospacing="0"/>
        <w:textAlignment w:val="baseline"/>
        <w:rPr>
          <w:rFonts w:ascii="inherit" w:hAnsi="inherit" w:cs="Arial"/>
          <w:color w:val="777777"/>
          <w:sz w:val="26"/>
          <w:szCs w:val="20"/>
        </w:rPr>
      </w:pPr>
    </w:p>
    <w:p w14:paraId="11513EB3" w14:textId="6CDDFB5C" w:rsidR="001768E8" w:rsidRPr="00903362" w:rsidRDefault="00D07F14" w:rsidP="0090336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289" w:history="1">
        <w:r w:rsidR="009121EC" w:rsidRPr="005D350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w:t>
        </w:r>
      </w:hyperlink>
    </w:p>
    <w:p w14:paraId="1B0EDC71" w14:textId="7E19F28E" w:rsidR="009121EC" w:rsidRPr="0012478F"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r w:rsidRPr="0012478F">
        <w:rPr>
          <w:rFonts w:ascii="inherit" w:hAnsi="inherit" w:cs="Arial"/>
          <w:color w:val="ED7D31" w:themeColor="accent2"/>
          <w:sz w:val="26"/>
          <w:szCs w:val="20"/>
        </w:rPr>
        <w:t>The square root of the variance is the</w:t>
      </w:r>
      <w:hyperlink r:id="rId290" w:history="1">
        <w:r w:rsidRPr="0012478F">
          <w:rPr>
            <w:rStyle w:val="Hyperlink"/>
            <w:rFonts w:ascii="inherit" w:hAnsi="inherit" w:cs="Arial"/>
            <w:color w:val="ED7D31" w:themeColor="accent2"/>
            <w:sz w:val="26"/>
            <w:szCs w:val="20"/>
            <w:bdr w:val="none" w:sz="0" w:space="0" w:color="auto" w:frame="1"/>
          </w:rPr>
          <w:t> standard deviation</w:t>
        </w:r>
      </w:hyperlink>
      <w:r w:rsidRPr="0012478F">
        <w:rPr>
          <w:rFonts w:ascii="inherit" w:hAnsi="inherit" w:cs="Arial"/>
          <w:color w:val="ED7D31" w:themeColor="accent2"/>
          <w:sz w:val="26"/>
          <w:szCs w:val="20"/>
        </w:rPr>
        <w:t>. While var. gives you a rough idea of spread, the standard deviation is more concrete, giving you exact distances from the mean</w:t>
      </w:r>
      <w:r w:rsidRPr="0012478F">
        <w:rPr>
          <w:rFonts w:ascii="inherit" w:hAnsi="inherit" w:cs="Arial"/>
          <w:color w:val="ED7D31" w:themeColor="accent2"/>
          <w:sz w:val="20"/>
          <w:szCs w:val="20"/>
        </w:rPr>
        <w:t>.</w:t>
      </w:r>
    </w:p>
    <w:p w14:paraId="447B244D" w14:textId="77777777" w:rsidR="00CF74A0" w:rsidRDefault="00CF74A0" w:rsidP="009121EC">
      <w:pPr>
        <w:pStyle w:val="NormalWeb"/>
        <w:shd w:val="clear" w:color="auto" w:fill="FFFFFF"/>
        <w:spacing w:before="0" w:beforeAutospacing="0" w:after="0" w:afterAutospacing="0"/>
        <w:textAlignment w:val="baseline"/>
        <w:rPr>
          <w:rFonts w:ascii="inherit" w:hAnsi="inherit" w:cs="Arial"/>
          <w:color w:val="777777"/>
          <w:sz w:val="20"/>
          <w:szCs w:val="20"/>
        </w:rPr>
      </w:pPr>
    </w:p>
    <w:p w14:paraId="36DF3904" w14:textId="3E6A0389" w:rsidR="009121EC" w:rsidRDefault="009121EC" w:rsidP="0068382A">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38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Variance of a Binomial Distribution</w:t>
      </w:r>
    </w:p>
    <w:p w14:paraId="04166462" w14:textId="77777777" w:rsidR="00790339" w:rsidRPr="00790339" w:rsidRDefault="00790339" w:rsidP="00790339">
      <w:pPr>
        <w:rPr>
          <w:lang w:eastAsia="en-IN"/>
        </w:rPr>
      </w:pPr>
    </w:p>
    <w:p w14:paraId="2C9B25AC" w14:textId="6426C714" w:rsidR="009121EC" w:rsidRPr="00B722E6"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F76B9E">
        <w:rPr>
          <w:rFonts w:ascii="inherit" w:hAnsi="inherit" w:cs="Arial"/>
          <w:color w:val="777777"/>
          <w:sz w:val="26"/>
          <w:szCs w:val="20"/>
        </w:rPr>
        <w:t>A binomial distribution is a simple experiment where there is “success” or “failure.” For example, choosing a winning lottery ticket could be a </w:t>
      </w:r>
      <w:hyperlink r:id="rId291" w:history="1">
        <w:r w:rsidRPr="00F76B9E">
          <w:rPr>
            <w:rStyle w:val="Hyperlink"/>
            <w:rFonts w:ascii="inherit" w:hAnsi="inherit" w:cs="Arial"/>
            <w:color w:val="05A9C5"/>
            <w:sz w:val="26"/>
            <w:szCs w:val="20"/>
            <w:bdr w:val="none" w:sz="0" w:space="0" w:color="auto" w:frame="1"/>
          </w:rPr>
          <w:t>binomial experiment</w:t>
        </w:r>
      </w:hyperlink>
      <w:r w:rsidRPr="00F76B9E">
        <w:rPr>
          <w:rFonts w:ascii="inherit" w:hAnsi="inherit" w:cs="Arial"/>
          <w:color w:val="777777"/>
          <w:sz w:val="26"/>
          <w:szCs w:val="20"/>
        </w:rPr>
        <w:t xml:space="preserve"> (you either win or lose!). Tossing a coin to try and get heads is also binomial (with tossing a </w:t>
      </w:r>
      <w:proofErr w:type="gramStart"/>
      <w:r w:rsidRPr="00F76B9E">
        <w:rPr>
          <w:rFonts w:ascii="inherit" w:hAnsi="inherit" w:cs="Arial"/>
          <w:color w:val="777777"/>
          <w:sz w:val="26"/>
          <w:szCs w:val="20"/>
        </w:rPr>
        <w:t>heads</w:t>
      </w:r>
      <w:proofErr w:type="gramEnd"/>
      <w:r w:rsidRPr="00F76B9E">
        <w:rPr>
          <w:rFonts w:ascii="inherit" w:hAnsi="inherit" w:cs="Arial"/>
          <w:color w:val="777777"/>
          <w:sz w:val="26"/>
          <w:szCs w:val="20"/>
        </w:rPr>
        <w:t xml:space="preserve"> being a “success” and a tails a “failure”). </w:t>
      </w:r>
      <w:r w:rsidRPr="00B722E6">
        <w:rPr>
          <w:rFonts w:ascii="inherit" w:hAnsi="inherit" w:cs="Arial"/>
          <w:color w:val="ED7D31" w:themeColor="accent2"/>
          <w:sz w:val="26"/>
          <w:szCs w:val="20"/>
        </w:rPr>
        <w:t>The formula for the variance of binomial distribution is </w:t>
      </w:r>
      <w:r w:rsidRPr="00B722E6">
        <w:rPr>
          <w:rStyle w:val="Strong"/>
          <w:rFonts w:ascii="inherit" w:eastAsiaTheme="majorEastAsia" w:hAnsi="inherit" w:cs="Arial"/>
          <w:color w:val="ED7D31" w:themeColor="accent2"/>
          <w:sz w:val="26"/>
          <w:szCs w:val="20"/>
          <w:bdr w:val="none" w:sz="0" w:space="0" w:color="auto" w:frame="1"/>
        </w:rPr>
        <w:t>n*p (1-p) or n*p*q.</w:t>
      </w:r>
      <w:r w:rsidRPr="00B722E6">
        <w:rPr>
          <w:rFonts w:ascii="inherit" w:hAnsi="inherit" w:cs="Arial"/>
          <w:color w:val="ED7D31" w:themeColor="accent2"/>
          <w:sz w:val="26"/>
          <w:szCs w:val="20"/>
        </w:rPr>
        <w:t> The two formulas are equivalent because q = (1-p).</w:t>
      </w:r>
    </w:p>
    <w:p w14:paraId="3EB027B4" w14:textId="77777777" w:rsidR="00F76B9E" w:rsidRPr="00F76B9E" w:rsidRDefault="00F76B9E"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5700FB71"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Style w:val="Strong"/>
          <w:rFonts w:ascii="inherit" w:eastAsiaTheme="majorEastAsia" w:hAnsi="inherit" w:cs="Arial"/>
          <w:color w:val="777777"/>
          <w:sz w:val="26"/>
          <w:szCs w:val="20"/>
          <w:bdr w:val="none" w:sz="0" w:space="0" w:color="auto" w:frame="1"/>
        </w:rPr>
        <w:t xml:space="preserve">Sample </w:t>
      </w:r>
      <w:proofErr w:type="spellStart"/>
      <w:proofErr w:type="gramStart"/>
      <w:r w:rsidRPr="006E3FE3">
        <w:rPr>
          <w:rStyle w:val="Strong"/>
          <w:rFonts w:ascii="inherit" w:eastAsiaTheme="majorEastAsia" w:hAnsi="inherit" w:cs="Arial"/>
          <w:color w:val="777777"/>
          <w:sz w:val="26"/>
          <w:szCs w:val="20"/>
          <w:bdr w:val="none" w:sz="0" w:space="0" w:color="auto" w:frame="1"/>
        </w:rPr>
        <w:t>problem:</w:t>
      </w:r>
      <w:r w:rsidRPr="006E3FE3">
        <w:rPr>
          <w:rFonts w:ascii="inherit" w:hAnsi="inherit" w:cs="Arial"/>
          <w:color w:val="777777"/>
          <w:sz w:val="26"/>
          <w:szCs w:val="20"/>
        </w:rPr>
        <w:t>If</w:t>
      </w:r>
      <w:proofErr w:type="spellEnd"/>
      <w:proofErr w:type="gramEnd"/>
      <w:r w:rsidRPr="006E3FE3">
        <w:rPr>
          <w:rFonts w:ascii="inherit" w:hAnsi="inherit" w:cs="Arial"/>
          <w:color w:val="777777"/>
          <w:sz w:val="26"/>
          <w:szCs w:val="20"/>
        </w:rPr>
        <w:t xml:space="preserve"> you flip a coin 50 times and try to get heads, what is the variance of binomial distribution?</w:t>
      </w:r>
    </w:p>
    <w:p w14:paraId="5BBB1496"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lastRenderedPageBreak/>
        <w:t>Step 1: </w:t>
      </w:r>
      <w:r w:rsidRPr="006E3FE3">
        <w:rPr>
          <w:rFonts w:ascii="inherit" w:hAnsi="inherit" w:cs="Arial"/>
          <w:color w:val="777777"/>
          <w:sz w:val="26"/>
          <w:szCs w:val="20"/>
        </w:rPr>
        <w:t>Find “p”. The first step to solving this problem is to realize that the </w:t>
      </w:r>
      <w:hyperlink r:id="rId292" w:history="1">
        <w:r w:rsidRPr="006E3FE3">
          <w:rPr>
            <w:rStyle w:val="Hyperlink"/>
            <w:rFonts w:ascii="inherit" w:hAnsi="inherit" w:cs="Arial"/>
            <w:color w:val="05A9C5"/>
            <w:sz w:val="26"/>
            <w:szCs w:val="20"/>
            <w:bdr w:val="none" w:sz="0" w:space="0" w:color="auto" w:frame="1"/>
          </w:rPr>
          <w:t>probability </w:t>
        </w:r>
      </w:hyperlink>
      <w:r w:rsidRPr="006E3FE3">
        <w:rPr>
          <w:rFonts w:ascii="inherit" w:hAnsi="inherit" w:cs="Arial"/>
          <w:color w:val="777777"/>
          <w:sz w:val="26"/>
          <w:szCs w:val="20"/>
        </w:rPr>
        <w:t>of getting a heads is 50 percent, or .5. Therefore, “p” (the probability) is .5.</w:t>
      </w:r>
    </w:p>
    <w:p w14:paraId="796321C2"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311A5F8" w14:textId="3A3409A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t>Step 2: </w:t>
      </w:r>
      <w:r w:rsidRPr="006E3FE3">
        <w:rPr>
          <w:rFonts w:ascii="inherit" w:hAnsi="inherit" w:cs="Arial"/>
          <w:color w:val="777777"/>
          <w:sz w:val="26"/>
          <w:szCs w:val="20"/>
        </w:rPr>
        <w:t>Find “q”, or 1-p. These two are equivalent. They are the probability of </w:t>
      </w:r>
      <w:r w:rsidRPr="006E3FE3">
        <w:rPr>
          <w:rStyle w:val="Emphasis"/>
          <w:rFonts w:ascii="inherit" w:hAnsi="inherit" w:cs="Arial"/>
          <w:color w:val="777777"/>
          <w:sz w:val="26"/>
          <w:szCs w:val="20"/>
          <w:bdr w:val="none" w:sz="0" w:space="0" w:color="auto" w:frame="1"/>
        </w:rPr>
        <w:t>not</w:t>
      </w:r>
      <w:r w:rsidRPr="006E3FE3">
        <w:rPr>
          <w:rFonts w:ascii="inherit" w:hAnsi="inherit" w:cs="Arial"/>
          <w:color w:val="777777"/>
          <w:sz w:val="26"/>
          <w:szCs w:val="20"/>
        </w:rPr>
        <w:t xml:space="preserve"> getting a </w:t>
      </w:r>
      <w:proofErr w:type="gramStart"/>
      <w:r w:rsidRPr="006E3FE3">
        <w:rPr>
          <w:rFonts w:ascii="inherit" w:hAnsi="inherit" w:cs="Arial"/>
          <w:color w:val="777777"/>
          <w:sz w:val="26"/>
          <w:szCs w:val="20"/>
        </w:rPr>
        <w:t>heads</w:t>
      </w:r>
      <w:proofErr w:type="gramEnd"/>
      <w:r w:rsidRPr="006E3FE3">
        <w:rPr>
          <w:rFonts w:ascii="inherit" w:hAnsi="inherit" w:cs="Arial"/>
          <w:color w:val="777777"/>
          <w:sz w:val="26"/>
          <w:szCs w:val="20"/>
        </w:rPr>
        <w:t xml:space="preserve"> (in other words, the probability of getting a tails). 1 – 0.5 = 0.5. Therefore, “q” (or 1 – p) = 0.5.</w:t>
      </w:r>
    </w:p>
    <w:p w14:paraId="539B4B69"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4718EF03" w14:textId="6B13045D"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0000FF"/>
          <w:sz w:val="26"/>
          <w:szCs w:val="20"/>
          <w:bdr w:val="none" w:sz="0" w:space="0" w:color="auto" w:frame="1"/>
        </w:rPr>
        <w:t>Step 3: </w:t>
      </w:r>
      <w:r w:rsidRPr="006E3FE3">
        <w:rPr>
          <w:rFonts w:ascii="inherit" w:hAnsi="inherit" w:cs="Arial"/>
          <w:color w:val="777777"/>
          <w:sz w:val="26"/>
          <w:szCs w:val="20"/>
        </w:rPr>
        <w:t>Multiply Step 1 (p) by Step 2 (q) by “n” (the number of trials). We are flipping the coin 50 times, so the number of trials is 50 (n = 50).</w:t>
      </w:r>
    </w:p>
    <w:p w14:paraId="229630B7" w14:textId="77777777" w:rsidR="009121EC" w:rsidRPr="006E3FE3" w:rsidRDefault="009121EC" w:rsidP="009121EC">
      <w:pPr>
        <w:pStyle w:val="NormalWeb"/>
        <w:shd w:val="clear" w:color="auto" w:fill="FFFFFF"/>
        <w:spacing w:before="0" w:beforeAutospacing="0" w:after="225" w:afterAutospacing="0"/>
        <w:textAlignment w:val="baseline"/>
        <w:rPr>
          <w:rFonts w:ascii="inherit" w:hAnsi="inherit" w:cs="Arial"/>
          <w:color w:val="777777"/>
          <w:sz w:val="26"/>
          <w:szCs w:val="20"/>
        </w:rPr>
      </w:pPr>
      <w:r w:rsidRPr="006E3FE3">
        <w:rPr>
          <w:rFonts w:ascii="inherit" w:hAnsi="inherit" w:cs="Arial"/>
          <w:color w:val="777777"/>
          <w:sz w:val="26"/>
          <w:szCs w:val="20"/>
        </w:rPr>
        <w:t>N * p * q = 50 * .5 * .5 = 12.5.</w:t>
      </w:r>
    </w:p>
    <w:p w14:paraId="76D7A229" w14:textId="77777777" w:rsidR="009121EC" w:rsidRPr="006E3FE3" w:rsidRDefault="009121EC" w:rsidP="009121EC">
      <w:pPr>
        <w:pStyle w:val="NormalWeb"/>
        <w:shd w:val="clear" w:color="auto" w:fill="FFFFFF"/>
        <w:spacing w:before="0" w:beforeAutospacing="0" w:after="225" w:afterAutospacing="0"/>
        <w:textAlignment w:val="baseline"/>
        <w:rPr>
          <w:rFonts w:ascii="inherit" w:hAnsi="inherit" w:cs="Arial"/>
          <w:color w:val="777777"/>
          <w:sz w:val="26"/>
          <w:szCs w:val="20"/>
        </w:rPr>
      </w:pPr>
      <w:r w:rsidRPr="006E3FE3">
        <w:rPr>
          <w:rFonts w:ascii="inherit" w:hAnsi="inherit" w:cs="Arial"/>
          <w:color w:val="777777"/>
          <w:sz w:val="26"/>
          <w:szCs w:val="20"/>
        </w:rPr>
        <w:t>The var. of binomial distribution for flipping a coin 50 times is 12.5.</w:t>
      </w:r>
    </w:p>
    <w:p w14:paraId="4974FC40" w14:textId="77777777"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Style w:val="Strong"/>
          <w:rFonts w:ascii="inherit" w:eastAsiaTheme="majorEastAsia" w:hAnsi="inherit" w:cs="Arial"/>
          <w:color w:val="777777"/>
          <w:sz w:val="26"/>
          <w:szCs w:val="20"/>
          <w:bdr w:val="none" w:sz="0" w:space="0" w:color="auto" w:frame="1"/>
        </w:rPr>
        <w:t xml:space="preserve">OK, </w:t>
      </w:r>
      <w:proofErr w:type="gramStart"/>
      <w:r w:rsidRPr="006E3FE3">
        <w:rPr>
          <w:rStyle w:val="Strong"/>
          <w:rFonts w:ascii="inherit" w:eastAsiaTheme="majorEastAsia" w:hAnsi="inherit" w:cs="Arial"/>
          <w:color w:val="777777"/>
          <w:sz w:val="26"/>
          <w:szCs w:val="20"/>
          <w:bdr w:val="none" w:sz="0" w:space="0" w:color="auto" w:frame="1"/>
        </w:rPr>
        <w:t>So</w:t>
      </w:r>
      <w:proofErr w:type="gramEnd"/>
      <w:r w:rsidRPr="006E3FE3">
        <w:rPr>
          <w:rStyle w:val="Strong"/>
          <w:rFonts w:ascii="inherit" w:eastAsiaTheme="majorEastAsia" w:hAnsi="inherit" w:cs="Arial"/>
          <w:color w:val="777777"/>
          <w:sz w:val="26"/>
          <w:szCs w:val="20"/>
          <w:bdr w:val="none" w:sz="0" w:space="0" w:color="auto" w:frame="1"/>
        </w:rPr>
        <w:t xml:space="preserve"> what does the Binomial Variance mean?</w:t>
      </w:r>
    </w:p>
    <w:p w14:paraId="74360B40" w14:textId="77777777" w:rsidR="00333541" w:rsidRDefault="00333541"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22C41A7F" w14:textId="77777777" w:rsidR="00333541"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proofErr w:type="gramStart"/>
      <w:r w:rsidRPr="006E3FE3">
        <w:rPr>
          <w:rFonts w:ascii="inherit" w:hAnsi="inherit" w:cs="Arial"/>
          <w:color w:val="777777"/>
          <w:sz w:val="26"/>
          <w:szCs w:val="20"/>
        </w:rPr>
        <w:t>In essence, not</w:t>
      </w:r>
      <w:proofErr w:type="gramEnd"/>
      <w:r w:rsidRPr="006E3FE3">
        <w:rPr>
          <w:rFonts w:ascii="inherit" w:hAnsi="inherit" w:cs="Arial"/>
          <w:color w:val="777777"/>
          <w:sz w:val="26"/>
          <w:szCs w:val="20"/>
        </w:rPr>
        <w:t xml:space="preserve"> a lot! The variance isn’t used for much at all, except for calculating standard deviation. For example, the standard deviation for this </w:t>
      </w:r>
      <w:proofErr w:type="gramStart"/>
      <w:r w:rsidRPr="006E3FE3">
        <w:rPr>
          <w:rFonts w:ascii="inherit" w:hAnsi="inherit" w:cs="Arial"/>
          <w:color w:val="777777"/>
          <w:sz w:val="26"/>
          <w:szCs w:val="20"/>
        </w:rPr>
        <w:t>particular binomial</w:t>
      </w:r>
      <w:proofErr w:type="gramEnd"/>
      <w:r w:rsidRPr="006E3FE3">
        <w:rPr>
          <w:rFonts w:ascii="inherit" w:hAnsi="inherit" w:cs="Arial"/>
          <w:color w:val="777777"/>
          <w:sz w:val="26"/>
          <w:szCs w:val="20"/>
        </w:rPr>
        <w:t xml:space="preserve"> distribution is:</w:t>
      </w:r>
      <w:r w:rsidRPr="006E3FE3">
        <w:rPr>
          <w:rFonts w:ascii="inherit" w:hAnsi="inherit" w:cs="Arial"/>
          <w:color w:val="777777"/>
          <w:sz w:val="26"/>
          <w:szCs w:val="20"/>
        </w:rPr>
        <w:br/>
        <w:t>√12.5 = 3.54.</w:t>
      </w:r>
    </w:p>
    <w:p w14:paraId="27FDF8BF" w14:textId="585A7EEC" w:rsidR="009121EC" w:rsidRPr="006E3FE3"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6E3FE3">
        <w:rPr>
          <w:rFonts w:ascii="inherit" w:hAnsi="inherit" w:cs="Arial"/>
          <w:color w:val="777777"/>
          <w:sz w:val="26"/>
          <w:szCs w:val="20"/>
        </w:rPr>
        <w:br/>
      </w:r>
      <w:r w:rsidRPr="00333541">
        <w:rPr>
          <w:rFonts w:ascii="inherit" w:hAnsi="inherit" w:cs="Arial"/>
          <w:color w:val="ED7D31" w:themeColor="accent2"/>
          <w:sz w:val="26"/>
          <w:szCs w:val="20"/>
        </w:rPr>
        <w:t>You’ll use the variance for things like calculating </w:t>
      </w:r>
      <w:hyperlink r:id="rId293" w:history="1">
        <w:r w:rsidRPr="00333541">
          <w:rPr>
            <w:rStyle w:val="Hyperlink"/>
            <w:rFonts w:ascii="inherit" w:hAnsi="inherit" w:cs="Arial"/>
            <w:color w:val="ED7D31" w:themeColor="accent2"/>
            <w:sz w:val="26"/>
            <w:szCs w:val="20"/>
            <w:bdr w:val="none" w:sz="0" w:space="0" w:color="auto" w:frame="1"/>
          </w:rPr>
          <w:t>z-scores </w:t>
        </w:r>
      </w:hyperlink>
      <w:r w:rsidRPr="006E3FE3">
        <w:rPr>
          <w:rFonts w:ascii="inherit" w:hAnsi="inherit" w:cs="Arial"/>
          <w:color w:val="777777"/>
          <w:sz w:val="26"/>
          <w:szCs w:val="20"/>
        </w:rPr>
        <w:t>(this typically comes later in a stats class, after </w:t>
      </w:r>
      <w:hyperlink r:id="rId294" w:history="1">
        <w:r w:rsidRPr="006E3FE3">
          <w:rPr>
            <w:rStyle w:val="Hyperlink"/>
            <w:rFonts w:ascii="inherit" w:hAnsi="inherit" w:cs="Arial"/>
            <w:color w:val="05A9C5"/>
            <w:sz w:val="26"/>
            <w:szCs w:val="20"/>
            <w:bdr w:val="none" w:sz="0" w:space="0" w:color="auto" w:frame="1"/>
          </w:rPr>
          <w:t>normal distributions</w:t>
        </w:r>
      </w:hyperlink>
      <w:r w:rsidRPr="006E3FE3">
        <w:rPr>
          <w:rFonts w:ascii="inherit" w:hAnsi="inherit" w:cs="Arial"/>
          <w:color w:val="777777"/>
          <w:sz w:val="26"/>
          <w:szCs w:val="20"/>
        </w:rPr>
        <w:t>), which has a standard deviation in the bottom of the formula:</w:t>
      </w:r>
    </w:p>
    <w:p w14:paraId="553C7487" w14:textId="407E3835" w:rsidR="009121EC" w:rsidRPr="006E3FE3" w:rsidRDefault="009121EC" w:rsidP="009121EC">
      <w:pPr>
        <w:shd w:val="clear" w:color="auto" w:fill="FFFFFF"/>
        <w:textAlignment w:val="baseline"/>
        <w:rPr>
          <w:rFonts w:ascii="inherit" w:hAnsi="inherit" w:cs="Arial"/>
          <w:color w:val="777777"/>
          <w:sz w:val="26"/>
          <w:szCs w:val="20"/>
        </w:rPr>
      </w:pPr>
      <w:r w:rsidRPr="006E3FE3">
        <w:rPr>
          <w:rFonts w:ascii="inherit" w:hAnsi="inherit" w:cs="Arial"/>
          <w:noProof/>
          <w:color w:val="05A9C5"/>
          <w:sz w:val="26"/>
          <w:szCs w:val="20"/>
          <w:bdr w:val="none" w:sz="0" w:space="0" w:color="auto" w:frame="1"/>
        </w:rPr>
        <w:drawing>
          <wp:inline distT="0" distB="0" distL="0" distR="0" wp14:anchorId="3D4FF496" wp14:editId="0D95A240">
            <wp:extent cx="2575560" cy="1310640"/>
            <wp:effectExtent l="0" t="0" r="0" b="3810"/>
            <wp:docPr id="193" name="Picture 193" descr="z score formula">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 score formula">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575560" cy="1310640"/>
                    </a:xfrm>
                    <a:prstGeom prst="rect">
                      <a:avLst/>
                    </a:prstGeom>
                    <a:noFill/>
                    <a:ln>
                      <a:noFill/>
                    </a:ln>
                  </pic:spPr>
                </pic:pic>
              </a:graphicData>
            </a:graphic>
          </wp:inline>
        </w:drawing>
      </w:r>
    </w:p>
    <w:p w14:paraId="0B4F4147" w14:textId="77777777" w:rsidR="009121EC" w:rsidRPr="006E3FE3" w:rsidRDefault="009121EC" w:rsidP="009121E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6E3FE3">
        <w:rPr>
          <w:rFonts w:ascii="inherit" w:hAnsi="inherit" w:cs="Arial"/>
          <w:i/>
          <w:iCs/>
          <w:color w:val="777777"/>
          <w:sz w:val="26"/>
          <w:szCs w:val="20"/>
        </w:rPr>
        <w:t>Alternate form of the z score.</w:t>
      </w:r>
    </w:p>
    <w:p w14:paraId="4D736413" w14:textId="77212C57" w:rsidR="009121EC" w:rsidRDefault="009121EC" w:rsidP="000B1F1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color w:val="777777"/>
          <w:sz w:val="20"/>
          <w:szCs w:val="20"/>
        </w:rPr>
        <w:br/>
      </w:r>
      <w:r w:rsidRPr="000B1F1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Variance</w:t>
      </w:r>
    </w:p>
    <w:p w14:paraId="4EAF062F" w14:textId="77777777" w:rsidR="007729BA" w:rsidRPr="007729BA" w:rsidRDefault="007729BA" w:rsidP="007729BA">
      <w:pPr>
        <w:rPr>
          <w:lang w:eastAsia="en-IN"/>
        </w:rPr>
      </w:pPr>
    </w:p>
    <w:p w14:paraId="5ED2FECC" w14:textId="77777777" w:rsidR="009121EC" w:rsidRPr="000B1F1F"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0B1F1F">
        <w:rPr>
          <w:rFonts w:ascii="inherit" w:hAnsi="inherit" w:cs="Arial"/>
          <w:color w:val="777777"/>
          <w:sz w:val="26"/>
          <w:szCs w:val="20"/>
        </w:rPr>
        <w:t>The</w:t>
      </w:r>
      <w:hyperlink r:id="rId297" w:history="1">
        <w:r w:rsidRPr="000B1F1F">
          <w:rPr>
            <w:rStyle w:val="Hyperlink"/>
            <w:rFonts w:ascii="inherit" w:hAnsi="inherit" w:cs="Arial"/>
            <w:color w:val="05A9C5"/>
            <w:sz w:val="26"/>
            <w:szCs w:val="20"/>
            <w:bdr w:val="none" w:sz="0" w:space="0" w:color="auto" w:frame="1"/>
          </w:rPr>
          <w:t> population variance </w:t>
        </w:r>
      </w:hyperlink>
      <w:r w:rsidRPr="000B1F1F">
        <w:rPr>
          <w:rFonts w:ascii="inherit" w:hAnsi="inherit" w:cs="Arial"/>
          <w:color w:val="777777"/>
          <w:sz w:val="26"/>
          <w:szCs w:val="20"/>
        </w:rPr>
        <w:t>is a type of </w:t>
      </w:r>
      <w:hyperlink r:id="rId298" w:history="1">
        <w:r w:rsidRPr="000B1F1F">
          <w:rPr>
            <w:rStyle w:val="Hyperlink"/>
            <w:rFonts w:ascii="inherit" w:hAnsi="inherit" w:cs="Arial"/>
            <w:b/>
            <w:bCs/>
            <w:color w:val="05A9C5"/>
            <w:sz w:val="26"/>
            <w:szCs w:val="20"/>
            <w:bdr w:val="none" w:sz="0" w:space="0" w:color="auto" w:frame="1"/>
          </w:rPr>
          <w:t>parameter</w:t>
        </w:r>
      </w:hyperlink>
      <w:r w:rsidRPr="000B1F1F">
        <w:rPr>
          <w:rFonts w:ascii="inherit" w:hAnsi="inherit" w:cs="Arial"/>
          <w:color w:val="777777"/>
          <w:sz w:val="26"/>
          <w:szCs w:val="20"/>
        </w:rPr>
        <w:t>. If you aren’t sure what a parameter is, you may want to review:</w:t>
      </w:r>
      <w:r w:rsidRPr="000B1F1F">
        <w:rPr>
          <w:rFonts w:ascii="inherit" w:hAnsi="inherit" w:cs="Arial"/>
          <w:color w:val="777777"/>
          <w:sz w:val="26"/>
          <w:szCs w:val="20"/>
        </w:rPr>
        <w:br/>
      </w:r>
      <w:hyperlink r:id="rId299" w:tgtFrame="_blank" w:history="1">
        <w:r w:rsidRPr="000B1F1F">
          <w:rPr>
            <w:rStyle w:val="Hyperlink"/>
            <w:rFonts w:ascii="inherit" w:hAnsi="inherit" w:cs="Arial"/>
            <w:color w:val="05A9C5"/>
            <w:sz w:val="26"/>
            <w:szCs w:val="20"/>
            <w:bdr w:val="none" w:sz="0" w:space="0" w:color="auto" w:frame="1"/>
          </w:rPr>
          <w:t>What is the Difference Between a Statistic and a Parameter</w:t>
        </w:r>
      </w:hyperlink>
      <w:r w:rsidRPr="000B1F1F">
        <w:rPr>
          <w:rFonts w:ascii="inherit" w:hAnsi="inherit" w:cs="Arial"/>
          <w:color w:val="777777"/>
          <w:sz w:val="26"/>
          <w:szCs w:val="20"/>
        </w:rPr>
        <w:t>?</w:t>
      </w:r>
    </w:p>
    <w:p w14:paraId="5F85C667" w14:textId="6DA1D4B8" w:rsidR="009121EC" w:rsidRPr="000B1F1F"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0B1F1F">
        <w:rPr>
          <w:rFonts w:ascii="inherit" w:hAnsi="inherit" w:cs="Arial"/>
          <w:color w:val="777777"/>
          <w:sz w:val="26"/>
          <w:szCs w:val="20"/>
        </w:rPr>
        <w:t>The formula is:</w:t>
      </w:r>
      <w:r w:rsidRPr="000B1F1F">
        <w:rPr>
          <w:rFonts w:ascii="inherit" w:hAnsi="inherit" w:cs="Arial"/>
          <w:color w:val="777777"/>
          <w:sz w:val="26"/>
          <w:szCs w:val="20"/>
        </w:rPr>
        <w:br/>
      </w:r>
      <w:r w:rsidRPr="000B1F1F">
        <w:rPr>
          <w:rFonts w:ascii="inherit" w:hAnsi="inherit" w:cs="Arial"/>
          <w:noProof/>
          <w:color w:val="05A9C5"/>
          <w:sz w:val="26"/>
          <w:szCs w:val="20"/>
          <w:bdr w:val="none" w:sz="0" w:space="0" w:color="auto" w:frame="1"/>
        </w:rPr>
        <w:drawing>
          <wp:inline distT="0" distB="0" distL="0" distR="0" wp14:anchorId="3F66F975" wp14:editId="3BC311DD">
            <wp:extent cx="1059180" cy="533400"/>
            <wp:effectExtent l="0" t="0" r="7620" b="0"/>
            <wp:docPr id="192" name="Picture 192" descr="population variance formula">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pulation variance formula">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059180" cy="533400"/>
                    </a:xfrm>
                    <a:prstGeom prst="rect">
                      <a:avLst/>
                    </a:prstGeom>
                    <a:noFill/>
                    <a:ln>
                      <a:noFill/>
                    </a:ln>
                  </pic:spPr>
                </pic:pic>
              </a:graphicData>
            </a:graphic>
          </wp:inline>
        </w:drawing>
      </w:r>
      <w:r w:rsidRPr="000B1F1F">
        <w:rPr>
          <w:rFonts w:ascii="inherit" w:hAnsi="inherit" w:cs="Arial"/>
          <w:color w:val="777777"/>
          <w:sz w:val="26"/>
          <w:szCs w:val="20"/>
        </w:rPr>
        <w:br/>
      </w:r>
      <w:hyperlink r:id="rId302" w:history="1">
        <w:r w:rsidRPr="00B20AC6">
          <w:rPr>
            <w:rStyle w:val="Hyperlink"/>
            <w:rFonts w:ascii="inherit" w:hAnsi="inherit" w:cs="Arial"/>
            <w:sz w:val="26"/>
            <w:szCs w:val="20"/>
          </w:rPr>
          <w:t>Watch the video</w:t>
        </w:r>
      </w:hyperlink>
      <w:r w:rsidRPr="000B1F1F">
        <w:rPr>
          <w:rFonts w:ascii="inherit" w:hAnsi="inherit" w:cs="Arial"/>
          <w:color w:val="777777"/>
          <w:sz w:val="26"/>
          <w:szCs w:val="20"/>
        </w:rPr>
        <w:t xml:space="preserve"> to learn how to find the population variance or read the steps below:</w:t>
      </w:r>
    </w:p>
    <w:p w14:paraId="2A1945A5" w14:textId="2A82DE0C" w:rsidR="009121EC" w:rsidRDefault="009121EC" w:rsidP="009121EC">
      <w:pPr>
        <w:shd w:val="clear" w:color="auto" w:fill="FFFFFF"/>
        <w:textAlignment w:val="baseline"/>
        <w:rPr>
          <w:rFonts w:ascii="inherit" w:hAnsi="inherit" w:cs="Arial"/>
          <w:color w:val="777777"/>
          <w:sz w:val="20"/>
          <w:szCs w:val="20"/>
        </w:rPr>
      </w:pPr>
    </w:p>
    <w:p w14:paraId="269197D2" w14:textId="529FC0CA" w:rsidR="009121EC" w:rsidRDefault="009121EC" w:rsidP="00602469">
      <w:pPr>
        <w:pStyle w:val="NoSpacing"/>
      </w:pPr>
      <w:r w:rsidRPr="0060246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Population Variance</w:t>
      </w:r>
    </w:p>
    <w:p w14:paraId="55B3EF8E" w14:textId="77777777" w:rsidR="00602469" w:rsidRDefault="00602469" w:rsidP="00602469">
      <w:pPr>
        <w:pStyle w:val="NoSpacing"/>
      </w:pPr>
    </w:p>
    <w:p w14:paraId="3A7A14B4" w14:textId="4DF1ACF3" w:rsidR="009121EC" w:rsidRPr="00EE7855" w:rsidRDefault="009121EC" w:rsidP="009121EC">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8A790B">
        <w:rPr>
          <w:rFonts w:ascii="inherit" w:hAnsi="inherit" w:cs="Arial"/>
          <w:color w:val="777777"/>
          <w:sz w:val="26"/>
          <w:szCs w:val="20"/>
        </w:rPr>
        <w:t>Most of the time in statistics, you’ll want to find the </w:t>
      </w:r>
      <w:hyperlink r:id="rId303" w:tgtFrame="_blank" w:history="1">
        <w:r w:rsidRPr="008A790B">
          <w:rPr>
            <w:rStyle w:val="Hyperlink"/>
            <w:rFonts w:ascii="inherit" w:hAnsi="inherit" w:cs="Arial"/>
            <w:color w:val="05A9C5"/>
            <w:sz w:val="26"/>
            <w:szCs w:val="20"/>
            <w:bdr w:val="none" w:sz="0" w:space="0" w:color="auto" w:frame="1"/>
          </w:rPr>
          <w:t>sample variance</w:t>
        </w:r>
      </w:hyperlink>
      <w:r w:rsidRPr="008A790B">
        <w:rPr>
          <w:rFonts w:ascii="inherit" w:hAnsi="inherit" w:cs="Arial"/>
          <w:color w:val="777777"/>
          <w:sz w:val="26"/>
          <w:szCs w:val="20"/>
        </w:rPr>
        <w:t xml:space="preserve">, not the population variance. Why? </w:t>
      </w:r>
      <w:r w:rsidRPr="00EE7855">
        <w:rPr>
          <w:rFonts w:ascii="inherit" w:hAnsi="inherit" w:cs="Arial"/>
          <w:color w:val="ED7D31" w:themeColor="accent2"/>
          <w:sz w:val="26"/>
          <w:szCs w:val="20"/>
        </w:rPr>
        <w:t>Because statistics is usually all about making inferences from </w:t>
      </w:r>
      <w:hyperlink r:id="rId304" w:history="1">
        <w:r w:rsidRPr="00EE7855">
          <w:rPr>
            <w:rStyle w:val="Hyperlink"/>
            <w:rFonts w:ascii="inherit" w:hAnsi="inherit" w:cs="Arial"/>
            <w:color w:val="ED7D31" w:themeColor="accent2"/>
            <w:sz w:val="26"/>
            <w:szCs w:val="20"/>
            <w:bdr w:val="none" w:sz="0" w:space="0" w:color="auto" w:frame="1"/>
          </w:rPr>
          <w:t>samples</w:t>
        </w:r>
      </w:hyperlink>
      <w:r w:rsidRPr="00EE7855">
        <w:rPr>
          <w:rFonts w:ascii="inherit" w:hAnsi="inherit" w:cs="Arial"/>
          <w:color w:val="ED7D31" w:themeColor="accent2"/>
          <w:sz w:val="26"/>
          <w:szCs w:val="20"/>
        </w:rPr>
        <w:t>, not </w:t>
      </w:r>
      <w:hyperlink r:id="rId305" w:history="1">
        <w:r w:rsidRPr="00EE7855">
          <w:rPr>
            <w:rStyle w:val="Hyperlink"/>
            <w:rFonts w:ascii="inherit" w:hAnsi="inherit" w:cs="Arial"/>
            <w:color w:val="ED7D31" w:themeColor="accent2"/>
            <w:sz w:val="26"/>
            <w:szCs w:val="20"/>
            <w:bdr w:val="none" w:sz="0" w:space="0" w:color="auto" w:frame="1"/>
          </w:rPr>
          <w:t>populations</w:t>
        </w:r>
      </w:hyperlink>
      <w:r w:rsidRPr="00EE7855">
        <w:rPr>
          <w:rFonts w:ascii="inherit" w:hAnsi="inherit" w:cs="Arial"/>
          <w:color w:val="ED7D31" w:themeColor="accent2"/>
          <w:sz w:val="26"/>
          <w:szCs w:val="20"/>
        </w:rPr>
        <w:t xml:space="preserve">. If you had </w:t>
      </w:r>
      <w:proofErr w:type="gramStart"/>
      <w:r w:rsidRPr="00EE7855">
        <w:rPr>
          <w:rFonts w:ascii="inherit" w:hAnsi="inherit" w:cs="Arial"/>
          <w:color w:val="ED7D31" w:themeColor="accent2"/>
          <w:sz w:val="26"/>
          <w:szCs w:val="20"/>
        </w:rPr>
        <w:t>all of</w:t>
      </w:r>
      <w:proofErr w:type="gramEnd"/>
      <w:r w:rsidRPr="00EE7855">
        <w:rPr>
          <w:rFonts w:ascii="inherit" w:hAnsi="inherit" w:cs="Arial"/>
          <w:color w:val="ED7D31" w:themeColor="accent2"/>
          <w:sz w:val="26"/>
          <w:szCs w:val="20"/>
        </w:rPr>
        <w:t xml:space="preserve"> the data from a population, there would be no need for statistics at all! That said, there really is very little difference between the formula for the population variance and the formula for the sample variance</w:t>
      </w:r>
      <w:r w:rsidRPr="008A790B">
        <w:rPr>
          <w:rFonts w:ascii="inherit" w:hAnsi="inherit" w:cs="Arial"/>
          <w:color w:val="777777"/>
          <w:sz w:val="26"/>
          <w:szCs w:val="20"/>
        </w:rPr>
        <w:t>. If you have </w:t>
      </w:r>
      <w:hyperlink r:id="rId306" w:history="1">
        <w:r w:rsidRPr="008A790B">
          <w:rPr>
            <w:rStyle w:val="Hyperlink"/>
            <w:rFonts w:ascii="inherit" w:hAnsi="inherit" w:cs="Arial"/>
            <w:color w:val="05A9C5"/>
            <w:sz w:val="26"/>
            <w:szCs w:val="20"/>
            <w:bdr w:val="none" w:sz="0" w:space="0" w:color="auto" w:frame="1"/>
          </w:rPr>
          <w:t>sample </w:t>
        </w:r>
      </w:hyperlink>
      <w:r w:rsidRPr="008A790B">
        <w:rPr>
          <w:rFonts w:ascii="inherit" w:hAnsi="inherit" w:cs="Arial"/>
          <w:color w:val="777777"/>
          <w:sz w:val="26"/>
          <w:szCs w:val="20"/>
        </w:rPr>
        <w:t xml:space="preserve">data, you can still use this formula. You’d just need to insert your data into the columns instead of your population data. If you prefer to plug the numbers straight into the formula, </w:t>
      </w:r>
      <w:r w:rsidRPr="00EE7855">
        <w:rPr>
          <w:rFonts w:ascii="inherit" w:hAnsi="inherit" w:cs="Arial"/>
          <w:color w:val="ED7D31" w:themeColor="accent2"/>
          <w:sz w:val="26"/>
          <w:szCs w:val="20"/>
        </w:rPr>
        <w:t>just make sure you use the </w:t>
      </w:r>
      <w:hyperlink r:id="rId307" w:history="1">
        <w:r w:rsidRPr="00EE7855">
          <w:rPr>
            <w:rStyle w:val="Hyperlink"/>
            <w:rFonts w:ascii="inherit" w:hAnsi="inherit" w:cs="Arial"/>
            <w:color w:val="ED7D31" w:themeColor="accent2"/>
            <w:sz w:val="26"/>
            <w:szCs w:val="20"/>
            <w:bdr w:val="none" w:sz="0" w:space="0" w:color="auto" w:frame="1"/>
          </w:rPr>
          <w:t>population mean</w:t>
        </w:r>
      </w:hyperlink>
      <w:r w:rsidRPr="00EE7855">
        <w:rPr>
          <w:rFonts w:ascii="inherit" w:hAnsi="inherit" w:cs="Arial"/>
          <w:color w:val="ED7D31" w:themeColor="accent2"/>
          <w:sz w:val="26"/>
          <w:szCs w:val="20"/>
        </w:rPr>
        <w:t> and not the </w:t>
      </w:r>
      <w:hyperlink r:id="rId308" w:history="1">
        <w:r w:rsidRPr="00EE7855">
          <w:rPr>
            <w:rStyle w:val="Hyperlink"/>
            <w:rFonts w:ascii="inherit" w:hAnsi="inherit" w:cs="Arial"/>
            <w:color w:val="ED7D31" w:themeColor="accent2"/>
            <w:sz w:val="26"/>
            <w:szCs w:val="20"/>
            <w:bdr w:val="none" w:sz="0" w:space="0" w:color="auto" w:frame="1"/>
          </w:rPr>
          <w:t>sample mean</w:t>
        </w:r>
      </w:hyperlink>
      <w:r w:rsidRPr="00EE7855">
        <w:rPr>
          <w:rFonts w:ascii="inherit" w:hAnsi="inherit" w:cs="Arial"/>
          <w:color w:val="ED7D31" w:themeColor="accent2"/>
          <w:sz w:val="26"/>
          <w:szCs w:val="20"/>
        </w:rPr>
        <w:t>(</w:t>
      </w:r>
      <w:r w:rsidRPr="00EE7855">
        <w:rPr>
          <w:rFonts w:ascii="inherit" w:hAnsi="inherit" w:cs="Arial"/>
          <w:noProof/>
          <w:color w:val="ED7D31" w:themeColor="accent2"/>
          <w:sz w:val="26"/>
          <w:szCs w:val="20"/>
          <w:bdr w:val="none" w:sz="0" w:space="0" w:color="auto" w:frame="1"/>
        </w:rPr>
        <w:drawing>
          <wp:inline distT="0" distB="0" distL="0" distR="0" wp14:anchorId="098F7CFA" wp14:editId="293E167E">
            <wp:extent cx="182880" cy="205740"/>
            <wp:effectExtent l="0" t="0" r="7620" b="3810"/>
            <wp:docPr id="190" name="Picture 190" descr="xbar">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bar">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r w:rsidRPr="00EE7855">
        <w:rPr>
          <w:rFonts w:ascii="inherit" w:hAnsi="inherit" w:cs="Arial"/>
          <w:color w:val="ED7D31" w:themeColor="accent2"/>
          <w:sz w:val="26"/>
          <w:szCs w:val="20"/>
        </w:rPr>
        <w:t>). In addition, the most common sample variance formula uses n-1 in the </w:t>
      </w:r>
      <w:hyperlink r:id="rId311" w:history="1">
        <w:r w:rsidRPr="00EE7855">
          <w:rPr>
            <w:rStyle w:val="Hyperlink"/>
            <w:rFonts w:ascii="inherit" w:hAnsi="inherit" w:cs="Arial"/>
            <w:color w:val="ED7D31" w:themeColor="accent2"/>
            <w:sz w:val="26"/>
            <w:szCs w:val="20"/>
            <w:bdr w:val="none" w:sz="0" w:space="0" w:color="auto" w:frame="1"/>
          </w:rPr>
          <w:t>denominator </w:t>
        </w:r>
      </w:hyperlink>
      <w:r w:rsidRPr="00EE7855">
        <w:rPr>
          <w:rFonts w:ascii="inherit" w:hAnsi="inherit" w:cs="Arial"/>
          <w:color w:val="ED7D31" w:themeColor="accent2"/>
          <w:sz w:val="26"/>
          <w:szCs w:val="20"/>
        </w:rPr>
        <w:t>instead of n.</w:t>
      </w:r>
    </w:p>
    <w:p w14:paraId="48C85C39" w14:textId="77777777" w:rsidR="008A790B" w:rsidRDefault="008A790B" w:rsidP="009121E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6"/>
          <w:szCs w:val="20"/>
          <w:bdr w:val="none" w:sz="0" w:space="0" w:color="auto" w:frame="1"/>
        </w:rPr>
      </w:pPr>
    </w:p>
    <w:p w14:paraId="5503D0A2" w14:textId="77777777" w:rsidR="008A790B" w:rsidRDefault="009121EC"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8A790B">
        <w:rPr>
          <w:rStyle w:val="Strong"/>
          <w:rFonts w:ascii="inherit" w:eastAsiaTheme="majorEastAsia" w:hAnsi="inherit" w:cs="Arial"/>
          <w:color w:val="777777"/>
          <w:sz w:val="26"/>
          <w:szCs w:val="20"/>
          <w:bdr w:val="none" w:sz="0" w:space="0" w:color="auto" w:frame="1"/>
        </w:rPr>
        <w:t>Sample problem:</w:t>
      </w:r>
      <w:r w:rsidRPr="008A790B">
        <w:rPr>
          <w:rFonts w:ascii="inherit" w:hAnsi="inherit" w:cs="Arial"/>
          <w:color w:val="777777"/>
          <w:sz w:val="26"/>
          <w:szCs w:val="20"/>
        </w:rPr>
        <w:t> Find the population variance for the following set of numbers: 28, 29, 30, 31, 32.</w:t>
      </w:r>
      <w:r w:rsidRPr="008A790B">
        <w:rPr>
          <w:rFonts w:ascii="inherit" w:hAnsi="inherit" w:cs="Arial"/>
          <w:color w:val="777777"/>
          <w:sz w:val="26"/>
          <w:szCs w:val="20"/>
        </w:rPr>
        <w:br/>
      </w:r>
    </w:p>
    <w:p w14:paraId="787906D1" w14:textId="6D8BA0A4"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8A790B">
        <w:rPr>
          <w:rFonts w:ascii="inherit" w:hAnsi="inherit" w:cs="Arial"/>
          <w:color w:val="0000FF"/>
          <w:sz w:val="26"/>
          <w:szCs w:val="20"/>
          <w:bdr w:val="none" w:sz="0" w:space="0" w:color="auto" w:frame="1"/>
        </w:rPr>
        <w:t>Step 1: </w:t>
      </w:r>
      <w:r w:rsidRPr="008A790B">
        <w:rPr>
          <w:rFonts w:ascii="inherit" w:hAnsi="inherit" w:cs="Arial"/>
          <w:color w:val="777777"/>
          <w:sz w:val="26"/>
          <w:szCs w:val="20"/>
        </w:rPr>
        <w:t>Draw a table. Label the columns as shown and then write down your X values (the items in your </w:t>
      </w:r>
      <w:hyperlink r:id="rId312" w:history="1">
        <w:r w:rsidRPr="008A790B">
          <w:rPr>
            <w:rStyle w:val="Hyperlink"/>
            <w:rFonts w:ascii="inherit" w:hAnsi="inherit" w:cs="Arial"/>
            <w:color w:val="05A9C5"/>
            <w:sz w:val="26"/>
            <w:szCs w:val="20"/>
            <w:bdr w:val="none" w:sz="0" w:space="0" w:color="auto" w:frame="1"/>
          </w:rPr>
          <w:t>population</w:t>
        </w:r>
      </w:hyperlink>
      <w:r w:rsidRPr="008A790B">
        <w:rPr>
          <w:rFonts w:ascii="inherit" w:hAnsi="inherit" w:cs="Arial"/>
          <w:color w:val="777777"/>
          <w:sz w:val="26"/>
          <w:szCs w:val="20"/>
        </w:rPr>
        <w:t>) in column 1:</w:t>
      </w:r>
    </w:p>
    <w:p w14:paraId="209E92AA" w14:textId="77777777" w:rsidR="00272C73" w:rsidRPr="008A790B" w:rsidRDefault="00272C73"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03172F1A"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607806D"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8D6C337"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20C0B37" w14:textId="77777777" w:rsidR="009121EC" w:rsidRDefault="009121EC">
            <w:pPr>
              <w:rPr>
                <w:rFonts w:ascii="inherit" w:hAnsi="inherit"/>
                <w:sz w:val="20"/>
                <w:szCs w:val="20"/>
              </w:rPr>
            </w:pPr>
            <w:r>
              <w:rPr>
                <w:rFonts w:ascii="inherit" w:hAnsi="inherit"/>
                <w:sz w:val="20"/>
                <w:szCs w:val="20"/>
              </w:rPr>
              <w:t>(X-</w:t>
            </w:r>
            <w:proofErr w:type="gramStart"/>
            <w:r>
              <w:rPr>
                <w:rFonts w:ascii="inherit" w:hAnsi="inherit"/>
                <w:sz w:val="20"/>
                <w:szCs w:val="20"/>
              </w:rPr>
              <w:t>μ)^</w:t>
            </w:r>
            <w:proofErr w:type="gramEnd"/>
            <w:r>
              <w:rPr>
                <w:rFonts w:ascii="inherit" w:hAnsi="inherit"/>
                <w:sz w:val="20"/>
                <w:szCs w:val="20"/>
              </w:rPr>
              <w:t>2</w:t>
            </w:r>
          </w:p>
        </w:tc>
      </w:tr>
      <w:tr w:rsidR="009121EC" w14:paraId="4A9F79FF"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B769E10" w14:textId="77777777" w:rsidR="009121EC" w:rsidRDefault="009121EC">
            <w:pPr>
              <w:rPr>
                <w:rFonts w:ascii="inherit" w:hAnsi="inherit"/>
                <w:sz w:val="20"/>
                <w:szCs w:val="20"/>
              </w:rPr>
            </w:pPr>
            <w:r>
              <w:rPr>
                <w:rFonts w:ascii="inherit" w:hAnsi="inherit"/>
                <w:sz w:val="20"/>
                <w:szCs w:val="20"/>
              </w:rPr>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09A8657"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3205667" w14:textId="77777777" w:rsidR="009121EC" w:rsidRDefault="009121EC">
            <w:pPr>
              <w:rPr>
                <w:sz w:val="20"/>
                <w:szCs w:val="20"/>
              </w:rPr>
            </w:pPr>
          </w:p>
        </w:tc>
      </w:tr>
      <w:tr w:rsidR="009121EC" w14:paraId="58A4504A"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3180300"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B380F43"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0AE4546" w14:textId="77777777" w:rsidR="009121EC" w:rsidRDefault="009121EC">
            <w:pPr>
              <w:rPr>
                <w:sz w:val="20"/>
                <w:szCs w:val="20"/>
              </w:rPr>
            </w:pPr>
          </w:p>
        </w:tc>
      </w:tr>
      <w:tr w:rsidR="009121EC" w14:paraId="7E93FBF3"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2A91A20"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C5BFF0A"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053EC11" w14:textId="77777777" w:rsidR="009121EC" w:rsidRDefault="009121EC">
            <w:pPr>
              <w:rPr>
                <w:sz w:val="20"/>
                <w:szCs w:val="20"/>
              </w:rPr>
            </w:pPr>
          </w:p>
        </w:tc>
      </w:tr>
      <w:tr w:rsidR="009121EC" w14:paraId="68D5244B"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E3586D3"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68215B5"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7879E6A" w14:textId="77777777" w:rsidR="009121EC" w:rsidRDefault="009121EC">
            <w:pPr>
              <w:rPr>
                <w:sz w:val="20"/>
                <w:szCs w:val="20"/>
              </w:rPr>
            </w:pPr>
          </w:p>
        </w:tc>
      </w:tr>
      <w:tr w:rsidR="009121EC" w14:paraId="731D07F3"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3DE3EA4"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015FAEA" w14:textId="77777777" w:rsidR="009121EC" w:rsidRDefault="009121EC">
            <w:pPr>
              <w:rPr>
                <w:rFonts w:ascii="inherit" w:hAnsi="inherit"/>
                <w:sz w:val="20"/>
                <w:szCs w:val="20"/>
              </w:rPr>
            </w:pP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647949C" w14:textId="77777777" w:rsidR="009121EC" w:rsidRDefault="009121EC">
            <w:pPr>
              <w:rPr>
                <w:sz w:val="20"/>
                <w:szCs w:val="20"/>
              </w:rPr>
            </w:pPr>
          </w:p>
        </w:tc>
      </w:tr>
    </w:tbl>
    <w:p w14:paraId="3BC6E8F8" w14:textId="6578608E"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2: </w:t>
      </w:r>
      <w:r w:rsidRPr="00CB44C8">
        <w:rPr>
          <w:rFonts w:ascii="inherit" w:hAnsi="inherit" w:cs="Arial"/>
          <w:color w:val="777777"/>
          <w:sz w:val="26"/>
          <w:szCs w:val="20"/>
        </w:rPr>
        <w:t>Find the </w:t>
      </w:r>
      <w:hyperlink r:id="rId313" w:anchor="mean" w:history="1">
        <w:r w:rsidRPr="00CB44C8">
          <w:rPr>
            <w:rStyle w:val="Hyperlink"/>
            <w:rFonts w:ascii="inherit" w:hAnsi="inherit" w:cs="Arial"/>
            <w:color w:val="05A9C5"/>
            <w:sz w:val="26"/>
            <w:szCs w:val="20"/>
            <w:bdr w:val="none" w:sz="0" w:space="0" w:color="auto" w:frame="1"/>
          </w:rPr>
          <w:t>mean</w:t>
        </w:r>
      </w:hyperlink>
      <w:r w:rsidRPr="00CB44C8">
        <w:rPr>
          <w:rFonts w:ascii="inherit" w:hAnsi="inherit" w:cs="Arial"/>
          <w:color w:val="777777"/>
          <w:sz w:val="26"/>
          <w:szCs w:val="20"/>
        </w:rPr>
        <w:t>. The mean for this set of data is (28 + 29 + 30 + 31 + 32) / 5 = 30.</w:t>
      </w:r>
    </w:p>
    <w:p w14:paraId="561D1A86"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58E436F4" w14:textId="358F78F2"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3: </w:t>
      </w:r>
      <w:r w:rsidRPr="00CB44C8">
        <w:rPr>
          <w:rFonts w:ascii="inherit" w:hAnsi="inherit" w:cs="Arial"/>
          <w:color w:val="777777"/>
          <w:sz w:val="26"/>
          <w:szCs w:val="20"/>
        </w:rPr>
        <w:t>Fill in column 2. This column is your X value minus the mean. For example, the first entry is 28 – 30 = -2.</w:t>
      </w:r>
    </w:p>
    <w:p w14:paraId="5C1FB5D4"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2AB7E680"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61D05B5"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270CD24"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C7AB67F" w14:textId="77777777" w:rsidR="009121EC" w:rsidRDefault="009121EC">
            <w:pPr>
              <w:rPr>
                <w:rFonts w:ascii="inherit" w:hAnsi="inherit"/>
                <w:sz w:val="20"/>
                <w:szCs w:val="20"/>
              </w:rPr>
            </w:pPr>
            <w:r>
              <w:rPr>
                <w:rFonts w:ascii="inherit" w:hAnsi="inherit"/>
                <w:sz w:val="20"/>
                <w:szCs w:val="20"/>
              </w:rPr>
              <w:t>(X-</w:t>
            </w:r>
            <w:proofErr w:type="gramStart"/>
            <w:r>
              <w:rPr>
                <w:rFonts w:ascii="inherit" w:hAnsi="inherit"/>
                <w:sz w:val="20"/>
                <w:szCs w:val="20"/>
              </w:rPr>
              <w:t>μ)^</w:t>
            </w:r>
            <w:proofErr w:type="gramEnd"/>
            <w:r>
              <w:rPr>
                <w:rFonts w:ascii="inherit" w:hAnsi="inherit"/>
                <w:sz w:val="20"/>
                <w:szCs w:val="20"/>
              </w:rPr>
              <w:t>2</w:t>
            </w:r>
          </w:p>
        </w:tc>
      </w:tr>
      <w:tr w:rsidR="009121EC" w14:paraId="272EB637"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C129776" w14:textId="77777777" w:rsidR="009121EC" w:rsidRDefault="009121EC">
            <w:pPr>
              <w:rPr>
                <w:rFonts w:ascii="inherit" w:hAnsi="inherit"/>
                <w:sz w:val="20"/>
                <w:szCs w:val="20"/>
              </w:rPr>
            </w:pPr>
            <w:r>
              <w:rPr>
                <w:rFonts w:ascii="inherit" w:hAnsi="inherit"/>
                <w:sz w:val="20"/>
                <w:szCs w:val="20"/>
              </w:rPr>
              <w:lastRenderedPageBreak/>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0497757"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D74069E" w14:textId="77777777" w:rsidR="009121EC" w:rsidRDefault="009121EC">
            <w:pPr>
              <w:rPr>
                <w:rFonts w:ascii="inherit" w:hAnsi="inherit"/>
                <w:sz w:val="20"/>
                <w:szCs w:val="20"/>
              </w:rPr>
            </w:pPr>
          </w:p>
        </w:tc>
      </w:tr>
      <w:tr w:rsidR="009121EC" w14:paraId="3CACC04C"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6111527"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865435A"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FD5806D" w14:textId="77777777" w:rsidR="009121EC" w:rsidRDefault="009121EC">
            <w:pPr>
              <w:rPr>
                <w:rFonts w:ascii="inherit" w:hAnsi="inherit"/>
                <w:sz w:val="20"/>
                <w:szCs w:val="20"/>
              </w:rPr>
            </w:pPr>
          </w:p>
        </w:tc>
      </w:tr>
      <w:tr w:rsidR="009121EC" w14:paraId="1D42E33D"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A59F043"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7630D35" w14:textId="77777777" w:rsidR="009121EC" w:rsidRDefault="009121EC">
            <w:pPr>
              <w:rPr>
                <w:rFonts w:ascii="inherit" w:hAnsi="inherit"/>
                <w:sz w:val="20"/>
                <w:szCs w:val="20"/>
              </w:rPr>
            </w:pPr>
            <w:r>
              <w:rPr>
                <w:rFonts w:ascii="inherit" w:hAnsi="inherit"/>
                <w:sz w:val="20"/>
                <w:szCs w:val="20"/>
              </w:rPr>
              <w:t>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DFEA669" w14:textId="77777777" w:rsidR="009121EC" w:rsidRDefault="009121EC">
            <w:pPr>
              <w:rPr>
                <w:rFonts w:ascii="inherit" w:hAnsi="inherit"/>
                <w:sz w:val="20"/>
                <w:szCs w:val="20"/>
              </w:rPr>
            </w:pPr>
          </w:p>
        </w:tc>
      </w:tr>
      <w:tr w:rsidR="009121EC" w14:paraId="48E269BE"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A144D83"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67EE76D3"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2516D7F" w14:textId="77777777" w:rsidR="009121EC" w:rsidRDefault="009121EC">
            <w:pPr>
              <w:rPr>
                <w:rFonts w:ascii="inherit" w:hAnsi="inherit"/>
                <w:sz w:val="20"/>
                <w:szCs w:val="20"/>
              </w:rPr>
            </w:pPr>
          </w:p>
        </w:tc>
      </w:tr>
      <w:tr w:rsidR="009121EC" w14:paraId="1873CBEF"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0FF783D"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3B48A4F"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02AE3D9" w14:textId="77777777" w:rsidR="009121EC" w:rsidRDefault="009121EC">
            <w:pPr>
              <w:rPr>
                <w:rFonts w:ascii="inherit" w:hAnsi="inherit"/>
                <w:sz w:val="20"/>
                <w:szCs w:val="20"/>
              </w:rPr>
            </w:pPr>
          </w:p>
        </w:tc>
      </w:tr>
    </w:tbl>
    <w:p w14:paraId="622F284C" w14:textId="77777777" w:rsidR="00CB44C8" w:rsidRDefault="00CB44C8" w:rsidP="009121EC">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D6349F8" w14:textId="4629E093"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4: </w:t>
      </w:r>
      <w:r w:rsidRPr="00CB44C8">
        <w:rPr>
          <w:rFonts w:ascii="inherit" w:hAnsi="inherit" w:cs="Arial"/>
          <w:color w:val="777777"/>
          <w:sz w:val="26"/>
          <w:szCs w:val="20"/>
        </w:rPr>
        <w:t>Square the values from Step 3 and place those squares in the third column:</w:t>
      </w:r>
    </w:p>
    <w:p w14:paraId="4F992FA2"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450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1215"/>
        <w:gridCol w:w="2239"/>
      </w:tblGrid>
      <w:tr w:rsidR="009121EC" w14:paraId="347D1B67"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5198722" w14:textId="77777777" w:rsidR="009121EC" w:rsidRDefault="009121EC">
            <w:pPr>
              <w:rPr>
                <w:rFonts w:ascii="inherit" w:hAnsi="inherit" w:cs="Times New Roman"/>
                <w:sz w:val="20"/>
                <w:szCs w:val="20"/>
              </w:rPr>
            </w:pPr>
            <w:r>
              <w:rPr>
                <w:rFonts w:ascii="inherit" w:hAnsi="inherit"/>
                <w:sz w:val="20"/>
                <w:szCs w:val="20"/>
              </w:rPr>
              <w:t>X</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F620D99" w14:textId="77777777" w:rsidR="009121EC" w:rsidRDefault="009121EC">
            <w:pPr>
              <w:rPr>
                <w:rFonts w:ascii="inherit" w:hAnsi="inherit"/>
                <w:sz w:val="20"/>
                <w:szCs w:val="20"/>
              </w:rPr>
            </w:pPr>
            <w:r>
              <w:rPr>
                <w:rFonts w:ascii="inherit" w:hAnsi="inherit"/>
                <w:sz w:val="20"/>
                <w:szCs w:val="20"/>
              </w:rPr>
              <w:t>X-μ</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FB09626" w14:textId="77777777" w:rsidR="009121EC" w:rsidRDefault="009121EC">
            <w:pPr>
              <w:rPr>
                <w:rFonts w:ascii="inherit" w:hAnsi="inherit"/>
                <w:sz w:val="20"/>
                <w:szCs w:val="20"/>
              </w:rPr>
            </w:pPr>
            <w:r>
              <w:rPr>
                <w:rFonts w:ascii="inherit" w:hAnsi="inherit"/>
                <w:sz w:val="20"/>
                <w:szCs w:val="20"/>
              </w:rPr>
              <w:t>(X-</w:t>
            </w:r>
            <w:proofErr w:type="gramStart"/>
            <w:r>
              <w:rPr>
                <w:rFonts w:ascii="inherit" w:hAnsi="inherit"/>
                <w:sz w:val="20"/>
                <w:szCs w:val="20"/>
              </w:rPr>
              <w:t>μ)^</w:t>
            </w:r>
            <w:proofErr w:type="gramEnd"/>
            <w:r>
              <w:rPr>
                <w:rFonts w:ascii="inherit" w:hAnsi="inherit"/>
                <w:sz w:val="20"/>
                <w:szCs w:val="20"/>
              </w:rPr>
              <w:t>2</w:t>
            </w:r>
          </w:p>
        </w:tc>
      </w:tr>
      <w:tr w:rsidR="009121EC" w14:paraId="6B51F3DB"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3E9111F7" w14:textId="77777777" w:rsidR="009121EC" w:rsidRDefault="009121EC">
            <w:pPr>
              <w:rPr>
                <w:rFonts w:ascii="inherit" w:hAnsi="inherit"/>
                <w:sz w:val="20"/>
                <w:szCs w:val="20"/>
              </w:rPr>
            </w:pPr>
            <w:r>
              <w:rPr>
                <w:rFonts w:ascii="inherit" w:hAnsi="inherit"/>
                <w:sz w:val="20"/>
                <w:szCs w:val="20"/>
              </w:rPr>
              <w:t>28</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E6AF883"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8CC93E1" w14:textId="77777777" w:rsidR="009121EC" w:rsidRDefault="009121EC">
            <w:pPr>
              <w:rPr>
                <w:rFonts w:ascii="inherit" w:hAnsi="inherit"/>
                <w:sz w:val="20"/>
                <w:szCs w:val="20"/>
              </w:rPr>
            </w:pPr>
            <w:r>
              <w:rPr>
                <w:rFonts w:ascii="inherit" w:hAnsi="inherit"/>
                <w:sz w:val="20"/>
                <w:szCs w:val="20"/>
              </w:rPr>
              <w:t>4</w:t>
            </w:r>
          </w:p>
        </w:tc>
      </w:tr>
      <w:tr w:rsidR="009121EC" w14:paraId="4275352C"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204FF96" w14:textId="77777777" w:rsidR="009121EC" w:rsidRDefault="009121EC">
            <w:pPr>
              <w:rPr>
                <w:rFonts w:ascii="inherit" w:hAnsi="inherit"/>
                <w:sz w:val="20"/>
                <w:szCs w:val="20"/>
              </w:rPr>
            </w:pPr>
            <w:r>
              <w:rPr>
                <w:rFonts w:ascii="inherit" w:hAnsi="inherit"/>
                <w:sz w:val="20"/>
                <w:szCs w:val="20"/>
              </w:rPr>
              <w:t>29</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4CDEE0A"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B31D995" w14:textId="77777777" w:rsidR="009121EC" w:rsidRDefault="009121EC">
            <w:pPr>
              <w:rPr>
                <w:rFonts w:ascii="inherit" w:hAnsi="inherit"/>
                <w:sz w:val="20"/>
                <w:szCs w:val="20"/>
              </w:rPr>
            </w:pPr>
            <w:r>
              <w:rPr>
                <w:rFonts w:ascii="inherit" w:hAnsi="inherit"/>
                <w:sz w:val="20"/>
                <w:szCs w:val="20"/>
              </w:rPr>
              <w:t>1</w:t>
            </w:r>
          </w:p>
        </w:tc>
      </w:tr>
      <w:tr w:rsidR="009121EC" w14:paraId="6D4D7C98"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5859F32" w14:textId="77777777" w:rsidR="009121EC" w:rsidRDefault="009121EC">
            <w:pPr>
              <w:rPr>
                <w:rFonts w:ascii="inherit" w:hAnsi="inherit"/>
                <w:sz w:val="20"/>
                <w:szCs w:val="20"/>
              </w:rPr>
            </w:pPr>
            <w:r>
              <w:rPr>
                <w:rFonts w:ascii="inherit" w:hAnsi="inherit"/>
                <w:sz w:val="20"/>
                <w:szCs w:val="20"/>
              </w:rPr>
              <w:t>30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1238FC36" w14:textId="77777777" w:rsidR="009121EC" w:rsidRDefault="009121EC">
            <w:pPr>
              <w:rPr>
                <w:rFonts w:ascii="inherit" w:hAnsi="inherit"/>
                <w:sz w:val="20"/>
                <w:szCs w:val="20"/>
              </w:rPr>
            </w:pPr>
            <w:r>
              <w:rPr>
                <w:rFonts w:ascii="inherit" w:hAnsi="inherit"/>
                <w:sz w:val="20"/>
                <w:szCs w:val="20"/>
              </w:rPr>
              <w:t>0</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F305C30" w14:textId="77777777" w:rsidR="009121EC" w:rsidRDefault="009121EC">
            <w:pPr>
              <w:rPr>
                <w:rFonts w:ascii="inherit" w:hAnsi="inherit"/>
                <w:sz w:val="20"/>
                <w:szCs w:val="20"/>
              </w:rPr>
            </w:pPr>
            <w:r>
              <w:rPr>
                <w:rFonts w:ascii="inherit" w:hAnsi="inherit"/>
                <w:sz w:val="20"/>
                <w:szCs w:val="20"/>
              </w:rPr>
              <w:t>0</w:t>
            </w:r>
          </w:p>
        </w:tc>
      </w:tr>
      <w:tr w:rsidR="009121EC" w14:paraId="00D265C2"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0B1C748" w14:textId="77777777" w:rsidR="009121EC" w:rsidRDefault="009121EC">
            <w:pPr>
              <w:rPr>
                <w:rFonts w:ascii="inherit" w:hAnsi="inherit"/>
                <w:sz w:val="20"/>
                <w:szCs w:val="20"/>
              </w:rPr>
            </w:pPr>
            <w:r>
              <w:rPr>
                <w:rFonts w:ascii="inherit" w:hAnsi="inherit"/>
                <w:sz w:val="20"/>
                <w:szCs w:val="20"/>
              </w:rPr>
              <w:t>31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4F36FCEE" w14:textId="77777777" w:rsidR="009121EC" w:rsidRDefault="009121EC">
            <w:pPr>
              <w:rPr>
                <w:rFonts w:ascii="inherit" w:hAnsi="inherit"/>
                <w:sz w:val="20"/>
                <w:szCs w:val="20"/>
              </w:rPr>
            </w:pPr>
            <w:r>
              <w:rPr>
                <w:rFonts w:ascii="inherit" w:hAnsi="inherit"/>
                <w:sz w:val="20"/>
                <w:szCs w:val="20"/>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0B922642" w14:textId="77777777" w:rsidR="009121EC" w:rsidRDefault="009121EC">
            <w:pPr>
              <w:rPr>
                <w:rFonts w:ascii="inherit" w:hAnsi="inherit"/>
                <w:sz w:val="20"/>
                <w:szCs w:val="20"/>
              </w:rPr>
            </w:pPr>
            <w:r>
              <w:rPr>
                <w:rFonts w:ascii="inherit" w:hAnsi="inherit"/>
                <w:sz w:val="20"/>
                <w:szCs w:val="20"/>
              </w:rPr>
              <w:t>1</w:t>
            </w:r>
          </w:p>
        </w:tc>
      </w:tr>
      <w:tr w:rsidR="009121EC" w14:paraId="57A76810" w14:textId="77777777" w:rsidTr="009121EC">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2296644C" w14:textId="77777777" w:rsidR="009121EC" w:rsidRDefault="009121EC">
            <w:pPr>
              <w:rPr>
                <w:rFonts w:ascii="inherit" w:hAnsi="inherit"/>
                <w:sz w:val="20"/>
                <w:szCs w:val="20"/>
              </w:rPr>
            </w:pPr>
            <w:r>
              <w:rPr>
                <w:rFonts w:ascii="inherit" w:hAnsi="inherit"/>
                <w:sz w:val="20"/>
                <w:szCs w:val="20"/>
              </w:rPr>
              <w:t>32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7E928083" w14:textId="77777777" w:rsidR="009121EC" w:rsidRDefault="009121EC">
            <w:pPr>
              <w:rPr>
                <w:rFonts w:ascii="inherit" w:hAnsi="inherit"/>
                <w:sz w:val="20"/>
                <w:szCs w:val="20"/>
              </w:rPr>
            </w:pPr>
            <w:r>
              <w:rPr>
                <w:rFonts w:ascii="inherit" w:hAnsi="inherit"/>
                <w:sz w:val="20"/>
                <w:szCs w:val="20"/>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14:paraId="5559232D" w14:textId="77777777" w:rsidR="009121EC" w:rsidRDefault="009121EC">
            <w:pPr>
              <w:rPr>
                <w:rFonts w:ascii="inherit" w:hAnsi="inherit"/>
                <w:sz w:val="20"/>
                <w:szCs w:val="20"/>
              </w:rPr>
            </w:pPr>
            <w:r>
              <w:rPr>
                <w:rFonts w:ascii="inherit" w:hAnsi="inherit"/>
                <w:sz w:val="20"/>
                <w:szCs w:val="20"/>
              </w:rPr>
              <w:t>4</w:t>
            </w:r>
          </w:p>
        </w:tc>
      </w:tr>
    </w:tbl>
    <w:p w14:paraId="4C500B2C" w14:textId="42C53796" w:rsidR="009121EC" w:rsidRDefault="009121EC" w:rsidP="009121EC">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5: </w:t>
      </w:r>
      <w:r w:rsidRPr="00CB44C8">
        <w:rPr>
          <w:rFonts w:ascii="inherit" w:hAnsi="inherit" w:cs="Arial"/>
          <w:color w:val="777777"/>
          <w:sz w:val="26"/>
          <w:szCs w:val="20"/>
        </w:rPr>
        <w:t xml:space="preserve">Add up </w:t>
      </w:r>
      <w:proofErr w:type="gramStart"/>
      <w:r w:rsidRPr="00CB44C8">
        <w:rPr>
          <w:rFonts w:ascii="inherit" w:hAnsi="inherit" w:cs="Arial"/>
          <w:color w:val="777777"/>
          <w:sz w:val="26"/>
          <w:szCs w:val="20"/>
        </w:rPr>
        <w:t>all of</w:t>
      </w:r>
      <w:proofErr w:type="gramEnd"/>
      <w:r w:rsidRPr="00CB44C8">
        <w:rPr>
          <w:rFonts w:ascii="inherit" w:hAnsi="inherit" w:cs="Arial"/>
          <w:color w:val="777777"/>
          <w:sz w:val="26"/>
          <w:szCs w:val="20"/>
        </w:rPr>
        <w:t xml:space="preserve"> the numbers in column 3 (this is the summation Σ part of the formula):</w:t>
      </w:r>
      <w:r w:rsidRPr="00CB44C8">
        <w:rPr>
          <w:rFonts w:ascii="inherit" w:hAnsi="inherit" w:cs="Arial"/>
          <w:color w:val="777777"/>
          <w:sz w:val="26"/>
          <w:szCs w:val="20"/>
        </w:rPr>
        <w:br/>
        <w:t>4 + 1 + 0 + 1 + 4 = 10</w:t>
      </w:r>
    </w:p>
    <w:p w14:paraId="22F25840" w14:textId="77777777" w:rsidR="00CB44C8" w:rsidRPr="00CB44C8" w:rsidRDefault="00CB44C8" w:rsidP="009121EC">
      <w:pPr>
        <w:pStyle w:val="NormalWeb"/>
        <w:shd w:val="clear" w:color="auto" w:fill="FFFFFF"/>
        <w:spacing w:before="0" w:beforeAutospacing="0" w:after="0" w:afterAutospacing="0"/>
        <w:textAlignment w:val="baseline"/>
        <w:rPr>
          <w:rFonts w:ascii="inherit" w:hAnsi="inherit" w:cs="Arial"/>
          <w:color w:val="777777"/>
          <w:sz w:val="26"/>
          <w:szCs w:val="20"/>
        </w:rPr>
      </w:pPr>
    </w:p>
    <w:p w14:paraId="7598D22E" w14:textId="537D04DD" w:rsidR="006016A3" w:rsidRDefault="009121EC" w:rsidP="00F22174">
      <w:pPr>
        <w:pStyle w:val="NormalWeb"/>
        <w:shd w:val="clear" w:color="auto" w:fill="FFFFFF"/>
        <w:spacing w:before="0" w:beforeAutospacing="0" w:after="0" w:afterAutospacing="0"/>
        <w:textAlignment w:val="baseline"/>
        <w:rPr>
          <w:rFonts w:ascii="inherit" w:hAnsi="inherit" w:cs="Arial"/>
          <w:color w:val="777777"/>
          <w:sz w:val="26"/>
          <w:szCs w:val="20"/>
        </w:rPr>
      </w:pPr>
      <w:r w:rsidRPr="00CB44C8">
        <w:rPr>
          <w:rFonts w:ascii="inherit" w:hAnsi="inherit" w:cs="Arial"/>
          <w:color w:val="0000FF"/>
          <w:sz w:val="26"/>
          <w:szCs w:val="20"/>
          <w:bdr w:val="none" w:sz="0" w:space="0" w:color="auto" w:frame="1"/>
        </w:rPr>
        <w:t>Step 6: </w:t>
      </w:r>
      <w:r w:rsidRPr="00CB44C8">
        <w:rPr>
          <w:rFonts w:ascii="inherit" w:hAnsi="inherit" w:cs="Arial"/>
          <w:color w:val="777777"/>
          <w:sz w:val="26"/>
          <w:szCs w:val="20"/>
        </w:rPr>
        <w:t>Divide by the number of items in your data set:</w:t>
      </w:r>
      <w:r w:rsidRPr="00CB44C8">
        <w:rPr>
          <w:rFonts w:ascii="inherit" w:hAnsi="inherit" w:cs="Arial"/>
          <w:color w:val="777777"/>
          <w:sz w:val="26"/>
          <w:szCs w:val="20"/>
        </w:rPr>
        <w:br/>
        <w:t>10 / 5 = 2</w:t>
      </w:r>
      <w:r w:rsidRPr="00CB44C8">
        <w:rPr>
          <w:rFonts w:ascii="inherit" w:hAnsi="inherit" w:cs="Arial"/>
          <w:color w:val="777777"/>
          <w:sz w:val="26"/>
          <w:szCs w:val="20"/>
        </w:rPr>
        <w:br/>
        <w:t>The population variance for this set of data is 2.</w:t>
      </w:r>
    </w:p>
    <w:p w14:paraId="7E3074D1" w14:textId="77777777" w:rsidR="0067752A" w:rsidRPr="0067752A" w:rsidRDefault="0067752A" w:rsidP="00F22174">
      <w:pPr>
        <w:pStyle w:val="NormalWeb"/>
        <w:shd w:val="clear" w:color="auto" w:fill="FFFFFF"/>
        <w:spacing w:before="0" w:beforeAutospacing="0" w:after="0" w:afterAutospacing="0"/>
        <w:textAlignment w:val="baseline"/>
        <w:rPr>
          <w:rFonts w:ascii="inherit" w:hAnsi="inherit" w:cs="Arial"/>
          <w:color w:val="777777"/>
          <w:sz w:val="26"/>
          <w:szCs w:val="20"/>
        </w:rPr>
      </w:pPr>
    </w:p>
    <w:p w14:paraId="61429BF3" w14:textId="27C58381" w:rsidR="00760799" w:rsidRPr="00064F99" w:rsidRDefault="00760799" w:rsidP="00064F99">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4F99">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w:t>
      </w:r>
    </w:p>
    <w:p w14:paraId="63755E76" w14:textId="77777777" w:rsidR="001F3EC8" w:rsidRDefault="001F3EC8" w:rsidP="00760799">
      <w:pPr>
        <w:pStyle w:val="NormalWeb"/>
        <w:shd w:val="clear" w:color="auto" w:fill="FFFFFF"/>
        <w:spacing w:before="0" w:beforeAutospacing="0" w:after="0" w:afterAutospacing="0"/>
        <w:textAlignment w:val="baseline"/>
        <w:rPr>
          <w:rFonts w:ascii="inherit" w:hAnsi="inherit" w:cs="Arial"/>
          <w:color w:val="777777"/>
          <w:sz w:val="20"/>
          <w:szCs w:val="20"/>
        </w:rPr>
      </w:pPr>
    </w:p>
    <w:p w14:paraId="53659F11" w14:textId="3C069455" w:rsidR="00760799" w:rsidRPr="00591407" w:rsidRDefault="00760799" w:rsidP="00760799">
      <w:pPr>
        <w:pStyle w:val="NormalWeb"/>
        <w:shd w:val="clear" w:color="auto" w:fill="FFFFFF"/>
        <w:spacing w:before="0" w:beforeAutospacing="0" w:after="0" w:afterAutospacing="0"/>
        <w:textAlignment w:val="baseline"/>
        <w:rPr>
          <w:rFonts w:ascii="inherit" w:hAnsi="inherit" w:cs="Arial"/>
          <w:color w:val="777777"/>
          <w:sz w:val="22"/>
          <w:szCs w:val="20"/>
        </w:rPr>
      </w:pPr>
      <w:r w:rsidRPr="00591407">
        <w:rPr>
          <w:rFonts w:ascii="inherit" w:hAnsi="inherit" w:cs="Arial"/>
          <w:color w:val="ED7D31" w:themeColor="accent2"/>
          <w:sz w:val="26"/>
          <w:szCs w:val="20"/>
        </w:rPr>
        <w:t>The sample variance, s</w:t>
      </w:r>
      <w:r w:rsidRPr="00591407">
        <w:rPr>
          <w:rFonts w:ascii="inherit" w:hAnsi="inherit" w:cs="Arial"/>
          <w:color w:val="ED7D31" w:themeColor="accent2"/>
          <w:sz w:val="21"/>
          <w:szCs w:val="15"/>
          <w:bdr w:val="none" w:sz="0" w:space="0" w:color="auto" w:frame="1"/>
          <w:vertAlign w:val="superscript"/>
        </w:rPr>
        <w:t>2</w:t>
      </w:r>
      <w:r w:rsidRPr="00591407">
        <w:rPr>
          <w:rFonts w:ascii="inherit" w:hAnsi="inherit" w:cs="Arial"/>
          <w:color w:val="ED7D31" w:themeColor="accent2"/>
          <w:sz w:val="26"/>
          <w:szCs w:val="20"/>
        </w:rPr>
        <w:t>, is used to calculate how varied a sample is</w:t>
      </w:r>
      <w:r w:rsidRPr="00591407">
        <w:rPr>
          <w:rFonts w:ascii="inherit" w:hAnsi="inherit" w:cs="Arial"/>
          <w:color w:val="777777"/>
          <w:sz w:val="26"/>
          <w:szCs w:val="20"/>
        </w:rPr>
        <w:t>. A sample is a select number of items taken from a population. For example, if you are measuring American people’s weights, it wouldn’t be feasible (from either a time or a monetary standpoint) for you to measure the weights of every person in the population. The solution is to take a sample of the population, say 1000 people, and use that </w:t>
      </w:r>
      <w:hyperlink r:id="rId314" w:tgtFrame="_blank" w:history="1">
        <w:r w:rsidRPr="00591407">
          <w:rPr>
            <w:rStyle w:val="Hyperlink"/>
            <w:rFonts w:ascii="inherit" w:hAnsi="inherit" w:cs="Arial"/>
            <w:color w:val="05A9C5"/>
            <w:sz w:val="26"/>
            <w:szCs w:val="20"/>
            <w:bdr w:val="none" w:sz="0" w:space="0" w:color="auto" w:frame="1"/>
          </w:rPr>
          <w:t>sample size</w:t>
        </w:r>
      </w:hyperlink>
      <w:r w:rsidRPr="00591407">
        <w:rPr>
          <w:rFonts w:ascii="inherit" w:hAnsi="inherit" w:cs="Arial"/>
          <w:color w:val="777777"/>
          <w:sz w:val="26"/>
          <w:szCs w:val="20"/>
        </w:rPr>
        <w:t> to estimate the actual weights of the whole population. The variance helps you to figure out how spread out your weights are.</w:t>
      </w:r>
    </w:p>
    <w:p w14:paraId="7C9432FA" w14:textId="0604DC43" w:rsidR="00760799" w:rsidRDefault="00760799" w:rsidP="00760799">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C401688" wp14:editId="62418129">
            <wp:extent cx="2065020" cy="2857500"/>
            <wp:effectExtent l="0" t="0" r="0" b="0"/>
            <wp:docPr id="180" name="Picture 180" descr="sample variance">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variance">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065020" cy="2857500"/>
                    </a:xfrm>
                    <a:prstGeom prst="rect">
                      <a:avLst/>
                    </a:prstGeom>
                    <a:noFill/>
                    <a:ln>
                      <a:noFill/>
                    </a:ln>
                  </pic:spPr>
                </pic:pic>
              </a:graphicData>
            </a:graphic>
          </wp:inline>
        </w:drawing>
      </w:r>
    </w:p>
    <w:p w14:paraId="5C749EEC" w14:textId="77777777" w:rsidR="00760799" w:rsidRDefault="00760799" w:rsidP="00760799">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Body types are varied — they come in all shapes and sizes.</w:t>
      </w:r>
    </w:p>
    <w:p w14:paraId="0101B88D" w14:textId="2E474C64" w:rsidR="00760799" w:rsidRDefault="00760799" w:rsidP="004B7E7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E7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Definition of Sample Variance</w:t>
      </w:r>
    </w:p>
    <w:p w14:paraId="004A6330" w14:textId="77777777" w:rsidR="00EA7A82" w:rsidRPr="00EA7A82" w:rsidRDefault="00EA7A82" w:rsidP="00EA7A82">
      <w:pPr>
        <w:rPr>
          <w:lang w:eastAsia="en-IN"/>
        </w:rPr>
      </w:pPr>
    </w:p>
    <w:p w14:paraId="3A11B384" w14:textId="0B62D9AE"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7C0846">
        <w:rPr>
          <w:rFonts w:ascii="inherit" w:hAnsi="inherit" w:cs="Arial"/>
          <w:color w:val="ED7D31" w:themeColor="accent2"/>
          <w:sz w:val="26"/>
          <w:szCs w:val="20"/>
        </w:rPr>
        <w:t>The variance is mathematically defined as </w:t>
      </w:r>
      <w:r w:rsidRPr="007C0846">
        <w:rPr>
          <w:rStyle w:val="Strong"/>
          <w:rFonts w:ascii="inherit" w:eastAsiaTheme="majorEastAsia" w:hAnsi="inherit" w:cs="Arial"/>
          <w:color w:val="ED7D31" w:themeColor="accent2"/>
          <w:sz w:val="26"/>
          <w:szCs w:val="20"/>
          <w:bdr w:val="none" w:sz="0" w:space="0" w:color="auto" w:frame="1"/>
        </w:rPr>
        <w:t>the average of the squared differences from the mean</w:t>
      </w:r>
      <w:r w:rsidRPr="00B517CC">
        <w:rPr>
          <w:rFonts w:ascii="inherit" w:hAnsi="inherit" w:cs="Arial"/>
          <w:color w:val="777777"/>
          <w:sz w:val="26"/>
          <w:szCs w:val="20"/>
        </w:rPr>
        <w:t xml:space="preserve">. But what does that </w:t>
      </w:r>
      <w:proofErr w:type="gramStart"/>
      <w:r w:rsidRPr="00B517CC">
        <w:rPr>
          <w:rFonts w:ascii="inherit" w:hAnsi="inherit" w:cs="Arial"/>
          <w:color w:val="777777"/>
          <w:sz w:val="26"/>
          <w:szCs w:val="20"/>
        </w:rPr>
        <w:t>actually mean</w:t>
      </w:r>
      <w:proofErr w:type="gramEnd"/>
      <w:r w:rsidRPr="00B517CC">
        <w:rPr>
          <w:rFonts w:ascii="inherit" w:hAnsi="inherit" w:cs="Arial"/>
          <w:color w:val="777777"/>
          <w:sz w:val="26"/>
          <w:szCs w:val="20"/>
        </w:rPr>
        <w:t xml:space="preserve"> in English? In order to understand what you are calculating with the variance, break it down into steps:</w:t>
      </w:r>
    </w:p>
    <w:p w14:paraId="6A45A473" w14:textId="77777777" w:rsidR="007C0846" w:rsidRPr="00B517CC" w:rsidRDefault="007C0846"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5420B4EE" w14:textId="77777777" w:rsidR="00760799" w:rsidRP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1: Calculate the mean (the average weight).</w:t>
      </w:r>
    </w:p>
    <w:p w14:paraId="05C9FBEF" w14:textId="77777777" w:rsidR="00760799" w:rsidRP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2: Subtract the mean and square the result.</w:t>
      </w:r>
    </w:p>
    <w:p w14:paraId="55BCFF0D" w14:textId="367BBB07" w:rsidR="00B517CC" w:rsidRDefault="00760799" w:rsidP="008755CD">
      <w:pPr>
        <w:numPr>
          <w:ilvl w:val="0"/>
          <w:numId w:val="86"/>
        </w:numPr>
        <w:shd w:val="clear" w:color="auto" w:fill="FFFFFF"/>
        <w:spacing w:after="0" w:line="240" w:lineRule="auto"/>
        <w:ind w:left="450"/>
        <w:textAlignment w:val="baseline"/>
        <w:rPr>
          <w:rFonts w:ascii="inherit" w:hAnsi="inherit" w:cs="Arial"/>
          <w:color w:val="777777"/>
          <w:sz w:val="26"/>
          <w:szCs w:val="20"/>
        </w:rPr>
      </w:pPr>
      <w:r w:rsidRPr="00B517CC">
        <w:rPr>
          <w:rFonts w:ascii="inherit" w:hAnsi="inherit" w:cs="Arial"/>
          <w:color w:val="777777"/>
          <w:sz w:val="26"/>
          <w:szCs w:val="20"/>
        </w:rPr>
        <w:t>Step 3: Work out the average of those differences.</w:t>
      </w:r>
    </w:p>
    <w:p w14:paraId="43C2DD66" w14:textId="77777777" w:rsidR="00B517CC" w:rsidRPr="00B517CC" w:rsidRDefault="00B517CC" w:rsidP="007C0846">
      <w:pPr>
        <w:shd w:val="clear" w:color="auto" w:fill="FFFFFF"/>
        <w:spacing w:after="0" w:line="240" w:lineRule="auto"/>
        <w:ind w:left="450"/>
        <w:textAlignment w:val="baseline"/>
        <w:rPr>
          <w:rFonts w:ascii="inherit" w:hAnsi="inherit" w:cs="Arial"/>
          <w:color w:val="777777"/>
          <w:sz w:val="26"/>
          <w:szCs w:val="20"/>
        </w:rPr>
      </w:pPr>
    </w:p>
    <w:p w14:paraId="475E5B3D" w14:textId="6485243A" w:rsidR="00760799" w:rsidRDefault="00760799" w:rsidP="00F77D8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77D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sample variance used for?</w:t>
      </w:r>
    </w:p>
    <w:p w14:paraId="62CBBE61" w14:textId="77777777" w:rsidR="00F77D8D" w:rsidRPr="00F77D8D" w:rsidRDefault="00F77D8D" w:rsidP="00F77D8D">
      <w:pPr>
        <w:rPr>
          <w:lang w:eastAsia="en-IN"/>
        </w:rPr>
      </w:pPr>
    </w:p>
    <w:p w14:paraId="7C07B66A" w14:textId="77777777" w:rsidR="0011785E" w:rsidRPr="0011785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11785E">
        <w:rPr>
          <w:rFonts w:ascii="inherit" w:hAnsi="inherit" w:cs="Arial"/>
          <w:color w:val="ED7D31" w:themeColor="accent2"/>
          <w:sz w:val="26"/>
          <w:szCs w:val="20"/>
        </w:rPr>
        <w:t xml:space="preserve">While the variance is useful in a mathematical sense, it won’t </w:t>
      </w:r>
      <w:proofErr w:type="gramStart"/>
      <w:r w:rsidRPr="0011785E">
        <w:rPr>
          <w:rFonts w:ascii="inherit" w:hAnsi="inherit" w:cs="Arial"/>
          <w:color w:val="ED7D31" w:themeColor="accent2"/>
          <w:sz w:val="26"/>
          <w:szCs w:val="20"/>
        </w:rPr>
        <w:t>actually give</w:t>
      </w:r>
      <w:proofErr w:type="gramEnd"/>
      <w:r w:rsidRPr="0011785E">
        <w:rPr>
          <w:rFonts w:ascii="inherit" w:hAnsi="inherit" w:cs="Arial"/>
          <w:color w:val="ED7D31" w:themeColor="accent2"/>
          <w:sz w:val="26"/>
          <w:szCs w:val="20"/>
        </w:rPr>
        <w:t xml:space="preserve"> you any information that you can use</w:t>
      </w:r>
      <w:r w:rsidRPr="0011785E">
        <w:rPr>
          <w:rFonts w:ascii="inherit" w:hAnsi="inherit" w:cs="Arial"/>
          <w:color w:val="777777"/>
          <w:sz w:val="26"/>
          <w:szCs w:val="20"/>
        </w:rPr>
        <w:t xml:space="preserve">. For example, if you take a sample population of weights, you might end up with a variance of 9801. That might leave you scratching your head about why you’re calculating it in the first place! The answer is, </w:t>
      </w:r>
      <w:r w:rsidRPr="0011785E">
        <w:rPr>
          <w:rFonts w:ascii="inherit" w:hAnsi="inherit" w:cs="Arial"/>
          <w:color w:val="ED7D31" w:themeColor="accent2"/>
          <w:sz w:val="26"/>
          <w:szCs w:val="20"/>
        </w:rPr>
        <w:t>you can use the variance to figure out the </w:t>
      </w:r>
      <w:hyperlink r:id="rId317" w:tgtFrame="_blank" w:history="1">
        <w:r w:rsidRPr="0011785E">
          <w:rPr>
            <w:rStyle w:val="Hyperlink"/>
            <w:rFonts w:ascii="inherit" w:hAnsi="inherit" w:cs="Arial"/>
            <w:color w:val="ED7D31" w:themeColor="accent2"/>
            <w:sz w:val="26"/>
            <w:szCs w:val="20"/>
            <w:bdr w:val="none" w:sz="0" w:space="0" w:color="auto" w:frame="1"/>
          </w:rPr>
          <w:t>standard deviation</w:t>
        </w:r>
      </w:hyperlink>
      <w:r w:rsidRPr="0011785E">
        <w:rPr>
          <w:rFonts w:ascii="inherit" w:hAnsi="inherit" w:cs="Arial"/>
          <w:color w:val="ED7D31" w:themeColor="accent2"/>
          <w:sz w:val="26"/>
          <w:szCs w:val="20"/>
        </w:rPr>
        <w:t> — a much better measure of how spread out your weights are</w:t>
      </w:r>
      <w:r w:rsidRPr="0011785E">
        <w:rPr>
          <w:rFonts w:ascii="inherit" w:hAnsi="inherit" w:cs="Arial"/>
          <w:color w:val="777777"/>
          <w:sz w:val="26"/>
          <w:szCs w:val="20"/>
        </w:rPr>
        <w:t>. In order to get the standard deviation, take the square root of the sample variance:</w:t>
      </w:r>
      <w:r w:rsidRPr="0011785E">
        <w:rPr>
          <w:rFonts w:ascii="inherit" w:hAnsi="inherit" w:cs="Arial"/>
          <w:color w:val="777777"/>
          <w:sz w:val="26"/>
          <w:szCs w:val="20"/>
        </w:rPr>
        <w:br/>
        <w:t>√9801 = 99.</w:t>
      </w:r>
    </w:p>
    <w:p w14:paraId="09DF09C8" w14:textId="05111964" w:rsidR="00760799" w:rsidRPr="0011785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11785E">
        <w:rPr>
          <w:rFonts w:ascii="inherit" w:hAnsi="inherit" w:cs="Arial"/>
          <w:color w:val="777777"/>
          <w:sz w:val="26"/>
          <w:szCs w:val="20"/>
        </w:rPr>
        <w:br/>
      </w:r>
      <w:r w:rsidRPr="0011785E">
        <w:rPr>
          <w:rFonts w:ascii="inherit" w:hAnsi="inherit" w:cs="Arial"/>
          <w:color w:val="ED7D31" w:themeColor="accent2"/>
          <w:sz w:val="26"/>
          <w:szCs w:val="20"/>
        </w:rPr>
        <w:t xml:space="preserve">The standard deviation, in combination with the mean, will tell you what </w:t>
      </w:r>
      <w:proofErr w:type="gramStart"/>
      <w:r w:rsidRPr="0011785E">
        <w:rPr>
          <w:rFonts w:ascii="inherit" w:hAnsi="inherit" w:cs="Arial"/>
          <w:color w:val="ED7D31" w:themeColor="accent2"/>
          <w:sz w:val="26"/>
          <w:szCs w:val="20"/>
        </w:rPr>
        <w:t>the majority of</w:t>
      </w:r>
      <w:proofErr w:type="gramEnd"/>
      <w:r w:rsidRPr="0011785E">
        <w:rPr>
          <w:rFonts w:ascii="inherit" w:hAnsi="inherit" w:cs="Arial"/>
          <w:color w:val="ED7D31" w:themeColor="accent2"/>
          <w:sz w:val="26"/>
          <w:szCs w:val="20"/>
        </w:rPr>
        <w:t xml:space="preserve"> people weigh. For example, if your mean is 150 pounds and your standard deviation is 99 pounds, </w:t>
      </w:r>
      <w:proofErr w:type="gramStart"/>
      <w:r w:rsidRPr="0011785E">
        <w:rPr>
          <w:rFonts w:ascii="inherit" w:hAnsi="inherit" w:cs="Arial"/>
          <w:color w:val="ED7D31" w:themeColor="accent2"/>
          <w:sz w:val="26"/>
          <w:szCs w:val="20"/>
        </w:rPr>
        <w:t>the majority of</w:t>
      </w:r>
      <w:proofErr w:type="gramEnd"/>
      <w:r w:rsidRPr="0011785E">
        <w:rPr>
          <w:rFonts w:ascii="inherit" w:hAnsi="inherit" w:cs="Arial"/>
          <w:color w:val="ED7D31" w:themeColor="accent2"/>
          <w:sz w:val="26"/>
          <w:szCs w:val="20"/>
        </w:rPr>
        <w:t xml:space="preserve"> people weigh between 51 pounds (mean-99) and 249 pounds (mean+99).</w:t>
      </w:r>
    </w:p>
    <w:p w14:paraId="4C86F03B" w14:textId="77777777" w:rsidR="00760799" w:rsidRPr="00F05A3F" w:rsidRDefault="00760799" w:rsidP="00F05A3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05A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Calculating Sample Variance</w:t>
      </w:r>
    </w:p>
    <w:p w14:paraId="5CCB26B0" w14:textId="77777777" w:rsidR="00F05A3F" w:rsidRDefault="00F05A3F" w:rsidP="00760799">
      <w:pPr>
        <w:pStyle w:val="NormalWeb"/>
        <w:shd w:val="clear" w:color="auto" w:fill="FFFFFF"/>
        <w:spacing w:before="0" w:beforeAutospacing="0" w:after="225" w:afterAutospacing="0"/>
        <w:textAlignment w:val="baseline"/>
        <w:rPr>
          <w:rFonts w:ascii="inherit" w:hAnsi="inherit" w:cs="Arial"/>
          <w:color w:val="777777"/>
          <w:sz w:val="20"/>
          <w:szCs w:val="20"/>
        </w:rPr>
      </w:pPr>
    </w:p>
    <w:p w14:paraId="72DF03E1" w14:textId="51F6D3F2" w:rsidR="00760799" w:rsidRPr="007C43EE" w:rsidRDefault="00D07F14" w:rsidP="007C43EE">
      <w:pPr>
        <w:pStyle w:val="NormalWeb"/>
        <w:shd w:val="clear" w:color="auto" w:fill="FFFFFF"/>
        <w:spacing w:before="0" w:beforeAutospacing="0" w:after="225" w:afterAutospacing="0"/>
        <w:textAlignment w:val="baseline"/>
        <w:rPr>
          <w:rFonts w:ascii="inherit" w:hAnsi="inherit" w:cs="Arial"/>
          <w:color w:val="777777"/>
          <w:sz w:val="26"/>
          <w:szCs w:val="20"/>
        </w:rPr>
      </w:pPr>
      <w:hyperlink r:id="rId318" w:history="1">
        <w:r w:rsidR="00760799" w:rsidRPr="007C43EE">
          <w:rPr>
            <w:rStyle w:val="Hyperlink"/>
            <w:rFonts w:ascii="inherit" w:hAnsi="inherit" w:cs="Arial"/>
            <w:sz w:val="26"/>
            <w:szCs w:val="20"/>
          </w:rPr>
          <w:t>Watch the video for an example</w:t>
        </w:r>
      </w:hyperlink>
      <w:r w:rsidR="00760799" w:rsidRPr="00F05A3F">
        <w:rPr>
          <w:rFonts w:ascii="inherit" w:hAnsi="inherit" w:cs="Arial"/>
          <w:color w:val="777777"/>
          <w:sz w:val="26"/>
          <w:szCs w:val="20"/>
        </w:rPr>
        <w:t xml:space="preserve"> or read on below for several more examples of how to find the sample variance:</w:t>
      </w:r>
    </w:p>
    <w:p w14:paraId="70A4BEE7" w14:textId="49EFFA1E"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7C43EE">
        <w:rPr>
          <w:rFonts w:ascii="inherit" w:hAnsi="inherit" w:cs="Arial"/>
          <w:color w:val="777777"/>
          <w:sz w:val="26"/>
          <w:szCs w:val="20"/>
        </w:rPr>
        <w:t>The variance formula can be tricky to use—especially if you are rusty on </w:t>
      </w:r>
      <w:hyperlink r:id="rId319" w:history="1">
        <w:r w:rsidRPr="007C43EE">
          <w:rPr>
            <w:rStyle w:val="Hyperlink"/>
            <w:rFonts w:ascii="inherit" w:hAnsi="inherit" w:cs="Arial"/>
            <w:color w:val="05A9C5"/>
            <w:sz w:val="26"/>
            <w:szCs w:val="20"/>
            <w:bdr w:val="none" w:sz="0" w:space="0" w:color="auto" w:frame="1"/>
          </w:rPr>
          <w:t>order of operations</w:t>
        </w:r>
      </w:hyperlink>
      <w:r w:rsidRPr="007C43EE">
        <w:rPr>
          <w:rFonts w:ascii="inherit" w:hAnsi="inherit" w:cs="Arial"/>
          <w:color w:val="777777"/>
          <w:sz w:val="26"/>
          <w:szCs w:val="20"/>
        </w:rPr>
        <w:t xml:space="preserve">. </w:t>
      </w:r>
    </w:p>
    <w:p w14:paraId="165B3767" w14:textId="77777777" w:rsidR="007C43EE" w:rsidRPr="007C43EE" w:rsidRDefault="007C43EE"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7B3CA0F8" w14:textId="77777777" w:rsidR="00760799" w:rsidRPr="00937438" w:rsidRDefault="00760799" w:rsidP="00937438">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743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w:t>
      </w:r>
    </w:p>
    <w:p w14:paraId="247E0BB7" w14:textId="77777777"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t>If you’re finding the sample variance by hand, the “usual” formula you’re given in textbooks is:</w:t>
      </w:r>
    </w:p>
    <w:p w14:paraId="6D57169D" w14:textId="45BAA5F9"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br/>
      </w:r>
      <w:r w:rsidRPr="00937438">
        <w:rPr>
          <w:rFonts w:ascii="inherit" w:hAnsi="inherit" w:cs="Arial"/>
          <w:noProof/>
          <w:color w:val="05A9C5"/>
          <w:sz w:val="26"/>
          <w:szCs w:val="20"/>
          <w:bdr w:val="none" w:sz="0" w:space="0" w:color="auto" w:frame="1"/>
        </w:rPr>
        <w:drawing>
          <wp:inline distT="0" distB="0" distL="0" distR="0" wp14:anchorId="0E34CF28" wp14:editId="14959EA7">
            <wp:extent cx="2857500" cy="1341120"/>
            <wp:effectExtent l="0" t="0" r="0" b="0"/>
            <wp:docPr id="163" name="Picture 163" descr="https://www.statisticshowto.datasciencecentral.com/wp-content/uploads/2009/08/usual.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atisticshowto.datasciencecentral.com/wp-content/uploads/2009/08/usual.png">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857500" cy="1341120"/>
                    </a:xfrm>
                    <a:prstGeom prst="rect">
                      <a:avLst/>
                    </a:prstGeom>
                    <a:noFill/>
                    <a:ln>
                      <a:noFill/>
                    </a:ln>
                  </pic:spPr>
                </pic:pic>
              </a:graphicData>
            </a:graphic>
          </wp:inline>
        </w:drawing>
      </w:r>
    </w:p>
    <w:p w14:paraId="71E3A840" w14:textId="77777777" w:rsidR="0093743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937438">
        <w:rPr>
          <w:rFonts w:ascii="inherit" w:hAnsi="inherit" w:cs="Arial"/>
          <w:color w:val="777777"/>
          <w:sz w:val="26"/>
          <w:szCs w:val="20"/>
        </w:rPr>
        <w:br w:type="textWrapping" w:clear="left"/>
        <w:t>However, if you’re working the formula by hand, it can be a bit cumbersome. An alternative version is the computational formula, which can be easier to work:</w:t>
      </w:r>
    </w:p>
    <w:p w14:paraId="6FB786F8" w14:textId="01F1992D" w:rsidR="00760799" w:rsidRDefault="00760799" w:rsidP="00D52379">
      <w:pPr>
        <w:pStyle w:val="NormalWeb"/>
        <w:shd w:val="clear" w:color="auto" w:fill="FFFFFF"/>
        <w:spacing w:before="0" w:beforeAutospacing="0" w:after="0" w:afterAutospacing="0"/>
        <w:textAlignment w:val="baseline"/>
        <w:rPr>
          <w:rFonts w:ascii="inherit" w:hAnsi="inherit" w:cs="Arial"/>
          <w:color w:val="777777"/>
          <w:sz w:val="20"/>
          <w:szCs w:val="20"/>
        </w:rPr>
      </w:pPr>
      <w:r w:rsidRPr="00937438">
        <w:rPr>
          <w:rFonts w:ascii="inherit" w:hAnsi="inherit" w:cs="Arial"/>
          <w:color w:val="777777"/>
          <w:sz w:val="26"/>
          <w:szCs w:val="20"/>
        </w:rPr>
        <w:br/>
      </w:r>
      <w:r w:rsidRPr="00937438">
        <w:rPr>
          <w:rFonts w:ascii="inherit" w:hAnsi="inherit" w:cs="Arial"/>
          <w:noProof/>
          <w:color w:val="05A9C5"/>
          <w:sz w:val="26"/>
          <w:szCs w:val="20"/>
          <w:bdr w:val="none" w:sz="0" w:space="0" w:color="auto" w:frame="1"/>
        </w:rPr>
        <w:drawing>
          <wp:inline distT="0" distB="0" distL="0" distR="0" wp14:anchorId="1AFBE53C" wp14:editId="706244C3">
            <wp:extent cx="2857500" cy="1341120"/>
            <wp:effectExtent l="0" t="0" r="0" b="0"/>
            <wp:docPr id="162" name="Picture 162" descr="https://www.statisticshowto.datasciencecentral.com/wp-content/uploads/2009/08/computational-300x141.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atisticshowto.datasciencecentral.com/wp-content/uploads/2009/08/computational-300x141.png">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57500" cy="1341120"/>
                    </a:xfrm>
                    <a:prstGeom prst="rect">
                      <a:avLst/>
                    </a:prstGeom>
                    <a:noFill/>
                    <a:ln>
                      <a:noFill/>
                    </a:ln>
                  </pic:spPr>
                </pic:pic>
              </a:graphicData>
            </a:graphic>
          </wp:inline>
        </w:drawing>
      </w:r>
      <w:r w:rsidRPr="00937438">
        <w:rPr>
          <w:rFonts w:ascii="inherit" w:hAnsi="inherit" w:cs="Arial"/>
          <w:color w:val="777777"/>
          <w:sz w:val="20"/>
          <w:szCs w:val="20"/>
        </w:rPr>
        <w:br w:type="textWrapping" w:clear="left"/>
      </w:r>
    </w:p>
    <w:p w14:paraId="6EC1CF4D" w14:textId="77777777" w:rsidR="00760799" w:rsidRPr="00D00875" w:rsidRDefault="00760799" w:rsidP="00D00875">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087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by Hand: Variance Example 1</w:t>
      </w:r>
    </w:p>
    <w:p w14:paraId="1C3ABCE1" w14:textId="63BCC030"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Style w:val="Strong"/>
          <w:rFonts w:ascii="inherit" w:eastAsiaTheme="majorEastAsia" w:hAnsi="inherit" w:cs="Arial"/>
          <w:color w:val="777777"/>
          <w:sz w:val="26"/>
          <w:szCs w:val="20"/>
          <w:bdr w:val="none" w:sz="0" w:space="0" w:color="auto" w:frame="1"/>
        </w:rPr>
        <w:t>Question</w:t>
      </w:r>
      <w:r w:rsidRPr="00267EE8">
        <w:rPr>
          <w:rFonts w:ascii="inherit" w:hAnsi="inherit" w:cs="Arial"/>
          <w:color w:val="777777"/>
          <w:sz w:val="26"/>
          <w:szCs w:val="20"/>
        </w:rPr>
        <w:t>: Find the variance for the following set of data representing trees in California (heights in feet): 3, 21, 98, 203, 17, 9</w:t>
      </w:r>
    </w:p>
    <w:p w14:paraId="5B25E054" w14:textId="77777777" w:rsidR="00BA4B4F" w:rsidRPr="00267EE8" w:rsidRDefault="00BA4B4F"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65D7CDE5" w14:textId="77777777" w:rsidR="00BA4B4F" w:rsidRDefault="00760799"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267EE8">
        <w:rPr>
          <w:rFonts w:ascii="inherit" w:hAnsi="inherit" w:cs="Arial"/>
          <w:noProof/>
          <w:color w:val="05A9C5"/>
          <w:sz w:val="26"/>
          <w:szCs w:val="20"/>
          <w:bdr w:val="none" w:sz="0" w:space="0" w:color="auto" w:frame="1"/>
        </w:rPr>
        <w:drawing>
          <wp:inline distT="0" distB="0" distL="0" distR="0" wp14:anchorId="4C95EF03" wp14:editId="7A4B109E">
            <wp:extent cx="1432560" cy="1432560"/>
            <wp:effectExtent l="0" t="0" r="0" b="0"/>
            <wp:docPr id="161" name="Picture 161" descr="How to find the sample variance ">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the sample variance ">
                      <a:hlinkClick r:id="rId324"/>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sidRPr="00267EE8">
        <w:rPr>
          <w:rFonts w:ascii="inherit" w:hAnsi="inherit" w:cs="Arial"/>
          <w:color w:val="777777"/>
          <w:sz w:val="26"/>
          <w:szCs w:val="20"/>
        </w:rPr>
        <w:br/>
      </w:r>
    </w:p>
    <w:p w14:paraId="146CB99D" w14:textId="571BF020"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lastRenderedPageBreak/>
        <w:t>Step 1:</w:t>
      </w:r>
      <w:r w:rsidRPr="00267EE8">
        <w:rPr>
          <w:rFonts w:ascii="inherit" w:hAnsi="inherit" w:cs="Arial"/>
          <w:color w:val="777777"/>
          <w:sz w:val="26"/>
          <w:szCs w:val="20"/>
        </w:rPr>
        <w:t> Add up the numbers in your given data set.</w:t>
      </w:r>
    </w:p>
    <w:p w14:paraId="2A198684"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 + 21 + 98 + 203 + 17 + 9 = 351</w:t>
      </w:r>
    </w:p>
    <w:p w14:paraId="304A3E8F"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2:</w:t>
      </w:r>
      <w:r w:rsidRPr="00267EE8">
        <w:rPr>
          <w:rFonts w:ascii="inherit" w:hAnsi="inherit" w:cs="Arial"/>
          <w:color w:val="777777"/>
          <w:sz w:val="26"/>
          <w:szCs w:val="20"/>
        </w:rPr>
        <w:t> Square your answer:</w:t>
      </w:r>
    </w:p>
    <w:p w14:paraId="2B4ECE2A"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351 × 351 = 123,201</w:t>
      </w:r>
    </w:p>
    <w:p w14:paraId="0947EF69"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…and divide by the number of items. We have 6 items in our example so:</w:t>
      </w:r>
    </w:p>
    <w:p w14:paraId="27B853EE"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123,201 / 6 = 20,533.5</w:t>
      </w:r>
    </w:p>
    <w:p w14:paraId="6578A18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Set this number aside for a moment.</w:t>
      </w:r>
    </w:p>
    <w:p w14:paraId="5FDACB75"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3:</w:t>
      </w:r>
      <w:r w:rsidRPr="00267EE8">
        <w:rPr>
          <w:rFonts w:ascii="inherit" w:hAnsi="inherit" w:cs="Arial"/>
          <w:color w:val="777777"/>
          <w:sz w:val="26"/>
          <w:szCs w:val="20"/>
        </w:rPr>
        <w:t> Take your set of original numbers from Step 1, and square them individually this time:</w:t>
      </w:r>
    </w:p>
    <w:p w14:paraId="67BC1F8B"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 × 3 + 21 × 21 + 98 × 98 + 203 × 203 + 17 × 17 + 9 × 9</w:t>
      </w:r>
    </w:p>
    <w:p w14:paraId="371301B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Add those numbers (the squares) together:</w:t>
      </w:r>
    </w:p>
    <w:p w14:paraId="6F36C597"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9 + 441 + 9604 + 41209 + 289 + 81 = 51,633</w:t>
      </w:r>
    </w:p>
    <w:p w14:paraId="23471D74"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4:</w:t>
      </w:r>
      <w:r w:rsidRPr="00267EE8">
        <w:rPr>
          <w:rFonts w:ascii="inherit" w:hAnsi="inherit" w:cs="Arial"/>
          <w:color w:val="777777"/>
          <w:sz w:val="26"/>
          <w:szCs w:val="20"/>
        </w:rPr>
        <w:t> Subtract the amount in Step 2 from the amount in Step 3.</w:t>
      </w:r>
    </w:p>
    <w:p w14:paraId="7A41BEAF"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51,633 – 20,533.5 = 31,099.5</w:t>
      </w:r>
    </w:p>
    <w:p w14:paraId="473D2DB8"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Set this number aside for a moment.</w:t>
      </w:r>
    </w:p>
    <w:p w14:paraId="110FC649"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5:</w:t>
      </w:r>
      <w:r w:rsidRPr="00267EE8">
        <w:rPr>
          <w:rFonts w:ascii="inherit" w:hAnsi="inherit" w:cs="Arial"/>
          <w:color w:val="777777"/>
          <w:sz w:val="26"/>
          <w:szCs w:val="20"/>
        </w:rPr>
        <w:t> Subtract 1 from the number of items in your data set*. For our example:</w:t>
      </w:r>
    </w:p>
    <w:p w14:paraId="25369B37"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6 – 1 = 5</w:t>
      </w:r>
    </w:p>
    <w:p w14:paraId="3AED4567" w14:textId="77777777" w:rsidR="00760799" w:rsidRPr="00267EE8"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67EE8">
        <w:rPr>
          <w:rFonts w:ascii="inherit" w:hAnsi="inherit" w:cs="Arial"/>
          <w:color w:val="0000FF"/>
          <w:sz w:val="26"/>
          <w:szCs w:val="20"/>
          <w:bdr w:val="none" w:sz="0" w:space="0" w:color="auto" w:frame="1"/>
        </w:rPr>
        <w:t>Step 6:</w:t>
      </w:r>
      <w:r w:rsidRPr="00267EE8">
        <w:rPr>
          <w:rFonts w:ascii="inherit" w:hAnsi="inherit" w:cs="Arial"/>
          <w:color w:val="777777"/>
          <w:sz w:val="26"/>
          <w:szCs w:val="20"/>
        </w:rPr>
        <w:t> Divide the number in Step 4 by the number in Step 5. This gives you the </w:t>
      </w:r>
      <w:r w:rsidRPr="00267EE8">
        <w:rPr>
          <w:rStyle w:val="Strong"/>
          <w:rFonts w:ascii="inherit" w:eastAsiaTheme="majorEastAsia" w:hAnsi="inherit" w:cs="Arial"/>
          <w:color w:val="777777"/>
          <w:sz w:val="26"/>
          <w:szCs w:val="20"/>
          <w:bdr w:val="none" w:sz="0" w:space="0" w:color="auto" w:frame="1"/>
        </w:rPr>
        <w:t>variance</w:t>
      </w:r>
      <w:r w:rsidRPr="00267EE8">
        <w:rPr>
          <w:rFonts w:ascii="inherit" w:hAnsi="inherit" w:cs="Arial"/>
          <w:color w:val="777777"/>
          <w:sz w:val="26"/>
          <w:szCs w:val="20"/>
        </w:rPr>
        <w:t>:</w:t>
      </w:r>
    </w:p>
    <w:p w14:paraId="3B8C51A4" w14:textId="77777777" w:rsidR="00760799" w:rsidRPr="00267EE8"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67EE8">
        <w:rPr>
          <w:rFonts w:ascii="inherit" w:hAnsi="inherit" w:cs="Arial"/>
          <w:color w:val="777777"/>
          <w:sz w:val="26"/>
          <w:szCs w:val="20"/>
        </w:rPr>
        <w:t>31,099.5 / 5 = 6,219.9</w:t>
      </w:r>
    </w:p>
    <w:p w14:paraId="278C8793" w14:textId="530D57ED" w:rsidR="00760799" w:rsidRPr="00C77C95" w:rsidRDefault="00760799" w:rsidP="00C77C95">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67EE8">
        <w:rPr>
          <w:rFonts w:ascii="inherit" w:hAnsi="inherit" w:cs="Arial"/>
          <w:color w:val="777777"/>
          <w:sz w:val="26"/>
          <w:szCs w:val="20"/>
        </w:rPr>
        <w:t> </w:t>
      </w:r>
      <w:r w:rsidRPr="00C77C9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Standard Deviation Example 1</w:t>
      </w:r>
    </w:p>
    <w:p w14:paraId="5539CD25" w14:textId="77777777" w:rsidR="00760799" w:rsidRPr="00212A5F"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212A5F">
        <w:rPr>
          <w:rFonts w:ascii="inherit" w:hAnsi="inherit" w:cs="Arial"/>
          <w:color w:val="0000FF"/>
          <w:sz w:val="26"/>
          <w:szCs w:val="20"/>
          <w:bdr w:val="none" w:sz="0" w:space="0" w:color="auto" w:frame="1"/>
        </w:rPr>
        <w:t>Step 7:</w:t>
      </w:r>
      <w:r w:rsidRPr="00212A5F">
        <w:rPr>
          <w:rFonts w:ascii="inherit" w:hAnsi="inherit" w:cs="Arial"/>
          <w:color w:val="777777"/>
          <w:sz w:val="26"/>
          <w:szCs w:val="20"/>
        </w:rPr>
        <w:t> Take the square root of your answer from Step 6. This gives you the </w:t>
      </w:r>
      <w:r w:rsidRPr="00212A5F">
        <w:rPr>
          <w:rStyle w:val="Strong"/>
          <w:rFonts w:ascii="inherit" w:eastAsiaTheme="majorEastAsia" w:hAnsi="inherit" w:cs="Arial"/>
          <w:color w:val="777777"/>
          <w:sz w:val="26"/>
          <w:szCs w:val="20"/>
          <w:bdr w:val="none" w:sz="0" w:space="0" w:color="auto" w:frame="1"/>
        </w:rPr>
        <w:t>standard deviation</w:t>
      </w:r>
      <w:r w:rsidRPr="00212A5F">
        <w:rPr>
          <w:rFonts w:ascii="inherit" w:hAnsi="inherit" w:cs="Arial"/>
          <w:color w:val="777777"/>
          <w:sz w:val="26"/>
          <w:szCs w:val="20"/>
        </w:rPr>
        <w:t>:</w:t>
      </w:r>
    </w:p>
    <w:p w14:paraId="257FEDDE" w14:textId="77777777" w:rsidR="00760799" w:rsidRPr="00212A5F"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212A5F">
        <w:rPr>
          <w:rFonts w:ascii="inherit" w:hAnsi="inherit" w:cs="Arial"/>
          <w:color w:val="777777"/>
          <w:sz w:val="26"/>
          <w:szCs w:val="20"/>
        </w:rPr>
        <w:t>√6,219.9 = 78.86634</w:t>
      </w:r>
    </w:p>
    <w:p w14:paraId="37D526EE" w14:textId="4D8E5B5D" w:rsidR="00760799" w:rsidRDefault="00760799" w:rsidP="00760799">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212A5F">
        <w:rPr>
          <w:rStyle w:val="Emphasis"/>
          <w:rFonts w:ascii="inherit" w:hAnsi="inherit" w:cs="Arial"/>
          <w:color w:val="777777"/>
          <w:sz w:val="26"/>
          <w:szCs w:val="20"/>
          <w:bdr w:val="none" w:sz="0" w:space="0" w:color="auto" w:frame="1"/>
        </w:rPr>
        <w:t>That’s it!</w:t>
      </w:r>
    </w:p>
    <w:p w14:paraId="6953D5C6" w14:textId="77777777" w:rsidR="00212A5F" w:rsidRPr="00212A5F" w:rsidRDefault="00212A5F"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3FD6BC3B" w14:textId="5BE1C744" w:rsidR="00760799" w:rsidRDefault="00760799" w:rsidP="00212A5F">
      <w:pPr>
        <w:pStyle w:val="NormalWeb"/>
        <w:shd w:val="clear" w:color="auto" w:fill="FFFFFF"/>
        <w:spacing w:before="0" w:beforeAutospacing="0" w:after="0" w:afterAutospacing="0"/>
        <w:textAlignment w:val="baseline"/>
        <w:rPr>
          <w:rFonts w:ascii="inherit" w:hAnsi="inherit" w:cs="Arial"/>
          <w:color w:val="777777"/>
          <w:sz w:val="26"/>
          <w:szCs w:val="20"/>
        </w:rPr>
      </w:pPr>
      <w:r w:rsidRPr="00212A5F">
        <w:rPr>
          <w:rStyle w:val="Strong"/>
          <w:rFonts w:ascii="inherit" w:eastAsiaTheme="majorEastAsia" w:hAnsi="inherit" w:cs="Arial"/>
          <w:color w:val="777777"/>
          <w:sz w:val="26"/>
          <w:szCs w:val="20"/>
          <w:bdr w:val="none" w:sz="0" w:space="0" w:color="auto" w:frame="1"/>
        </w:rPr>
        <w:t>*Important note: </w:t>
      </w:r>
      <w:r w:rsidRPr="00212A5F">
        <w:rPr>
          <w:rFonts w:ascii="inherit" w:hAnsi="inherit" w:cs="Arial"/>
          <w:color w:val="777777"/>
          <w:sz w:val="26"/>
          <w:szCs w:val="20"/>
        </w:rPr>
        <w:t>The </w:t>
      </w:r>
      <w:hyperlink r:id="rId326" w:history="1">
        <w:r w:rsidRPr="00212A5F">
          <w:rPr>
            <w:rStyle w:val="Hyperlink"/>
            <w:rFonts w:ascii="inherit" w:hAnsi="inherit" w:cs="Arial"/>
            <w:color w:val="05A9C5"/>
            <w:sz w:val="26"/>
            <w:szCs w:val="20"/>
            <w:bdr w:val="none" w:sz="0" w:space="0" w:color="auto" w:frame="1"/>
          </w:rPr>
          <w:t>standard deviation</w:t>
        </w:r>
      </w:hyperlink>
      <w:r w:rsidRPr="00212A5F">
        <w:rPr>
          <w:rFonts w:ascii="inherit" w:hAnsi="inherit" w:cs="Arial"/>
          <w:color w:val="777777"/>
          <w:sz w:val="26"/>
          <w:szCs w:val="20"/>
        </w:rPr>
        <w:t> formula is </w:t>
      </w:r>
      <w:r w:rsidRPr="00212A5F">
        <w:rPr>
          <w:rStyle w:val="Strong"/>
          <w:rFonts w:ascii="inherit" w:eastAsiaTheme="majorEastAsia" w:hAnsi="inherit" w:cs="Arial"/>
          <w:color w:val="777777"/>
          <w:sz w:val="26"/>
          <w:szCs w:val="20"/>
          <w:bdr w:val="none" w:sz="0" w:space="0" w:color="auto" w:frame="1"/>
        </w:rPr>
        <w:t>slightly different </w:t>
      </w:r>
      <w:r w:rsidRPr="00212A5F">
        <w:rPr>
          <w:rFonts w:ascii="inherit" w:hAnsi="inherit" w:cs="Arial"/>
          <w:color w:val="777777"/>
          <w:sz w:val="26"/>
          <w:szCs w:val="20"/>
        </w:rPr>
        <w:t>for </w:t>
      </w:r>
      <w:hyperlink r:id="rId327" w:tgtFrame="_blank" w:history="1">
        <w:r w:rsidRPr="00212A5F">
          <w:rPr>
            <w:rStyle w:val="Hyperlink"/>
            <w:rFonts w:ascii="inherit" w:hAnsi="inherit" w:cs="Arial"/>
            <w:color w:val="05A9C5"/>
            <w:sz w:val="26"/>
            <w:szCs w:val="20"/>
            <w:bdr w:val="none" w:sz="0" w:space="0" w:color="auto" w:frame="1"/>
          </w:rPr>
          <w:t>populations </w:t>
        </w:r>
      </w:hyperlink>
      <w:r w:rsidRPr="00212A5F">
        <w:rPr>
          <w:rFonts w:ascii="inherit" w:hAnsi="inherit" w:cs="Arial"/>
          <w:color w:val="777777"/>
          <w:sz w:val="26"/>
          <w:szCs w:val="20"/>
        </w:rPr>
        <w:t>and </w:t>
      </w:r>
      <w:hyperlink r:id="rId328" w:history="1">
        <w:r w:rsidRPr="00212A5F">
          <w:rPr>
            <w:rStyle w:val="Hyperlink"/>
            <w:rFonts w:ascii="inherit" w:hAnsi="inherit" w:cs="Arial"/>
            <w:color w:val="05A9C5"/>
            <w:sz w:val="26"/>
            <w:szCs w:val="20"/>
            <w:bdr w:val="none" w:sz="0" w:space="0" w:color="auto" w:frame="1"/>
          </w:rPr>
          <w:t>samples </w:t>
        </w:r>
      </w:hyperlink>
      <w:r w:rsidRPr="00212A5F">
        <w:rPr>
          <w:rFonts w:ascii="inherit" w:hAnsi="inherit" w:cs="Arial"/>
          <w:color w:val="777777"/>
          <w:sz w:val="26"/>
          <w:szCs w:val="20"/>
        </w:rPr>
        <w:t>(a portion of the </w:t>
      </w:r>
      <w:hyperlink r:id="rId329" w:history="1">
        <w:r w:rsidRPr="00212A5F">
          <w:rPr>
            <w:rStyle w:val="Hyperlink"/>
            <w:rFonts w:ascii="inherit" w:hAnsi="inherit" w:cs="Arial"/>
            <w:color w:val="05A9C5"/>
            <w:sz w:val="26"/>
            <w:szCs w:val="20"/>
            <w:bdr w:val="none" w:sz="0" w:space="0" w:color="auto" w:frame="1"/>
          </w:rPr>
          <w:t>population</w:t>
        </w:r>
      </w:hyperlink>
      <w:r w:rsidRPr="00212A5F">
        <w:rPr>
          <w:rFonts w:ascii="inherit" w:hAnsi="inherit" w:cs="Arial"/>
          <w:color w:val="777777"/>
          <w:sz w:val="26"/>
          <w:szCs w:val="20"/>
        </w:rPr>
        <w:t>). If you have a </w:t>
      </w:r>
      <w:hyperlink r:id="rId330" w:history="1">
        <w:r w:rsidRPr="00212A5F">
          <w:rPr>
            <w:rStyle w:val="Hyperlink"/>
            <w:rFonts w:ascii="inherit" w:hAnsi="inherit" w:cs="Arial"/>
            <w:color w:val="05A9C5"/>
            <w:sz w:val="26"/>
            <w:szCs w:val="20"/>
            <w:bdr w:val="none" w:sz="0" w:space="0" w:color="auto" w:frame="1"/>
          </w:rPr>
          <w:t>population</w:t>
        </w:r>
      </w:hyperlink>
      <w:r w:rsidRPr="00212A5F">
        <w:rPr>
          <w:rFonts w:ascii="inherit" w:hAnsi="inherit" w:cs="Arial"/>
          <w:color w:val="777777"/>
          <w:sz w:val="26"/>
          <w:szCs w:val="20"/>
        </w:rPr>
        <w:t>, you’ll be dividing by “n” (the number of items in your data set). However, if you have a sample (which is the case for most statistics questions you’ll get in class!) you’ll need to divide by n-1. For why n-1 is used, see: </w:t>
      </w:r>
      <w:hyperlink r:id="rId331" w:history="1">
        <w:r w:rsidRPr="00212A5F">
          <w:rPr>
            <w:rStyle w:val="Hyperlink"/>
            <w:rFonts w:ascii="inherit" w:hAnsi="inherit" w:cs="Arial"/>
            <w:color w:val="05A9C5"/>
            <w:sz w:val="26"/>
            <w:szCs w:val="20"/>
            <w:bdr w:val="none" w:sz="0" w:space="0" w:color="auto" w:frame="1"/>
          </w:rPr>
          <w:t>Bessel’s Correction</w:t>
        </w:r>
      </w:hyperlink>
      <w:r w:rsidRPr="00212A5F">
        <w:rPr>
          <w:rFonts w:ascii="inherit" w:hAnsi="inherit" w:cs="Arial"/>
          <w:color w:val="777777"/>
          <w:sz w:val="26"/>
          <w:szCs w:val="20"/>
        </w:rPr>
        <w:t>.</w:t>
      </w:r>
    </w:p>
    <w:p w14:paraId="7FA66127" w14:textId="77777777" w:rsidR="00B940C9" w:rsidRPr="00212A5F" w:rsidRDefault="00B940C9" w:rsidP="00212A5F">
      <w:pPr>
        <w:pStyle w:val="NormalWeb"/>
        <w:shd w:val="clear" w:color="auto" w:fill="FFFFFF"/>
        <w:spacing w:before="0" w:beforeAutospacing="0" w:after="0" w:afterAutospacing="0"/>
        <w:textAlignment w:val="baseline"/>
        <w:rPr>
          <w:rFonts w:ascii="inherit" w:hAnsi="inherit" w:cs="Arial"/>
          <w:color w:val="777777"/>
          <w:sz w:val="26"/>
          <w:szCs w:val="20"/>
        </w:rPr>
      </w:pPr>
    </w:p>
    <w:p w14:paraId="2BFFFA34" w14:textId="77777777" w:rsidR="00760799" w:rsidRPr="00B940C9" w:rsidRDefault="00760799" w:rsidP="00B940C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940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How to Find the Sample Variance: Example 2</w:t>
      </w:r>
    </w:p>
    <w:p w14:paraId="162E5D68" w14:textId="77777777"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777777"/>
          <w:szCs w:val="20"/>
        </w:rPr>
        <w:t xml:space="preserve">Your </w:t>
      </w:r>
      <w:proofErr w:type="spellStart"/>
      <w:r w:rsidRPr="00E132CC">
        <w:rPr>
          <w:rFonts w:ascii="inherit" w:hAnsi="inherit" w:cs="Arial"/>
          <w:color w:val="777777"/>
          <w:szCs w:val="20"/>
        </w:rPr>
        <w:t>paychecks</w:t>
      </w:r>
      <w:proofErr w:type="spellEnd"/>
      <w:r w:rsidRPr="00E132CC">
        <w:rPr>
          <w:rFonts w:ascii="inherit" w:hAnsi="inherit" w:cs="Arial"/>
          <w:color w:val="777777"/>
          <w:szCs w:val="20"/>
        </w:rPr>
        <w:t xml:space="preserve"> for the last few weeks are: $600, $470, $430, $300 and $170. What is the </w:t>
      </w:r>
      <w:hyperlink r:id="rId332" w:history="1">
        <w:r w:rsidRPr="00E132CC">
          <w:rPr>
            <w:rStyle w:val="Hyperlink"/>
            <w:rFonts w:ascii="inherit" w:hAnsi="inherit" w:cs="Arial"/>
            <w:color w:val="05A9C5"/>
            <w:szCs w:val="20"/>
            <w:bdr w:val="none" w:sz="0" w:space="0" w:color="auto" w:frame="1"/>
          </w:rPr>
          <w:t>standard deviation</w:t>
        </w:r>
      </w:hyperlink>
      <w:r w:rsidRPr="00E132CC">
        <w:rPr>
          <w:rFonts w:ascii="inherit" w:hAnsi="inherit" w:cs="Arial"/>
          <w:color w:val="777777"/>
          <w:szCs w:val="20"/>
        </w:rPr>
        <w:t>?</w:t>
      </w:r>
    </w:p>
    <w:p w14:paraId="105569E2"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BC22152" w14:textId="06DE1196"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1: </w:t>
      </w:r>
      <w:r w:rsidRPr="00E132CC">
        <w:rPr>
          <w:rFonts w:ascii="inherit" w:hAnsi="inherit" w:cs="Arial"/>
          <w:color w:val="777777"/>
          <w:szCs w:val="20"/>
        </w:rPr>
        <w:t xml:space="preserve">Add up </w:t>
      </w:r>
      <w:proofErr w:type="gramStart"/>
      <w:r w:rsidRPr="00E132CC">
        <w:rPr>
          <w:rFonts w:ascii="inherit" w:hAnsi="inherit" w:cs="Arial"/>
          <w:color w:val="777777"/>
          <w:szCs w:val="20"/>
        </w:rPr>
        <w:t>all of</w:t>
      </w:r>
      <w:proofErr w:type="gramEnd"/>
      <w:r w:rsidRPr="00E132CC">
        <w:rPr>
          <w:rFonts w:ascii="inherit" w:hAnsi="inherit" w:cs="Arial"/>
          <w:color w:val="777777"/>
          <w:szCs w:val="20"/>
        </w:rPr>
        <w:t xml:space="preserve"> the numbers:</w:t>
      </w:r>
      <w:r w:rsidRPr="00E132CC">
        <w:rPr>
          <w:rFonts w:ascii="inherit" w:hAnsi="inherit" w:cs="Arial"/>
          <w:color w:val="777777"/>
          <w:szCs w:val="20"/>
        </w:rPr>
        <w:br/>
        <w:t>170 + 300 + 430 + 470 + 600 = 1970</w:t>
      </w:r>
    </w:p>
    <w:p w14:paraId="1CC661D6"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18505A8" w14:textId="37CBB408"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2: </w:t>
      </w:r>
      <w:r w:rsidRPr="00E132CC">
        <w:rPr>
          <w:rFonts w:ascii="inherit" w:hAnsi="inherit" w:cs="Arial"/>
          <w:color w:val="777777"/>
          <w:szCs w:val="20"/>
        </w:rPr>
        <w:t>Square the total, and then divide by the number of items in the data set</w:t>
      </w:r>
      <w:r w:rsidRPr="00E132CC">
        <w:rPr>
          <w:rFonts w:ascii="inherit" w:hAnsi="inherit" w:cs="Arial"/>
          <w:color w:val="777777"/>
          <w:szCs w:val="20"/>
        </w:rPr>
        <w:br/>
        <w:t>1970 x 1970 = 3880900</w:t>
      </w:r>
      <w:r w:rsidRPr="00E132CC">
        <w:rPr>
          <w:rFonts w:ascii="inherit" w:hAnsi="inherit" w:cs="Arial"/>
          <w:color w:val="777777"/>
          <w:szCs w:val="20"/>
        </w:rPr>
        <w:br/>
        <w:t>3880900 / 5 = 776180</w:t>
      </w:r>
    </w:p>
    <w:p w14:paraId="0FA4C59A"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736C0B7" w14:textId="01A41ACC"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3: </w:t>
      </w:r>
      <w:r w:rsidRPr="00E132CC">
        <w:rPr>
          <w:rFonts w:ascii="inherit" w:hAnsi="inherit" w:cs="Arial"/>
          <w:color w:val="777777"/>
          <w:szCs w:val="20"/>
        </w:rPr>
        <w:t>Take your set of original numbers from step 1, and square them individually this time. Then add them all up:</w:t>
      </w:r>
      <w:r w:rsidRPr="00E132CC">
        <w:rPr>
          <w:rFonts w:ascii="inherit" w:hAnsi="inherit" w:cs="Arial"/>
          <w:color w:val="777777"/>
          <w:szCs w:val="20"/>
        </w:rPr>
        <w:br/>
        <w:t>(170 x 170) + (300 x 300) + (430 x 430) + (470 x 470) + (600 x 600) = 884700</w:t>
      </w:r>
    </w:p>
    <w:p w14:paraId="2E0BD4B4"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A8C1FA5" w14:textId="3F3D4EFB"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4: </w:t>
      </w:r>
      <w:r w:rsidRPr="00E132CC">
        <w:rPr>
          <w:rFonts w:ascii="inherit" w:hAnsi="inherit" w:cs="Arial"/>
          <w:color w:val="777777"/>
          <w:szCs w:val="20"/>
        </w:rPr>
        <w:t>Subtract the amount in step 2 from the amount in step 3:</w:t>
      </w:r>
      <w:r w:rsidRPr="00E132CC">
        <w:rPr>
          <w:rFonts w:ascii="inherit" w:hAnsi="inherit" w:cs="Arial"/>
          <w:color w:val="777777"/>
          <w:szCs w:val="20"/>
        </w:rPr>
        <w:br/>
        <w:t>884700 – 776180 = 108520</w:t>
      </w:r>
    </w:p>
    <w:p w14:paraId="701FEA71"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CA6DDC0" w14:textId="16EBD390"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5: </w:t>
      </w:r>
      <w:r w:rsidRPr="00E132CC">
        <w:rPr>
          <w:rFonts w:ascii="inherit" w:hAnsi="inherit" w:cs="Arial"/>
          <w:color w:val="777777"/>
          <w:szCs w:val="20"/>
        </w:rPr>
        <w:t>I subtracted 1 from the number of items in my data set:</w:t>
      </w:r>
      <w:r w:rsidRPr="00E132CC">
        <w:rPr>
          <w:rFonts w:ascii="inherit" w:hAnsi="inherit" w:cs="Arial"/>
          <w:color w:val="777777"/>
          <w:szCs w:val="20"/>
        </w:rPr>
        <w:br/>
        <w:t>5 – 1 = 4</w:t>
      </w:r>
    </w:p>
    <w:p w14:paraId="10F42DD2"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895DC4D" w14:textId="1371D48F"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E132CC">
        <w:rPr>
          <w:rFonts w:ascii="inherit" w:hAnsi="inherit" w:cs="Arial"/>
          <w:color w:val="0000FF"/>
          <w:szCs w:val="20"/>
          <w:bdr w:val="none" w:sz="0" w:space="0" w:color="auto" w:frame="1"/>
        </w:rPr>
        <w:t>Step 6: </w:t>
      </w:r>
      <w:r w:rsidRPr="00E132CC">
        <w:rPr>
          <w:rFonts w:ascii="inherit" w:hAnsi="inherit" w:cs="Arial"/>
          <w:color w:val="777777"/>
          <w:szCs w:val="20"/>
        </w:rPr>
        <w:t>Divide the number in step 4 by the number in step 5:</w:t>
      </w:r>
      <w:r w:rsidRPr="00E132CC">
        <w:rPr>
          <w:rFonts w:ascii="inherit" w:hAnsi="inherit" w:cs="Arial"/>
          <w:color w:val="777777"/>
          <w:szCs w:val="20"/>
        </w:rPr>
        <w:br/>
        <w:t>108520 / 4 = 27130</w:t>
      </w:r>
      <w:r w:rsidRPr="00E132CC">
        <w:rPr>
          <w:rFonts w:ascii="inherit" w:hAnsi="inherit" w:cs="Arial"/>
          <w:color w:val="777777"/>
          <w:szCs w:val="20"/>
        </w:rPr>
        <w:br/>
        <w:t>This is my </w:t>
      </w:r>
      <w:hyperlink r:id="rId333" w:history="1">
        <w:r w:rsidRPr="00E132CC">
          <w:rPr>
            <w:rStyle w:val="Hyperlink"/>
            <w:rFonts w:ascii="inherit" w:hAnsi="inherit" w:cs="Arial"/>
            <w:color w:val="05A9C5"/>
            <w:szCs w:val="20"/>
            <w:bdr w:val="none" w:sz="0" w:space="0" w:color="auto" w:frame="1"/>
          </w:rPr>
          <w:t>Variance</w:t>
        </w:r>
      </w:hyperlink>
      <w:r w:rsidRPr="00E132CC">
        <w:rPr>
          <w:rFonts w:ascii="inherit" w:hAnsi="inherit" w:cs="Arial"/>
          <w:color w:val="777777"/>
          <w:szCs w:val="20"/>
        </w:rPr>
        <w:t>!</w:t>
      </w:r>
    </w:p>
    <w:p w14:paraId="3148BC36" w14:textId="77777777" w:rsidR="00E132CC" w:rsidRDefault="00E132CC"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314FBD" w14:textId="028E89CA" w:rsidR="00760799" w:rsidRPr="00E132CC" w:rsidRDefault="00760799" w:rsidP="00760799">
      <w:pPr>
        <w:pStyle w:val="NormalWeb"/>
        <w:shd w:val="clear" w:color="auto" w:fill="FFFFFF"/>
        <w:spacing w:before="0" w:beforeAutospacing="0" w:after="0" w:afterAutospacing="0"/>
        <w:textAlignment w:val="baseline"/>
        <w:rPr>
          <w:rFonts w:ascii="inherit" w:hAnsi="inherit" w:cs="Arial"/>
          <w:color w:val="777777"/>
          <w:sz w:val="18"/>
          <w:szCs w:val="20"/>
        </w:rPr>
      </w:pPr>
      <w:r w:rsidRPr="00E132CC">
        <w:rPr>
          <w:rFonts w:ascii="inherit" w:hAnsi="inherit" w:cs="Arial"/>
          <w:color w:val="0000FF"/>
          <w:szCs w:val="20"/>
          <w:bdr w:val="none" w:sz="0" w:space="0" w:color="auto" w:frame="1"/>
        </w:rPr>
        <w:t>Step 7: </w:t>
      </w:r>
      <w:r w:rsidRPr="00E132CC">
        <w:rPr>
          <w:rFonts w:ascii="inherit" w:hAnsi="inherit" w:cs="Arial"/>
          <w:color w:val="777777"/>
          <w:szCs w:val="20"/>
        </w:rPr>
        <w:t>Take the square root of the number from step 6 (the </w:t>
      </w:r>
      <w:hyperlink r:id="rId334" w:history="1">
        <w:r w:rsidRPr="00E132CC">
          <w:rPr>
            <w:rStyle w:val="Hyperlink"/>
            <w:rFonts w:ascii="inherit" w:hAnsi="inherit" w:cs="Arial"/>
            <w:color w:val="05A9C5"/>
            <w:szCs w:val="20"/>
            <w:bdr w:val="none" w:sz="0" w:space="0" w:color="auto" w:frame="1"/>
          </w:rPr>
          <w:t>Variance</w:t>
        </w:r>
      </w:hyperlink>
      <w:r w:rsidRPr="00E132CC">
        <w:rPr>
          <w:rFonts w:ascii="inherit" w:hAnsi="inherit" w:cs="Arial"/>
          <w:color w:val="777777"/>
          <w:szCs w:val="20"/>
        </w:rPr>
        <w:t>),</w:t>
      </w:r>
      <w:r w:rsidRPr="00E132CC">
        <w:rPr>
          <w:rFonts w:ascii="inherit" w:hAnsi="inherit" w:cs="Arial"/>
          <w:color w:val="777777"/>
          <w:szCs w:val="20"/>
        </w:rPr>
        <w:br/>
        <w:t>√(27130) = 164.7118696390761</w:t>
      </w:r>
      <w:r w:rsidRPr="00E132CC">
        <w:rPr>
          <w:rFonts w:ascii="inherit" w:hAnsi="inherit" w:cs="Arial"/>
          <w:color w:val="777777"/>
          <w:szCs w:val="20"/>
        </w:rPr>
        <w:br/>
        <w:t>This is my </w:t>
      </w:r>
      <w:hyperlink r:id="rId335" w:history="1">
        <w:r w:rsidRPr="00E132CC">
          <w:rPr>
            <w:rStyle w:val="Hyperlink"/>
            <w:rFonts w:ascii="inherit" w:hAnsi="inherit" w:cs="Arial"/>
            <w:color w:val="05A9C5"/>
            <w:szCs w:val="20"/>
            <w:bdr w:val="none" w:sz="0" w:space="0" w:color="auto" w:frame="1"/>
          </w:rPr>
          <w:t>Standard Deviation</w:t>
        </w:r>
      </w:hyperlink>
      <w:r w:rsidRPr="00E132CC">
        <w:rPr>
          <w:rFonts w:ascii="inherit" w:hAnsi="inherit" w:cs="Arial"/>
          <w:color w:val="777777"/>
          <w:szCs w:val="20"/>
        </w:rPr>
        <w:t>!</w:t>
      </w:r>
      <w:r w:rsidRPr="00E132CC">
        <w:rPr>
          <w:rFonts w:ascii="inherit" w:hAnsi="inherit" w:cs="Arial"/>
          <w:color w:val="777777"/>
          <w:szCs w:val="20"/>
        </w:rPr>
        <w:br/>
      </w:r>
    </w:p>
    <w:p w14:paraId="7AA1FA75" w14:textId="54235558" w:rsidR="00760799" w:rsidRPr="0064479E" w:rsidRDefault="00760799" w:rsidP="0064479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590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How to Find the Sample Variance: Example 3</w:t>
      </w:r>
    </w:p>
    <w:p w14:paraId="33125024" w14:textId="77777777" w:rsidR="00760799" w:rsidRPr="0064479E" w:rsidRDefault="00760799" w:rsidP="00760799">
      <w:pPr>
        <w:pStyle w:val="NormalWeb"/>
        <w:shd w:val="clear" w:color="auto" w:fill="FFFFFF"/>
        <w:spacing w:before="0" w:beforeAutospacing="0" w:after="225" w:afterAutospacing="0"/>
        <w:textAlignment w:val="baseline"/>
        <w:rPr>
          <w:rFonts w:ascii="inherit" w:hAnsi="inherit" w:cs="Arial"/>
          <w:color w:val="777777"/>
          <w:sz w:val="26"/>
          <w:szCs w:val="20"/>
        </w:rPr>
      </w:pPr>
      <w:r w:rsidRPr="0064479E">
        <w:rPr>
          <w:rFonts w:ascii="inherit" w:hAnsi="inherit" w:cs="Arial"/>
          <w:color w:val="777777"/>
          <w:sz w:val="26"/>
          <w:szCs w:val="20"/>
        </w:rPr>
        <w:t>This example uses the same formula, it’s just a slightly different way of working it.</w:t>
      </w:r>
    </w:p>
    <w:p w14:paraId="609955CF" w14:textId="77777777"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777777"/>
          <w:sz w:val="26"/>
          <w:szCs w:val="20"/>
        </w:rPr>
        <w:t>You survey households in your area to find the </w:t>
      </w:r>
      <w:hyperlink r:id="rId336" w:history="1">
        <w:r w:rsidRPr="0064479E">
          <w:rPr>
            <w:rStyle w:val="Hyperlink"/>
            <w:rFonts w:ascii="inherit" w:hAnsi="inherit" w:cs="Arial"/>
            <w:color w:val="05A9C5"/>
            <w:sz w:val="26"/>
            <w:szCs w:val="20"/>
            <w:bdr w:val="none" w:sz="0" w:space="0" w:color="auto" w:frame="1"/>
          </w:rPr>
          <w:t>average </w:t>
        </w:r>
      </w:hyperlink>
      <w:r w:rsidRPr="0064479E">
        <w:rPr>
          <w:rFonts w:ascii="inherit" w:hAnsi="inherit" w:cs="Arial"/>
          <w:color w:val="777777"/>
          <w:sz w:val="26"/>
          <w:szCs w:val="20"/>
        </w:rPr>
        <w:t>rent they are paying. Find the standard deviation from the following data:</w:t>
      </w:r>
      <w:r w:rsidRPr="0064479E">
        <w:rPr>
          <w:rFonts w:ascii="inherit" w:hAnsi="inherit" w:cs="Arial"/>
          <w:color w:val="777777"/>
          <w:sz w:val="26"/>
          <w:szCs w:val="20"/>
        </w:rPr>
        <w:br/>
        <w:t>$1550, $1700, $900, $850, $1000, $950.</w:t>
      </w:r>
    </w:p>
    <w:p w14:paraId="6BA57B45"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57DD324" w14:textId="5FEEEA75"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1: </w:t>
      </w:r>
      <w:r w:rsidRPr="0064479E">
        <w:rPr>
          <w:rFonts w:ascii="inherit" w:hAnsi="inherit" w:cs="Arial"/>
          <w:color w:val="777777"/>
          <w:sz w:val="26"/>
          <w:szCs w:val="20"/>
        </w:rPr>
        <w:t>Find the </w:t>
      </w:r>
      <w:hyperlink r:id="rId337" w:history="1">
        <w:r w:rsidRPr="0064479E">
          <w:rPr>
            <w:rStyle w:val="Hyperlink"/>
            <w:rFonts w:ascii="inherit" w:hAnsi="inherit" w:cs="Arial"/>
            <w:color w:val="05A9C5"/>
            <w:sz w:val="26"/>
            <w:szCs w:val="20"/>
            <w:bdr w:val="none" w:sz="0" w:space="0" w:color="auto" w:frame="1"/>
          </w:rPr>
          <w:t>mean</w:t>
        </w:r>
      </w:hyperlink>
      <w:r w:rsidRPr="0064479E">
        <w:rPr>
          <w:rFonts w:ascii="inherit" w:hAnsi="inherit" w:cs="Arial"/>
          <w:color w:val="777777"/>
          <w:sz w:val="26"/>
          <w:szCs w:val="20"/>
        </w:rPr>
        <w:t>:</w:t>
      </w:r>
      <w:r w:rsidRPr="0064479E">
        <w:rPr>
          <w:rFonts w:ascii="inherit" w:hAnsi="inherit" w:cs="Arial"/>
          <w:color w:val="777777"/>
          <w:sz w:val="26"/>
          <w:szCs w:val="20"/>
        </w:rPr>
        <w:br/>
        <w:t>($1550 + $1700 + $900 + $850 + $1000 + $950)/6 = $1158.33</w:t>
      </w:r>
    </w:p>
    <w:p w14:paraId="5B97E082"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71A1053" w14:textId="4676EE11"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2: </w:t>
      </w:r>
      <w:r w:rsidRPr="0064479E">
        <w:rPr>
          <w:rFonts w:ascii="inherit" w:hAnsi="inherit" w:cs="Arial"/>
          <w:color w:val="777777"/>
          <w:sz w:val="26"/>
          <w:szCs w:val="20"/>
        </w:rPr>
        <w:t>Subtract the </w:t>
      </w:r>
      <w:hyperlink r:id="rId338" w:history="1">
        <w:r w:rsidRPr="0064479E">
          <w:rPr>
            <w:rStyle w:val="Hyperlink"/>
            <w:rFonts w:ascii="inherit" w:hAnsi="inherit" w:cs="Arial"/>
            <w:color w:val="05A9C5"/>
            <w:sz w:val="26"/>
            <w:szCs w:val="20"/>
            <w:bdr w:val="none" w:sz="0" w:space="0" w:color="auto" w:frame="1"/>
          </w:rPr>
          <w:t>mean </w:t>
        </w:r>
      </w:hyperlink>
      <w:r w:rsidRPr="0064479E">
        <w:rPr>
          <w:rFonts w:ascii="inherit" w:hAnsi="inherit" w:cs="Arial"/>
          <w:color w:val="777777"/>
          <w:sz w:val="26"/>
          <w:szCs w:val="20"/>
        </w:rPr>
        <w:t>from each value. This gives you the differences:</w:t>
      </w:r>
      <w:r w:rsidRPr="0064479E">
        <w:rPr>
          <w:rFonts w:ascii="inherit" w:hAnsi="inherit" w:cs="Arial"/>
          <w:color w:val="777777"/>
          <w:sz w:val="26"/>
          <w:szCs w:val="20"/>
        </w:rPr>
        <w:br/>
        <w:t>$1550 – $1158.33 = $391.67</w:t>
      </w:r>
      <w:r w:rsidRPr="0064479E">
        <w:rPr>
          <w:rFonts w:ascii="inherit" w:hAnsi="inherit" w:cs="Arial"/>
          <w:color w:val="777777"/>
          <w:sz w:val="26"/>
          <w:szCs w:val="20"/>
        </w:rPr>
        <w:br/>
        <w:t>$1700 – $1158.33 = $541.67</w:t>
      </w:r>
      <w:r w:rsidRPr="0064479E">
        <w:rPr>
          <w:rFonts w:ascii="inherit" w:hAnsi="inherit" w:cs="Arial"/>
          <w:color w:val="777777"/>
          <w:sz w:val="26"/>
          <w:szCs w:val="20"/>
        </w:rPr>
        <w:br/>
        <w:t>$900 – $1158.33 = -$258.33</w:t>
      </w:r>
      <w:r w:rsidRPr="0064479E">
        <w:rPr>
          <w:rFonts w:ascii="inherit" w:hAnsi="inherit" w:cs="Arial"/>
          <w:color w:val="777777"/>
          <w:sz w:val="26"/>
          <w:szCs w:val="20"/>
        </w:rPr>
        <w:br/>
        <w:t>$850 – $1158.33 = -$308.33</w:t>
      </w:r>
      <w:r w:rsidRPr="0064479E">
        <w:rPr>
          <w:rFonts w:ascii="inherit" w:hAnsi="inherit" w:cs="Arial"/>
          <w:color w:val="777777"/>
          <w:sz w:val="26"/>
          <w:szCs w:val="20"/>
        </w:rPr>
        <w:br/>
        <w:t>$1000 – $1158.33 = $158.33</w:t>
      </w:r>
      <w:r w:rsidRPr="0064479E">
        <w:rPr>
          <w:rFonts w:ascii="inherit" w:hAnsi="inherit" w:cs="Arial"/>
          <w:color w:val="777777"/>
          <w:sz w:val="26"/>
          <w:szCs w:val="20"/>
        </w:rPr>
        <w:br/>
        <w:t>$950 – $1158.33 = $208.33</w:t>
      </w:r>
    </w:p>
    <w:p w14:paraId="3DF130EB" w14:textId="77777777"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lastRenderedPageBreak/>
        <w:t>Step 3: </w:t>
      </w:r>
      <w:r w:rsidRPr="0064479E">
        <w:rPr>
          <w:rFonts w:ascii="inherit" w:hAnsi="inherit" w:cs="Arial"/>
          <w:color w:val="777777"/>
          <w:sz w:val="26"/>
          <w:szCs w:val="20"/>
        </w:rPr>
        <w:t>Square the differences you found in Step 3:</w:t>
      </w:r>
      <w:r w:rsidRPr="0064479E">
        <w:rPr>
          <w:rFonts w:ascii="inherit" w:hAnsi="inherit" w:cs="Arial"/>
          <w:color w:val="777777"/>
          <w:sz w:val="26"/>
          <w:szCs w:val="20"/>
        </w:rPr>
        <w:br/>
        <w:t>$391.67</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153405.3889</w:t>
      </w:r>
      <w:r w:rsidRPr="0064479E">
        <w:rPr>
          <w:rFonts w:ascii="inherit" w:hAnsi="inherit" w:cs="Arial"/>
          <w:color w:val="777777"/>
          <w:sz w:val="26"/>
          <w:szCs w:val="20"/>
        </w:rPr>
        <w:br/>
        <w:t>$541.67</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293406.3889</w:t>
      </w:r>
      <w:r w:rsidRPr="0064479E">
        <w:rPr>
          <w:rFonts w:ascii="inherit" w:hAnsi="inherit" w:cs="Arial"/>
          <w:color w:val="777777"/>
          <w:sz w:val="26"/>
          <w:szCs w:val="20"/>
        </w:rPr>
        <w:br/>
        <w:t>-$258.33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66734.3889</w:t>
      </w:r>
      <w:r w:rsidRPr="0064479E">
        <w:rPr>
          <w:rFonts w:ascii="inherit" w:hAnsi="inherit" w:cs="Arial"/>
          <w:color w:val="777777"/>
          <w:sz w:val="26"/>
          <w:szCs w:val="20"/>
        </w:rPr>
        <w:br/>
        <w:t>-$308.33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95067.3889</w:t>
      </w:r>
      <w:r w:rsidRPr="0064479E">
        <w:rPr>
          <w:rFonts w:ascii="inherit" w:hAnsi="inherit" w:cs="Arial"/>
          <w:color w:val="777777"/>
          <w:sz w:val="26"/>
          <w:szCs w:val="20"/>
        </w:rPr>
        <w:br/>
        <w:t>$158.33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25068.3889</w:t>
      </w:r>
      <w:r w:rsidRPr="0064479E">
        <w:rPr>
          <w:rFonts w:ascii="inherit" w:hAnsi="inherit" w:cs="Arial"/>
          <w:color w:val="777777"/>
          <w:sz w:val="26"/>
          <w:szCs w:val="20"/>
        </w:rPr>
        <w:br/>
        <w:t>$208.33</w:t>
      </w:r>
      <w:r w:rsidRPr="0064479E">
        <w:rPr>
          <w:rFonts w:ascii="inherit" w:hAnsi="inherit" w:cs="Arial"/>
          <w:color w:val="777777"/>
          <w:sz w:val="21"/>
          <w:szCs w:val="15"/>
          <w:bdr w:val="none" w:sz="0" w:space="0" w:color="auto" w:frame="1"/>
          <w:vertAlign w:val="superscript"/>
        </w:rPr>
        <w:t>2</w:t>
      </w:r>
      <w:r w:rsidRPr="0064479E">
        <w:rPr>
          <w:rFonts w:ascii="inherit" w:hAnsi="inherit" w:cs="Arial"/>
          <w:color w:val="777777"/>
          <w:sz w:val="26"/>
          <w:szCs w:val="20"/>
        </w:rPr>
        <w:t> = 43401.3889</w:t>
      </w:r>
    </w:p>
    <w:p w14:paraId="70FC1174" w14:textId="77777777" w:rsidR="0064479E" w:rsidRDefault="0064479E" w:rsidP="00760799">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68EE8F72" w14:textId="6C8CCF5D" w:rsidR="00760799" w:rsidRPr="0064479E"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64479E">
        <w:rPr>
          <w:rFonts w:ascii="inherit" w:hAnsi="inherit" w:cs="Arial"/>
          <w:color w:val="0000FF"/>
          <w:sz w:val="26"/>
          <w:szCs w:val="20"/>
          <w:bdr w:val="none" w:sz="0" w:space="0" w:color="auto" w:frame="1"/>
        </w:rPr>
        <w:t>Step 4: </w:t>
      </w:r>
      <w:r w:rsidRPr="0064479E">
        <w:rPr>
          <w:rFonts w:ascii="inherit" w:hAnsi="inherit" w:cs="Arial"/>
          <w:color w:val="777777"/>
          <w:sz w:val="26"/>
          <w:szCs w:val="20"/>
        </w:rPr>
        <w:t xml:space="preserve">Add up </w:t>
      </w:r>
      <w:proofErr w:type="gramStart"/>
      <w:r w:rsidRPr="0064479E">
        <w:rPr>
          <w:rFonts w:ascii="inherit" w:hAnsi="inherit" w:cs="Arial"/>
          <w:color w:val="777777"/>
          <w:sz w:val="26"/>
          <w:szCs w:val="20"/>
        </w:rPr>
        <w:t>all of</w:t>
      </w:r>
      <w:proofErr w:type="gramEnd"/>
      <w:r w:rsidRPr="0064479E">
        <w:rPr>
          <w:rFonts w:ascii="inherit" w:hAnsi="inherit" w:cs="Arial"/>
          <w:color w:val="777777"/>
          <w:sz w:val="26"/>
          <w:szCs w:val="20"/>
        </w:rPr>
        <w:t xml:space="preserve"> the squares you found in Step 3 and divide by 5 (which is 6 – 1):</w:t>
      </w:r>
      <w:r w:rsidRPr="0064479E">
        <w:rPr>
          <w:rFonts w:ascii="inherit" w:hAnsi="inherit" w:cs="Arial"/>
          <w:color w:val="777777"/>
          <w:sz w:val="26"/>
          <w:szCs w:val="20"/>
        </w:rPr>
        <w:br/>
        <w:t>(153405.3889 + 293406.3889 + 66734.3889 + 95067.3889 + 25068.3889 + 43401.3889) / 5 = 135416.66668</w:t>
      </w:r>
    </w:p>
    <w:p w14:paraId="7109E40C" w14:textId="77777777" w:rsidR="0064479E" w:rsidRDefault="0064479E" w:rsidP="0064479E">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1ED782E" w14:textId="3C6DC790" w:rsidR="00760799" w:rsidRDefault="00760799" w:rsidP="0064479E">
      <w:pPr>
        <w:pStyle w:val="NormalWeb"/>
        <w:shd w:val="clear" w:color="auto" w:fill="FFFFFF"/>
        <w:spacing w:before="0" w:beforeAutospacing="0" w:after="0" w:afterAutospacing="0"/>
        <w:textAlignment w:val="baseline"/>
        <w:rPr>
          <w:rFonts w:ascii="inherit" w:hAnsi="inherit" w:cs="Arial"/>
          <w:color w:val="777777"/>
          <w:sz w:val="20"/>
          <w:szCs w:val="20"/>
        </w:rPr>
      </w:pPr>
      <w:r w:rsidRPr="0064479E">
        <w:rPr>
          <w:rFonts w:ascii="inherit" w:hAnsi="inherit" w:cs="Arial"/>
          <w:color w:val="0000FF"/>
          <w:sz w:val="26"/>
          <w:szCs w:val="20"/>
          <w:bdr w:val="none" w:sz="0" w:space="0" w:color="auto" w:frame="1"/>
        </w:rPr>
        <w:t>Step 5: </w:t>
      </w:r>
      <w:r w:rsidRPr="0064479E">
        <w:rPr>
          <w:rFonts w:ascii="inherit" w:hAnsi="inherit" w:cs="Arial"/>
          <w:color w:val="777777"/>
          <w:sz w:val="26"/>
          <w:szCs w:val="20"/>
        </w:rPr>
        <w:t>Find the square root of the number you found in Step 4 (the </w:t>
      </w:r>
      <w:hyperlink r:id="rId339" w:history="1">
        <w:r w:rsidRPr="0064479E">
          <w:rPr>
            <w:rStyle w:val="Hyperlink"/>
            <w:rFonts w:ascii="inherit" w:hAnsi="inherit" w:cs="Arial"/>
            <w:color w:val="05A9C5"/>
            <w:sz w:val="26"/>
            <w:szCs w:val="20"/>
            <w:bdr w:val="none" w:sz="0" w:space="0" w:color="auto" w:frame="1"/>
          </w:rPr>
          <w:t>variance</w:t>
        </w:r>
      </w:hyperlink>
      <w:r w:rsidRPr="0064479E">
        <w:rPr>
          <w:rFonts w:ascii="inherit" w:hAnsi="inherit" w:cs="Arial"/>
          <w:color w:val="777777"/>
          <w:sz w:val="26"/>
          <w:szCs w:val="20"/>
        </w:rPr>
        <w:t>):</w:t>
      </w:r>
      <w:r w:rsidRPr="0064479E">
        <w:rPr>
          <w:rFonts w:ascii="inherit" w:hAnsi="inherit" w:cs="Arial"/>
          <w:color w:val="777777"/>
          <w:sz w:val="26"/>
          <w:szCs w:val="20"/>
        </w:rPr>
        <w:br/>
        <w:t>√135416.66668 = 367.99</w:t>
      </w:r>
      <w:r w:rsidRPr="0064479E">
        <w:rPr>
          <w:rFonts w:ascii="inherit" w:hAnsi="inherit" w:cs="Arial"/>
          <w:color w:val="777777"/>
          <w:sz w:val="26"/>
          <w:szCs w:val="20"/>
        </w:rPr>
        <w:br/>
        <w:t>The </w:t>
      </w:r>
      <w:hyperlink r:id="rId340" w:history="1">
        <w:r w:rsidRPr="0064479E">
          <w:rPr>
            <w:rStyle w:val="Hyperlink"/>
            <w:rFonts w:ascii="inherit" w:hAnsi="inherit" w:cs="Arial"/>
            <w:color w:val="05A9C5"/>
            <w:sz w:val="26"/>
            <w:szCs w:val="20"/>
            <w:bdr w:val="none" w:sz="0" w:space="0" w:color="auto" w:frame="1"/>
          </w:rPr>
          <w:t>standard deviation</w:t>
        </w:r>
      </w:hyperlink>
      <w:r w:rsidRPr="0064479E">
        <w:rPr>
          <w:rFonts w:ascii="inherit" w:hAnsi="inherit" w:cs="Arial"/>
          <w:color w:val="777777"/>
          <w:sz w:val="26"/>
          <w:szCs w:val="20"/>
        </w:rPr>
        <w:t> is 367.99.</w:t>
      </w:r>
      <w:r>
        <w:rPr>
          <w:rFonts w:ascii="inherit" w:hAnsi="inherit" w:cs="Arial"/>
          <w:color w:val="777777"/>
          <w:sz w:val="20"/>
          <w:szCs w:val="20"/>
        </w:rPr>
        <w:t> </w:t>
      </w:r>
    </w:p>
    <w:p w14:paraId="5A8DA55F" w14:textId="77777777" w:rsidR="008E58E6" w:rsidRDefault="008E58E6" w:rsidP="0064479E">
      <w:pPr>
        <w:pStyle w:val="NormalWeb"/>
        <w:shd w:val="clear" w:color="auto" w:fill="FFFFFF"/>
        <w:spacing w:before="0" w:beforeAutospacing="0" w:after="0" w:afterAutospacing="0"/>
        <w:textAlignment w:val="baseline"/>
        <w:rPr>
          <w:rFonts w:ascii="inherit" w:hAnsi="inherit" w:cs="Arial"/>
          <w:color w:val="777777"/>
          <w:sz w:val="20"/>
          <w:szCs w:val="20"/>
        </w:rPr>
      </w:pPr>
    </w:p>
    <w:p w14:paraId="368E23DE" w14:textId="5B439845" w:rsidR="00760799" w:rsidRPr="00055B1A" w:rsidRDefault="00760799" w:rsidP="00055B1A">
      <w:pPr>
        <w:pStyle w:val="Heading3"/>
        <w:shd w:val="clear" w:color="auto" w:fill="FFFFFF"/>
        <w:spacing w:before="0" w:line="480" w:lineRule="atLeast"/>
        <w:textAlignment w:val="baseline"/>
        <w:rPr>
          <w:rFonts w:ascii="Arial" w:hAnsi="Arial" w:cs="Arial"/>
          <w:color w:val="555555"/>
          <w:sz w:val="42"/>
          <w:szCs w:val="42"/>
        </w:rPr>
      </w:pPr>
      <w:r w:rsidRPr="00055B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Sample Variance</w:t>
      </w:r>
      <w:r w:rsidR="00C2794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C27944" w:rsidRPr="006C0A8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4</w:t>
      </w:r>
      <w:r w:rsidRPr="00055B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Steps</w:t>
      </w:r>
    </w:p>
    <w:p w14:paraId="0602C84E" w14:textId="77777777"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Style w:val="Strong"/>
          <w:rFonts w:ascii="inherit" w:eastAsiaTheme="majorEastAsia" w:hAnsi="inherit" w:cs="Arial"/>
          <w:color w:val="777777"/>
          <w:szCs w:val="20"/>
          <w:bdr w:val="none" w:sz="0" w:space="0" w:color="auto" w:frame="1"/>
        </w:rPr>
        <w:t>Sample Question: </w:t>
      </w:r>
      <w:r w:rsidRPr="00C962F9">
        <w:rPr>
          <w:rFonts w:ascii="inherit" w:hAnsi="inherit" w:cs="Arial"/>
          <w:color w:val="777777"/>
          <w:sz w:val="26"/>
          <w:szCs w:val="20"/>
        </w:rPr>
        <w:t xml:space="preserve">Find sample variance / standard deviation for the following data set: </w:t>
      </w:r>
      <w:r w:rsidRPr="00C962F9">
        <w:rPr>
          <w:rFonts w:ascii="inherit" w:hAnsi="inherit" w:cs="Arial"/>
          <w:color w:val="777777"/>
          <w:szCs w:val="20"/>
        </w:rPr>
        <w:t>1245, 1255, 1654, 1547, 1787, 1989, 1878, 2011, 2145, 2545, 2656.</w:t>
      </w:r>
    </w:p>
    <w:p w14:paraId="6209E917"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3CB04D8" w14:textId="2EC54C39"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1: </w:t>
      </w:r>
      <w:r w:rsidRPr="00C962F9">
        <w:rPr>
          <w:rStyle w:val="Strong"/>
          <w:rFonts w:ascii="inherit" w:eastAsiaTheme="majorEastAsia" w:hAnsi="inherit" w:cs="Arial"/>
          <w:color w:val="777777"/>
          <w:szCs w:val="20"/>
          <w:bdr w:val="none" w:sz="0" w:space="0" w:color="auto" w:frame="1"/>
        </w:rPr>
        <w:t xml:space="preserve">Add up </w:t>
      </w:r>
      <w:proofErr w:type="gramStart"/>
      <w:r w:rsidRPr="00C962F9">
        <w:rPr>
          <w:rStyle w:val="Strong"/>
          <w:rFonts w:ascii="inherit" w:eastAsiaTheme="majorEastAsia" w:hAnsi="inherit" w:cs="Arial"/>
          <w:color w:val="777777"/>
          <w:szCs w:val="20"/>
          <w:bdr w:val="none" w:sz="0" w:space="0" w:color="auto" w:frame="1"/>
        </w:rPr>
        <w:t>all of</w:t>
      </w:r>
      <w:proofErr w:type="gramEnd"/>
      <w:r w:rsidRPr="00C962F9">
        <w:rPr>
          <w:rStyle w:val="Strong"/>
          <w:rFonts w:ascii="inherit" w:eastAsiaTheme="majorEastAsia" w:hAnsi="inherit" w:cs="Arial"/>
          <w:color w:val="777777"/>
          <w:szCs w:val="20"/>
          <w:bdr w:val="none" w:sz="0" w:space="0" w:color="auto" w:frame="1"/>
        </w:rPr>
        <w:t xml:space="preserve"> the numbers in your data set</w:t>
      </w:r>
      <w:r w:rsidRPr="00C962F9">
        <w:rPr>
          <w:rFonts w:ascii="inherit" w:hAnsi="inherit" w:cs="Arial"/>
          <w:color w:val="777777"/>
          <w:szCs w:val="20"/>
        </w:rPr>
        <w:t>:</w:t>
      </w:r>
      <w:r w:rsidRPr="00C962F9">
        <w:rPr>
          <w:rFonts w:ascii="inherit" w:hAnsi="inherit" w:cs="Arial"/>
          <w:color w:val="777777"/>
          <w:szCs w:val="20"/>
        </w:rPr>
        <w:br/>
        <w:t>1245 + 1255 + 1547 + 1654 + 1787 + 1878 + 1989 + 2011 + 2145 + 2545 + 2656 = 20712</w:t>
      </w:r>
    </w:p>
    <w:p w14:paraId="0272DF06"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E85A844" w14:textId="31401503"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2: </w:t>
      </w:r>
      <w:r w:rsidRPr="00C962F9">
        <w:rPr>
          <w:rStyle w:val="Strong"/>
          <w:rFonts w:ascii="inherit" w:eastAsiaTheme="majorEastAsia" w:hAnsi="inherit" w:cs="Arial"/>
          <w:color w:val="777777"/>
          <w:szCs w:val="20"/>
          <w:bdr w:val="none" w:sz="0" w:space="0" w:color="auto" w:frame="1"/>
        </w:rPr>
        <w:t>Square the number you found in Step 1:</w:t>
      </w:r>
      <w:r w:rsidRPr="00C962F9">
        <w:rPr>
          <w:rFonts w:ascii="inherit" w:hAnsi="inherit" w:cs="Arial"/>
          <w:color w:val="777777"/>
          <w:szCs w:val="20"/>
        </w:rPr>
        <w:br/>
        <w:t>20712 x 20712 = 428986944</w:t>
      </w:r>
      <w:r w:rsidRPr="00C962F9">
        <w:rPr>
          <w:rFonts w:ascii="inherit" w:hAnsi="inherit" w:cs="Arial"/>
          <w:color w:val="777777"/>
          <w:szCs w:val="20"/>
        </w:rPr>
        <w:br/>
        <w:t>…and then divide by the number of items on your data set.</w:t>
      </w:r>
      <w:r w:rsidRPr="00C962F9">
        <w:rPr>
          <w:rFonts w:ascii="inherit" w:hAnsi="inherit" w:cs="Arial"/>
          <w:color w:val="777777"/>
          <w:szCs w:val="20"/>
        </w:rPr>
        <w:br/>
        <w:t>428986944 / 11 = 38998813.09090909</w:t>
      </w:r>
      <w:r w:rsidRPr="00C962F9">
        <w:rPr>
          <w:rFonts w:ascii="inherit" w:hAnsi="inherit" w:cs="Arial"/>
          <w:color w:val="777777"/>
          <w:szCs w:val="20"/>
        </w:rPr>
        <w:br/>
        <w:t>Set this number aside for a moment.</w:t>
      </w:r>
    </w:p>
    <w:p w14:paraId="0D8FC281"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894EB5B" w14:textId="0BE28EDF"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3: </w:t>
      </w:r>
      <w:r w:rsidRPr="00C962F9">
        <w:rPr>
          <w:rStyle w:val="Strong"/>
          <w:rFonts w:ascii="inherit" w:eastAsiaTheme="majorEastAsia" w:hAnsi="inherit" w:cs="Arial"/>
          <w:color w:val="777777"/>
          <w:szCs w:val="20"/>
          <w:bdr w:val="none" w:sz="0" w:space="0" w:color="auto" w:frame="1"/>
        </w:rPr>
        <w:t>Square all of the numbers in your data set and then add them together</w:t>
      </w:r>
      <w:r w:rsidRPr="00C962F9">
        <w:rPr>
          <w:rFonts w:ascii="inherit" w:hAnsi="inherit" w:cs="Arial"/>
          <w:color w:val="777777"/>
          <w:szCs w:val="20"/>
        </w:rPr>
        <w:t>.</w:t>
      </w:r>
      <w:r w:rsidRPr="00C962F9">
        <w:rPr>
          <w:rFonts w:ascii="inherit" w:hAnsi="inherit" w:cs="Arial"/>
          <w:color w:val="777777"/>
          <w:szCs w:val="20"/>
        </w:rPr>
        <w:br/>
        <w:t>(1245 x 1245) + (1255 x 1255) + (1547 x 1547) + (1654 x 1654) + (1787 x 1787) + (1878 x 1878) + (1989 x 1989) + (2011 x 2011) + (2145 x 2145) + (2545 x 2545) + (2656 x 2656) = 41106856</w:t>
      </w:r>
    </w:p>
    <w:p w14:paraId="3F0E01E5"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415D3CE" w14:textId="5F258FE4"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4: </w:t>
      </w:r>
      <w:r w:rsidRPr="00C962F9">
        <w:rPr>
          <w:rStyle w:val="Strong"/>
          <w:rFonts w:ascii="inherit" w:eastAsiaTheme="majorEastAsia" w:hAnsi="inherit" w:cs="Arial"/>
          <w:color w:val="777777"/>
          <w:szCs w:val="20"/>
          <w:bdr w:val="none" w:sz="0" w:space="0" w:color="auto" w:frame="1"/>
        </w:rPr>
        <w:t>Subtract the number you calculated in Step 2 from the number you calculated in Step 3</w:t>
      </w:r>
      <w:r w:rsidRPr="00C962F9">
        <w:rPr>
          <w:rFonts w:ascii="inherit" w:hAnsi="inherit" w:cs="Arial"/>
          <w:color w:val="777777"/>
          <w:szCs w:val="20"/>
        </w:rPr>
        <w:t>:</w:t>
      </w:r>
      <w:r w:rsidRPr="00C962F9">
        <w:rPr>
          <w:rFonts w:ascii="inherit" w:hAnsi="inherit" w:cs="Arial"/>
          <w:color w:val="777777"/>
          <w:szCs w:val="20"/>
        </w:rPr>
        <w:br/>
        <w:t>41106856 – 38998813.09090909 = 2108042.9090909064</w:t>
      </w:r>
    </w:p>
    <w:p w14:paraId="13C44747"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46B6632" w14:textId="176B8B1B"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5: </w:t>
      </w:r>
      <w:r w:rsidRPr="00C962F9">
        <w:rPr>
          <w:rStyle w:val="Strong"/>
          <w:rFonts w:ascii="inherit" w:eastAsiaTheme="majorEastAsia" w:hAnsi="inherit" w:cs="Arial"/>
          <w:color w:val="777777"/>
          <w:szCs w:val="20"/>
          <w:bdr w:val="none" w:sz="0" w:space="0" w:color="auto" w:frame="1"/>
        </w:rPr>
        <w:t>Subtract 1 from the number of items in your data set</w:t>
      </w:r>
      <w:r w:rsidRPr="00C962F9">
        <w:rPr>
          <w:rFonts w:ascii="inherit" w:hAnsi="inherit" w:cs="Arial"/>
          <w:color w:val="777777"/>
          <w:szCs w:val="20"/>
        </w:rPr>
        <w:t>:</w:t>
      </w:r>
      <w:r w:rsidRPr="00C962F9">
        <w:rPr>
          <w:rFonts w:ascii="inherit" w:hAnsi="inherit" w:cs="Arial"/>
          <w:color w:val="777777"/>
          <w:szCs w:val="20"/>
        </w:rPr>
        <w:br/>
        <w:t>11 – 1 = 10.</w:t>
      </w:r>
    </w:p>
    <w:p w14:paraId="535DFC12" w14:textId="77777777" w:rsidR="00C962F9" w:rsidRDefault="00C962F9"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3C5644" w14:textId="6BEF38AB"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t>Step 6: </w:t>
      </w:r>
      <w:r w:rsidRPr="00C962F9">
        <w:rPr>
          <w:rStyle w:val="Strong"/>
          <w:rFonts w:ascii="inherit" w:eastAsiaTheme="majorEastAsia" w:hAnsi="inherit" w:cs="Arial"/>
          <w:color w:val="777777"/>
          <w:szCs w:val="20"/>
          <w:bdr w:val="none" w:sz="0" w:space="0" w:color="auto" w:frame="1"/>
        </w:rPr>
        <w:t>Divide the number you calculated in step 4 by the number you calculated in step 5</w:t>
      </w:r>
      <w:r w:rsidRPr="00C962F9">
        <w:rPr>
          <w:rFonts w:ascii="inherit" w:hAnsi="inherit" w:cs="Arial"/>
          <w:color w:val="777777"/>
          <w:szCs w:val="20"/>
        </w:rPr>
        <w:t>:</w:t>
      </w:r>
      <w:r w:rsidRPr="00C962F9">
        <w:rPr>
          <w:rFonts w:ascii="inherit" w:hAnsi="inherit" w:cs="Arial"/>
          <w:color w:val="777777"/>
          <w:szCs w:val="20"/>
        </w:rPr>
        <w:br/>
        <w:t>2108042.9090909064 / 10 = 210804.29090909063</w:t>
      </w:r>
      <w:r w:rsidRPr="00C962F9">
        <w:rPr>
          <w:rFonts w:ascii="inherit" w:hAnsi="inherit" w:cs="Arial"/>
          <w:color w:val="777777"/>
          <w:szCs w:val="20"/>
        </w:rPr>
        <w:br/>
        <w:t>This is the Variance.</w:t>
      </w:r>
    </w:p>
    <w:p w14:paraId="60C66131" w14:textId="77777777" w:rsidR="00760799" w:rsidRPr="00C962F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C962F9">
        <w:rPr>
          <w:rFonts w:ascii="inherit" w:hAnsi="inherit" w:cs="Arial"/>
          <w:color w:val="0000FF"/>
          <w:szCs w:val="20"/>
          <w:bdr w:val="none" w:sz="0" w:space="0" w:color="auto" w:frame="1"/>
        </w:rPr>
        <w:lastRenderedPageBreak/>
        <w:t>Step 7: </w:t>
      </w:r>
      <w:r w:rsidRPr="00C962F9">
        <w:rPr>
          <w:rFonts w:ascii="inherit" w:hAnsi="inherit" w:cs="Arial"/>
          <w:color w:val="777777"/>
          <w:szCs w:val="20"/>
        </w:rPr>
        <w:t>Take the square root of Step 6 to find the standard deviation:</w:t>
      </w:r>
      <w:r w:rsidRPr="00C962F9">
        <w:rPr>
          <w:rFonts w:ascii="inherit" w:hAnsi="inherit" w:cs="Arial"/>
          <w:color w:val="777777"/>
          <w:szCs w:val="20"/>
        </w:rPr>
        <w:br/>
        <w:t>√ 210804.29090909063 = 459.13.</w:t>
      </w:r>
    </w:p>
    <w:p w14:paraId="057B20E0" w14:textId="77777777" w:rsidR="007622E5" w:rsidRDefault="00760799" w:rsidP="00C962F9">
      <w:pPr>
        <w:pStyle w:val="NormalWeb"/>
        <w:shd w:val="clear" w:color="auto" w:fill="FFFFFF"/>
        <w:spacing w:before="0" w:beforeAutospacing="0" w:after="0" w:afterAutospacing="0"/>
        <w:textAlignment w:val="baseline"/>
        <w:rPr>
          <w:rFonts w:ascii="inherit" w:hAnsi="inherit" w:cs="Arial"/>
          <w:color w:val="777777"/>
          <w:szCs w:val="20"/>
        </w:rPr>
      </w:pPr>
      <w:r w:rsidRPr="00C962F9">
        <w:rPr>
          <w:rStyle w:val="Emphasis"/>
          <w:rFonts w:ascii="inherit" w:hAnsi="inherit" w:cs="Arial"/>
          <w:color w:val="777777"/>
          <w:szCs w:val="20"/>
          <w:bdr w:val="none" w:sz="0" w:space="0" w:color="auto" w:frame="1"/>
        </w:rPr>
        <w:t>That’s it!</w:t>
      </w:r>
    </w:p>
    <w:p w14:paraId="2E5D5107" w14:textId="53E4A42C" w:rsidR="00760799" w:rsidRPr="00C962F9" w:rsidRDefault="00760799" w:rsidP="00C962F9">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t> </w:t>
      </w:r>
    </w:p>
    <w:p w14:paraId="4CFA3D94" w14:textId="77777777" w:rsidR="00760799" w:rsidRPr="004810A4" w:rsidRDefault="00760799" w:rsidP="004810A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Variance in Excel 2007-2013</w:t>
      </w:r>
    </w:p>
    <w:p w14:paraId="15585FF2" w14:textId="241D5029" w:rsidR="00760799" w:rsidRPr="004810A4" w:rsidRDefault="00760799" w:rsidP="004810A4">
      <w:pPr>
        <w:pStyle w:val="Heading3"/>
        <w:shd w:val="clear" w:color="auto" w:fill="FFFFFF"/>
        <w:spacing w:before="0" w:line="480" w:lineRule="atLeast"/>
        <w:textAlignment w:val="baseline"/>
        <w:rPr>
          <w:rFonts w:ascii="inherit" w:hAnsi="inherit" w:cs="Arial" w:hint="eastAsia"/>
          <w:color w:val="777777"/>
          <w:sz w:val="20"/>
          <w:szCs w:val="20"/>
        </w:rPr>
      </w:pPr>
      <w:r>
        <w:rPr>
          <w:rFonts w:ascii="inherit" w:hAnsi="inherit" w:cs="Arial"/>
          <w:color w:val="777777"/>
          <w:sz w:val="20"/>
          <w:szCs w:val="20"/>
        </w:rPr>
        <w:t> </w:t>
      </w: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in Excel 2013</w:t>
      </w:r>
    </w:p>
    <w:p w14:paraId="7A6591B0" w14:textId="77777777" w:rsidR="00760799" w:rsidRPr="004810A4" w:rsidRDefault="00760799" w:rsidP="00760799">
      <w:pPr>
        <w:pStyle w:val="NormalWeb"/>
        <w:shd w:val="clear" w:color="auto" w:fill="FFFFFF"/>
        <w:spacing w:before="0" w:beforeAutospacing="0" w:after="225" w:afterAutospacing="0"/>
        <w:textAlignment w:val="baseline"/>
        <w:rPr>
          <w:rFonts w:ascii="inherit" w:hAnsi="inherit" w:cs="Arial"/>
          <w:color w:val="777777"/>
          <w:szCs w:val="20"/>
        </w:rPr>
      </w:pPr>
      <w:r w:rsidRPr="004810A4">
        <w:rPr>
          <w:rFonts w:ascii="inherit" w:hAnsi="inherit" w:cs="Arial"/>
          <w:color w:val="777777"/>
          <w:szCs w:val="20"/>
        </w:rPr>
        <w:t>Watch the video or read the steps below:</w:t>
      </w:r>
    </w:p>
    <w:p w14:paraId="259317C8" w14:textId="4303B6FC" w:rsidR="00760799" w:rsidRDefault="004810A4" w:rsidP="00760799">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08FC79A" wp14:editId="0A137CDC">
            <wp:extent cx="4572000" cy="3429000"/>
            <wp:effectExtent l="0" t="0" r="0" b="0"/>
            <wp:docPr id="181" name="Video 181">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Video 181">
                      <a:hlinkClick r:id="rId341"/>
                    </pic:cNvPr>
                    <pic:cNvPicPr/>
                  </pic:nvPicPr>
                  <pic:blipFill>
                    <a:blip r:embed="rId34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_Trr0JAb7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3207F3C" w14:textId="77777777" w:rsidR="004810A4" w:rsidRPr="004810A4" w:rsidRDefault="00D07F14" w:rsidP="00760799">
      <w:pPr>
        <w:pStyle w:val="NormalWeb"/>
        <w:shd w:val="clear" w:color="auto" w:fill="FFFFFF"/>
        <w:spacing w:before="0" w:beforeAutospacing="0" w:after="0" w:afterAutospacing="0"/>
        <w:textAlignment w:val="baseline"/>
        <w:rPr>
          <w:rFonts w:ascii="inherit" w:hAnsi="inherit" w:cs="Arial"/>
          <w:color w:val="777777"/>
          <w:sz w:val="26"/>
          <w:szCs w:val="20"/>
        </w:rPr>
      </w:pPr>
      <w:hyperlink r:id="rId343" w:history="1">
        <w:r w:rsidR="00760799" w:rsidRPr="004810A4">
          <w:rPr>
            <w:rStyle w:val="Hyperlink"/>
            <w:rFonts w:ascii="inherit" w:hAnsi="inherit" w:cs="Arial"/>
            <w:color w:val="05A9C5"/>
            <w:sz w:val="26"/>
            <w:szCs w:val="20"/>
            <w:bdr w:val="none" w:sz="0" w:space="0" w:color="auto" w:frame="1"/>
          </w:rPr>
          <w:t>Variance </w:t>
        </w:r>
      </w:hyperlink>
      <w:r w:rsidR="00760799" w:rsidRPr="004810A4">
        <w:rPr>
          <w:rFonts w:ascii="inherit" w:hAnsi="inherit" w:cs="Arial"/>
          <w:color w:val="777777"/>
          <w:sz w:val="26"/>
          <w:szCs w:val="20"/>
        </w:rPr>
        <w:t>is a tool to tell you how much a data set varies. Its major use in stats is as a way to find the </w:t>
      </w:r>
      <w:hyperlink r:id="rId344" w:history="1">
        <w:r w:rsidR="00760799" w:rsidRPr="004810A4">
          <w:rPr>
            <w:rStyle w:val="Hyperlink"/>
            <w:rFonts w:ascii="inherit" w:hAnsi="inherit" w:cs="Arial"/>
            <w:color w:val="05A9C5"/>
            <w:sz w:val="26"/>
            <w:szCs w:val="20"/>
            <w:bdr w:val="none" w:sz="0" w:space="0" w:color="auto" w:frame="1"/>
          </w:rPr>
          <w:t>standard deviation</w:t>
        </w:r>
      </w:hyperlink>
      <w:r w:rsidR="00760799" w:rsidRPr="004810A4">
        <w:rPr>
          <w:rFonts w:ascii="inherit" w:hAnsi="inherit" w:cs="Arial"/>
          <w:color w:val="777777"/>
          <w:sz w:val="26"/>
          <w:szCs w:val="20"/>
        </w:rPr>
        <w:t>, which is a more useful measure of spread and in fact is much more widely used than the sample </w:t>
      </w:r>
      <w:hyperlink r:id="rId345" w:history="1">
        <w:r w:rsidR="00760799" w:rsidRPr="004810A4">
          <w:rPr>
            <w:rStyle w:val="Hyperlink"/>
            <w:rFonts w:ascii="inherit" w:hAnsi="inherit" w:cs="Arial"/>
            <w:color w:val="05A9C5"/>
            <w:sz w:val="26"/>
            <w:szCs w:val="20"/>
            <w:bdr w:val="none" w:sz="0" w:space="0" w:color="auto" w:frame="1"/>
          </w:rPr>
          <w:t>variance</w:t>
        </w:r>
      </w:hyperlink>
      <w:r w:rsidR="00760799" w:rsidRPr="004810A4">
        <w:rPr>
          <w:rFonts w:ascii="inherit" w:hAnsi="inherit" w:cs="Arial"/>
          <w:color w:val="777777"/>
          <w:sz w:val="26"/>
          <w:szCs w:val="20"/>
        </w:rPr>
        <w:t>. The equations for </w:t>
      </w:r>
      <w:hyperlink r:id="rId346" w:history="1">
        <w:r w:rsidR="00760799" w:rsidRPr="004810A4">
          <w:rPr>
            <w:rStyle w:val="Hyperlink"/>
            <w:rFonts w:ascii="inherit" w:hAnsi="inherit" w:cs="Arial"/>
            <w:color w:val="05A9C5"/>
            <w:sz w:val="26"/>
            <w:szCs w:val="20"/>
            <w:bdr w:val="none" w:sz="0" w:space="0" w:color="auto" w:frame="1"/>
          </w:rPr>
          <w:t>finding the sample variance</w:t>
        </w:r>
      </w:hyperlink>
      <w:r w:rsidR="00760799" w:rsidRPr="004810A4">
        <w:rPr>
          <w:rFonts w:ascii="inherit" w:hAnsi="inherit" w:cs="Arial"/>
          <w:color w:val="777777"/>
          <w:sz w:val="26"/>
          <w:szCs w:val="20"/>
        </w:rPr>
        <w:t> are quite ugly. Technology is the best way to find it without the chance of math errors creeping in.</w:t>
      </w:r>
    </w:p>
    <w:p w14:paraId="13EB0E7D" w14:textId="20BE008F"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 w:val="26"/>
          <w:szCs w:val="20"/>
        </w:rPr>
      </w:pPr>
      <w:r w:rsidRPr="004810A4">
        <w:rPr>
          <w:rFonts w:ascii="inherit" w:hAnsi="inherit" w:cs="Arial"/>
          <w:color w:val="777777"/>
          <w:sz w:val="26"/>
          <w:szCs w:val="20"/>
        </w:rPr>
        <w:br/>
        <w:t xml:space="preserve">Excel gives you two options. If you haven’t already, be sure to load the Data analysis </w:t>
      </w:r>
      <w:proofErr w:type="spellStart"/>
      <w:r w:rsidRPr="004810A4">
        <w:rPr>
          <w:rFonts w:ascii="inherit" w:hAnsi="inherit" w:cs="Arial"/>
          <w:color w:val="777777"/>
          <w:sz w:val="26"/>
          <w:szCs w:val="20"/>
        </w:rPr>
        <w:t>Toolpak</w:t>
      </w:r>
      <w:proofErr w:type="spellEnd"/>
      <w:r w:rsidRPr="004810A4">
        <w:rPr>
          <w:rFonts w:ascii="inherit" w:hAnsi="inherit" w:cs="Arial"/>
          <w:color w:val="777777"/>
          <w:sz w:val="26"/>
          <w:szCs w:val="20"/>
        </w:rPr>
        <w:t xml:space="preserve"> (How to </w:t>
      </w:r>
      <w:hyperlink r:id="rId347" w:history="1">
        <w:r w:rsidRPr="004810A4">
          <w:rPr>
            <w:rStyle w:val="Hyperlink"/>
            <w:rFonts w:ascii="inherit" w:hAnsi="inherit" w:cs="Arial"/>
            <w:color w:val="05A9C5"/>
            <w:sz w:val="26"/>
            <w:szCs w:val="20"/>
            <w:bdr w:val="none" w:sz="0" w:space="0" w:color="auto" w:frame="1"/>
          </w:rPr>
          <w:t xml:space="preserve">load the Data Analysis </w:t>
        </w:r>
        <w:proofErr w:type="spellStart"/>
        <w:r w:rsidRPr="004810A4">
          <w:rPr>
            <w:rStyle w:val="Hyperlink"/>
            <w:rFonts w:ascii="inherit" w:hAnsi="inherit" w:cs="Arial"/>
            <w:color w:val="05A9C5"/>
            <w:sz w:val="26"/>
            <w:szCs w:val="20"/>
            <w:bdr w:val="none" w:sz="0" w:space="0" w:color="auto" w:frame="1"/>
          </w:rPr>
          <w:t>Toolpak</w:t>
        </w:r>
        <w:proofErr w:type="spellEnd"/>
      </w:hyperlink>
      <w:r w:rsidRPr="004810A4">
        <w:rPr>
          <w:rFonts w:ascii="inherit" w:hAnsi="inherit" w:cs="Arial"/>
          <w:color w:val="777777"/>
          <w:sz w:val="26"/>
          <w:szCs w:val="20"/>
        </w:rPr>
        <w:t xml:space="preserve">). It’s a powerful tool that you’ll use </w:t>
      </w:r>
      <w:proofErr w:type="gramStart"/>
      <w:r w:rsidRPr="004810A4">
        <w:rPr>
          <w:rFonts w:ascii="inherit" w:hAnsi="inherit" w:cs="Arial"/>
          <w:color w:val="777777"/>
          <w:sz w:val="26"/>
          <w:szCs w:val="20"/>
        </w:rPr>
        <w:t>over and over again</w:t>
      </w:r>
      <w:proofErr w:type="gramEnd"/>
      <w:r w:rsidRPr="004810A4">
        <w:rPr>
          <w:rFonts w:ascii="inherit" w:hAnsi="inherit" w:cs="Arial"/>
          <w:color w:val="777777"/>
          <w:sz w:val="26"/>
          <w:szCs w:val="20"/>
        </w:rPr>
        <w:t xml:space="preserve"> in stats. If you don’t have the </w:t>
      </w:r>
      <w:proofErr w:type="spellStart"/>
      <w:r w:rsidRPr="004810A4">
        <w:rPr>
          <w:rFonts w:ascii="inherit" w:hAnsi="inherit" w:cs="Arial"/>
          <w:color w:val="777777"/>
          <w:sz w:val="26"/>
          <w:szCs w:val="20"/>
        </w:rPr>
        <w:t>Toolpak</w:t>
      </w:r>
      <w:proofErr w:type="spellEnd"/>
      <w:r w:rsidRPr="004810A4">
        <w:rPr>
          <w:rFonts w:ascii="inherit" w:hAnsi="inherit" w:cs="Arial"/>
          <w:color w:val="777777"/>
          <w:sz w:val="26"/>
          <w:szCs w:val="20"/>
        </w:rPr>
        <w:t xml:space="preserve"> (or don’t want to install it), your second option is to use the VAR function.</w:t>
      </w:r>
    </w:p>
    <w:p w14:paraId="342826AC" w14:textId="77777777" w:rsidR="004810A4" w:rsidRPr="004810A4" w:rsidRDefault="004810A4" w:rsidP="00760799">
      <w:pPr>
        <w:pStyle w:val="NormalWeb"/>
        <w:shd w:val="clear" w:color="auto" w:fill="FFFFFF"/>
        <w:spacing w:before="0" w:beforeAutospacing="0" w:after="0" w:afterAutospacing="0"/>
        <w:textAlignment w:val="baseline"/>
        <w:rPr>
          <w:rFonts w:ascii="inherit" w:hAnsi="inherit" w:cs="Arial"/>
          <w:color w:val="777777"/>
          <w:sz w:val="26"/>
          <w:szCs w:val="20"/>
        </w:rPr>
      </w:pPr>
    </w:p>
    <w:p w14:paraId="3B9783FD" w14:textId="77777777" w:rsidR="00760799" w:rsidRPr="004810A4" w:rsidRDefault="00760799" w:rsidP="0076079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Sample Variance Excel 2013: Data Analysis </w:t>
      </w:r>
      <w:proofErr w:type="spellStart"/>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Toolpak</w:t>
      </w:r>
      <w:proofErr w:type="spellEnd"/>
    </w:p>
    <w:p w14:paraId="3EAF4BB0"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1: </w:t>
      </w:r>
      <w:r w:rsidRPr="004810A4">
        <w:rPr>
          <w:rFonts w:ascii="inherit" w:hAnsi="inherit" w:cs="Arial"/>
          <w:color w:val="777777"/>
          <w:szCs w:val="20"/>
        </w:rPr>
        <w:t>Click the “Data” tab and then click “Data Analysis.”</w:t>
      </w:r>
    </w:p>
    <w:p w14:paraId="65F7836A"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2: </w:t>
      </w:r>
      <w:r w:rsidRPr="004810A4">
        <w:rPr>
          <w:rFonts w:ascii="inherit" w:hAnsi="inherit" w:cs="Arial"/>
          <w:color w:val="777777"/>
          <w:szCs w:val="20"/>
        </w:rPr>
        <w:t>Click “</w:t>
      </w:r>
      <w:r w:rsidRPr="004810A4">
        <w:rPr>
          <w:rFonts w:ascii="inherit" w:hAnsi="inherit" w:cs="Arial"/>
          <w:b/>
          <w:color w:val="777777"/>
          <w:szCs w:val="20"/>
        </w:rPr>
        <w:t>Descriptive Statistics</w:t>
      </w:r>
      <w:r w:rsidRPr="004810A4">
        <w:rPr>
          <w:rFonts w:ascii="inherit" w:hAnsi="inherit" w:cs="Arial"/>
          <w:color w:val="777777"/>
          <w:szCs w:val="20"/>
        </w:rPr>
        <w:t>” and then click “OK.”</w:t>
      </w:r>
    </w:p>
    <w:p w14:paraId="63796999"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3: </w:t>
      </w:r>
      <w:r w:rsidRPr="004810A4">
        <w:rPr>
          <w:rFonts w:ascii="inherit" w:hAnsi="inherit" w:cs="Arial"/>
          <w:color w:val="777777"/>
          <w:szCs w:val="20"/>
        </w:rPr>
        <w:t>Click the Input Range box and then type the location for your data. For example, if you typed your data into cells A1 to A10, type “A1:A10” into that box</w:t>
      </w:r>
    </w:p>
    <w:p w14:paraId="43D50898"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4: </w:t>
      </w:r>
      <w:r w:rsidRPr="004810A4">
        <w:rPr>
          <w:rFonts w:ascii="inherit" w:hAnsi="inherit" w:cs="Arial"/>
          <w:color w:val="777777"/>
          <w:szCs w:val="20"/>
        </w:rPr>
        <w:t>Click the radio button for Rows or Columns, depending on how your data is laid out.</w:t>
      </w:r>
    </w:p>
    <w:p w14:paraId="5EB78C47"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5: </w:t>
      </w:r>
      <w:r w:rsidRPr="004810A4">
        <w:rPr>
          <w:rFonts w:ascii="inherit" w:hAnsi="inherit" w:cs="Arial"/>
          <w:color w:val="777777"/>
          <w:szCs w:val="20"/>
        </w:rPr>
        <w:t>Click the “Labels in first row” box if your data has column headers.</w:t>
      </w:r>
    </w:p>
    <w:p w14:paraId="428D708F"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lastRenderedPageBreak/>
        <w:t>Step 6: </w:t>
      </w:r>
      <w:r w:rsidRPr="004810A4">
        <w:rPr>
          <w:rFonts w:ascii="inherit" w:hAnsi="inherit" w:cs="Arial"/>
          <w:color w:val="777777"/>
          <w:szCs w:val="20"/>
        </w:rPr>
        <w:t>Click the “Descriptive Statistics” check box.</w:t>
      </w:r>
    </w:p>
    <w:p w14:paraId="472405F3"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7: </w:t>
      </w:r>
      <w:r w:rsidRPr="004810A4">
        <w:rPr>
          <w:rFonts w:ascii="inherit" w:hAnsi="inherit" w:cs="Arial"/>
          <w:color w:val="777777"/>
          <w:szCs w:val="20"/>
        </w:rPr>
        <w:t>Select a location for your output. For example, click the “New Worksheet” radio button.</w:t>
      </w:r>
    </w:p>
    <w:p w14:paraId="4C05199D" w14:textId="03605B39" w:rsidR="00760799"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8: </w:t>
      </w:r>
      <w:r w:rsidRPr="004810A4">
        <w:rPr>
          <w:rFonts w:ascii="inherit" w:hAnsi="inherit" w:cs="Arial"/>
          <w:color w:val="777777"/>
          <w:szCs w:val="20"/>
        </w:rPr>
        <w:t>Click “OK.”</w:t>
      </w:r>
    </w:p>
    <w:p w14:paraId="229838CE" w14:textId="77777777" w:rsidR="004810A4" w:rsidRPr="004810A4" w:rsidRDefault="004810A4" w:rsidP="00760799">
      <w:pPr>
        <w:pStyle w:val="NormalWeb"/>
        <w:shd w:val="clear" w:color="auto" w:fill="FFFFFF"/>
        <w:spacing w:before="0" w:beforeAutospacing="0" w:after="0" w:afterAutospacing="0"/>
        <w:textAlignment w:val="baseline"/>
        <w:rPr>
          <w:rFonts w:ascii="inherit" w:hAnsi="inherit" w:cs="Arial"/>
          <w:color w:val="777777"/>
          <w:szCs w:val="20"/>
        </w:rPr>
      </w:pPr>
    </w:p>
    <w:p w14:paraId="7AB469CF" w14:textId="77777777" w:rsidR="00760799" w:rsidRPr="004810A4" w:rsidRDefault="00760799" w:rsidP="0076079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810A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Excel 2013: VAR Function</w:t>
      </w:r>
    </w:p>
    <w:p w14:paraId="764C18DE" w14:textId="77777777"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1: </w:t>
      </w:r>
      <w:r w:rsidRPr="004810A4">
        <w:rPr>
          <w:rFonts w:ascii="inherit" w:hAnsi="inherit" w:cs="Arial"/>
          <w:color w:val="777777"/>
          <w:szCs w:val="20"/>
        </w:rPr>
        <w:t>Type your data into a single column.</w:t>
      </w:r>
    </w:p>
    <w:p w14:paraId="46A55784" w14:textId="77777777" w:rsidR="004810A4" w:rsidRDefault="004810A4"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062E16D" w14:textId="44C7F8EC" w:rsidR="00760799" w:rsidRPr="004810A4"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2: </w:t>
      </w:r>
      <w:r w:rsidRPr="004810A4">
        <w:rPr>
          <w:rFonts w:ascii="inherit" w:hAnsi="inherit" w:cs="Arial"/>
          <w:color w:val="777777"/>
          <w:szCs w:val="20"/>
        </w:rPr>
        <w:t>Click a blank cell.</w:t>
      </w:r>
    </w:p>
    <w:p w14:paraId="403466B4" w14:textId="77777777" w:rsidR="004810A4" w:rsidRDefault="004810A4"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E18482E" w14:textId="77777777" w:rsidR="004810A4" w:rsidRDefault="00760799" w:rsidP="004810A4">
      <w:pPr>
        <w:pStyle w:val="NormalWeb"/>
        <w:shd w:val="clear" w:color="auto" w:fill="FFFFFF"/>
        <w:spacing w:before="0" w:beforeAutospacing="0" w:after="0" w:afterAutospacing="0"/>
        <w:textAlignment w:val="baseline"/>
        <w:rPr>
          <w:rFonts w:ascii="inherit" w:hAnsi="inherit" w:cs="Arial"/>
          <w:color w:val="777777"/>
          <w:szCs w:val="20"/>
        </w:rPr>
      </w:pPr>
      <w:r w:rsidRPr="004810A4">
        <w:rPr>
          <w:rFonts w:ascii="inherit" w:hAnsi="inherit" w:cs="Arial"/>
          <w:color w:val="0000FF"/>
          <w:szCs w:val="20"/>
          <w:bdr w:val="none" w:sz="0" w:space="0" w:color="auto" w:frame="1"/>
        </w:rPr>
        <w:t>Step 3: </w:t>
      </w:r>
      <w:r w:rsidRPr="004810A4">
        <w:rPr>
          <w:rFonts w:ascii="inherit" w:hAnsi="inherit" w:cs="Arial"/>
          <w:color w:val="777777"/>
          <w:szCs w:val="20"/>
        </w:rPr>
        <w:t>Type “=</w:t>
      </w:r>
      <w:proofErr w:type="gramStart"/>
      <w:r w:rsidRPr="004810A4">
        <w:rPr>
          <w:rFonts w:ascii="inherit" w:hAnsi="inherit" w:cs="Arial"/>
          <w:color w:val="777777"/>
          <w:szCs w:val="20"/>
        </w:rPr>
        <w:t>VAR(</w:t>
      </w:r>
      <w:proofErr w:type="gramEnd"/>
      <w:r w:rsidRPr="004810A4">
        <w:rPr>
          <w:rFonts w:ascii="inherit" w:hAnsi="inherit" w:cs="Arial"/>
          <w:color w:val="777777"/>
          <w:szCs w:val="20"/>
        </w:rPr>
        <w:t>A1:A100)” where A1:A100 is the location of your data set (i.e. in cells A1 to A100). Press the “Enter” key to get the sample </w:t>
      </w:r>
      <w:hyperlink r:id="rId348" w:history="1">
        <w:r w:rsidRPr="004810A4">
          <w:rPr>
            <w:rStyle w:val="Hyperlink"/>
            <w:rFonts w:ascii="inherit" w:hAnsi="inherit" w:cs="Arial"/>
            <w:color w:val="05A9C5"/>
            <w:szCs w:val="20"/>
            <w:bdr w:val="none" w:sz="0" w:space="0" w:color="auto" w:frame="1"/>
          </w:rPr>
          <w:t>variance</w:t>
        </w:r>
      </w:hyperlink>
      <w:r w:rsidRPr="004810A4">
        <w:rPr>
          <w:rFonts w:ascii="inherit" w:hAnsi="inherit" w:cs="Arial"/>
          <w:color w:val="777777"/>
          <w:szCs w:val="20"/>
        </w:rPr>
        <w:t>.</w:t>
      </w:r>
    </w:p>
    <w:p w14:paraId="64803B89" w14:textId="12C797D3" w:rsidR="00760799" w:rsidRPr="004810A4" w:rsidRDefault="00760799" w:rsidP="004810A4">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t> </w:t>
      </w:r>
    </w:p>
    <w:p w14:paraId="2678D9D4" w14:textId="77777777" w:rsidR="00760799" w:rsidRPr="00C2573B" w:rsidRDefault="00760799" w:rsidP="00C2573B">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573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Variance in Excel 2010</w:t>
      </w:r>
    </w:p>
    <w:p w14:paraId="68EC63E8" w14:textId="74DE4737" w:rsidR="00760799" w:rsidRPr="00992AA7" w:rsidRDefault="00760799" w:rsidP="00992AA7">
      <w:pPr>
        <w:pStyle w:val="NormalWeb"/>
        <w:shd w:val="clear" w:color="auto" w:fill="FFFFFF"/>
        <w:spacing w:before="0" w:beforeAutospacing="0" w:after="225" w:afterAutospacing="0"/>
        <w:textAlignment w:val="baseline"/>
        <w:rPr>
          <w:rFonts w:ascii="inherit" w:hAnsi="inherit" w:cs="Arial"/>
          <w:color w:val="777777"/>
          <w:szCs w:val="20"/>
        </w:rPr>
      </w:pPr>
      <w:r w:rsidRPr="00992AA7">
        <w:rPr>
          <w:rFonts w:ascii="inherit" w:hAnsi="inherit" w:cs="Arial"/>
          <w:color w:val="777777"/>
          <w:szCs w:val="20"/>
        </w:rPr>
        <w:t xml:space="preserve">Sample variance in Excel 2007-2010 is calculated using the “Var” function. </w:t>
      </w:r>
      <w:hyperlink r:id="rId349" w:history="1">
        <w:r w:rsidRPr="00992AA7">
          <w:rPr>
            <w:rStyle w:val="Hyperlink"/>
            <w:rFonts w:ascii="inherit" w:hAnsi="inherit" w:cs="Arial"/>
            <w:szCs w:val="20"/>
          </w:rPr>
          <w:t>Watch this one-minute video</w:t>
        </w:r>
      </w:hyperlink>
      <w:r w:rsidRPr="00992AA7">
        <w:rPr>
          <w:rFonts w:ascii="inherit" w:hAnsi="inherit" w:cs="Arial"/>
          <w:color w:val="777777"/>
          <w:szCs w:val="20"/>
        </w:rPr>
        <w:t xml:space="preserve"> on how to calculate </w:t>
      </w:r>
      <w:proofErr w:type="gramStart"/>
      <w:r w:rsidRPr="00992AA7">
        <w:rPr>
          <w:rFonts w:ascii="inherit" w:hAnsi="inherit" w:cs="Arial"/>
          <w:color w:val="777777"/>
          <w:szCs w:val="20"/>
        </w:rPr>
        <w:t>it, or</w:t>
      </w:r>
      <w:proofErr w:type="gramEnd"/>
      <w:r w:rsidRPr="00992AA7">
        <w:rPr>
          <w:rFonts w:ascii="inherit" w:hAnsi="inherit" w:cs="Arial"/>
          <w:color w:val="777777"/>
          <w:szCs w:val="20"/>
        </w:rPr>
        <w:t xml:space="preserve"> read the steps below.</w:t>
      </w:r>
    </w:p>
    <w:p w14:paraId="4FC1B796" w14:textId="77777777"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Style w:val="Strong"/>
          <w:rFonts w:ascii="inherit" w:eastAsiaTheme="majorEastAsia" w:hAnsi="inherit" w:cs="Arial"/>
          <w:color w:val="777777"/>
          <w:szCs w:val="20"/>
          <w:bdr w:val="none" w:sz="0" w:space="0" w:color="auto" w:frame="1"/>
        </w:rPr>
        <w:t>Sample question:</w:t>
      </w:r>
      <w:r w:rsidRPr="00992AA7">
        <w:rPr>
          <w:rFonts w:ascii="inherit" w:hAnsi="inherit" w:cs="Arial"/>
          <w:color w:val="777777"/>
          <w:szCs w:val="20"/>
        </w:rPr>
        <w:t> Find the sample variance in Excel 2007-2010 for the following sample data: 123, 129, 233, 302, 442, 542, 545, 600, 694, 777</w:t>
      </w:r>
    </w:p>
    <w:p w14:paraId="4B7C2CE9"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7022CED" w14:textId="77777777" w:rsid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1: </w:t>
      </w:r>
      <w:r w:rsidRPr="00992AA7">
        <w:rPr>
          <w:rStyle w:val="Strong"/>
          <w:rFonts w:ascii="inherit" w:eastAsiaTheme="majorEastAsia" w:hAnsi="inherit" w:cs="Arial"/>
          <w:color w:val="777777"/>
          <w:szCs w:val="20"/>
          <w:bdr w:val="none" w:sz="0" w:space="0" w:color="auto" w:frame="1"/>
        </w:rPr>
        <w:t>Type your data into a single column </w:t>
      </w:r>
      <w:r w:rsidRPr="00992AA7">
        <w:rPr>
          <w:rFonts w:ascii="inherit" w:hAnsi="inherit" w:cs="Arial"/>
          <w:color w:val="777777"/>
          <w:szCs w:val="20"/>
        </w:rPr>
        <w:t>in an Excel worksheet. For this example, I typed “123, 129, 233, 302, 442, 542, 545, 600, 694, 777” into column A. Don’t leave any blank cells between your data.</w:t>
      </w:r>
    </w:p>
    <w:p w14:paraId="55ACDC71" w14:textId="75D3BCE2"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777777"/>
          <w:szCs w:val="20"/>
        </w:rPr>
        <w:br/>
      </w:r>
      <w:r w:rsidRPr="00992AA7">
        <w:rPr>
          <w:rFonts w:ascii="inherit" w:hAnsi="inherit" w:cs="Arial"/>
          <w:noProof/>
          <w:color w:val="05A9C5"/>
          <w:szCs w:val="20"/>
          <w:bdr w:val="none" w:sz="0" w:space="0" w:color="auto" w:frame="1"/>
        </w:rPr>
        <w:drawing>
          <wp:inline distT="0" distB="0" distL="0" distR="0" wp14:anchorId="574B3893" wp14:editId="4F8CE3D8">
            <wp:extent cx="2606040" cy="2857500"/>
            <wp:effectExtent l="0" t="0" r="3810" b="0"/>
            <wp:docPr id="151" name="Picture 151" descr="sample variance in excel 2007-2010">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 variance in excel 2007-2010">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2606040" cy="2857500"/>
                    </a:xfrm>
                    <a:prstGeom prst="rect">
                      <a:avLst/>
                    </a:prstGeom>
                    <a:noFill/>
                    <a:ln>
                      <a:noFill/>
                    </a:ln>
                  </pic:spPr>
                </pic:pic>
              </a:graphicData>
            </a:graphic>
          </wp:inline>
        </w:drawing>
      </w:r>
    </w:p>
    <w:p w14:paraId="37744CB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391CAEB" w14:textId="108ACA01"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2: </w:t>
      </w:r>
      <w:r w:rsidRPr="00992AA7">
        <w:rPr>
          <w:rStyle w:val="Strong"/>
          <w:rFonts w:ascii="inherit" w:eastAsiaTheme="majorEastAsia" w:hAnsi="inherit" w:cs="Arial"/>
          <w:color w:val="777777"/>
          <w:szCs w:val="20"/>
          <w:bdr w:val="none" w:sz="0" w:space="0" w:color="auto" w:frame="1"/>
        </w:rPr>
        <w:t>Click any empty cell</w:t>
      </w:r>
      <w:r w:rsidRPr="00992AA7">
        <w:rPr>
          <w:rFonts w:ascii="inherit" w:hAnsi="inherit" w:cs="Arial"/>
          <w:color w:val="777777"/>
          <w:szCs w:val="20"/>
        </w:rPr>
        <w:t>.</w:t>
      </w:r>
    </w:p>
    <w:p w14:paraId="7491551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99B9407" w14:textId="03AF3BAF" w:rsid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3: </w:t>
      </w:r>
      <w:r w:rsidRPr="00992AA7">
        <w:rPr>
          <w:rStyle w:val="Strong"/>
          <w:rFonts w:ascii="inherit" w:eastAsiaTheme="majorEastAsia" w:hAnsi="inherit" w:cs="Arial"/>
          <w:color w:val="777777"/>
          <w:szCs w:val="20"/>
          <w:bdr w:val="none" w:sz="0" w:space="0" w:color="auto" w:frame="1"/>
        </w:rPr>
        <w:t>Click the “Insert function” button on the toolbar. </w:t>
      </w:r>
      <w:r w:rsidRPr="00992AA7">
        <w:rPr>
          <w:rFonts w:ascii="inherit" w:hAnsi="inherit" w:cs="Arial"/>
          <w:color w:val="777777"/>
          <w:szCs w:val="20"/>
        </w:rPr>
        <w:t>This opens the Insert Function dialog box.</w:t>
      </w:r>
    </w:p>
    <w:p w14:paraId="6B227A7A" w14:textId="09825FA3"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777777"/>
          <w:szCs w:val="20"/>
        </w:rPr>
        <w:lastRenderedPageBreak/>
        <w:br/>
      </w:r>
      <w:r w:rsidRPr="00992AA7">
        <w:rPr>
          <w:rFonts w:ascii="inherit" w:hAnsi="inherit" w:cs="Arial"/>
          <w:noProof/>
          <w:color w:val="05A9C5"/>
          <w:szCs w:val="20"/>
          <w:bdr w:val="none" w:sz="0" w:space="0" w:color="auto" w:frame="1"/>
        </w:rPr>
        <w:drawing>
          <wp:inline distT="0" distB="0" distL="0" distR="0" wp14:anchorId="7BC645E7" wp14:editId="562AF868">
            <wp:extent cx="2667000" cy="2857500"/>
            <wp:effectExtent l="0" t="0" r="0" b="0"/>
            <wp:docPr id="150" name="Picture 150" descr="variance in excel 2">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iance in excel 2">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2667000" cy="2857500"/>
                    </a:xfrm>
                    <a:prstGeom prst="rect">
                      <a:avLst/>
                    </a:prstGeom>
                    <a:noFill/>
                    <a:ln>
                      <a:noFill/>
                    </a:ln>
                  </pic:spPr>
                </pic:pic>
              </a:graphicData>
            </a:graphic>
          </wp:inline>
        </w:drawing>
      </w:r>
    </w:p>
    <w:p w14:paraId="0C09F45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24C183BF" w14:textId="0679DC6D"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4: </w:t>
      </w:r>
      <w:r w:rsidRPr="00992AA7">
        <w:rPr>
          <w:rStyle w:val="Strong"/>
          <w:rFonts w:ascii="inherit" w:eastAsiaTheme="majorEastAsia" w:hAnsi="inherit" w:cs="Arial"/>
          <w:color w:val="777777"/>
          <w:szCs w:val="20"/>
          <w:bdr w:val="none" w:sz="0" w:space="0" w:color="auto" w:frame="1"/>
        </w:rPr>
        <w:t>Type “Var” into the Search for a Function text box </w:t>
      </w:r>
      <w:r w:rsidRPr="00992AA7">
        <w:rPr>
          <w:rFonts w:ascii="inherit" w:hAnsi="inherit" w:cs="Arial"/>
          <w:color w:val="777777"/>
          <w:szCs w:val="20"/>
        </w:rPr>
        <w:t>and then click “Go.” VAR should be highlighted in the function list.</w:t>
      </w:r>
    </w:p>
    <w:p w14:paraId="0D01DCE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2EE7FFBE" w14:textId="74EEECDD"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5: </w:t>
      </w:r>
      <w:r w:rsidRPr="00992AA7">
        <w:rPr>
          <w:rStyle w:val="Strong"/>
          <w:rFonts w:ascii="inherit" w:eastAsiaTheme="majorEastAsia" w:hAnsi="inherit" w:cs="Arial"/>
          <w:color w:val="777777"/>
          <w:szCs w:val="20"/>
          <w:bdr w:val="none" w:sz="0" w:space="0" w:color="auto" w:frame="1"/>
        </w:rPr>
        <w:t>Click “OK.”</w:t>
      </w:r>
    </w:p>
    <w:p w14:paraId="27AA7E64"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54AEF32" w14:textId="1B83BB05"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6: </w:t>
      </w:r>
      <w:r w:rsidRPr="00992AA7">
        <w:rPr>
          <w:rStyle w:val="Strong"/>
          <w:rFonts w:ascii="inherit" w:eastAsiaTheme="majorEastAsia" w:hAnsi="inherit" w:cs="Arial"/>
          <w:color w:val="777777"/>
          <w:szCs w:val="20"/>
          <w:bdr w:val="none" w:sz="0" w:space="0" w:color="auto" w:frame="1"/>
        </w:rPr>
        <w:t>Type the location of the sample data into the Number1 text box</w:t>
      </w:r>
      <w:r w:rsidRPr="00992AA7">
        <w:rPr>
          <w:rFonts w:ascii="inherit" w:hAnsi="inherit" w:cs="Arial"/>
          <w:color w:val="777777"/>
          <w:szCs w:val="20"/>
        </w:rPr>
        <w:t>. This sample data was typed into cells A1 to A10, so I typed “A1:A10” into the text box. Make sure to separate the first and last cells by a colon (A1</w:t>
      </w:r>
      <w:r w:rsidRPr="00992AA7">
        <w:rPr>
          <w:rStyle w:val="Strong"/>
          <w:rFonts w:ascii="inherit" w:eastAsiaTheme="majorEastAsia" w:hAnsi="inherit" w:cs="Arial"/>
          <w:color w:val="777777"/>
          <w:szCs w:val="20"/>
          <w:bdr w:val="none" w:sz="0" w:space="0" w:color="auto" w:frame="1"/>
        </w:rPr>
        <w:t>:</w:t>
      </w:r>
      <w:r w:rsidRPr="00992AA7">
        <w:rPr>
          <w:rFonts w:ascii="inherit" w:hAnsi="inherit" w:cs="Arial"/>
          <w:color w:val="777777"/>
          <w:szCs w:val="20"/>
        </w:rPr>
        <w:t>A10).</w:t>
      </w:r>
    </w:p>
    <w:p w14:paraId="1B4735C3" w14:textId="77777777" w:rsidR="00992AA7" w:rsidRDefault="00992AA7" w:rsidP="0076079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6C71C77" w14:textId="52BF986B" w:rsidR="00760799" w:rsidRPr="00992AA7" w:rsidRDefault="00760799" w:rsidP="00760799">
      <w:pPr>
        <w:pStyle w:val="NormalWeb"/>
        <w:shd w:val="clear" w:color="auto" w:fill="FFFFFF"/>
        <w:spacing w:before="0" w:beforeAutospacing="0" w:after="0" w:afterAutospacing="0"/>
        <w:textAlignment w:val="baseline"/>
        <w:rPr>
          <w:rFonts w:ascii="inherit" w:hAnsi="inherit" w:cs="Arial"/>
          <w:color w:val="777777"/>
          <w:szCs w:val="20"/>
        </w:rPr>
      </w:pPr>
      <w:r w:rsidRPr="00992AA7">
        <w:rPr>
          <w:rFonts w:ascii="inherit" w:hAnsi="inherit" w:cs="Arial"/>
          <w:color w:val="0000FF"/>
          <w:szCs w:val="20"/>
          <w:bdr w:val="none" w:sz="0" w:space="0" w:color="auto" w:frame="1"/>
        </w:rPr>
        <w:t>Step 7: </w:t>
      </w:r>
      <w:r w:rsidRPr="00992AA7">
        <w:rPr>
          <w:rStyle w:val="Strong"/>
          <w:rFonts w:ascii="inherit" w:eastAsiaTheme="majorEastAsia" w:hAnsi="inherit" w:cs="Arial"/>
          <w:color w:val="777777"/>
          <w:szCs w:val="20"/>
          <w:bdr w:val="none" w:sz="0" w:space="0" w:color="auto" w:frame="1"/>
        </w:rPr>
        <w:t>Click “OK.”</w:t>
      </w:r>
      <w:r w:rsidRPr="00992AA7">
        <w:rPr>
          <w:rFonts w:ascii="inherit" w:hAnsi="inherit" w:cs="Arial"/>
          <w:color w:val="777777"/>
          <w:szCs w:val="20"/>
        </w:rPr>
        <w:t> Excel will return the </w:t>
      </w:r>
      <w:hyperlink r:id="rId354" w:history="1">
        <w:r w:rsidRPr="00992AA7">
          <w:rPr>
            <w:rStyle w:val="Hyperlink"/>
            <w:rFonts w:ascii="inherit" w:hAnsi="inherit" w:cs="Arial"/>
            <w:color w:val="05A9C5"/>
            <w:szCs w:val="20"/>
            <w:bdr w:val="none" w:sz="0" w:space="0" w:color="auto" w:frame="1"/>
          </w:rPr>
          <w:t>sample variance</w:t>
        </w:r>
      </w:hyperlink>
      <w:r w:rsidRPr="00992AA7">
        <w:rPr>
          <w:rFonts w:ascii="inherit" w:hAnsi="inherit" w:cs="Arial"/>
          <w:color w:val="777777"/>
          <w:szCs w:val="20"/>
        </w:rPr>
        <w:t> in the cell you chose in Step 2. For this question, the </w:t>
      </w:r>
      <w:hyperlink r:id="rId355" w:history="1">
        <w:r w:rsidRPr="00992AA7">
          <w:rPr>
            <w:rStyle w:val="Hyperlink"/>
            <w:rFonts w:ascii="inherit" w:hAnsi="inherit" w:cs="Arial"/>
            <w:color w:val="05A9C5"/>
            <w:szCs w:val="20"/>
            <w:bdr w:val="none" w:sz="0" w:space="0" w:color="auto" w:frame="1"/>
          </w:rPr>
          <w:t>variance </w:t>
        </w:r>
      </w:hyperlink>
      <w:r w:rsidRPr="00992AA7">
        <w:rPr>
          <w:rFonts w:ascii="inherit" w:hAnsi="inherit" w:cs="Arial"/>
          <w:color w:val="777777"/>
          <w:szCs w:val="20"/>
        </w:rPr>
        <w:t>of 123, 129, 233, 302, 442, 542, 545, 600, 694, 777 is 53800.46.</w:t>
      </w:r>
    </w:p>
    <w:p w14:paraId="3C76364D" w14:textId="77777777" w:rsidR="00992AA7" w:rsidRDefault="00992AA7" w:rsidP="00760799">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1BB00B7E" w14:textId="77777777" w:rsidR="00992AA7" w:rsidRDefault="00760799" w:rsidP="00760799">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992AA7">
        <w:rPr>
          <w:rStyle w:val="Strong"/>
          <w:rFonts w:ascii="inherit" w:eastAsiaTheme="majorEastAsia" w:hAnsi="inherit" w:cs="Arial"/>
          <w:color w:val="777777"/>
          <w:szCs w:val="20"/>
          <w:bdr w:val="none" w:sz="0" w:space="0" w:color="auto" w:frame="1"/>
        </w:rPr>
        <w:t>Tip:</w:t>
      </w:r>
      <w:r w:rsidRPr="00992AA7">
        <w:rPr>
          <w:rFonts w:ascii="inherit" w:hAnsi="inherit" w:cs="Arial"/>
          <w:color w:val="777777"/>
          <w:szCs w:val="20"/>
        </w:rPr>
        <w:t> You can also access the VAR function from the “Formulas” tab in Excel. Click the “Formulas” tab and then click the “Insert Function” button on the far left of the toolbar. Continue from Step 4 above to calculate the </w:t>
      </w:r>
      <w:hyperlink r:id="rId356" w:history="1">
        <w:r w:rsidRPr="00992AA7">
          <w:rPr>
            <w:rStyle w:val="Hyperlink"/>
            <w:rFonts w:ascii="inherit" w:hAnsi="inherit" w:cs="Arial"/>
            <w:color w:val="05A9C5"/>
            <w:szCs w:val="20"/>
            <w:bdr w:val="none" w:sz="0" w:space="0" w:color="auto" w:frame="1"/>
          </w:rPr>
          <w:t>variance</w:t>
        </w:r>
      </w:hyperlink>
      <w:r w:rsidRPr="00992AA7">
        <w:rPr>
          <w:rFonts w:ascii="inherit" w:hAnsi="inherit" w:cs="Arial"/>
          <w:color w:val="777777"/>
          <w:szCs w:val="20"/>
        </w:rPr>
        <w:t>.</w:t>
      </w:r>
      <w:r w:rsidRPr="00992AA7">
        <w:rPr>
          <w:rFonts w:ascii="inherit" w:hAnsi="inherit" w:cs="Arial"/>
          <w:color w:val="777777"/>
          <w:szCs w:val="20"/>
        </w:rPr>
        <w:br/>
      </w:r>
    </w:p>
    <w:p w14:paraId="6045CB83" w14:textId="14497BC8" w:rsidR="00760799" w:rsidRDefault="00760799" w:rsidP="00F22174">
      <w:pPr>
        <w:pStyle w:val="NormalWeb"/>
        <w:shd w:val="clear" w:color="auto" w:fill="FFFFFF"/>
        <w:spacing w:before="0" w:beforeAutospacing="0" w:after="0" w:afterAutospacing="0"/>
        <w:textAlignment w:val="baseline"/>
        <w:rPr>
          <w:rFonts w:ascii="inherit" w:hAnsi="inherit" w:cs="Arial"/>
          <w:color w:val="777777"/>
          <w:szCs w:val="20"/>
        </w:rPr>
      </w:pPr>
      <w:r w:rsidRPr="00992AA7">
        <w:rPr>
          <w:rStyle w:val="Strong"/>
          <w:rFonts w:ascii="inherit" w:eastAsiaTheme="majorEastAsia" w:hAnsi="inherit" w:cs="Arial"/>
          <w:color w:val="777777"/>
          <w:szCs w:val="20"/>
          <w:bdr w:val="none" w:sz="0" w:space="0" w:color="auto" w:frame="1"/>
        </w:rPr>
        <w:t>Tip:</w:t>
      </w:r>
      <w:r w:rsidRPr="00992AA7">
        <w:rPr>
          <w:rFonts w:ascii="inherit" w:hAnsi="inherit" w:cs="Arial"/>
          <w:color w:val="777777"/>
          <w:szCs w:val="20"/>
        </w:rPr>
        <w:t> You don’t </w:t>
      </w:r>
      <w:r w:rsidRPr="00992AA7">
        <w:rPr>
          <w:rStyle w:val="Emphasis"/>
          <w:rFonts w:ascii="inherit" w:hAnsi="inherit" w:cs="Arial"/>
          <w:color w:val="777777"/>
          <w:szCs w:val="20"/>
          <w:bdr w:val="none" w:sz="0" w:space="0" w:color="auto" w:frame="1"/>
        </w:rPr>
        <w:t>have</w:t>
      </w:r>
      <w:r w:rsidRPr="00992AA7">
        <w:rPr>
          <w:rFonts w:ascii="inherit" w:hAnsi="inherit" w:cs="Arial"/>
          <w:color w:val="777777"/>
          <w:szCs w:val="20"/>
        </w:rPr>
        <w:t> to type your sample data into a worksheet. Technically, you could open the VAR function dialog box and then type your data into the Number1, Number2 etc. boxes. However, the advantage of typing the data directly into the worksheet is that you can perform more functions on your data (like </w:t>
      </w:r>
      <w:hyperlink r:id="rId357" w:history="1">
        <w:r w:rsidRPr="00992AA7">
          <w:rPr>
            <w:rStyle w:val="Hyperlink"/>
            <w:rFonts w:ascii="inherit" w:hAnsi="inherit" w:cs="Arial"/>
            <w:color w:val="05A9C5"/>
            <w:szCs w:val="20"/>
            <w:bdr w:val="none" w:sz="0" w:space="0" w:color="auto" w:frame="1"/>
          </w:rPr>
          <w:t>standard deviation</w:t>
        </w:r>
      </w:hyperlink>
      <w:r w:rsidRPr="00992AA7">
        <w:rPr>
          <w:rFonts w:ascii="inherit" w:hAnsi="inherit" w:cs="Arial"/>
          <w:color w:val="777777"/>
          <w:szCs w:val="20"/>
        </w:rPr>
        <w:t>) if you need to.</w:t>
      </w:r>
    </w:p>
    <w:p w14:paraId="621E6193" w14:textId="77777777" w:rsidR="00992AA7" w:rsidRPr="00992AA7" w:rsidRDefault="00992AA7" w:rsidP="00F22174">
      <w:pPr>
        <w:pStyle w:val="NormalWeb"/>
        <w:shd w:val="clear" w:color="auto" w:fill="FFFFFF"/>
        <w:spacing w:before="0" w:beforeAutospacing="0" w:after="0" w:afterAutospacing="0"/>
        <w:textAlignment w:val="baseline"/>
        <w:rPr>
          <w:rFonts w:ascii="inherit" w:hAnsi="inherit" w:cs="Arial"/>
          <w:color w:val="777777"/>
          <w:szCs w:val="20"/>
        </w:rPr>
      </w:pPr>
    </w:p>
    <w:p w14:paraId="39E9FA6D" w14:textId="4E487A85" w:rsidR="00C60CDF" w:rsidRDefault="00C60CDF" w:rsidP="003F66A5">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F66A5">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w:t>
      </w:r>
    </w:p>
    <w:p w14:paraId="67D34364" w14:textId="77777777" w:rsidR="00684A5A" w:rsidRDefault="00684A5A"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p>
    <w:p w14:paraId="54C0A348" w14:textId="0D720DD6" w:rsidR="00331C7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C91156">
        <w:rPr>
          <w:rFonts w:ascii="inherit" w:hAnsi="inherit" w:cs="Arial"/>
          <w:color w:val="ED7D31" w:themeColor="accent2"/>
          <w:sz w:val="26"/>
          <w:szCs w:val="20"/>
        </w:rPr>
        <w:t xml:space="preserve">Standard deviation is a measure of </w:t>
      </w:r>
      <w:proofErr w:type="spellStart"/>
      <w:r w:rsidRPr="00C91156">
        <w:rPr>
          <w:rFonts w:ascii="inherit" w:hAnsi="inherit" w:cs="Arial"/>
          <w:color w:val="ED7D31" w:themeColor="accent2"/>
          <w:sz w:val="26"/>
          <w:szCs w:val="20"/>
        </w:rPr>
        <w:t>dispersement</w:t>
      </w:r>
      <w:proofErr w:type="spellEnd"/>
      <w:r w:rsidRPr="00C91156">
        <w:rPr>
          <w:rFonts w:ascii="inherit" w:hAnsi="inherit" w:cs="Arial"/>
          <w:color w:val="ED7D31" w:themeColor="accent2"/>
          <w:sz w:val="26"/>
          <w:szCs w:val="20"/>
        </w:rPr>
        <w:t xml:space="preserve"> in statistics. “</w:t>
      </w:r>
      <w:proofErr w:type="spellStart"/>
      <w:r w:rsidRPr="00C91156">
        <w:rPr>
          <w:rFonts w:ascii="inherit" w:hAnsi="inherit" w:cs="Arial"/>
          <w:color w:val="ED7D31" w:themeColor="accent2"/>
          <w:sz w:val="26"/>
          <w:szCs w:val="20"/>
        </w:rPr>
        <w:t>Dispersement</w:t>
      </w:r>
      <w:proofErr w:type="spellEnd"/>
      <w:r w:rsidRPr="00C91156">
        <w:rPr>
          <w:rFonts w:ascii="inherit" w:hAnsi="inherit" w:cs="Arial"/>
          <w:color w:val="ED7D31" w:themeColor="accent2"/>
          <w:sz w:val="26"/>
          <w:szCs w:val="20"/>
        </w:rPr>
        <w:t>” tells you how much your data is spread out. Specifically, it shows you how much your data is spread out around the </w:t>
      </w:r>
      <w:hyperlink r:id="rId358" w:anchor="mean" w:history="1">
        <w:r w:rsidRPr="00C91156">
          <w:rPr>
            <w:rStyle w:val="Hyperlink"/>
            <w:rFonts w:ascii="inherit" w:hAnsi="inherit" w:cs="Arial"/>
            <w:color w:val="ED7D31" w:themeColor="accent2"/>
            <w:sz w:val="26"/>
            <w:szCs w:val="20"/>
            <w:bdr w:val="none" w:sz="0" w:space="0" w:color="auto" w:frame="1"/>
          </w:rPr>
          <w:t>mean</w:t>
        </w:r>
      </w:hyperlink>
      <w:r w:rsidRPr="00C91156">
        <w:rPr>
          <w:rFonts w:ascii="inherit" w:hAnsi="inherit" w:cs="Arial"/>
          <w:color w:val="ED7D31" w:themeColor="accent2"/>
          <w:sz w:val="26"/>
          <w:szCs w:val="20"/>
        </w:rPr>
        <w:t> or </w:t>
      </w:r>
      <w:hyperlink r:id="rId359" w:history="1">
        <w:r w:rsidRPr="00C91156">
          <w:rPr>
            <w:rStyle w:val="Hyperlink"/>
            <w:rFonts w:ascii="inherit" w:hAnsi="inherit" w:cs="Arial"/>
            <w:color w:val="ED7D31" w:themeColor="accent2"/>
            <w:sz w:val="26"/>
            <w:szCs w:val="20"/>
            <w:bdr w:val="none" w:sz="0" w:space="0" w:color="auto" w:frame="1"/>
          </w:rPr>
          <w:t>average</w:t>
        </w:r>
      </w:hyperlink>
      <w:r w:rsidRPr="00C91156">
        <w:rPr>
          <w:rFonts w:ascii="inherit" w:hAnsi="inherit" w:cs="Arial"/>
          <w:color w:val="777777"/>
          <w:sz w:val="26"/>
          <w:szCs w:val="20"/>
        </w:rPr>
        <w:t xml:space="preserve">. For example, are all your scores close to the average? Or are lots of scores way above (or way below) the </w:t>
      </w:r>
      <w:r w:rsidR="00331C78" w:rsidRPr="00C91156">
        <w:rPr>
          <w:rFonts w:ascii="inherit" w:hAnsi="inherit" w:cs="Arial"/>
          <w:color w:val="777777"/>
          <w:sz w:val="26"/>
          <w:szCs w:val="20"/>
        </w:rPr>
        <w:t>average score?</w:t>
      </w:r>
    </w:p>
    <w:p w14:paraId="04F08343" w14:textId="542AEA79" w:rsidR="00C60CDF" w:rsidRDefault="00C605F2"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Pr>
          <w:rFonts w:ascii="inherit" w:hAnsi="inherit" w:cs="Arial"/>
          <w:noProof/>
          <w:color w:val="777777"/>
          <w:sz w:val="26"/>
          <w:szCs w:val="20"/>
        </w:rPr>
        <w:lastRenderedPageBreak/>
        <w:drawing>
          <wp:inline distT="0" distB="0" distL="0" distR="0" wp14:anchorId="580CEF62" wp14:editId="1EAB8BA9">
            <wp:extent cx="4572000" cy="3429000"/>
            <wp:effectExtent l="0" t="0" r="0" b="0"/>
            <wp:docPr id="214" name="Video 214">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Video 214">
                      <a:hlinkClick r:id="rId360"/>
                    </pic:cNvPr>
                    <pic:cNvPicPr/>
                  </pic:nvPicPr>
                  <pic:blipFill>
                    <a:blip r:embed="rId36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eN3uvJ99V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E4E6F46" w14:textId="77777777" w:rsidR="00202D0C" w:rsidRPr="00C91156" w:rsidRDefault="00202D0C"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19E84FDF" w14:textId="4DEB5429" w:rsidR="00C60CDF" w:rsidRDefault="00C60CDF" w:rsidP="00C60CD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2D0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it Look Like on a Graph?</w:t>
      </w:r>
    </w:p>
    <w:p w14:paraId="58087F70" w14:textId="77777777" w:rsidR="00202D0C" w:rsidRPr="00202D0C" w:rsidRDefault="00202D0C" w:rsidP="00202D0C">
      <w:pPr>
        <w:rPr>
          <w:lang w:eastAsia="en-IN"/>
        </w:rPr>
      </w:pPr>
    </w:p>
    <w:p w14:paraId="004CF023" w14:textId="3C3595CD" w:rsidR="00C60CDF" w:rsidRPr="00A84664" w:rsidRDefault="00C60CDF"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A84664">
        <w:rPr>
          <w:rFonts w:ascii="inherit" w:hAnsi="inherit" w:cs="Arial"/>
          <w:color w:val="ED7D31" w:themeColor="accent2"/>
          <w:sz w:val="26"/>
          <w:szCs w:val="20"/>
        </w:rPr>
        <w:t>The </w:t>
      </w:r>
      <w:hyperlink r:id="rId362" w:history="1">
        <w:r w:rsidRPr="00A84664">
          <w:rPr>
            <w:rStyle w:val="Hyperlink"/>
            <w:rFonts w:ascii="inherit" w:hAnsi="inherit" w:cs="Arial"/>
            <w:color w:val="ED7D31" w:themeColor="accent2"/>
            <w:sz w:val="26"/>
            <w:szCs w:val="20"/>
            <w:bdr w:val="none" w:sz="0" w:space="0" w:color="auto" w:frame="1"/>
          </w:rPr>
          <w:t>bell curve</w:t>
        </w:r>
      </w:hyperlink>
      <w:r w:rsidRPr="00A84664">
        <w:rPr>
          <w:rFonts w:ascii="inherit" w:hAnsi="inherit" w:cs="Arial"/>
          <w:color w:val="ED7D31" w:themeColor="accent2"/>
          <w:sz w:val="26"/>
          <w:szCs w:val="20"/>
        </w:rPr>
        <w:t> (what statisticians call a “</w:t>
      </w:r>
      <w:hyperlink r:id="rId363" w:tgtFrame="_blank" w:history="1">
        <w:r w:rsidRPr="00A84664">
          <w:rPr>
            <w:rStyle w:val="Hyperlink"/>
            <w:rFonts w:ascii="inherit" w:hAnsi="inherit" w:cs="Arial"/>
            <w:color w:val="ED7D31" w:themeColor="accent2"/>
            <w:sz w:val="26"/>
            <w:szCs w:val="20"/>
            <w:bdr w:val="none" w:sz="0" w:space="0" w:color="auto" w:frame="1"/>
          </w:rPr>
          <w:t>normal distribution</w:t>
        </w:r>
      </w:hyperlink>
      <w:r w:rsidRPr="00A84664">
        <w:rPr>
          <w:rFonts w:ascii="inherit" w:hAnsi="inherit" w:cs="Arial"/>
          <w:color w:val="ED7D31" w:themeColor="accent2"/>
          <w:sz w:val="26"/>
          <w:szCs w:val="20"/>
        </w:rPr>
        <w:t>“) is commonly seen in statistics as a tool to understand standard deviation.</w:t>
      </w:r>
    </w:p>
    <w:p w14:paraId="6EC0A85F" w14:textId="77777777" w:rsidR="00A84664" w:rsidRPr="00A84664" w:rsidRDefault="00A84664"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22A52531" w14:textId="7008289D" w:rsidR="00C60CDF" w:rsidRPr="00A84664"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A84664">
        <w:rPr>
          <w:rFonts w:ascii="inherit" w:hAnsi="inherit" w:cs="Arial"/>
          <w:color w:val="777777"/>
          <w:sz w:val="26"/>
          <w:szCs w:val="20"/>
        </w:rPr>
        <w:t>The following graph of a </w:t>
      </w:r>
      <w:hyperlink r:id="rId364" w:history="1">
        <w:r w:rsidRPr="00A84664">
          <w:rPr>
            <w:rStyle w:val="Hyperlink"/>
            <w:rFonts w:ascii="inherit" w:hAnsi="inherit" w:cs="Arial"/>
            <w:color w:val="05A9C5"/>
            <w:sz w:val="26"/>
            <w:szCs w:val="20"/>
            <w:bdr w:val="none" w:sz="0" w:space="0" w:color="auto" w:frame="1"/>
          </w:rPr>
          <w:t>normal distribution</w:t>
        </w:r>
      </w:hyperlink>
      <w:r w:rsidRPr="00A84664">
        <w:rPr>
          <w:rFonts w:ascii="inherit" w:hAnsi="inherit" w:cs="Arial"/>
          <w:color w:val="777777"/>
          <w:sz w:val="26"/>
          <w:szCs w:val="20"/>
        </w:rPr>
        <w:t> represents a great deal of data in real life. The </w:t>
      </w:r>
      <w:hyperlink r:id="rId365" w:anchor="mean" w:history="1">
        <w:r w:rsidRPr="00A84664">
          <w:rPr>
            <w:rStyle w:val="Hyperlink"/>
            <w:rFonts w:ascii="inherit" w:hAnsi="inherit" w:cs="Arial"/>
            <w:color w:val="05A9C5"/>
            <w:sz w:val="26"/>
            <w:szCs w:val="20"/>
            <w:bdr w:val="none" w:sz="0" w:space="0" w:color="auto" w:frame="1"/>
          </w:rPr>
          <w:t>mean</w:t>
        </w:r>
      </w:hyperlink>
      <w:r w:rsidRPr="00A84664">
        <w:rPr>
          <w:rFonts w:ascii="inherit" w:hAnsi="inherit" w:cs="Arial"/>
          <w:color w:val="777777"/>
          <w:sz w:val="26"/>
          <w:szCs w:val="20"/>
        </w:rPr>
        <w:t xml:space="preserve">, or average, is represented by the Greek letter μ, in the </w:t>
      </w:r>
      <w:proofErr w:type="spellStart"/>
      <w:r w:rsidRPr="00A84664">
        <w:rPr>
          <w:rFonts w:ascii="inherit" w:hAnsi="inherit" w:cs="Arial"/>
          <w:color w:val="777777"/>
          <w:sz w:val="26"/>
          <w:szCs w:val="20"/>
        </w:rPr>
        <w:t>center</w:t>
      </w:r>
      <w:proofErr w:type="spellEnd"/>
      <w:r w:rsidRPr="00A84664">
        <w:rPr>
          <w:rFonts w:ascii="inherit" w:hAnsi="inherit" w:cs="Arial"/>
          <w:color w:val="777777"/>
          <w:sz w:val="26"/>
          <w:szCs w:val="20"/>
        </w:rPr>
        <w:t>. Each segment (</w:t>
      </w:r>
      <w:proofErr w:type="spellStart"/>
      <w:r w:rsidRPr="00A84664">
        <w:rPr>
          <w:rFonts w:ascii="inherit" w:hAnsi="inherit" w:cs="Arial"/>
          <w:color w:val="777777"/>
          <w:sz w:val="26"/>
          <w:szCs w:val="20"/>
        </w:rPr>
        <w:t>colored</w:t>
      </w:r>
      <w:proofErr w:type="spellEnd"/>
      <w:r w:rsidRPr="00A84664">
        <w:rPr>
          <w:rFonts w:ascii="inherit" w:hAnsi="inherit" w:cs="Arial"/>
          <w:color w:val="777777"/>
          <w:sz w:val="26"/>
          <w:szCs w:val="20"/>
        </w:rPr>
        <w:t xml:space="preserve"> in dark blue to light blue) represents one standard deviation away from the mean. For example, 2σ means two standard deviations from the mean.</w:t>
      </w:r>
    </w:p>
    <w:p w14:paraId="040B02A7" w14:textId="77777777" w:rsidR="00A84664" w:rsidRDefault="00A84664" w:rsidP="00C60CDF">
      <w:pPr>
        <w:pStyle w:val="NormalWeb"/>
        <w:shd w:val="clear" w:color="auto" w:fill="FFFFFF"/>
        <w:spacing w:before="0" w:beforeAutospacing="0" w:after="0" w:afterAutospacing="0"/>
        <w:textAlignment w:val="baseline"/>
        <w:rPr>
          <w:rFonts w:ascii="inherit" w:hAnsi="inherit" w:cs="Arial"/>
          <w:color w:val="777777"/>
          <w:sz w:val="20"/>
          <w:szCs w:val="20"/>
        </w:rPr>
      </w:pPr>
    </w:p>
    <w:p w14:paraId="34907E4D" w14:textId="79C10F10"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C9DABB6" wp14:editId="28C3C749">
            <wp:extent cx="3329940" cy="1668780"/>
            <wp:effectExtent l="0" t="0" r="3810" b="0"/>
            <wp:docPr id="209" name="Picture 209" descr="standard deviation">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ndard deviation">
                      <a:hlinkClick r:id="rId335"/>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329940" cy="166878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264A2C5C" w14:textId="1F148F2C" w:rsidR="00C60CDF" w:rsidRDefault="00C60CDF" w:rsidP="00B3121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1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w:t>
      </w:r>
    </w:p>
    <w:p w14:paraId="72C55516" w14:textId="77777777" w:rsidR="00B31213" w:rsidRPr="00B31213" w:rsidRDefault="00B31213" w:rsidP="00B31213">
      <w:pPr>
        <w:rPr>
          <w:lang w:eastAsia="en-IN"/>
        </w:rPr>
      </w:pPr>
    </w:p>
    <w:p w14:paraId="06949DD7" w14:textId="175E1F7C" w:rsidR="00C60CDF" w:rsidRDefault="00C60CDF" w:rsidP="00C60CDF">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C96BD1">
        <w:rPr>
          <w:rFonts w:ascii="inherit" w:hAnsi="inherit" w:cs="Arial"/>
          <w:color w:val="777777"/>
          <w:sz w:val="26"/>
          <w:szCs w:val="20"/>
        </w:rPr>
        <w:t>A </w:t>
      </w:r>
      <w:hyperlink r:id="rId367" w:history="1">
        <w:r w:rsidRPr="00C96BD1">
          <w:rPr>
            <w:rStyle w:val="Hyperlink"/>
            <w:rFonts w:ascii="inherit" w:hAnsi="inherit" w:cs="Arial"/>
            <w:color w:val="05A9C5"/>
            <w:sz w:val="26"/>
            <w:szCs w:val="20"/>
            <w:bdr w:val="none" w:sz="0" w:space="0" w:color="auto" w:frame="1"/>
          </w:rPr>
          <w:t>normal distribution curve</w:t>
        </w:r>
      </w:hyperlink>
      <w:r w:rsidRPr="00C96BD1">
        <w:rPr>
          <w:rFonts w:ascii="inherit" w:hAnsi="inherit" w:cs="Arial"/>
          <w:color w:val="777777"/>
          <w:sz w:val="26"/>
          <w:szCs w:val="20"/>
        </w:rPr>
        <w:t xml:space="preserve"> can represent hundreds of situations in real life. Have you ever noticed in class that most students get Cs while a few get As or Fs? </w:t>
      </w:r>
      <w:r w:rsidRPr="00C96BD1">
        <w:rPr>
          <w:rFonts w:ascii="inherit" w:hAnsi="inherit" w:cs="Arial"/>
          <w:color w:val="777777"/>
          <w:sz w:val="26"/>
          <w:szCs w:val="20"/>
        </w:rPr>
        <w:lastRenderedPageBreak/>
        <w:t xml:space="preserve">That can be </w:t>
      </w:r>
      <w:r w:rsidR="0010709F" w:rsidRPr="00C96BD1">
        <w:rPr>
          <w:rFonts w:ascii="inherit" w:hAnsi="inherit" w:cs="Arial"/>
          <w:color w:val="777777"/>
          <w:sz w:val="26"/>
          <w:szCs w:val="20"/>
        </w:rPr>
        <w:t>modelled</w:t>
      </w:r>
      <w:r w:rsidRPr="00C96BD1">
        <w:rPr>
          <w:rFonts w:ascii="inherit" w:hAnsi="inherit" w:cs="Arial"/>
          <w:color w:val="777777"/>
          <w:sz w:val="26"/>
          <w:szCs w:val="20"/>
        </w:rPr>
        <w:t xml:space="preserve"> with a bell curve. People’s weights, heights, nutrition habits and exercise regimens can also be </w:t>
      </w:r>
      <w:r w:rsidR="0010709F" w:rsidRPr="00C96BD1">
        <w:rPr>
          <w:rFonts w:ascii="inherit" w:hAnsi="inherit" w:cs="Arial"/>
          <w:color w:val="777777"/>
          <w:sz w:val="26"/>
          <w:szCs w:val="20"/>
        </w:rPr>
        <w:t>modelled</w:t>
      </w:r>
      <w:r w:rsidRPr="00C96BD1">
        <w:rPr>
          <w:rFonts w:ascii="inherit" w:hAnsi="inherit" w:cs="Arial"/>
          <w:color w:val="777777"/>
          <w:sz w:val="26"/>
          <w:szCs w:val="20"/>
        </w:rPr>
        <w:t xml:space="preserve"> with graphs </w:t>
      </w:r>
      <w:proofErr w:type="gramStart"/>
      <w:r w:rsidRPr="00C96BD1">
        <w:rPr>
          <w:rFonts w:ascii="inherit" w:hAnsi="inherit" w:cs="Arial"/>
          <w:color w:val="777777"/>
          <w:sz w:val="26"/>
          <w:szCs w:val="20"/>
        </w:rPr>
        <w:t>similar to</w:t>
      </w:r>
      <w:proofErr w:type="gramEnd"/>
      <w:r w:rsidRPr="00C96BD1">
        <w:rPr>
          <w:rFonts w:ascii="inherit" w:hAnsi="inherit" w:cs="Arial"/>
          <w:color w:val="777777"/>
          <w:sz w:val="26"/>
          <w:szCs w:val="20"/>
        </w:rPr>
        <w:t xml:space="preserve"> this one. That knowledge enables companies, schools and governments to make predictions about future </w:t>
      </w:r>
      <w:r w:rsidR="0010709F" w:rsidRPr="00C96BD1">
        <w:rPr>
          <w:rFonts w:ascii="inherit" w:hAnsi="inherit" w:cs="Arial"/>
          <w:color w:val="777777"/>
          <w:sz w:val="26"/>
          <w:szCs w:val="20"/>
        </w:rPr>
        <w:t>behaviour</w:t>
      </w:r>
      <w:r w:rsidRPr="00C96BD1">
        <w:rPr>
          <w:rFonts w:ascii="inherit" w:hAnsi="inherit" w:cs="Arial"/>
          <w:color w:val="777777"/>
          <w:sz w:val="26"/>
          <w:szCs w:val="20"/>
        </w:rPr>
        <w:t xml:space="preserve">. For </w:t>
      </w:r>
      <w:r w:rsidR="0010709F" w:rsidRPr="00C96BD1">
        <w:rPr>
          <w:rFonts w:ascii="inherit" w:hAnsi="inherit" w:cs="Arial"/>
          <w:color w:val="777777"/>
          <w:sz w:val="26"/>
          <w:szCs w:val="20"/>
        </w:rPr>
        <w:t>behaviours</w:t>
      </w:r>
      <w:r w:rsidRPr="00C96BD1">
        <w:rPr>
          <w:rFonts w:ascii="inherit" w:hAnsi="inherit" w:cs="Arial"/>
          <w:color w:val="777777"/>
          <w:sz w:val="26"/>
          <w:szCs w:val="20"/>
        </w:rPr>
        <w:t xml:space="preserve"> that fit this type of bell curve (like performance on the </w:t>
      </w:r>
      <w:hyperlink r:id="rId368" w:tgtFrame="_blank" w:history="1">
        <w:r w:rsidRPr="00C96BD1">
          <w:rPr>
            <w:rStyle w:val="Hyperlink"/>
            <w:rFonts w:ascii="inherit" w:hAnsi="inherit" w:cs="Arial"/>
            <w:color w:val="05A9C5"/>
            <w:sz w:val="26"/>
            <w:szCs w:val="20"/>
            <w:bdr w:val="none" w:sz="0" w:space="0" w:color="auto" w:frame="1"/>
          </w:rPr>
          <w:t>SAT</w:t>
        </w:r>
      </w:hyperlink>
      <w:r w:rsidRPr="00C96BD1">
        <w:rPr>
          <w:rFonts w:ascii="inherit" w:hAnsi="inherit" w:cs="Arial"/>
          <w:color w:val="777777"/>
          <w:sz w:val="26"/>
          <w:szCs w:val="20"/>
        </w:rPr>
        <w:t>), you’ll be able to predict that 34.1 + 34.1 = 68.2% of students will score very close to the average score, or </w:t>
      </w:r>
      <w:r w:rsidRPr="00C96BD1">
        <w:rPr>
          <w:rStyle w:val="Emphasis"/>
          <w:rFonts w:ascii="inherit" w:hAnsi="inherit" w:cs="Arial"/>
          <w:color w:val="777777"/>
          <w:sz w:val="26"/>
          <w:szCs w:val="20"/>
          <w:bdr w:val="none" w:sz="0" w:space="0" w:color="auto" w:frame="1"/>
        </w:rPr>
        <w:t>one standard deviation away from the </w:t>
      </w:r>
      <w:hyperlink r:id="rId369" w:history="1">
        <w:r w:rsidRPr="00C96BD1">
          <w:rPr>
            <w:rStyle w:val="Hyperlink"/>
            <w:rFonts w:ascii="inherit" w:hAnsi="inherit" w:cs="Arial"/>
            <w:i/>
            <w:iCs/>
            <w:color w:val="05A9C5"/>
            <w:sz w:val="26"/>
            <w:szCs w:val="20"/>
            <w:bdr w:val="none" w:sz="0" w:space="0" w:color="auto" w:frame="1"/>
          </w:rPr>
          <w:t>mean.</w:t>
        </w:r>
      </w:hyperlink>
    </w:p>
    <w:p w14:paraId="10EAA081" w14:textId="77777777" w:rsidR="00B31213" w:rsidRPr="00C96BD1" w:rsidRDefault="00B31213"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0E780179" w14:textId="141C4125" w:rsidR="00C60CDF" w:rsidRDefault="00C60CDF" w:rsidP="00B3121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3121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Sample Standard Deviation by Hand</w:t>
      </w:r>
    </w:p>
    <w:p w14:paraId="1AFBD879" w14:textId="77777777" w:rsidR="00B31213" w:rsidRPr="00B31213" w:rsidRDefault="00B31213" w:rsidP="00B31213">
      <w:pPr>
        <w:rPr>
          <w:lang w:eastAsia="en-IN"/>
        </w:rPr>
      </w:pPr>
    </w:p>
    <w:p w14:paraId="2CDD338F" w14:textId="77C4906B" w:rsidR="00C60CDF" w:rsidRDefault="00651DCA" w:rsidP="00C60CD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AE55C5F" wp14:editId="273A00A6">
            <wp:extent cx="4572000" cy="3429000"/>
            <wp:effectExtent l="0" t="0" r="0" b="0"/>
            <wp:docPr id="213" name="Video 213">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Video 213">
                      <a:hlinkClick r:id="rId370"/>
                    </pic:cNvPr>
                    <pic:cNvPicPr/>
                  </pic:nvPicPr>
                  <pic:blipFill>
                    <a:blip r:embed="rId37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zaMpDxYS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D0FBC0F" w14:textId="38B6E6E4" w:rsidR="00C60CDF" w:rsidRPr="004219EC" w:rsidRDefault="00C60CDF" w:rsidP="004219E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19E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for a Binomial</w:t>
      </w:r>
    </w:p>
    <w:p w14:paraId="5BC497FC" w14:textId="77777777" w:rsidR="004219EC" w:rsidRPr="004219EC" w:rsidRDefault="004219EC" w:rsidP="004219EC"/>
    <w:p w14:paraId="455D6E76" w14:textId="1609EC8D" w:rsidR="00C60CDF" w:rsidRDefault="00C60CDF" w:rsidP="00C60CDF">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E57D587" wp14:editId="77767240">
            <wp:extent cx="1432560" cy="1432560"/>
            <wp:effectExtent l="0" t="0" r="0" b="0"/>
            <wp:docPr id="205" name="Picture 205" descr="standard deviation binomial distribution">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ndard deviation binomial distribution">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C638514" w14:textId="77777777" w:rsidR="00C60CDF" w:rsidRDefault="00C60CDF" w:rsidP="00C60CD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coin toss can be a binomial experiment.</w:t>
      </w:r>
    </w:p>
    <w:p w14:paraId="00F50C70" w14:textId="77777777" w:rsidR="00C60CDF" w:rsidRPr="00492C27" w:rsidRDefault="00C60CDF" w:rsidP="00C60CDF">
      <w:pPr>
        <w:shd w:val="clear" w:color="auto" w:fill="FFFFFF"/>
        <w:textAlignment w:val="baseline"/>
        <w:rPr>
          <w:rFonts w:ascii="Arial" w:hAnsi="Arial" w:cs="Arial"/>
          <w:color w:val="777777"/>
          <w:sz w:val="28"/>
          <w:szCs w:val="20"/>
        </w:rPr>
      </w:pPr>
      <w:r>
        <w:rPr>
          <w:rFonts w:ascii="Arial" w:hAnsi="Arial" w:cs="Arial"/>
          <w:color w:val="777777"/>
          <w:sz w:val="20"/>
          <w:szCs w:val="20"/>
        </w:rPr>
        <w:br/>
      </w:r>
      <w:r w:rsidRPr="005740F5">
        <w:rPr>
          <w:rFonts w:ascii="Arial" w:hAnsi="Arial" w:cs="Arial"/>
          <w:color w:val="777777"/>
          <w:sz w:val="24"/>
          <w:szCs w:val="20"/>
        </w:rPr>
        <w:t>A </w:t>
      </w:r>
      <w:hyperlink r:id="rId374" w:history="1">
        <w:r w:rsidRPr="005740F5">
          <w:rPr>
            <w:rStyle w:val="Hyperlink"/>
            <w:rFonts w:ascii="inherit" w:hAnsi="inherit" w:cs="Arial"/>
            <w:color w:val="05A9C5"/>
            <w:sz w:val="24"/>
            <w:szCs w:val="20"/>
            <w:bdr w:val="none" w:sz="0" w:space="0" w:color="auto" w:frame="1"/>
          </w:rPr>
          <w:t>binomial distribution</w:t>
        </w:r>
      </w:hyperlink>
      <w:r w:rsidRPr="005740F5">
        <w:rPr>
          <w:rFonts w:ascii="Arial" w:hAnsi="Arial" w:cs="Arial"/>
          <w:color w:val="777777"/>
          <w:sz w:val="24"/>
          <w:szCs w:val="20"/>
        </w:rPr>
        <w:t xml:space="preserve"> is one of the simplest types of distributions in statistics. It’s a type of distribution where there is either success, or failure. For example, winning the </w:t>
      </w:r>
      <w:r w:rsidRPr="005740F5">
        <w:rPr>
          <w:rFonts w:ascii="Arial" w:hAnsi="Arial" w:cs="Arial"/>
          <w:color w:val="777777"/>
          <w:sz w:val="24"/>
          <w:szCs w:val="20"/>
        </w:rPr>
        <w:lastRenderedPageBreak/>
        <w:t>lottery: or not winning the lottery. You can find the standard deviation for a binomial distribution in two ways:</w:t>
      </w:r>
    </w:p>
    <w:p w14:paraId="53EAD2B1" w14:textId="77777777" w:rsidR="00C60CDF" w:rsidRPr="00492C27" w:rsidRDefault="00C60CDF" w:rsidP="008755CD">
      <w:pPr>
        <w:numPr>
          <w:ilvl w:val="0"/>
          <w:numId w:val="87"/>
        </w:numPr>
        <w:shd w:val="clear" w:color="auto" w:fill="FFFFFF"/>
        <w:spacing w:after="0" w:line="240" w:lineRule="auto"/>
        <w:ind w:left="450"/>
        <w:textAlignment w:val="baseline"/>
        <w:rPr>
          <w:rFonts w:ascii="inherit" w:hAnsi="inherit" w:cs="Arial"/>
          <w:color w:val="777777"/>
          <w:sz w:val="26"/>
          <w:szCs w:val="20"/>
        </w:rPr>
      </w:pPr>
      <w:r w:rsidRPr="00492C27">
        <w:rPr>
          <w:rFonts w:ascii="inherit" w:hAnsi="inherit" w:cs="Arial"/>
          <w:color w:val="777777"/>
          <w:sz w:val="26"/>
          <w:szCs w:val="20"/>
        </w:rPr>
        <w:t>With a formula</w:t>
      </w:r>
    </w:p>
    <w:p w14:paraId="72A1BE5E" w14:textId="39122FD7" w:rsidR="00C60CDF" w:rsidRDefault="00C60CDF" w:rsidP="008755CD">
      <w:pPr>
        <w:numPr>
          <w:ilvl w:val="0"/>
          <w:numId w:val="87"/>
        </w:numPr>
        <w:shd w:val="clear" w:color="auto" w:fill="FFFFFF"/>
        <w:spacing w:after="0" w:line="240" w:lineRule="auto"/>
        <w:ind w:left="450"/>
        <w:textAlignment w:val="baseline"/>
        <w:rPr>
          <w:rFonts w:ascii="inherit" w:hAnsi="inherit" w:cs="Arial"/>
          <w:color w:val="777777"/>
          <w:sz w:val="26"/>
          <w:szCs w:val="20"/>
        </w:rPr>
      </w:pPr>
      <w:r w:rsidRPr="00492C27">
        <w:rPr>
          <w:rFonts w:ascii="inherit" w:hAnsi="inherit" w:cs="Arial"/>
          <w:color w:val="777777"/>
          <w:sz w:val="26"/>
          <w:szCs w:val="20"/>
        </w:rPr>
        <w:t>With a </w:t>
      </w:r>
      <w:hyperlink r:id="rId375" w:history="1">
        <w:r w:rsidRPr="00492C27">
          <w:rPr>
            <w:rStyle w:val="Hyperlink"/>
            <w:rFonts w:ascii="inherit" w:hAnsi="inherit" w:cs="Arial"/>
            <w:color w:val="777777"/>
            <w:sz w:val="26"/>
            <w:szCs w:val="20"/>
            <w:bdr w:val="none" w:sz="0" w:space="0" w:color="auto" w:frame="1"/>
          </w:rPr>
          <w:t>probability distribution table</w:t>
        </w:r>
      </w:hyperlink>
      <w:r w:rsidRPr="00492C27">
        <w:rPr>
          <w:rFonts w:ascii="inherit" w:hAnsi="inherit" w:cs="Arial"/>
          <w:color w:val="777777"/>
          <w:sz w:val="26"/>
          <w:szCs w:val="20"/>
        </w:rPr>
        <w:t> (scroll down for the steps)</w:t>
      </w:r>
    </w:p>
    <w:p w14:paraId="09C20C99" w14:textId="77777777" w:rsidR="005740F5" w:rsidRPr="00492C27" w:rsidRDefault="005740F5" w:rsidP="005740F5">
      <w:pPr>
        <w:shd w:val="clear" w:color="auto" w:fill="FFFFFF"/>
        <w:spacing w:after="0" w:line="240" w:lineRule="auto"/>
        <w:ind w:left="450"/>
        <w:textAlignment w:val="baseline"/>
        <w:rPr>
          <w:rFonts w:ascii="inherit" w:hAnsi="inherit" w:cs="Arial"/>
          <w:color w:val="777777"/>
          <w:sz w:val="26"/>
          <w:szCs w:val="20"/>
        </w:rPr>
      </w:pPr>
    </w:p>
    <w:p w14:paraId="1FB3CA6B" w14:textId="77777777" w:rsidR="005740F5" w:rsidRPr="00461052" w:rsidRDefault="00C60CDF" w:rsidP="00C60CDF">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461052">
        <w:rPr>
          <w:rFonts w:ascii="inherit" w:hAnsi="inherit" w:cs="Arial"/>
          <w:color w:val="ED7D31" w:themeColor="accent2"/>
          <w:sz w:val="26"/>
          <w:szCs w:val="20"/>
        </w:rPr>
        <w:t>The formula to find the standard deviation for a binomial distribution is:</w:t>
      </w:r>
    </w:p>
    <w:p w14:paraId="4211214C" w14:textId="4F69326D"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492C27">
        <w:rPr>
          <w:rFonts w:ascii="inherit" w:hAnsi="inherit" w:cs="Arial"/>
          <w:color w:val="777777"/>
          <w:sz w:val="26"/>
          <w:szCs w:val="20"/>
        </w:rPr>
        <w:br/>
      </w:r>
      <w:r w:rsidRPr="00492C27">
        <w:rPr>
          <w:rFonts w:ascii="inherit" w:hAnsi="inherit" w:cs="Arial"/>
          <w:noProof/>
          <w:color w:val="05A9C5"/>
          <w:sz w:val="26"/>
          <w:szCs w:val="20"/>
          <w:bdr w:val="none" w:sz="0" w:space="0" w:color="auto" w:frame="1"/>
        </w:rPr>
        <w:drawing>
          <wp:inline distT="0" distB="0" distL="0" distR="0" wp14:anchorId="1AA7882B" wp14:editId="163E8FA3">
            <wp:extent cx="1036320" cy="243840"/>
            <wp:effectExtent l="0" t="0" r="0" b="3810"/>
            <wp:docPr id="204" name="Picture 204" descr="standard deviation binomial distribution">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ndard deviation binomial distribution">
                      <a:hlinkClick r:id="rId376"/>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036320" cy="243840"/>
                    </a:xfrm>
                    <a:prstGeom prst="rect">
                      <a:avLst/>
                    </a:prstGeom>
                    <a:noFill/>
                    <a:ln>
                      <a:noFill/>
                    </a:ln>
                  </pic:spPr>
                </pic:pic>
              </a:graphicData>
            </a:graphic>
          </wp:inline>
        </w:drawing>
      </w:r>
    </w:p>
    <w:p w14:paraId="11C06B59" w14:textId="77777777" w:rsidR="005740F5" w:rsidRPr="00492C27" w:rsidRDefault="005740F5"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263731E9" w14:textId="77777777" w:rsidR="00C60CDF" w:rsidRPr="00492C27" w:rsidRDefault="00C60CDF" w:rsidP="00C60CDF">
      <w:pPr>
        <w:pStyle w:val="NormalWeb"/>
        <w:shd w:val="clear" w:color="auto" w:fill="FFFFFF"/>
        <w:spacing w:before="0" w:beforeAutospacing="0" w:after="225" w:afterAutospacing="0"/>
        <w:textAlignment w:val="baseline"/>
        <w:rPr>
          <w:rFonts w:ascii="inherit" w:hAnsi="inherit" w:cs="Arial"/>
          <w:color w:val="777777"/>
          <w:sz w:val="26"/>
          <w:szCs w:val="20"/>
        </w:rPr>
      </w:pPr>
      <w:r w:rsidRPr="00492C27">
        <w:rPr>
          <w:rFonts w:ascii="inherit" w:hAnsi="inherit" w:cs="Arial"/>
          <w:color w:val="777777"/>
          <w:sz w:val="26"/>
          <w:szCs w:val="20"/>
        </w:rPr>
        <w:t>Watch the video or read the steps below:</w:t>
      </w:r>
    </w:p>
    <w:p w14:paraId="2E826E32" w14:textId="48B1F512" w:rsidR="00C60CDF" w:rsidRDefault="00651DCA" w:rsidP="00C60CD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E1387D5" wp14:editId="66516074">
            <wp:extent cx="4572000" cy="3429000"/>
            <wp:effectExtent l="0" t="0" r="0" b="0"/>
            <wp:docPr id="212" name="Video 212">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Video 212">
                      <a:hlinkClick r:id="rId378"/>
                    </pic:cNvPr>
                    <pic:cNvPicPr/>
                  </pic:nvPicPr>
                  <pic:blipFill>
                    <a:blip r:embed="rId37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sOdS4EJbZ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CCA30A1" w14:textId="77777777" w:rsidR="00C60CDF" w:rsidRPr="00CA3457" w:rsidRDefault="00C60CDF" w:rsidP="00C60CDF">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A345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question:</w:t>
      </w:r>
    </w:p>
    <w:p w14:paraId="53B880BB" w14:textId="77777777" w:rsidR="00C60CDF" w:rsidRPr="00CA3457" w:rsidRDefault="00C60CDF" w:rsidP="00C60CDF">
      <w:pPr>
        <w:pStyle w:val="NormalWeb"/>
        <w:shd w:val="clear" w:color="auto" w:fill="FFFFFF"/>
        <w:spacing w:before="0" w:beforeAutospacing="0" w:after="225" w:afterAutospacing="0"/>
        <w:textAlignment w:val="baseline"/>
        <w:rPr>
          <w:rFonts w:ascii="inherit" w:hAnsi="inherit" w:cs="Arial"/>
          <w:color w:val="777777"/>
          <w:szCs w:val="20"/>
        </w:rPr>
      </w:pPr>
      <w:r w:rsidRPr="00CA3457">
        <w:rPr>
          <w:rFonts w:ascii="inherit" w:hAnsi="inherit" w:cs="Arial"/>
          <w:color w:val="777777"/>
          <w:szCs w:val="20"/>
        </w:rPr>
        <w:t>Find the standard deviation for the following binomial distribution: flip a coin 1000 times to see how many heads you get.</w:t>
      </w:r>
    </w:p>
    <w:p w14:paraId="682F6384" w14:textId="7777777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1: </w:t>
      </w:r>
      <w:r w:rsidRPr="00CA3457">
        <w:rPr>
          <w:rFonts w:ascii="inherit" w:hAnsi="inherit" w:cs="Arial"/>
          <w:color w:val="777777"/>
          <w:szCs w:val="20"/>
        </w:rPr>
        <w:t xml:space="preserve">Identify n and p from the question. N is the number of trials (given as 1000) and p is the probability, which is .5 (you have a 50% chance of getting a </w:t>
      </w:r>
      <w:proofErr w:type="gramStart"/>
      <w:r w:rsidRPr="00CA3457">
        <w:rPr>
          <w:rFonts w:ascii="inherit" w:hAnsi="inherit" w:cs="Arial"/>
          <w:color w:val="777777"/>
          <w:szCs w:val="20"/>
        </w:rPr>
        <w:t>heads</w:t>
      </w:r>
      <w:proofErr w:type="gramEnd"/>
      <w:r w:rsidRPr="00CA3457">
        <w:rPr>
          <w:rFonts w:ascii="inherit" w:hAnsi="inherit" w:cs="Arial"/>
          <w:color w:val="777777"/>
          <w:szCs w:val="20"/>
        </w:rPr>
        <w:t xml:space="preserve"> in any coin flip).</w:t>
      </w:r>
    </w:p>
    <w:p w14:paraId="7D09BA22" w14:textId="7777777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Style w:val="Emphasis"/>
          <w:rFonts w:ascii="inherit" w:hAnsi="inherit" w:cs="Arial"/>
          <w:color w:val="777777"/>
          <w:szCs w:val="20"/>
          <w:bdr w:val="none" w:sz="0" w:space="0" w:color="auto" w:frame="1"/>
        </w:rPr>
        <w:t>At this point you can insert those numbers into the formula and solve. If formulas aren’t your forte, follow these additional steps:</w:t>
      </w:r>
    </w:p>
    <w:p w14:paraId="627976E7"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9369BDD" w14:textId="23CF4AE8"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2: </w:t>
      </w:r>
      <w:r w:rsidRPr="00CA3457">
        <w:rPr>
          <w:rFonts w:ascii="inherit" w:hAnsi="inherit" w:cs="Arial"/>
          <w:color w:val="777777"/>
          <w:szCs w:val="20"/>
        </w:rPr>
        <w:t>Multiply n by p:</w:t>
      </w:r>
      <w:r w:rsidRPr="00CA3457">
        <w:rPr>
          <w:rFonts w:ascii="inherit" w:hAnsi="inherit" w:cs="Arial"/>
          <w:color w:val="777777"/>
          <w:szCs w:val="20"/>
        </w:rPr>
        <w:br/>
        <w:t>1000 * .5 = 500.</w:t>
      </w:r>
    </w:p>
    <w:p w14:paraId="111D27AA"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F0674AE" w14:textId="68D366D7"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3: </w:t>
      </w:r>
      <w:r w:rsidRPr="00CA3457">
        <w:rPr>
          <w:rFonts w:ascii="inherit" w:hAnsi="inherit" w:cs="Arial"/>
          <w:color w:val="777777"/>
          <w:szCs w:val="20"/>
        </w:rPr>
        <w:t>Subtract “p” from 1:</w:t>
      </w:r>
      <w:r w:rsidRPr="00CA3457">
        <w:rPr>
          <w:rFonts w:ascii="inherit" w:hAnsi="inherit" w:cs="Arial"/>
          <w:color w:val="777777"/>
          <w:szCs w:val="20"/>
        </w:rPr>
        <w:br/>
        <w:t>1 – .5 = .5.</w:t>
      </w:r>
    </w:p>
    <w:p w14:paraId="342AE69F"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5B719BD" w14:textId="26876B44"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lastRenderedPageBreak/>
        <w:t>Step 4: </w:t>
      </w:r>
      <w:r w:rsidRPr="00CA3457">
        <w:rPr>
          <w:rFonts w:ascii="inherit" w:hAnsi="inherit" w:cs="Arial"/>
          <w:color w:val="777777"/>
          <w:szCs w:val="20"/>
        </w:rPr>
        <w:t>Multiply Step 2 by Step 3: 500 * .5 = 250.</w:t>
      </w:r>
    </w:p>
    <w:p w14:paraId="22EC6847" w14:textId="77777777" w:rsidR="00CA3457" w:rsidRDefault="00CA3457" w:rsidP="00C60CDF">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C636265" w14:textId="6CDE3036" w:rsidR="00C60CDF" w:rsidRPr="00CA3457" w:rsidRDefault="00C60CDF" w:rsidP="00C60CDF">
      <w:pPr>
        <w:pStyle w:val="NormalWeb"/>
        <w:shd w:val="clear" w:color="auto" w:fill="FFFFFF"/>
        <w:spacing w:before="0" w:beforeAutospacing="0" w:after="0" w:afterAutospacing="0"/>
        <w:textAlignment w:val="baseline"/>
        <w:rPr>
          <w:rFonts w:ascii="inherit" w:hAnsi="inherit" w:cs="Arial"/>
          <w:color w:val="777777"/>
          <w:szCs w:val="20"/>
        </w:rPr>
      </w:pPr>
      <w:r w:rsidRPr="00CA3457">
        <w:rPr>
          <w:rFonts w:ascii="inherit" w:hAnsi="inherit" w:cs="Arial"/>
          <w:color w:val="0000FF"/>
          <w:szCs w:val="20"/>
          <w:bdr w:val="none" w:sz="0" w:space="0" w:color="auto" w:frame="1"/>
        </w:rPr>
        <w:t>Step 5: </w:t>
      </w:r>
      <w:r w:rsidRPr="00CA3457">
        <w:rPr>
          <w:rFonts w:ascii="inherit" w:hAnsi="inherit" w:cs="Arial"/>
          <w:color w:val="777777"/>
          <w:szCs w:val="20"/>
        </w:rPr>
        <w:t>Take the square root of Step 4:</w:t>
      </w:r>
      <w:r w:rsidRPr="00CA3457">
        <w:rPr>
          <w:rFonts w:ascii="inherit" w:hAnsi="inherit" w:cs="Arial"/>
          <w:color w:val="777777"/>
          <w:szCs w:val="20"/>
        </w:rPr>
        <w:br/>
        <w:t>√ 250 = 15.81.</w:t>
      </w:r>
    </w:p>
    <w:p w14:paraId="49987424" w14:textId="065ED9F0" w:rsidR="006A1124" w:rsidRDefault="00C60CDF" w:rsidP="006A1124">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A3457">
        <w:rPr>
          <w:rStyle w:val="Emphasis"/>
          <w:rFonts w:ascii="inherit" w:hAnsi="inherit" w:cs="Arial"/>
          <w:color w:val="777777"/>
          <w:szCs w:val="20"/>
          <w:bdr w:val="none" w:sz="0" w:space="0" w:color="auto" w:frame="1"/>
        </w:rPr>
        <w:t>That’s it!</w:t>
      </w:r>
    </w:p>
    <w:p w14:paraId="7FDB7FCF" w14:textId="77777777" w:rsidR="006A1124" w:rsidRPr="006A1124" w:rsidRDefault="006A1124" w:rsidP="006A1124">
      <w:pPr>
        <w:pStyle w:val="NormalWeb"/>
        <w:shd w:val="clear" w:color="auto" w:fill="FFFFFF"/>
        <w:spacing w:before="0" w:beforeAutospacing="0" w:after="0" w:afterAutospacing="0"/>
        <w:textAlignment w:val="baseline"/>
        <w:rPr>
          <w:rFonts w:ascii="inherit" w:hAnsi="inherit" w:cs="Arial"/>
          <w:color w:val="777777"/>
          <w:szCs w:val="20"/>
        </w:rPr>
      </w:pPr>
    </w:p>
    <w:p w14:paraId="5063D01E" w14:textId="45BA25C0" w:rsidR="00C60CDF" w:rsidRDefault="00C60CDF" w:rsidP="006A112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A112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of Discrete Random Variables</w:t>
      </w:r>
    </w:p>
    <w:p w14:paraId="11471AA2" w14:textId="77777777" w:rsidR="009515FA" w:rsidRPr="009515FA" w:rsidRDefault="009515FA" w:rsidP="009515FA">
      <w:pPr>
        <w:rPr>
          <w:lang w:eastAsia="en-IN"/>
        </w:rPr>
      </w:pPr>
    </w:p>
    <w:p w14:paraId="1A88CD18" w14:textId="77777777" w:rsid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777777"/>
          <w:sz w:val="26"/>
          <w:szCs w:val="20"/>
        </w:rPr>
        <w:t>With discrete </w:t>
      </w:r>
      <w:hyperlink r:id="rId380" w:history="1">
        <w:r w:rsidRPr="009515FA">
          <w:rPr>
            <w:rStyle w:val="Hyperlink"/>
            <w:rFonts w:ascii="inherit" w:hAnsi="inherit" w:cs="Arial"/>
            <w:color w:val="05A9C5"/>
            <w:sz w:val="26"/>
            <w:szCs w:val="20"/>
            <w:bdr w:val="none" w:sz="0" w:space="0" w:color="auto" w:frame="1"/>
          </w:rPr>
          <w:t>random variables</w:t>
        </w:r>
      </w:hyperlink>
      <w:r w:rsidRPr="009515FA">
        <w:rPr>
          <w:rFonts w:ascii="inherit" w:hAnsi="inherit" w:cs="Arial"/>
          <w:color w:val="777777"/>
          <w:sz w:val="26"/>
          <w:szCs w:val="20"/>
        </w:rPr>
        <w:t>, sometimes you’re given a </w:t>
      </w:r>
      <w:hyperlink r:id="rId381" w:history="1">
        <w:r w:rsidRPr="009515FA">
          <w:rPr>
            <w:rStyle w:val="Hyperlink"/>
            <w:rFonts w:ascii="inherit" w:hAnsi="inherit" w:cs="Arial"/>
            <w:color w:val="05A9C5"/>
            <w:sz w:val="26"/>
            <w:szCs w:val="20"/>
            <w:bdr w:val="none" w:sz="0" w:space="0" w:color="auto" w:frame="1"/>
          </w:rPr>
          <w:t>probability distribution table</w:t>
        </w:r>
      </w:hyperlink>
      <w:r w:rsidRPr="009515FA">
        <w:rPr>
          <w:rFonts w:ascii="inherit" w:hAnsi="inherit" w:cs="Arial"/>
          <w:color w:val="777777"/>
          <w:sz w:val="26"/>
          <w:szCs w:val="20"/>
        </w:rPr>
        <w:t xml:space="preserve"> instead of “p” and “n”. </w:t>
      </w:r>
      <w:proofErr w:type="gramStart"/>
      <w:r w:rsidRPr="009515FA">
        <w:rPr>
          <w:rFonts w:ascii="inherit" w:hAnsi="inherit" w:cs="Arial"/>
          <w:color w:val="777777"/>
          <w:sz w:val="26"/>
          <w:szCs w:val="20"/>
        </w:rPr>
        <w:t>As long as</w:t>
      </w:r>
      <w:proofErr w:type="gramEnd"/>
      <w:r w:rsidRPr="009515FA">
        <w:rPr>
          <w:rFonts w:ascii="inherit" w:hAnsi="inherit" w:cs="Arial"/>
          <w:color w:val="777777"/>
          <w:sz w:val="26"/>
          <w:szCs w:val="20"/>
        </w:rPr>
        <w:t xml:space="preserve"> you have a table you can calculate the </w:t>
      </w:r>
      <w:r w:rsidRPr="003E03FE">
        <w:rPr>
          <w:rFonts w:ascii="inherit" w:hAnsi="inherit" w:cs="Arial"/>
          <w:color w:val="ED7D31" w:themeColor="accent2"/>
          <w:sz w:val="26"/>
          <w:szCs w:val="20"/>
        </w:rPr>
        <w:t>standard deviation of discrete random variables with this formula</w:t>
      </w:r>
      <w:r w:rsidRPr="009515FA">
        <w:rPr>
          <w:rFonts w:ascii="inherit" w:hAnsi="inherit" w:cs="Arial"/>
          <w:color w:val="777777"/>
          <w:sz w:val="26"/>
          <w:szCs w:val="20"/>
        </w:rPr>
        <w:t>:</w:t>
      </w:r>
    </w:p>
    <w:p w14:paraId="2033DFE6" w14:textId="0D30D78E" w:rsidR="00C60CDF"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777777"/>
          <w:sz w:val="26"/>
          <w:szCs w:val="20"/>
        </w:rPr>
        <w:br/>
      </w:r>
      <w:r w:rsidRPr="009515FA">
        <w:rPr>
          <w:rFonts w:ascii="inherit" w:hAnsi="inherit" w:cs="Arial"/>
          <w:noProof/>
          <w:color w:val="05A9C5"/>
          <w:sz w:val="26"/>
          <w:szCs w:val="20"/>
          <w:bdr w:val="none" w:sz="0" w:space="0" w:color="auto" w:frame="1"/>
        </w:rPr>
        <w:drawing>
          <wp:inline distT="0" distB="0" distL="0" distR="0" wp14:anchorId="5E12E2A4" wp14:editId="7768A8D0">
            <wp:extent cx="1508760" cy="335280"/>
            <wp:effectExtent l="0" t="0" r="0" b="7620"/>
            <wp:docPr id="202" name="Picture 202" descr="standard deviation discrete random variable">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ndard deviation discrete random variable">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508760" cy="335280"/>
                    </a:xfrm>
                    <a:prstGeom prst="rect">
                      <a:avLst/>
                    </a:prstGeom>
                    <a:noFill/>
                    <a:ln>
                      <a:noFill/>
                    </a:ln>
                  </pic:spPr>
                </pic:pic>
              </a:graphicData>
            </a:graphic>
          </wp:inline>
        </w:drawing>
      </w:r>
    </w:p>
    <w:p w14:paraId="25CA2127" w14:textId="77777777" w:rsidR="009515FA" w:rsidRPr="009515FA" w:rsidRDefault="009515FA"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01213B99" w14:textId="77777777"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Style w:val="Strong"/>
          <w:rFonts w:ascii="inherit" w:eastAsiaTheme="majorEastAsia" w:hAnsi="inherit" w:cs="Arial"/>
          <w:color w:val="777777"/>
          <w:sz w:val="26"/>
          <w:szCs w:val="20"/>
          <w:bdr w:val="none" w:sz="0" w:space="0" w:color="auto" w:frame="1"/>
        </w:rPr>
        <w:t>Example question: </w:t>
      </w:r>
      <w:r w:rsidRPr="009515FA">
        <w:rPr>
          <w:rFonts w:ascii="inherit" w:hAnsi="inherit" w:cs="Arial"/>
          <w:color w:val="777777"/>
          <w:sz w:val="26"/>
          <w:szCs w:val="20"/>
        </w:rPr>
        <w:t>Find the standard deviation of the discrete random variables shown in the following table, which represents flipping three coins:</w:t>
      </w:r>
    </w:p>
    <w:p w14:paraId="72F8032B" w14:textId="19300060"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noProof/>
          <w:color w:val="05A9C5"/>
          <w:sz w:val="26"/>
          <w:szCs w:val="20"/>
          <w:bdr w:val="none" w:sz="0" w:space="0" w:color="auto" w:frame="1"/>
        </w:rPr>
        <w:drawing>
          <wp:inline distT="0" distB="0" distL="0" distR="0" wp14:anchorId="158D8A7E" wp14:editId="4B9473EC">
            <wp:extent cx="2857500" cy="304800"/>
            <wp:effectExtent l="0" t="0" r="0" b="0"/>
            <wp:docPr id="201" name="Picture 201" descr="standard deviation discrete random variable">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ndard deviation discrete random variable">
                      <a:hlinkClick r:id="rId384"/>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857500" cy="304800"/>
                    </a:xfrm>
                    <a:prstGeom prst="rect">
                      <a:avLst/>
                    </a:prstGeom>
                    <a:noFill/>
                    <a:ln>
                      <a:noFill/>
                    </a:ln>
                  </pic:spPr>
                </pic:pic>
              </a:graphicData>
            </a:graphic>
          </wp:inline>
        </w:drawing>
      </w:r>
    </w:p>
    <w:p w14:paraId="3A6EE741" w14:textId="77777777" w:rsidR="009515FA" w:rsidRDefault="009515FA" w:rsidP="00C60CDF">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F9E775E" w14:textId="5666A258"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1: </w:t>
      </w:r>
      <w:r w:rsidRPr="009515FA">
        <w:rPr>
          <w:rFonts w:ascii="inherit" w:hAnsi="inherit" w:cs="Arial"/>
          <w:color w:val="777777"/>
          <w:sz w:val="26"/>
          <w:szCs w:val="20"/>
        </w:rPr>
        <w:t>Find the </w:t>
      </w:r>
      <w:hyperlink r:id="rId386" w:anchor="mean" w:history="1">
        <w:r w:rsidRPr="009515FA">
          <w:rPr>
            <w:rStyle w:val="Hyperlink"/>
            <w:rFonts w:ascii="inherit" w:hAnsi="inherit" w:cs="Arial"/>
            <w:color w:val="05A9C5"/>
            <w:sz w:val="26"/>
            <w:szCs w:val="20"/>
            <w:bdr w:val="none" w:sz="0" w:space="0" w:color="auto" w:frame="1"/>
          </w:rPr>
          <w:t>mean </w:t>
        </w:r>
      </w:hyperlink>
      <w:r w:rsidRPr="009515FA">
        <w:rPr>
          <w:rFonts w:ascii="inherit" w:hAnsi="inherit" w:cs="Arial"/>
          <w:color w:val="777777"/>
          <w:sz w:val="26"/>
          <w:szCs w:val="20"/>
        </w:rPr>
        <w:t>(this is also called the </w:t>
      </w:r>
      <w:hyperlink r:id="rId387" w:history="1">
        <w:r w:rsidRPr="009515FA">
          <w:rPr>
            <w:rStyle w:val="Hyperlink"/>
            <w:rFonts w:ascii="inherit" w:hAnsi="inherit" w:cs="Arial"/>
            <w:color w:val="05A9C5"/>
            <w:sz w:val="26"/>
            <w:szCs w:val="20"/>
            <w:bdr w:val="none" w:sz="0" w:space="0" w:color="auto" w:frame="1"/>
          </w:rPr>
          <w:t>expected value</w:t>
        </w:r>
      </w:hyperlink>
      <w:r w:rsidRPr="009515FA">
        <w:rPr>
          <w:rFonts w:ascii="inherit" w:hAnsi="inherit" w:cs="Arial"/>
          <w:color w:val="777777"/>
          <w:sz w:val="26"/>
          <w:szCs w:val="20"/>
        </w:rPr>
        <w:t>) by multiplying the probabilities by x in each column and adding them all up:</w:t>
      </w:r>
      <w:r w:rsidRPr="009515FA">
        <w:rPr>
          <w:rFonts w:ascii="inherit" w:hAnsi="inherit" w:cs="Arial"/>
          <w:color w:val="777777"/>
          <w:sz w:val="26"/>
          <w:szCs w:val="20"/>
        </w:rPr>
        <w:br/>
        <w:t>μ = (0 * 0.125) + (1 * 0.375) + (2 * 0.375) + (3 * 0.125) = 1.5</w:t>
      </w:r>
    </w:p>
    <w:p w14:paraId="682D445F" w14:textId="77777777" w:rsidR="009515FA" w:rsidRDefault="009515FA" w:rsidP="00C60CDF">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6D5621FE" w14:textId="4BAA87EC"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2: </w:t>
      </w:r>
      <w:r w:rsidRPr="009515FA">
        <w:rPr>
          <w:rFonts w:ascii="inherit" w:hAnsi="inherit" w:cs="Arial"/>
          <w:color w:val="777777"/>
          <w:sz w:val="26"/>
          <w:szCs w:val="20"/>
        </w:rPr>
        <w:t>work the inner part of the above equation, without the square root:</w:t>
      </w:r>
    </w:p>
    <w:p w14:paraId="1C630D1B"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((0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xml:space="preserve"> * </w:t>
      </w:r>
      <w:proofErr w:type="gramStart"/>
      <w:r w:rsidRPr="009515FA">
        <w:rPr>
          <w:rFonts w:ascii="inherit" w:hAnsi="inherit" w:cs="Arial"/>
          <w:color w:val="777777"/>
          <w:sz w:val="26"/>
          <w:szCs w:val="20"/>
        </w:rPr>
        <w:t>0.125 )</w:t>
      </w:r>
      <w:proofErr w:type="gramEnd"/>
      <w:r w:rsidRPr="009515FA">
        <w:rPr>
          <w:rFonts w:ascii="inherit" w:hAnsi="inherit" w:cs="Arial"/>
          <w:color w:val="777777"/>
          <w:sz w:val="26"/>
          <w:szCs w:val="20"/>
        </w:rPr>
        <w:t xml:space="preserve"> +</w:t>
      </w:r>
    </w:p>
    <w:p w14:paraId="1EFA73CA"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((1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xml:space="preserve"> * </w:t>
      </w:r>
      <w:proofErr w:type="gramStart"/>
      <w:r w:rsidRPr="009515FA">
        <w:rPr>
          <w:rFonts w:ascii="inherit" w:hAnsi="inherit" w:cs="Arial"/>
          <w:color w:val="777777"/>
          <w:sz w:val="26"/>
          <w:szCs w:val="20"/>
        </w:rPr>
        <w:t>0.375 )</w:t>
      </w:r>
      <w:proofErr w:type="gramEnd"/>
      <w:r w:rsidRPr="009515FA">
        <w:rPr>
          <w:rFonts w:ascii="inherit" w:hAnsi="inherit" w:cs="Arial"/>
          <w:color w:val="777777"/>
          <w:sz w:val="26"/>
          <w:szCs w:val="20"/>
        </w:rPr>
        <w:t xml:space="preserve"> +</w:t>
      </w:r>
    </w:p>
    <w:p w14:paraId="0938E1F4"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((2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xml:space="preserve"> * </w:t>
      </w:r>
      <w:proofErr w:type="gramStart"/>
      <w:r w:rsidRPr="009515FA">
        <w:rPr>
          <w:rFonts w:ascii="inherit" w:hAnsi="inherit" w:cs="Arial"/>
          <w:color w:val="777777"/>
          <w:sz w:val="26"/>
          <w:szCs w:val="20"/>
        </w:rPr>
        <w:t>0.375 )</w:t>
      </w:r>
      <w:proofErr w:type="gramEnd"/>
      <w:r w:rsidRPr="009515FA">
        <w:rPr>
          <w:rFonts w:ascii="inherit" w:hAnsi="inherit" w:cs="Arial"/>
          <w:color w:val="777777"/>
          <w:sz w:val="26"/>
          <w:szCs w:val="20"/>
        </w:rPr>
        <w:t xml:space="preserve"> +</w:t>
      </w:r>
    </w:p>
    <w:p w14:paraId="664111C0"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((3 – 1.5)</w:t>
      </w:r>
      <w:r w:rsidRPr="009515FA">
        <w:rPr>
          <w:rFonts w:ascii="inherit" w:hAnsi="inherit" w:cs="Arial"/>
          <w:color w:val="777777"/>
          <w:sz w:val="21"/>
          <w:szCs w:val="15"/>
          <w:bdr w:val="none" w:sz="0" w:space="0" w:color="auto" w:frame="1"/>
          <w:vertAlign w:val="superscript"/>
        </w:rPr>
        <w:t>2</w:t>
      </w:r>
      <w:r w:rsidRPr="009515FA">
        <w:rPr>
          <w:rFonts w:ascii="inherit" w:hAnsi="inherit" w:cs="Arial"/>
          <w:color w:val="777777"/>
          <w:sz w:val="26"/>
          <w:szCs w:val="20"/>
        </w:rPr>
        <w:t xml:space="preserve"> * </w:t>
      </w:r>
      <w:proofErr w:type="gramStart"/>
      <w:r w:rsidRPr="009515FA">
        <w:rPr>
          <w:rFonts w:ascii="inherit" w:hAnsi="inherit" w:cs="Arial"/>
          <w:color w:val="777777"/>
          <w:sz w:val="26"/>
          <w:szCs w:val="20"/>
        </w:rPr>
        <w:t>0.125 )</w:t>
      </w:r>
      <w:proofErr w:type="gramEnd"/>
      <w:r w:rsidRPr="009515FA">
        <w:rPr>
          <w:rFonts w:ascii="inherit" w:hAnsi="inherit" w:cs="Arial"/>
          <w:color w:val="777777"/>
          <w:sz w:val="26"/>
          <w:szCs w:val="20"/>
        </w:rPr>
        <w:t xml:space="preserve"> +</w:t>
      </w:r>
    </w:p>
    <w:p w14:paraId="6952D0DC" w14:textId="77777777" w:rsidR="00C60CDF" w:rsidRPr="009515FA" w:rsidRDefault="00C60CDF" w:rsidP="008755CD">
      <w:pPr>
        <w:numPr>
          <w:ilvl w:val="0"/>
          <w:numId w:val="88"/>
        </w:numPr>
        <w:shd w:val="clear" w:color="auto" w:fill="FFFFFF"/>
        <w:spacing w:after="0" w:line="240" w:lineRule="auto"/>
        <w:ind w:left="450"/>
        <w:textAlignment w:val="baseline"/>
        <w:rPr>
          <w:rFonts w:ascii="inherit" w:hAnsi="inherit" w:cs="Arial"/>
          <w:color w:val="777777"/>
          <w:sz w:val="26"/>
          <w:szCs w:val="20"/>
        </w:rPr>
      </w:pPr>
      <w:r w:rsidRPr="009515FA">
        <w:rPr>
          <w:rFonts w:ascii="inherit" w:hAnsi="inherit" w:cs="Arial"/>
          <w:color w:val="777777"/>
          <w:sz w:val="26"/>
          <w:szCs w:val="20"/>
        </w:rPr>
        <w:t>= 0.75</w:t>
      </w:r>
    </w:p>
    <w:p w14:paraId="29236728" w14:textId="77777777" w:rsidR="00C60CDF" w:rsidRPr="009515FA"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9515FA">
        <w:rPr>
          <w:rFonts w:ascii="inherit" w:hAnsi="inherit" w:cs="Arial"/>
          <w:color w:val="0000FF"/>
          <w:sz w:val="26"/>
          <w:szCs w:val="20"/>
          <w:bdr w:val="none" w:sz="0" w:space="0" w:color="auto" w:frame="1"/>
        </w:rPr>
        <w:t>Step 3: </w:t>
      </w:r>
      <w:r w:rsidRPr="009515FA">
        <w:rPr>
          <w:rFonts w:ascii="inherit" w:hAnsi="inherit" w:cs="Arial"/>
          <w:color w:val="777777"/>
          <w:sz w:val="26"/>
          <w:szCs w:val="20"/>
        </w:rPr>
        <w:t>Take the square root of Step 2:</w:t>
      </w:r>
      <w:r w:rsidRPr="009515FA">
        <w:rPr>
          <w:rFonts w:ascii="inherit" w:hAnsi="inherit" w:cs="Arial"/>
          <w:color w:val="777777"/>
          <w:sz w:val="26"/>
          <w:szCs w:val="20"/>
        </w:rPr>
        <w:br/>
        <w:t>σ = √ 0.75 = 0.8660254.</w:t>
      </w:r>
    </w:p>
    <w:p w14:paraId="4E393E33" w14:textId="45BE31F3" w:rsidR="00C60CDF" w:rsidRDefault="00C60CDF" w:rsidP="00C60CDF">
      <w:pPr>
        <w:pStyle w:val="NormalWeb"/>
        <w:shd w:val="clear" w:color="auto" w:fill="FFFFFF"/>
        <w:spacing w:before="0" w:beforeAutospacing="0" w:after="0" w:afterAutospacing="0"/>
        <w:textAlignment w:val="baseline"/>
        <w:rPr>
          <w:rStyle w:val="Emphasis"/>
          <w:rFonts w:ascii="inherit" w:hAnsi="inherit" w:cs="Arial"/>
          <w:color w:val="777777"/>
          <w:sz w:val="26"/>
          <w:szCs w:val="20"/>
          <w:bdr w:val="none" w:sz="0" w:space="0" w:color="auto" w:frame="1"/>
        </w:rPr>
      </w:pPr>
      <w:r w:rsidRPr="009515FA">
        <w:rPr>
          <w:rStyle w:val="Emphasis"/>
          <w:rFonts w:ascii="inherit" w:hAnsi="inherit" w:cs="Arial"/>
          <w:color w:val="777777"/>
          <w:sz w:val="26"/>
          <w:szCs w:val="20"/>
          <w:bdr w:val="none" w:sz="0" w:space="0" w:color="auto" w:frame="1"/>
        </w:rPr>
        <w:t>That’s it!</w:t>
      </w:r>
    </w:p>
    <w:p w14:paraId="2C8F0521" w14:textId="77777777" w:rsidR="00987809" w:rsidRPr="009515FA" w:rsidRDefault="00987809" w:rsidP="00C60CDF">
      <w:pPr>
        <w:pStyle w:val="NormalWeb"/>
        <w:shd w:val="clear" w:color="auto" w:fill="FFFFFF"/>
        <w:spacing w:before="0" w:beforeAutospacing="0" w:after="0" w:afterAutospacing="0"/>
        <w:textAlignment w:val="baseline"/>
        <w:rPr>
          <w:rFonts w:ascii="inherit" w:hAnsi="inherit" w:cs="Arial"/>
          <w:color w:val="777777"/>
          <w:sz w:val="26"/>
          <w:szCs w:val="20"/>
        </w:rPr>
      </w:pPr>
    </w:p>
    <w:p w14:paraId="6D6E0B01" w14:textId="77777777" w:rsidR="00C60CDF" w:rsidRPr="00987809" w:rsidRDefault="00C60CDF" w:rsidP="0098780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780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Deviation for a </w:t>
      </w:r>
      <w:r w:rsidRPr="00987809">
        <w:rPr>
          <w:rFonts w:ascii="Arial" w:eastAsia="Times New Roman" w:hAnsi="Arial"/>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Frequency Distribution</w:t>
      </w:r>
    </w:p>
    <w:p w14:paraId="60CDF46E" w14:textId="77777777" w:rsidR="000E0128" w:rsidRDefault="000E0128" w:rsidP="00C60CDF">
      <w:pPr>
        <w:pStyle w:val="NormalWeb"/>
        <w:shd w:val="clear" w:color="auto" w:fill="FFFFFF"/>
        <w:spacing w:before="0" w:beforeAutospacing="0" w:after="0" w:afterAutospacing="0"/>
        <w:textAlignment w:val="baseline"/>
        <w:rPr>
          <w:rFonts w:ascii="inherit" w:hAnsi="inherit" w:cs="Arial"/>
          <w:color w:val="777777"/>
          <w:sz w:val="20"/>
          <w:szCs w:val="20"/>
        </w:rPr>
      </w:pPr>
    </w:p>
    <w:p w14:paraId="5EA579D3" w14:textId="77777777" w:rsidR="000E012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0E0128">
        <w:rPr>
          <w:rFonts w:ascii="inherit" w:hAnsi="inherit" w:cs="Arial"/>
          <w:color w:val="777777"/>
          <w:sz w:val="26"/>
          <w:szCs w:val="20"/>
        </w:rPr>
        <w:t>The formula to find the standard deviation for a frequency distribution is:</w:t>
      </w:r>
    </w:p>
    <w:p w14:paraId="31A92677" w14:textId="4D26A56F" w:rsidR="00C60CDF" w:rsidRPr="000E0128" w:rsidRDefault="00C60CDF" w:rsidP="00C60CDF">
      <w:pPr>
        <w:pStyle w:val="NormalWeb"/>
        <w:shd w:val="clear" w:color="auto" w:fill="FFFFFF"/>
        <w:spacing w:before="0" w:beforeAutospacing="0" w:after="0" w:afterAutospacing="0"/>
        <w:textAlignment w:val="baseline"/>
        <w:rPr>
          <w:rFonts w:ascii="inherit" w:hAnsi="inherit" w:cs="Arial"/>
          <w:color w:val="777777"/>
          <w:sz w:val="26"/>
          <w:szCs w:val="20"/>
        </w:rPr>
      </w:pPr>
      <w:r w:rsidRPr="000E0128">
        <w:rPr>
          <w:rFonts w:ascii="inherit" w:hAnsi="inherit" w:cs="Arial"/>
          <w:color w:val="777777"/>
          <w:sz w:val="26"/>
          <w:szCs w:val="20"/>
        </w:rPr>
        <w:br/>
      </w:r>
      <w:r w:rsidRPr="000E0128">
        <w:rPr>
          <w:rFonts w:ascii="inherit" w:hAnsi="inherit" w:cs="Arial"/>
          <w:noProof/>
          <w:color w:val="05A9C5"/>
          <w:sz w:val="26"/>
          <w:szCs w:val="20"/>
          <w:bdr w:val="none" w:sz="0" w:space="0" w:color="auto" w:frame="1"/>
        </w:rPr>
        <w:drawing>
          <wp:inline distT="0" distB="0" distL="0" distR="0" wp14:anchorId="7206C03D" wp14:editId="62C8E917">
            <wp:extent cx="1912620" cy="944880"/>
            <wp:effectExtent l="0" t="0" r="0" b="7620"/>
            <wp:docPr id="200" name="Picture 200" descr="https://www.statisticshowto.datasciencecentral.com/wp-content/uploads/2012/11/standard-deviation-frequency-distribution.png">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tatisticshowto.datasciencecentral.com/wp-content/uploads/2012/11/standard-deviation-frequency-distribution.png">
                      <a:hlinkClick r:id="rId388"/>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912620" cy="944880"/>
                    </a:xfrm>
                    <a:prstGeom prst="rect">
                      <a:avLst/>
                    </a:prstGeom>
                    <a:noFill/>
                    <a:ln>
                      <a:noFill/>
                    </a:ln>
                  </pic:spPr>
                </pic:pic>
              </a:graphicData>
            </a:graphic>
          </wp:inline>
        </w:drawing>
      </w:r>
      <w:r w:rsidRPr="000E0128">
        <w:rPr>
          <w:rFonts w:ascii="inherit" w:hAnsi="inherit" w:cs="Arial"/>
          <w:color w:val="777777"/>
          <w:sz w:val="26"/>
          <w:szCs w:val="20"/>
        </w:rPr>
        <w:br w:type="textWrapping" w:clear="left"/>
      </w:r>
      <w:r w:rsidRPr="000E0128">
        <w:rPr>
          <w:rFonts w:ascii="inherit" w:hAnsi="inherit" w:cs="Arial"/>
          <w:color w:val="777777"/>
          <w:sz w:val="26"/>
          <w:szCs w:val="20"/>
        </w:rPr>
        <w:br/>
        <w:t>Where:</w:t>
      </w:r>
    </w:p>
    <w:p w14:paraId="41357BDF"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lastRenderedPageBreak/>
        <w:t>μ is the mean for the frequency distribution,</w:t>
      </w:r>
    </w:p>
    <w:p w14:paraId="3BDDEF48"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t>f is the individual frequency counts,</w:t>
      </w:r>
    </w:p>
    <w:p w14:paraId="4C316BC1" w14:textId="77777777" w:rsidR="00C60CDF" w:rsidRPr="000E0128" w:rsidRDefault="00C60CDF" w:rsidP="008755CD">
      <w:pPr>
        <w:numPr>
          <w:ilvl w:val="0"/>
          <w:numId w:val="89"/>
        </w:numPr>
        <w:shd w:val="clear" w:color="auto" w:fill="FFFFFF"/>
        <w:spacing w:after="0" w:line="240" w:lineRule="auto"/>
        <w:ind w:left="450"/>
        <w:textAlignment w:val="baseline"/>
        <w:rPr>
          <w:rFonts w:ascii="inherit" w:hAnsi="inherit" w:cs="Arial"/>
          <w:color w:val="777777"/>
          <w:sz w:val="26"/>
          <w:szCs w:val="20"/>
        </w:rPr>
      </w:pPr>
      <w:r w:rsidRPr="000E0128">
        <w:rPr>
          <w:rFonts w:ascii="inherit" w:hAnsi="inherit" w:cs="Arial"/>
          <w:color w:val="777777"/>
          <w:sz w:val="26"/>
          <w:szCs w:val="20"/>
        </w:rPr>
        <w:t>x is the value associated with the frequencies.</w:t>
      </w:r>
    </w:p>
    <w:p w14:paraId="1EFFB9B6" w14:textId="77777777" w:rsidR="00C60CDF" w:rsidRPr="000E0128" w:rsidRDefault="00C60CDF" w:rsidP="00C60CDF">
      <w:pPr>
        <w:pStyle w:val="NormalWeb"/>
        <w:shd w:val="clear" w:color="auto" w:fill="FFFFFF"/>
        <w:spacing w:before="0" w:beforeAutospacing="0" w:after="225" w:afterAutospacing="0"/>
        <w:textAlignment w:val="baseline"/>
        <w:rPr>
          <w:rFonts w:ascii="inherit" w:hAnsi="inherit" w:cs="Arial"/>
          <w:color w:val="777777"/>
          <w:sz w:val="26"/>
          <w:szCs w:val="20"/>
        </w:rPr>
      </w:pPr>
      <w:r w:rsidRPr="000E0128">
        <w:rPr>
          <w:rFonts w:ascii="inherit" w:hAnsi="inherit" w:cs="Arial"/>
          <w:color w:val="777777"/>
          <w:sz w:val="26"/>
          <w:szCs w:val="20"/>
        </w:rPr>
        <w:t>If formulas aren’t your forte, watch this short video, which shows you how to work the formula:</w:t>
      </w:r>
    </w:p>
    <w:p w14:paraId="3A2D0F75" w14:textId="7727A95A" w:rsidR="00CA0C82" w:rsidRDefault="00B05DD2" w:rsidP="00B05DD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77EDEE21" wp14:editId="615CAFBA">
            <wp:extent cx="4572000" cy="3429000"/>
            <wp:effectExtent l="0" t="0" r="0" b="0"/>
            <wp:docPr id="211" name="Video 211">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Video 211">
                      <a:hlinkClick r:id="rId390"/>
                    </pic:cNvPr>
                    <pic:cNvPicPr/>
                  </pic:nvPicPr>
                  <pic:blipFill>
                    <a:blip r:embed="rId39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swzThKDKFo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798E2DF" w14:textId="49E791F9" w:rsidR="00B05DD2" w:rsidRDefault="00B05DD2" w:rsidP="00B05DD2">
      <w:pPr>
        <w:shd w:val="clear" w:color="auto" w:fill="FFFFFF"/>
        <w:textAlignment w:val="baseline"/>
        <w:rPr>
          <w:rFonts w:ascii="inherit" w:hAnsi="inherit" w:cs="Arial"/>
          <w:color w:val="777777"/>
          <w:sz w:val="20"/>
          <w:szCs w:val="20"/>
        </w:rPr>
      </w:pPr>
    </w:p>
    <w:p w14:paraId="06A73D64" w14:textId="381CA664" w:rsidR="009721F7" w:rsidRPr="00D432BB" w:rsidRDefault="009721F7" w:rsidP="009721F7">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21F7">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Distribution</w:t>
      </w:r>
    </w:p>
    <w:p w14:paraId="3E280FDD" w14:textId="77777777" w:rsidR="009721F7" w:rsidRPr="009721F7" w:rsidRDefault="009721F7" w:rsidP="009721F7"/>
    <w:p w14:paraId="58EAE624" w14:textId="77777777" w:rsidR="009721F7" w:rsidRPr="009721F7"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9721F7">
        <w:rPr>
          <w:rFonts w:ascii="Arial" w:hAnsi="Arial" w:cs="Arial"/>
          <w:color w:val="777777"/>
          <w:szCs w:val="20"/>
        </w:rPr>
        <w:t>Watch the video or read the article below:</w:t>
      </w:r>
    </w:p>
    <w:p w14:paraId="468BD17D" w14:textId="289D10D6" w:rsidR="009721F7" w:rsidRDefault="009721F7" w:rsidP="009721F7">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44325CF" wp14:editId="61698841">
            <wp:extent cx="4572000" cy="3429000"/>
            <wp:effectExtent l="0" t="0" r="0" b="0"/>
            <wp:docPr id="228" name="Video 228">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Video 228">
                      <a:hlinkClick r:id="rId392"/>
                    </pic:cNvPr>
                    <pic:cNvPicPr/>
                  </pic:nvPicPr>
                  <pic:blipFill>
                    <a:blip r:embed="rId39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24YCewQ8s3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C9BB8CF" w14:textId="77777777" w:rsidR="009721F7" w:rsidRDefault="009721F7" w:rsidP="009721F7">
      <w:pPr>
        <w:shd w:val="clear" w:color="auto" w:fill="FFFFFF"/>
        <w:textAlignment w:val="baseline"/>
        <w:rPr>
          <w:rFonts w:ascii="inherit" w:hAnsi="inherit" w:cs="Arial"/>
          <w:color w:val="777777"/>
          <w:sz w:val="20"/>
          <w:szCs w:val="20"/>
        </w:rPr>
      </w:pPr>
    </w:p>
    <w:p w14:paraId="7CF07D27" w14:textId="77777777" w:rsidR="009721F7" w:rsidRPr="001F1CA3"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1F1CA3">
        <w:rPr>
          <w:rFonts w:ascii="Arial" w:hAnsi="Arial" w:cs="Arial"/>
          <w:color w:val="ED7D31" w:themeColor="accent2"/>
          <w:szCs w:val="20"/>
        </w:rPr>
        <w:t>If one tail is longer than another, the distribution is skewed. These distributions are sometimes called asymmetric or asymmetrical distributions as they don’t show any kind of symmetry. Symmetry means that one half of the distribution is a mirror image of the other half. For example, the </w:t>
      </w:r>
      <w:hyperlink r:id="rId394" w:history="1">
        <w:r w:rsidRPr="001F1CA3">
          <w:rPr>
            <w:rStyle w:val="Hyperlink"/>
            <w:rFonts w:ascii="inherit" w:eastAsiaTheme="majorEastAsia" w:hAnsi="inherit" w:cs="Arial"/>
            <w:color w:val="ED7D31" w:themeColor="accent2"/>
            <w:szCs w:val="20"/>
            <w:bdr w:val="none" w:sz="0" w:space="0" w:color="auto" w:frame="1"/>
          </w:rPr>
          <w:t>normal distribution</w:t>
        </w:r>
      </w:hyperlink>
      <w:r w:rsidRPr="001F1CA3">
        <w:rPr>
          <w:rFonts w:ascii="Arial" w:hAnsi="Arial" w:cs="Arial"/>
          <w:color w:val="ED7D31" w:themeColor="accent2"/>
          <w:szCs w:val="20"/>
        </w:rPr>
        <w:t> is a </w:t>
      </w:r>
      <w:hyperlink r:id="rId395" w:history="1">
        <w:r w:rsidRPr="001F1CA3">
          <w:rPr>
            <w:rStyle w:val="Hyperlink"/>
            <w:rFonts w:ascii="inherit" w:eastAsiaTheme="majorEastAsia" w:hAnsi="inherit" w:cs="Arial"/>
            <w:color w:val="ED7D31" w:themeColor="accent2"/>
            <w:szCs w:val="20"/>
            <w:bdr w:val="none" w:sz="0" w:space="0" w:color="auto" w:frame="1"/>
          </w:rPr>
          <w:t>symmetric distribution </w:t>
        </w:r>
      </w:hyperlink>
      <w:r w:rsidRPr="001F1CA3">
        <w:rPr>
          <w:rFonts w:ascii="Arial" w:hAnsi="Arial" w:cs="Arial"/>
          <w:color w:val="ED7D31" w:themeColor="accent2"/>
          <w:szCs w:val="20"/>
        </w:rPr>
        <w:t xml:space="preserve">with no skew. The tails are </w:t>
      </w:r>
      <w:proofErr w:type="gramStart"/>
      <w:r w:rsidRPr="001F1CA3">
        <w:rPr>
          <w:rFonts w:ascii="Arial" w:hAnsi="Arial" w:cs="Arial"/>
          <w:color w:val="ED7D31" w:themeColor="accent2"/>
          <w:szCs w:val="20"/>
        </w:rPr>
        <w:t>exactly the same</w:t>
      </w:r>
      <w:proofErr w:type="gramEnd"/>
      <w:r w:rsidRPr="001F1CA3">
        <w:rPr>
          <w:rFonts w:ascii="Arial" w:hAnsi="Arial" w:cs="Arial"/>
          <w:color w:val="ED7D31" w:themeColor="accent2"/>
          <w:szCs w:val="20"/>
        </w:rPr>
        <w:t>.</w:t>
      </w:r>
    </w:p>
    <w:p w14:paraId="30FE2BB8" w14:textId="4A2DD448"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D3F997B" wp14:editId="5B4D93D9">
            <wp:extent cx="5006340" cy="1798320"/>
            <wp:effectExtent l="0" t="0" r="3810" b="0"/>
            <wp:docPr id="226" name="Picture 226" descr="A normal distribution curve, sometimes called a bell curve.">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normal distribution curve, sometimes called a bell curve.">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06340" cy="1798320"/>
                    </a:xfrm>
                    <a:prstGeom prst="rect">
                      <a:avLst/>
                    </a:prstGeom>
                    <a:noFill/>
                    <a:ln>
                      <a:noFill/>
                    </a:ln>
                  </pic:spPr>
                </pic:pic>
              </a:graphicData>
            </a:graphic>
          </wp:inline>
        </w:drawing>
      </w:r>
    </w:p>
    <w:p w14:paraId="21DFF0B6"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normal curve.</w:t>
      </w:r>
    </w:p>
    <w:p w14:paraId="791A50B2" w14:textId="77777777" w:rsidR="009247FB" w:rsidRDefault="009247FB"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272238CE" w14:textId="1EF005C6" w:rsidR="009721F7" w:rsidRPr="009247FB"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9247FB">
        <w:rPr>
          <w:rFonts w:ascii="Arial" w:hAnsi="Arial" w:cs="Arial"/>
          <w:color w:val="777777"/>
          <w:szCs w:val="20"/>
        </w:rPr>
        <w:t>A </w:t>
      </w:r>
      <w:hyperlink r:id="rId398" w:anchor="SkewLeft" w:history="1">
        <w:r w:rsidRPr="009247FB">
          <w:rPr>
            <w:rStyle w:val="Hyperlink"/>
            <w:rFonts w:ascii="inherit" w:eastAsiaTheme="majorEastAsia" w:hAnsi="inherit" w:cs="Arial"/>
            <w:b/>
            <w:bCs/>
            <w:color w:val="05A9C5"/>
            <w:szCs w:val="20"/>
            <w:bdr w:val="none" w:sz="0" w:space="0" w:color="auto" w:frame="1"/>
          </w:rPr>
          <w:t>left-skewed distribution</w:t>
        </w:r>
      </w:hyperlink>
      <w:r w:rsidRPr="009247FB">
        <w:rPr>
          <w:rFonts w:ascii="Arial" w:hAnsi="Arial" w:cs="Arial"/>
          <w:color w:val="777777"/>
          <w:szCs w:val="20"/>
        </w:rPr>
        <w:t> has a long left tail. Left-skewed distributions are also called </w:t>
      </w:r>
      <w:r w:rsidRPr="009247FB">
        <w:rPr>
          <w:rStyle w:val="Emphasis"/>
          <w:rFonts w:ascii="inherit" w:hAnsi="inherit" w:cs="Arial"/>
          <w:color w:val="ED7D31" w:themeColor="accent2"/>
          <w:szCs w:val="20"/>
          <w:bdr w:val="none" w:sz="0" w:space="0" w:color="auto" w:frame="1"/>
        </w:rPr>
        <w:t>negatively-skewed</w:t>
      </w:r>
      <w:r w:rsidRPr="009247FB">
        <w:rPr>
          <w:rFonts w:ascii="Arial" w:hAnsi="Arial" w:cs="Arial"/>
          <w:color w:val="ED7D31" w:themeColor="accent2"/>
          <w:szCs w:val="20"/>
        </w:rPr>
        <w:t> distributions</w:t>
      </w:r>
      <w:r w:rsidRPr="009247FB">
        <w:rPr>
          <w:rFonts w:ascii="Arial" w:hAnsi="Arial" w:cs="Arial"/>
          <w:color w:val="777777"/>
          <w:szCs w:val="20"/>
        </w:rPr>
        <w:t xml:space="preserve">. </w:t>
      </w:r>
      <w:r w:rsidRPr="009247FB">
        <w:rPr>
          <w:rFonts w:ascii="Arial" w:hAnsi="Arial" w:cs="Arial"/>
          <w:color w:val="ED7D31" w:themeColor="accent2"/>
          <w:szCs w:val="20"/>
        </w:rPr>
        <w:t>That’s because there is a </w:t>
      </w:r>
      <w:hyperlink r:id="rId399" w:history="1">
        <w:r w:rsidRPr="009247FB">
          <w:rPr>
            <w:rStyle w:val="Hyperlink"/>
            <w:rFonts w:ascii="inherit" w:eastAsiaTheme="majorEastAsia" w:hAnsi="inherit" w:cs="Arial"/>
            <w:color w:val="ED7D31" w:themeColor="accent2"/>
            <w:szCs w:val="20"/>
            <w:bdr w:val="none" w:sz="0" w:space="0" w:color="auto" w:frame="1"/>
          </w:rPr>
          <w:t>long tail</w:t>
        </w:r>
      </w:hyperlink>
      <w:r w:rsidRPr="009247FB">
        <w:rPr>
          <w:rFonts w:ascii="Arial" w:hAnsi="Arial" w:cs="Arial"/>
          <w:color w:val="ED7D31" w:themeColor="accent2"/>
          <w:szCs w:val="20"/>
        </w:rPr>
        <w:t> in the negative direction on the number line. The mean is also to the left of the peak.</w:t>
      </w:r>
    </w:p>
    <w:p w14:paraId="0F459D7C" w14:textId="77777777" w:rsidR="009247FB" w:rsidRPr="009247FB" w:rsidRDefault="009247FB" w:rsidP="009721F7">
      <w:pPr>
        <w:pStyle w:val="NormalWeb"/>
        <w:shd w:val="clear" w:color="auto" w:fill="FFFFFF"/>
        <w:spacing w:before="0" w:beforeAutospacing="0" w:after="0" w:afterAutospacing="0"/>
        <w:textAlignment w:val="baseline"/>
        <w:rPr>
          <w:rFonts w:ascii="Arial" w:hAnsi="Arial" w:cs="Arial"/>
          <w:color w:val="777777"/>
          <w:szCs w:val="20"/>
        </w:rPr>
      </w:pPr>
    </w:p>
    <w:p w14:paraId="66EA03A3" w14:textId="0196BFB8" w:rsidR="009721F7" w:rsidRPr="009247FB"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9247FB">
        <w:rPr>
          <w:rFonts w:ascii="Arial" w:hAnsi="Arial" w:cs="Arial"/>
          <w:color w:val="777777"/>
          <w:szCs w:val="20"/>
        </w:rPr>
        <w:t>A </w:t>
      </w:r>
      <w:hyperlink r:id="rId400" w:anchor="SkewRight" w:history="1">
        <w:r w:rsidRPr="009247FB">
          <w:rPr>
            <w:rStyle w:val="Hyperlink"/>
            <w:rFonts w:ascii="inherit" w:eastAsiaTheme="majorEastAsia" w:hAnsi="inherit" w:cs="Arial"/>
            <w:b/>
            <w:bCs/>
            <w:color w:val="05A9C5"/>
            <w:szCs w:val="20"/>
            <w:bdr w:val="none" w:sz="0" w:space="0" w:color="auto" w:frame="1"/>
          </w:rPr>
          <w:t>right-skewed distribution</w:t>
        </w:r>
      </w:hyperlink>
      <w:r w:rsidRPr="009247FB">
        <w:rPr>
          <w:rFonts w:ascii="Arial" w:hAnsi="Arial" w:cs="Arial"/>
          <w:color w:val="777777"/>
          <w:szCs w:val="20"/>
        </w:rPr>
        <w:t xml:space="preserve"> has a long right tail. Right-skewed distributions are also called </w:t>
      </w:r>
      <w:r w:rsidRPr="009247FB">
        <w:rPr>
          <w:rFonts w:ascii="Arial" w:hAnsi="Arial" w:cs="Arial"/>
          <w:color w:val="ED7D31" w:themeColor="accent2"/>
          <w:szCs w:val="20"/>
        </w:rPr>
        <w:t>positive-skew distributions</w:t>
      </w:r>
      <w:r w:rsidRPr="009247FB">
        <w:rPr>
          <w:rFonts w:ascii="Arial" w:hAnsi="Arial" w:cs="Arial"/>
          <w:color w:val="777777"/>
          <w:szCs w:val="20"/>
        </w:rPr>
        <w:t xml:space="preserve">. That’s because there is </w:t>
      </w:r>
      <w:r w:rsidRPr="009247FB">
        <w:rPr>
          <w:rFonts w:ascii="Arial" w:hAnsi="Arial" w:cs="Arial"/>
          <w:color w:val="ED7D31" w:themeColor="accent2"/>
          <w:szCs w:val="20"/>
        </w:rPr>
        <w:t>a long tail in the positive direction on the number line</w:t>
      </w:r>
      <w:r w:rsidRPr="009247FB">
        <w:rPr>
          <w:rFonts w:ascii="Arial" w:hAnsi="Arial" w:cs="Arial"/>
          <w:color w:val="777777"/>
          <w:szCs w:val="20"/>
        </w:rPr>
        <w:t xml:space="preserve">. </w:t>
      </w:r>
      <w:r w:rsidRPr="009247FB">
        <w:rPr>
          <w:rFonts w:ascii="Arial" w:hAnsi="Arial" w:cs="Arial"/>
          <w:color w:val="ED7D31" w:themeColor="accent2"/>
          <w:szCs w:val="20"/>
        </w:rPr>
        <w:t>The </w:t>
      </w:r>
      <w:hyperlink r:id="rId401" w:anchor="mean" w:history="1">
        <w:r w:rsidRPr="009247FB">
          <w:rPr>
            <w:rStyle w:val="Hyperlink"/>
            <w:rFonts w:ascii="inherit" w:eastAsiaTheme="majorEastAsia" w:hAnsi="inherit" w:cs="Arial"/>
            <w:color w:val="ED7D31" w:themeColor="accent2"/>
            <w:szCs w:val="20"/>
            <w:bdr w:val="none" w:sz="0" w:space="0" w:color="auto" w:frame="1"/>
          </w:rPr>
          <w:t>mean </w:t>
        </w:r>
      </w:hyperlink>
      <w:r w:rsidRPr="009247FB">
        <w:rPr>
          <w:rFonts w:ascii="Arial" w:hAnsi="Arial" w:cs="Arial"/>
          <w:color w:val="ED7D31" w:themeColor="accent2"/>
          <w:szCs w:val="20"/>
        </w:rPr>
        <w:t>is also to the right of the peak</w:t>
      </w:r>
      <w:r w:rsidRPr="009247FB">
        <w:rPr>
          <w:rFonts w:ascii="Arial" w:hAnsi="Arial" w:cs="Arial"/>
          <w:color w:val="777777"/>
          <w:szCs w:val="20"/>
        </w:rPr>
        <w:t>.</w:t>
      </w:r>
    </w:p>
    <w:p w14:paraId="502264BB" w14:textId="7AED6BD4" w:rsidR="009721F7" w:rsidRDefault="009721F7" w:rsidP="004D2F5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BEFAC25" wp14:editId="1C5CD894">
            <wp:extent cx="4152900" cy="1905000"/>
            <wp:effectExtent l="0" t="0" r="0" b="0"/>
            <wp:docPr id="225" name="Picture 225" descr="Skewed Distribution ">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kewed Distribution ">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6EEF9367" w14:textId="6900DD99" w:rsidR="002C6380" w:rsidRDefault="002C6380" w:rsidP="002C6380">
      <w:pPr>
        <w:pStyle w:val="NormalWeb"/>
        <w:shd w:val="clear" w:color="auto" w:fill="FFFFFF"/>
        <w:spacing w:before="0" w:beforeAutospacing="0" w:after="0" w:afterAutospacing="0"/>
        <w:textAlignment w:val="baseline"/>
        <w:rPr>
          <w:rFonts w:ascii="Arial" w:hAnsi="Arial" w:cs="Arial"/>
          <w:color w:val="777777"/>
          <w:szCs w:val="20"/>
        </w:rPr>
      </w:pPr>
      <w:r w:rsidRPr="002C6380">
        <w:rPr>
          <w:rFonts w:ascii="Arial" w:hAnsi="Arial" w:cs="Arial"/>
          <w:color w:val="777777"/>
          <w:szCs w:val="20"/>
        </w:rPr>
        <w:t>The </w:t>
      </w:r>
      <w:hyperlink r:id="rId404" w:tgtFrame="_blank" w:history="1">
        <w:r w:rsidRPr="002C6380">
          <w:rPr>
            <w:rStyle w:val="Hyperlink"/>
            <w:rFonts w:ascii="inherit" w:hAnsi="inherit" w:cs="Arial"/>
            <w:color w:val="05A9C5"/>
            <w:szCs w:val="20"/>
            <w:u w:val="none"/>
            <w:bdr w:val="none" w:sz="0" w:space="0" w:color="auto" w:frame="1"/>
          </w:rPr>
          <w:t>mean, mode and median</w:t>
        </w:r>
      </w:hyperlink>
      <w:r w:rsidRPr="002C6380">
        <w:rPr>
          <w:rFonts w:ascii="Arial" w:hAnsi="Arial" w:cs="Arial"/>
          <w:color w:val="777777"/>
          <w:szCs w:val="20"/>
        </w:rPr>
        <w:t> can be used to figure out if you have a positively or negatively skewed distribution.</w:t>
      </w:r>
    </w:p>
    <w:p w14:paraId="61422014" w14:textId="77777777" w:rsidR="00B32361" w:rsidRPr="002C6380" w:rsidRDefault="00B32361" w:rsidP="002C6380">
      <w:pPr>
        <w:pStyle w:val="NormalWeb"/>
        <w:shd w:val="clear" w:color="auto" w:fill="FFFFFF"/>
        <w:spacing w:before="0" w:beforeAutospacing="0" w:after="0" w:afterAutospacing="0"/>
        <w:textAlignment w:val="baseline"/>
        <w:rPr>
          <w:rFonts w:ascii="Arial" w:hAnsi="Arial" w:cs="Arial"/>
          <w:color w:val="777777"/>
          <w:szCs w:val="20"/>
        </w:rPr>
      </w:pPr>
    </w:p>
    <w:p w14:paraId="77F6D6FE"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w:t>
      </w:r>
      <w:hyperlink r:id="rId405" w:history="1">
        <w:r w:rsidRPr="00B32361">
          <w:rPr>
            <w:rStyle w:val="Hyperlink"/>
            <w:rFonts w:ascii="inherit" w:hAnsi="inherit" w:cs="Arial"/>
            <w:color w:val="ED7D31" w:themeColor="accent2"/>
            <w:sz w:val="26"/>
            <w:szCs w:val="20"/>
            <w:u w:val="none"/>
            <w:bdr w:val="none" w:sz="0" w:space="0" w:color="auto" w:frame="1"/>
          </w:rPr>
          <w:t>mean </w:t>
        </w:r>
      </w:hyperlink>
      <w:r w:rsidRPr="00B32361">
        <w:rPr>
          <w:rFonts w:ascii="inherit" w:hAnsi="inherit" w:cs="Arial"/>
          <w:color w:val="ED7D31" w:themeColor="accent2"/>
          <w:sz w:val="26"/>
          <w:szCs w:val="20"/>
        </w:rPr>
        <w:t>is greater than the mode, the distribution is positively skewed.</w:t>
      </w:r>
    </w:p>
    <w:p w14:paraId="53A2C2C9"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less than the </w:t>
      </w:r>
      <w:hyperlink r:id="rId406" w:history="1">
        <w:r w:rsidRPr="00B32361">
          <w:rPr>
            <w:rStyle w:val="Hyperlink"/>
            <w:rFonts w:ascii="inherit" w:hAnsi="inherit" w:cs="Arial"/>
            <w:color w:val="ED7D31" w:themeColor="accent2"/>
            <w:sz w:val="26"/>
            <w:szCs w:val="20"/>
            <w:u w:val="none"/>
            <w:bdr w:val="none" w:sz="0" w:space="0" w:color="auto" w:frame="1"/>
          </w:rPr>
          <w:t>mode</w:t>
        </w:r>
      </w:hyperlink>
      <w:r w:rsidRPr="00B32361">
        <w:rPr>
          <w:rFonts w:ascii="inherit" w:hAnsi="inherit" w:cs="Arial"/>
          <w:color w:val="ED7D31" w:themeColor="accent2"/>
          <w:sz w:val="26"/>
          <w:szCs w:val="20"/>
        </w:rPr>
        <w:t>, the distribution is </w:t>
      </w:r>
      <w:hyperlink r:id="rId407" w:anchor="SkewLeft" w:history="1">
        <w:r w:rsidRPr="00B32361">
          <w:rPr>
            <w:rStyle w:val="Hyperlink"/>
            <w:rFonts w:ascii="inherit" w:hAnsi="inherit" w:cs="Arial"/>
            <w:color w:val="ED7D31" w:themeColor="accent2"/>
            <w:sz w:val="26"/>
            <w:szCs w:val="20"/>
            <w:u w:val="none"/>
            <w:bdr w:val="none" w:sz="0" w:space="0" w:color="auto" w:frame="1"/>
          </w:rPr>
          <w:t>negatively skewed</w:t>
        </w:r>
      </w:hyperlink>
      <w:r w:rsidRPr="00B32361">
        <w:rPr>
          <w:rFonts w:ascii="inherit" w:hAnsi="inherit" w:cs="Arial"/>
          <w:color w:val="ED7D31" w:themeColor="accent2"/>
          <w:sz w:val="26"/>
          <w:szCs w:val="20"/>
        </w:rPr>
        <w:t>.</w:t>
      </w:r>
    </w:p>
    <w:p w14:paraId="2617843E"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greater than the </w:t>
      </w:r>
      <w:hyperlink r:id="rId408" w:anchor="median" w:history="1">
        <w:r w:rsidRPr="00B32361">
          <w:rPr>
            <w:rStyle w:val="Hyperlink"/>
            <w:rFonts w:ascii="inherit" w:hAnsi="inherit" w:cs="Arial"/>
            <w:color w:val="ED7D31" w:themeColor="accent2"/>
            <w:sz w:val="26"/>
            <w:szCs w:val="20"/>
            <w:u w:val="none"/>
            <w:bdr w:val="none" w:sz="0" w:space="0" w:color="auto" w:frame="1"/>
          </w:rPr>
          <w:t>median</w:t>
        </w:r>
      </w:hyperlink>
      <w:r w:rsidRPr="00B32361">
        <w:rPr>
          <w:rFonts w:ascii="inherit" w:hAnsi="inherit" w:cs="Arial"/>
          <w:color w:val="ED7D31" w:themeColor="accent2"/>
          <w:sz w:val="26"/>
          <w:szCs w:val="20"/>
        </w:rPr>
        <w:t>, the distribution is positively skewed.</w:t>
      </w:r>
    </w:p>
    <w:p w14:paraId="6F391596" w14:textId="77777777" w:rsidR="002C6380" w:rsidRPr="00B32361" w:rsidRDefault="002C6380" w:rsidP="00D82F24">
      <w:pPr>
        <w:numPr>
          <w:ilvl w:val="0"/>
          <w:numId w:val="98"/>
        </w:numPr>
        <w:shd w:val="clear" w:color="auto" w:fill="FFFFFF"/>
        <w:spacing w:after="0" w:line="240" w:lineRule="auto"/>
        <w:ind w:left="450"/>
        <w:textAlignment w:val="baseline"/>
        <w:rPr>
          <w:rFonts w:ascii="inherit" w:hAnsi="inherit" w:cs="Arial"/>
          <w:color w:val="ED7D31" w:themeColor="accent2"/>
          <w:sz w:val="26"/>
          <w:szCs w:val="20"/>
        </w:rPr>
      </w:pPr>
      <w:r w:rsidRPr="00B32361">
        <w:rPr>
          <w:rFonts w:ascii="inherit" w:hAnsi="inherit" w:cs="Arial"/>
          <w:color w:val="ED7D31" w:themeColor="accent2"/>
          <w:sz w:val="26"/>
          <w:szCs w:val="20"/>
        </w:rPr>
        <w:t>If the mean is less than the median, the distribution is negatively skewed.</w:t>
      </w:r>
    </w:p>
    <w:p w14:paraId="07D6CDA2" w14:textId="77777777" w:rsidR="002C6380" w:rsidRDefault="002C6380" w:rsidP="004D2F53">
      <w:pPr>
        <w:pStyle w:val="NormalWeb"/>
        <w:shd w:val="clear" w:color="auto" w:fill="FFFFFF"/>
        <w:spacing w:before="0" w:beforeAutospacing="0" w:after="0" w:afterAutospacing="0"/>
        <w:textAlignment w:val="baseline"/>
        <w:rPr>
          <w:rFonts w:ascii="Arial" w:hAnsi="Arial" w:cs="Arial"/>
          <w:color w:val="777777"/>
          <w:sz w:val="20"/>
          <w:szCs w:val="20"/>
        </w:rPr>
      </w:pPr>
    </w:p>
    <w:p w14:paraId="527F33B2" w14:textId="77777777" w:rsidR="009721F7" w:rsidRPr="004D2F53"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4D2F53">
        <w:rPr>
          <w:rFonts w:ascii="Arial" w:hAnsi="Arial" w:cs="Arial"/>
          <w:color w:val="777777"/>
          <w:szCs w:val="20"/>
        </w:rPr>
        <w:t xml:space="preserve">The normal distribution is the most common distribution you’ll come across. Next, you’ll see a fair amount of negatively skewed distributions. For example, household income in the U.S. is </w:t>
      </w:r>
      <w:r w:rsidRPr="004D2F53">
        <w:rPr>
          <w:rFonts w:ascii="Arial" w:hAnsi="Arial" w:cs="Arial"/>
          <w:color w:val="ED7D31" w:themeColor="accent2"/>
          <w:szCs w:val="20"/>
        </w:rPr>
        <w:t>negatively skewed with a very long left tail.</w:t>
      </w:r>
    </w:p>
    <w:p w14:paraId="74EF24BA" w14:textId="62EEDA63"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4ABE495" wp14:editId="34CE21AE">
            <wp:extent cx="5074920" cy="3611880"/>
            <wp:effectExtent l="0" t="0" r="0" b="7620"/>
            <wp:docPr id="224" name="Picture 224" descr="Income in the U.S. Image: NY Times.">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come in the U.S. Image: NY Times.">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074920" cy="3611880"/>
                    </a:xfrm>
                    <a:prstGeom prst="rect">
                      <a:avLst/>
                    </a:prstGeom>
                    <a:noFill/>
                    <a:ln>
                      <a:noFill/>
                    </a:ln>
                  </pic:spPr>
                </pic:pic>
              </a:graphicData>
            </a:graphic>
          </wp:inline>
        </w:drawing>
      </w:r>
    </w:p>
    <w:p w14:paraId="1560F772"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Income in the U.S. Image: NY Times.</w:t>
      </w:r>
    </w:p>
    <w:p w14:paraId="53DB5DE0" w14:textId="77777777" w:rsidR="0025514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255147">
        <w:rPr>
          <w:rFonts w:ascii="Arial" w:hAnsi="Arial" w:cs="Arial"/>
          <w:color w:val="777777"/>
          <w:szCs w:val="20"/>
        </w:rPr>
        <w:t>Interestingly, you can take the </w:t>
      </w:r>
      <w:r w:rsidRPr="00255147">
        <w:rPr>
          <w:rStyle w:val="Strong"/>
          <w:rFonts w:ascii="inherit" w:hAnsi="inherit" w:cs="Arial"/>
          <w:color w:val="777777"/>
          <w:szCs w:val="20"/>
          <w:bdr w:val="none" w:sz="0" w:space="0" w:color="auto" w:frame="1"/>
        </w:rPr>
        <w:t>same data</w:t>
      </w:r>
      <w:r w:rsidRPr="00255147">
        <w:rPr>
          <w:rFonts w:ascii="Arial" w:hAnsi="Arial" w:cs="Arial"/>
          <w:color w:val="777777"/>
          <w:szCs w:val="20"/>
        </w:rPr>
        <w:t> and make it a right-skewed distribution. This positively-skewed graph plots number of household’s income brackets:</w:t>
      </w:r>
    </w:p>
    <w:p w14:paraId="44019E44" w14:textId="59029A04"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255147">
        <w:rPr>
          <w:rFonts w:ascii="Arial" w:hAnsi="Arial" w:cs="Arial"/>
          <w:color w:val="777777"/>
          <w:szCs w:val="20"/>
        </w:rPr>
        <w:lastRenderedPageBreak/>
        <w:br/>
      </w:r>
      <w:r>
        <w:rPr>
          <w:rFonts w:ascii="inherit" w:hAnsi="inherit" w:cs="Arial"/>
          <w:noProof/>
          <w:color w:val="05A9C5"/>
          <w:sz w:val="20"/>
          <w:szCs w:val="20"/>
          <w:bdr w:val="none" w:sz="0" w:space="0" w:color="auto" w:frame="1"/>
        </w:rPr>
        <w:drawing>
          <wp:inline distT="0" distB="0" distL="0" distR="0" wp14:anchorId="216CD324" wp14:editId="070AA8BA">
            <wp:extent cx="5334000" cy="4762500"/>
            <wp:effectExtent l="0" t="0" r="0" b="0"/>
            <wp:docPr id="223" name="Picture 223" descr="income left skew">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come left skew">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334000" cy="4762500"/>
                    </a:xfrm>
                    <a:prstGeom prst="rect">
                      <a:avLst/>
                    </a:prstGeom>
                    <a:noFill/>
                    <a:ln>
                      <a:noFill/>
                    </a:ln>
                  </pic:spPr>
                </pic:pic>
              </a:graphicData>
            </a:graphic>
          </wp:inline>
        </w:drawing>
      </w:r>
    </w:p>
    <w:p w14:paraId="0D2165FB" w14:textId="347F46A9" w:rsidR="009721F7" w:rsidRPr="00D432BB" w:rsidRDefault="009721F7" w:rsidP="00D432B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432B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Mean and Median in Skewed Distributions</w:t>
      </w:r>
    </w:p>
    <w:p w14:paraId="11C693F9" w14:textId="77777777" w:rsidR="00E01DD7" w:rsidRPr="00E01DD7" w:rsidRDefault="00E01DD7" w:rsidP="00E01DD7"/>
    <w:p w14:paraId="55520867" w14:textId="4C6BB436" w:rsidR="009721F7" w:rsidRPr="00E16378"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E16378">
        <w:rPr>
          <w:rFonts w:ascii="Arial" w:hAnsi="Arial" w:cs="Arial"/>
          <w:color w:val="777777"/>
          <w:szCs w:val="20"/>
        </w:rPr>
        <w:t>In a normal distribution, the </w:t>
      </w:r>
      <w:hyperlink r:id="rId413" w:anchor="mean" w:history="1">
        <w:r w:rsidRPr="00E16378">
          <w:rPr>
            <w:rStyle w:val="Hyperlink"/>
            <w:rFonts w:ascii="inherit" w:eastAsiaTheme="majorEastAsia" w:hAnsi="inherit" w:cs="Arial"/>
            <w:color w:val="05A9C5"/>
            <w:szCs w:val="20"/>
            <w:bdr w:val="none" w:sz="0" w:space="0" w:color="auto" w:frame="1"/>
          </w:rPr>
          <w:t>mean </w:t>
        </w:r>
      </w:hyperlink>
      <w:r w:rsidRPr="00E16378">
        <w:rPr>
          <w:rFonts w:ascii="Arial" w:hAnsi="Arial" w:cs="Arial"/>
          <w:color w:val="777777"/>
          <w:szCs w:val="20"/>
        </w:rPr>
        <w:t>and the </w:t>
      </w:r>
      <w:hyperlink r:id="rId414" w:anchor="median" w:history="1">
        <w:r w:rsidRPr="00E16378">
          <w:rPr>
            <w:rStyle w:val="Hyperlink"/>
            <w:rFonts w:ascii="inherit" w:eastAsiaTheme="majorEastAsia" w:hAnsi="inherit" w:cs="Arial"/>
            <w:color w:val="05A9C5"/>
            <w:szCs w:val="20"/>
            <w:bdr w:val="none" w:sz="0" w:space="0" w:color="auto" w:frame="1"/>
          </w:rPr>
          <w:t>median </w:t>
        </w:r>
      </w:hyperlink>
      <w:r w:rsidRPr="00E16378">
        <w:rPr>
          <w:rFonts w:ascii="Arial" w:hAnsi="Arial" w:cs="Arial"/>
          <w:color w:val="777777"/>
          <w:szCs w:val="20"/>
        </w:rPr>
        <w:t>are the same number while the mean and median in a skewed distribution become </w:t>
      </w:r>
      <w:r w:rsidRPr="00E16378">
        <w:rPr>
          <w:rStyle w:val="Emphasis"/>
          <w:rFonts w:ascii="inherit" w:hAnsi="inherit" w:cs="Arial"/>
          <w:color w:val="777777"/>
          <w:szCs w:val="20"/>
          <w:bdr w:val="none" w:sz="0" w:space="0" w:color="auto" w:frame="1"/>
        </w:rPr>
        <w:t>different</w:t>
      </w:r>
      <w:r w:rsidRPr="00E16378">
        <w:rPr>
          <w:rFonts w:ascii="Arial" w:hAnsi="Arial" w:cs="Arial"/>
          <w:color w:val="777777"/>
          <w:szCs w:val="20"/>
        </w:rPr>
        <w:t> numbers:</w:t>
      </w:r>
    </w:p>
    <w:p w14:paraId="5AED6737" w14:textId="77777777" w:rsidR="00E16378" w:rsidRPr="00E16378" w:rsidRDefault="00E16378" w:rsidP="009721F7">
      <w:pPr>
        <w:pStyle w:val="NormalWeb"/>
        <w:shd w:val="clear" w:color="auto" w:fill="FFFFFF"/>
        <w:spacing w:before="0" w:beforeAutospacing="0" w:after="0" w:afterAutospacing="0"/>
        <w:textAlignment w:val="baseline"/>
        <w:rPr>
          <w:rFonts w:ascii="Arial" w:hAnsi="Arial" w:cs="Arial"/>
          <w:color w:val="777777"/>
          <w:szCs w:val="20"/>
        </w:rPr>
      </w:pPr>
    </w:p>
    <w:p w14:paraId="4719366D" w14:textId="2396B23C"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E16378">
        <w:rPr>
          <w:rFonts w:ascii="Arial" w:hAnsi="Arial" w:cs="Arial"/>
          <w:color w:val="777777"/>
          <w:szCs w:val="20"/>
        </w:rPr>
        <w:t>A left-skewed, negative distribution will have the mean to the </w:t>
      </w:r>
      <w:r w:rsidRPr="00E16378">
        <w:rPr>
          <w:rStyle w:val="Strong"/>
          <w:rFonts w:ascii="inherit" w:hAnsi="inherit" w:cs="Arial"/>
          <w:color w:val="777777"/>
          <w:szCs w:val="20"/>
          <w:bdr w:val="none" w:sz="0" w:space="0" w:color="auto" w:frame="1"/>
        </w:rPr>
        <w:t>left</w:t>
      </w:r>
      <w:r w:rsidRPr="00E16378">
        <w:rPr>
          <w:rFonts w:ascii="Arial" w:hAnsi="Arial" w:cs="Arial"/>
          <w:color w:val="777777"/>
          <w:szCs w:val="20"/>
        </w:rPr>
        <w:t> of the median.</w:t>
      </w:r>
      <w:r w:rsidRPr="00E16378">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6ECC998" wp14:editId="2AF567AA">
            <wp:extent cx="4267200" cy="1744980"/>
            <wp:effectExtent l="0" t="0" r="0" b="7620"/>
            <wp:docPr id="222" name="Picture 222" descr="left skewed">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eft skewed">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2D49D9BA" w14:textId="3DAB0F73"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E16378">
        <w:rPr>
          <w:rFonts w:ascii="Arial" w:hAnsi="Arial" w:cs="Arial"/>
          <w:color w:val="777777"/>
          <w:szCs w:val="20"/>
        </w:rPr>
        <w:lastRenderedPageBreak/>
        <w:t>A right-skewed distribution will have the mean to the </w:t>
      </w:r>
      <w:r w:rsidRPr="00E16378">
        <w:rPr>
          <w:rStyle w:val="Strong"/>
          <w:rFonts w:ascii="inherit" w:hAnsi="inherit" w:cs="Arial"/>
          <w:color w:val="777777"/>
          <w:szCs w:val="20"/>
          <w:bdr w:val="none" w:sz="0" w:space="0" w:color="auto" w:frame="1"/>
        </w:rPr>
        <w:t>right </w:t>
      </w:r>
      <w:r w:rsidRPr="00E16378">
        <w:rPr>
          <w:rFonts w:ascii="Arial" w:hAnsi="Arial" w:cs="Arial"/>
          <w:color w:val="777777"/>
          <w:szCs w:val="20"/>
        </w:rPr>
        <w:t>of the median.</w:t>
      </w:r>
      <w:r w:rsidRPr="00E16378">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24FEAAEE" wp14:editId="5C979139">
            <wp:extent cx="4267200" cy="1744980"/>
            <wp:effectExtent l="0" t="0" r="0" b="7620"/>
            <wp:docPr id="221" name="Picture 221" descr="right skewed">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skewed">
                      <a:hlinkClick r:id="rId417"/>
                    </pic:cNvPr>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05327E27" w14:textId="77777777" w:rsidR="009721F7" w:rsidRPr="00906021" w:rsidRDefault="009721F7" w:rsidP="009721F7">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0602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Effects on Statistics</w:t>
      </w:r>
    </w:p>
    <w:p w14:paraId="355F1148" w14:textId="77777777" w:rsidR="007429D1" w:rsidRDefault="007429D1"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7D1E5FE0" w14:textId="1013F376"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16732">
        <w:rPr>
          <w:rFonts w:ascii="Arial" w:hAnsi="Arial" w:cs="Arial"/>
          <w:color w:val="777777"/>
          <w:szCs w:val="20"/>
        </w:rPr>
        <w:t xml:space="preserve">The normal distribution is the easiest distribution to work with in order to gain an understanding about statistics. </w:t>
      </w:r>
      <w:r w:rsidRPr="00016732">
        <w:rPr>
          <w:rFonts w:ascii="Arial" w:hAnsi="Arial" w:cs="Arial"/>
          <w:color w:val="ED7D31" w:themeColor="accent2"/>
          <w:szCs w:val="20"/>
        </w:rPr>
        <w:t>Real life distributions are usually skewed. Too much skewness, and many statistical techniques don’t work. As a result, advanced mathematical techniques including </w:t>
      </w:r>
      <w:hyperlink r:id="rId419" w:history="1">
        <w:r w:rsidRPr="00016732">
          <w:rPr>
            <w:rStyle w:val="Hyperlink"/>
            <w:rFonts w:ascii="inherit" w:eastAsiaTheme="majorEastAsia" w:hAnsi="inherit" w:cs="Arial"/>
            <w:color w:val="ED7D31" w:themeColor="accent2"/>
            <w:szCs w:val="20"/>
            <w:bdr w:val="none" w:sz="0" w:space="0" w:color="auto" w:frame="1"/>
          </w:rPr>
          <w:t>logarithms </w:t>
        </w:r>
      </w:hyperlink>
      <w:r w:rsidRPr="00016732">
        <w:rPr>
          <w:rFonts w:ascii="Arial" w:hAnsi="Arial" w:cs="Arial"/>
          <w:color w:val="ED7D31" w:themeColor="accent2"/>
          <w:szCs w:val="20"/>
        </w:rPr>
        <w:t xml:space="preserve">and quantile regression techniques are used. </w:t>
      </w:r>
      <w:r w:rsidRPr="00016732">
        <w:rPr>
          <w:rFonts w:ascii="Arial" w:hAnsi="Arial" w:cs="Arial"/>
          <w:color w:val="777777"/>
          <w:szCs w:val="20"/>
        </w:rPr>
        <w:t>Read more about quantile regression </w:t>
      </w:r>
      <w:hyperlink r:id="rId420" w:tgtFrame="_blank" w:history="1">
        <w:r w:rsidRPr="00016732">
          <w:rPr>
            <w:rStyle w:val="Hyperlink"/>
            <w:rFonts w:ascii="inherit" w:eastAsiaTheme="majorEastAsia" w:hAnsi="inherit" w:cs="Arial"/>
            <w:color w:val="05A9C5"/>
            <w:szCs w:val="20"/>
            <w:bdr w:val="none" w:sz="0" w:space="0" w:color="auto" w:frame="1"/>
          </w:rPr>
          <w:t>here</w:t>
        </w:r>
      </w:hyperlink>
      <w:r w:rsidRPr="00016732">
        <w:rPr>
          <w:rFonts w:ascii="Arial" w:hAnsi="Arial" w:cs="Arial"/>
          <w:color w:val="777777"/>
          <w:szCs w:val="20"/>
        </w:rPr>
        <w:t>.</w:t>
      </w:r>
    </w:p>
    <w:p w14:paraId="686FBBD9" w14:textId="77777777" w:rsidR="00FE4519" w:rsidRPr="00016732" w:rsidRDefault="00FE4519" w:rsidP="009721F7">
      <w:pPr>
        <w:pStyle w:val="NormalWeb"/>
        <w:shd w:val="clear" w:color="auto" w:fill="FFFFFF"/>
        <w:spacing w:before="0" w:beforeAutospacing="0" w:after="0" w:afterAutospacing="0"/>
        <w:textAlignment w:val="baseline"/>
        <w:rPr>
          <w:rFonts w:ascii="Arial" w:hAnsi="Arial" w:cs="Arial"/>
          <w:color w:val="777777"/>
          <w:szCs w:val="20"/>
        </w:rPr>
      </w:pPr>
    </w:p>
    <w:p w14:paraId="1151200B" w14:textId="6C7613CC" w:rsidR="009721F7" w:rsidRDefault="009721F7" w:rsidP="00FE451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451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Left (Negative Skew)</w:t>
      </w:r>
    </w:p>
    <w:p w14:paraId="08E27A37" w14:textId="77777777" w:rsidR="005A6F9B" w:rsidRPr="005A6F9B" w:rsidRDefault="005A6F9B" w:rsidP="005A6F9B">
      <w:pPr>
        <w:rPr>
          <w:lang w:eastAsia="en-IN"/>
        </w:rPr>
      </w:pPr>
    </w:p>
    <w:p w14:paraId="70470FA6" w14:textId="77777777" w:rsidR="009721F7" w:rsidRPr="0036728A"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36728A">
        <w:rPr>
          <w:rFonts w:ascii="Arial" w:hAnsi="Arial" w:cs="Arial"/>
          <w:color w:val="777777"/>
          <w:szCs w:val="20"/>
        </w:rPr>
        <w:t xml:space="preserve">A left skewed distribution is sometimes called a negatively skewed distribution because </w:t>
      </w:r>
      <w:proofErr w:type="gramStart"/>
      <w:r w:rsidRPr="0036728A">
        <w:rPr>
          <w:rFonts w:ascii="Arial" w:hAnsi="Arial" w:cs="Arial"/>
          <w:color w:val="777777"/>
          <w:szCs w:val="20"/>
        </w:rPr>
        <w:t>it’s</w:t>
      </w:r>
      <w:proofErr w:type="gramEnd"/>
      <w:r w:rsidRPr="0036728A">
        <w:rPr>
          <w:rFonts w:ascii="Arial" w:hAnsi="Arial" w:cs="Arial"/>
          <w:color w:val="777777"/>
          <w:szCs w:val="20"/>
        </w:rPr>
        <w:t xml:space="preserve"> long tail is on the negative direction on a number line.</w:t>
      </w:r>
    </w:p>
    <w:p w14:paraId="71304259" w14:textId="5D995248"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6728A">
        <w:rPr>
          <w:rFonts w:ascii="Arial" w:hAnsi="Arial" w:cs="Arial"/>
          <w:color w:val="777777"/>
          <w:szCs w:val="20"/>
        </w:rPr>
        <w:t>A common misconception is that the </w:t>
      </w:r>
      <w:r w:rsidRPr="0036728A">
        <w:rPr>
          <w:rStyle w:val="Emphasis"/>
          <w:rFonts w:ascii="inherit" w:hAnsi="inherit" w:cs="Arial"/>
          <w:color w:val="777777"/>
          <w:szCs w:val="20"/>
          <w:bdr w:val="none" w:sz="0" w:space="0" w:color="auto" w:frame="1"/>
        </w:rPr>
        <w:t>peak</w:t>
      </w:r>
      <w:r w:rsidRPr="0036728A">
        <w:rPr>
          <w:rFonts w:ascii="Arial" w:hAnsi="Arial" w:cs="Arial"/>
          <w:color w:val="777777"/>
          <w:szCs w:val="20"/>
        </w:rPr>
        <w:t> of distribution is what defines “</w:t>
      </w:r>
      <w:proofErr w:type="spellStart"/>
      <w:r w:rsidRPr="0036728A">
        <w:rPr>
          <w:rFonts w:ascii="Arial" w:hAnsi="Arial" w:cs="Arial"/>
          <w:color w:val="777777"/>
          <w:szCs w:val="20"/>
        </w:rPr>
        <w:t>peakness</w:t>
      </w:r>
      <w:proofErr w:type="spellEnd"/>
      <w:r w:rsidRPr="0036728A">
        <w:rPr>
          <w:rFonts w:ascii="Arial" w:hAnsi="Arial" w:cs="Arial"/>
          <w:color w:val="777777"/>
          <w:szCs w:val="20"/>
        </w:rPr>
        <w:t>.” In other words, a peak that tends to the left is left skewed distribution. This is incorrect. There are two main things that make a distribution skewed left:</w:t>
      </w:r>
    </w:p>
    <w:p w14:paraId="5DF6738A" w14:textId="77777777" w:rsidR="0036728A" w:rsidRPr="0036728A" w:rsidRDefault="0036728A" w:rsidP="009721F7">
      <w:pPr>
        <w:pStyle w:val="NormalWeb"/>
        <w:shd w:val="clear" w:color="auto" w:fill="FFFFFF"/>
        <w:spacing w:before="0" w:beforeAutospacing="0" w:after="0" w:afterAutospacing="0"/>
        <w:textAlignment w:val="baseline"/>
        <w:rPr>
          <w:rFonts w:ascii="Arial" w:hAnsi="Arial" w:cs="Arial"/>
          <w:color w:val="777777"/>
          <w:szCs w:val="20"/>
        </w:rPr>
      </w:pPr>
    </w:p>
    <w:p w14:paraId="636E31A9" w14:textId="77777777" w:rsidR="009721F7" w:rsidRPr="00E33391"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E33391">
        <w:rPr>
          <w:rFonts w:ascii="inherit" w:hAnsi="inherit" w:cs="Arial"/>
          <w:color w:val="ED7D31" w:themeColor="accent2"/>
          <w:sz w:val="24"/>
          <w:szCs w:val="20"/>
        </w:rPr>
        <w:t>The mean is to the left of the peak. This is the main definition behind “skewness”, which is technically a measure of the distribution of values around the mean.</w:t>
      </w:r>
    </w:p>
    <w:p w14:paraId="15741ECD" w14:textId="77777777" w:rsidR="009721F7" w:rsidRPr="00E33391"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E33391">
        <w:rPr>
          <w:rFonts w:ascii="inherit" w:hAnsi="inherit" w:cs="Arial"/>
          <w:color w:val="ED7D31" w:themeColor="accent2"/>
          <w:sz w:val="24"/>
          <w:szCs w:val="20"/>
        </w:rPr>
        <w:t>The tail is longer on the left.</w:t>
      </w:r>
    </w:p>
    <w:p w14:paraId="22CE625C" w14:textId="77777777" w:rsidR="009721F7" w:rsidRPr="00D84345" w:rsidRDefault="009721F7" w:rsidP="00D82F24">
      <w:pPr>
        <w:numPr>
          <w:ilvl w:val="0"/>
          <w:numId w:val="93"/>
        </w:numPr>
        <w:shd w:val="clear" w:color="auto" w:fill="FFFFFF"/>
        <w:spacing w:after="0" w:line="240" w:lineRule="auto"/>
        <w:ind w:left="450"/>
        <w:textAlignment w:val="baseline"/>
        <w:rPr>
          <w:rFonts w:ascii="inherit" w:hAnsi="inherit" w:cs="Arial"/>
          <w:color w:val="ED7D31" w:themeColor="accent2"/>
          <w:sz w:val="24"/>
          <w:szCs w:val="20"/>
        </w:rPr>
      </w:pPr>
      <w:r w:rsidRPr="00D84345">
        <w:rPr>
          <w:rFonts w:ascii="inherit" w:hAnsi="inherit" w:cs="Arial"/>
          <w:color w:val="ED7D31" w:themeColor="accent2"/>
          <w:sz w:val="24"/>
          <w:szCs w:val="20"/>
        </w:rPr>
        <w:t>In most cases, the </w:t>
      </w:r>
      <w:hyperlink r:id="rId421" w:anchor="mean" w:history="1">
        <w:r w:rsidRPr="00D84345">
          <w:rPr>
            <w:rStyle w:val="Hyperlink"/>
            <w:rFonts w:ascii="inherit" w:hAnsi="inherit" w:cs="Arial"/>
            <w:color w:val="ED7D31" w:themeColor="accent2"/>
            <w:sz w:val="24"/>
            <w:szCs w:val="20"/>
            <w:bdr w:val="none" w:sz="0" w:space="0" w:color="auto" w:frame="1"/>
          </w:rPr>
          <w:t>mean </w:t>
        </w:r>
      </w:hyperlink>
      <w:r w:rsidRPr="00D84345">
        <w:rPr>
          <w:rFonts w:ascii="inherit" w:hAnsi="inherit" w:cs="Arial"/>
          <w:color w:val="ED7D31" w:themeColor="accent2"/>
          <w:sz w:val="24"/>
          <w:szCs w:val="20"/>
        </w:rPr>
        <w:t>is to the left of the median. This isn’t a reliable test for skewness though, as some distributions (i.e. many </w:t>
      </w:r>
      <w:hyperlink r:id="rId422" w:history="1">
        <w:r w:rsidRPr="00D84345">
          <w:rPr>
            <w:rStyle w:val="Hyperlink"/>
            <w:rFonts w:ascii="inherit" w:hAnsi="inherit" w:cs="Arial"/>
            <w:color w:val="ED7D31" w:themeColor="accent2"/>
            <w:sz w:val="24"/>
            <w:szCs w:val="20"/>
            <w:bdr w:val="none" w:sz="0" w:space="0" w:color="auto" w:frame="1"/>
          </w:rPr>
          <w:t>multimodal distributions</w:t>
        </w:r>
      </w:hyperlink>
      <w:r w:rsidRPr="00D84345">
        <w:rPr>
          <w:rFonts w:ascii="inherit" w:hAnsi="inherit" w:cs="Arial"/>
          <w:color w:val="ED7D31" w:themeColor="accent2"/>
          <w:sz w:val="24"/>
          <w:szCs w:val="20"/>
        </w:rPr>
        <w:t>) violate this rule. You should think of this as a “general idea” kind of rule, and not a set-in-stone one.</w:t>
      </w:r>
    </w:p>
    <w:p w14:paraId="62A02CA0" w14:textId="10EA1896"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8F036B7" wp14:editId="5F245BFE">
            <wp:extent cx="2019300" cy="1600200"/>
            <wp:effectExtent l="0" t="0" r="0" b="0"/>
            <wp:docPr id="220" name="Picture 220" descr="skewed left">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kewed left">
                      <a:hlinkClick r:id="rId423"/>
                    </pic:cNvPr>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19300" cy="1600200"/>
                    </a:xfrm>
                    <a:prstGeom prst="rect">
                      <a:avLst/>
                    </a:prstGeom>
                    <a:noFill/>
                    <a:ln>
                      <a:noFill/>
                    </a:ln>
                  </pic:spPr>
                </pic:pic>
              </a:graphicData>
            </a:graphic>
          </wp:inline>
        </w:drawing>
      </w:r>
    </w:p>
    <w:p w14:paraId="35DCE1B9"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In a left skewed distribution, the mean is to the left of the peak.</w:t>
      </w:r>
    </w:p>
    <w:p w14:paraId="75CC49C0" w14:textId="77777777" w:rsidR="009721F7" w:rsidRPr="00EA4AE0" w:rsidRDefault="009721F7" w:rsidP="00EA4AE0">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A4AE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Left Skewed and Numerical Values</w:t>
      </w:r>
    </w:p>
    <w:p w14:paraId="393638E5" w14:textId="77777777" w:rsidR="009721F7" w:rsidRPr="00370138" w:rsidRDefault="009721F7" w:rsidP="009721F7">
      <w:pPr>
        <w:pStyle w:val="NormalWeb"/>
        <w:shd w:val="clear" w:color="auto" w:fill="FFFFFF"/>
        <w:spacing w:before="0" w:beforeAutospacing="0" w:after="225" w:afterAutospacing="0"/>
        <w:textAlignment w:val="baseline"/>
        <w:rPr>
          <w:rFonts w:ascii="Arial" w:hAnsi="Arial" w:cs="Arial"/>
          <w:color w:val="777777"/>
          <w:szCs w:val="20"/>
        </w:rPr>
      </w:pPr>
      <w:r w:rsidRPr="00370138">
        <w:rPr>
          <w:rFonts w:ascii="Arial" w:hAnsi="Arial" w:cs="Arial"/>
          <w:color w:val="777777"/>
          <w:szCs w:val="20"/>
        </w:rPr>
        <w:t>Skewness can be shown with a list of numbers as well as on a graph. For example, take the numbers 1,2, and 3. They are evenly spaced, with 2 as the mean (1 + 2 + 3 / 3 = 6 / 3 = 2). If you add a number to the far left (think in terms of adding a value to the number line), the distribution becomes left skewed:</w:t>
      </w:r>
      <w:r w:rsidRPr="00370138">
        <w:rPr>
          <w:rFonts w:ascii="Arial" w:hAnsi="Arial" w:cs="Arial"/>
          <w:color w:val="777777"/>
          <w:szCs w:val="20"/>
        </w:rPr>
        <w:br/>
        <w:t>-10, 1, 2, 3.</w:t>
      </w:r>
      <w:r w:rsidRPr="00370138">
        <w:rPr>
          <w:rFonts w:ascii="Arial" w:hAnsi="Arial" w:cs="Arial"/>
          <w:color w:val="777777"/>
          <w:szCs w:val="20"/>
        </w:rPr>
        <w:br/>
        <w:t>Similarly, if you add a value to the far right, the set of numbers becomes right skewed:</w:t>
      </w:r>
      <w:r w:rsidRPr="00370138">
        <w:rPr>
          <w:rFonts w:ascii="Arial" w:hAnsi="Arial" w:cs="Arial"/>
          <w:color w:val="777777"/>
          <w:szCs w:val="20"/>
        </w:rPr>
        <w:br/>
        <w:t>1, 2, 3, 10.</w:t>
      </w:r>
    </w:p>
    <w:p w14:paraId="703183A1" w14:textId="77777777" w:rsidR="009721F7" w:rsidRPr="00370138" w:rsidRDefault="009721F7" w:rsidP="0037013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013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Skewed Boxplot</w:t>
      </w:r>
    </w:p>
    <w:p w14:paraId="36939A8B" w14:textId="2B305387"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0138">
        <w:rPr>
          <w:rFonts w:ascii="Arial" w:hAnsi="Arial" w:cs="Arial"/>
          <w:color w:val="777777"/>
          <w:szCs w:val="20"/>
        </w:rPr>
        <w:t>If the bulk of observations are on the high end of the scale, a </w:t>
      </w:r>
      <w:hyperlink r:id="rId425" w:history="1">
        <w:r w:rsidRPr="00370138">
          <w:rPr>
            <w:rStyle w:val="Hyperlink"/>
            <w:rFonts w:ascii="inherit" w:eastAsiaTheme="majorEastAsia" w:hAnsi="inherit" w:cs="Arial"/>
            <w:color w:val="05A9C5"/>
            <w:szCs w:val="20"/>
            <w:bdr w:val="none" w:sz="0" w:space="0" w:color="auto" w:frame="1"/>
          </w:rPr>
          <w:t>boxplot</w:t>
        </w:r>
      </w:hyperlink>
      <w:r w:rsidRPr="00370138">
        <w:rPr>
          <w:rFonts w:ascii="Arial" w:hAnsi="Arial" w:cs="Arial"/>
          <w:color w:val="777777"/>
          <w:szCs w:val="20"/>
        </w:rPr>
        <w:t xml:space="preserve"> is left skewed. Consequently, </w:t>
      </w:r>
      <w:r w:rsidRPr="00D17078">
        <w:rPr>
          <w:rFonts w:ascii="Arial" w:hAnsi="Arial" w:cs="Arial"/>
          <w:color w:val="ED7D31" w:themeColor="accent2"/>
          <w:szCs w:val="20"/>
        </w:rPr>
        <w:t>the left whisker is longer than the right whisker</w:t>
      </w:r>
      <w:r w:rsidRPr="00370138">
        <w:rPr>
          <w:rFonts w:ascii="Arial" w:hAnsi="Arial" w:cs="Arial"/>
          <w:color w:val="777777"/>
          <w:szCs w:val="20"/>
        </w:rPr>
        <w:t>.</w:t>
      </w:r>
    </w:p>
    <w:p w14:paraId="78011F1B" w14:textId="77777777" w:rsidR="006B4FA1" w:rsidRPr="00370138" w:rsidRDefault="006B4FA1" w:rsidP="009721F7">
      <w:pPr>
        <w:pStyle w:val="NormalWeb"/>
        <w:shd w:val="clear" w:color="auto" w:fill="FFFFFF"/>
        <w:spacing w:before="0" w:beforeAutospacing="0" w:after="0" w:afterAutospacing="0"/>
        <w:textAlignment w:val="baseline"/>
        <w:rPr>
          <w:rFonts w:ascii="Arial" w:hAnsi="Arial" w:cs="Arial"/>
          <w:color w:val="777777"/>
          <w:szCs w:val="20"/>
        </w:rPr>
      </w:pPr>
    </w:p>
    <w:p w14:paraId="579CA56E" w14:textId="20372456"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26FE48C" wp14:editId="50491F00">
            <wp:extent cx="1905000" cy="883920"/>
            <wp:effectExtent l="0" t="0" r="0" b="0"/>
            <wp:docPr id="219" name="Picture 219" descr="left skewed boxplot">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 skewed boxplot">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905000" cy="883920"/>
                    </a:xfrm>
                    <a:prstGeom prst="rect">
                      <a:avLst/>
                    </a:prstGeom>
                    <a:noFill/>
                    <a:ln>
                      <a:noFill/>
                    </a:ln>
                  </pic:spPr>
                </pic:pic>
              </a:graphicData>
            </a:graphic>
          </wp:inline>
        </w:drawing>
      </w:r>
    </w:p>
    <w:p w14:paraId="2F834C1F"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A left skewed boxplot, showing a </w:t>
      </w:r>
      <w:proofErr w:type="gramStart"/>
      <w:r>
        <w:rPr>
          <w:rFonts w:ascii="inherit" w:hAnsi="inherit" w:cs="Arial"/>
          <w:i/>
          <w:iCs/>
          <w:color w:val="777777"/>
          <w:sz w:val="20"/>
          <w:szCs w:val="20"/>
        </w:rPr>
        <w:t>long left</w:t>
      </w:r>
      <w:proofErr w:type="gramEnd"/>
      <w:r>
        <w:rPr>
          <w:rFonts w:ascii="inherit" w:hAnsi="inherit" w:cs="Arial"/>
          <w:i/>
          <w:iCs/>
          <w:color w:val="777777"/>
          <w:sz w:val="20"/>
          <w:szCs w:val="20"/>
        </w:rPr>
        <w:t xml:space="preserve"> whisker. Image: </w:t>
      </w:r>
      <w:hyperlink r:id="rId428" w:history="1">
        <w:r>
          <w:rPr>
            <w:rStyle w:val="Hyperlink"/>
            <w:rFonts w:ascii="inherit" w:eastAsiaTheme="majorEastAsia" w:hAnsi="inherit" w:cs="Arial"/>
            <w:i/>
            <w:iCs/>
            <w:color w:val="05A9C5"/>
            <w:sz w:val="20"/>
            <w:szCs w:val="20"/>
            <w:bdr w:val="none" w:sz="0" w:space="0" w:color="auto" w:frame="1"/>
          </w:rPr>
          <w:t>SHU.EDU</w:t>
        </w:r>
      </w:hyperlink>
    </w:p>
    <w:p w14:paraId="5B0C0EF6" w14:textId="77777777" w:rsidR="009721F7" w:rsidRPr="006B4FA1" w:rsidRDefault="009721F7" w:rsidP="006B4FA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B4FA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Skewed Histogram</w:t>
      </w:r>
    </w:p>
    <w:p w14:paraId="26019575" w14:textId="77777777" w:rsidR="006B4FA1"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6B4FA1">
        <w:rPr>
          <w:rStyle w:val="Emphasis"/>
          <w:rFonts w:ascii="inherit" w:hAnsi="inherit" w:cs="Arial"/>
          <w:color w:val="777777"/>
          <w:szCs w:val="20"/>
          <w:bdr w:val="none" w:sz="0" w:space="0" w:color="auto" w:frame="1"/>
        </w:rPr>
        <w:t>Left skewed histograms</w:t>
      </w:r>
      <w:r w:rsidRPr="006B4FA1">
        <w:rPr>
          <w:rFonts w:ascii="Arial" w:hAnsi="Arial" w:cs="Arial"/>
          <w:color w:val="777777"/>
          <w:szCs w:val="20"/>
        </w:rPr>
        <w:t> are </w:t>
      </w:r>
      <w:hyperlink r:id="rId429" w:history="1">
        <w:r w:rsidRPr="006B4FA1">
          <w:rPr>
            <w:rStyle w:val="Hyperlink"/>
            <w:rFonts w:ascii="inherit" w:eastAsiaTheme="majorEastAsia" w:hAnsi="inherit" w:cs="Arial"/>
            <w:color w:val="05A9C5"/>
            <w:szCs w:val="20"/>
            <w:bdr w:val="none" w:sz="0" w:space="0" w:color="auto" w:frame="1"/>
          </w:rPr>
          <w:t>Histograms </w:t>
        </w:r>
      </w:hyperlink>
      <w:r w:rsidRPr="006B4FA1">
        <w:rPr>
          <w:rFonts w:ascii="Arial" w:hAnsi="Arial" w:cs="Arial"/>
          <w:color w:val="777777"/>
          <w:szCs w:val="20"/>
        </w:rPr>
        <w:t xml:space="preserve">with </w:t>
      </w:r>
      <w:r w:rsidRPr="00D17078">
        <w:rPr>
          <w:rFonts w:ascii="Arial" w:hAnsi="Arial" w:cs="Arial"/>
          <w:color w:val="ED7D31" w:themeColor="accent2"/>
          <w:szCs w:val="20"/>
        </w:rPr>
        <w:t>long tails on the left.</w:t>
      </w:r>
    </w:p>
    <w:p w14:paraId="78A6DB11" w14:textId="36432D18"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6B4FA1">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99F8F12" wp14:editId="0DFA3B1D">
            <wp:extent cx="2499360" cy="1783080"/>
            <wp:effectExtent l="0" t="0" r="0" b="7620"/>
            <wp:docPr id="218" name="Picture 218" descr="left skewed histogram">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eft skewed histogram">
                      <a:hlinkClick r:id="rId430"/>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499360" cy="1783080"/>
                    </a:xfrm>
                    <a:prstGeom prst="rect">
                      <a:avLst/>
                    </a:prstGeom>
                    <a:noFill/>
                    <a:ln>
                      <a:noFill/>
                    </a:ln>
                  </pic:spPr>
                </pic:pic>
              </a:graphicData>
            </a:graphic>
          </wp:inline>
        </w:drawing>
      </w:r>
    </w:p>
    <w:p w14:paraId="4A25CB7C" w14:textId="77777777" w:rsidR="00FA05AF" w:rsidRDefault="00FA05AF"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342F0400" w14:textId="26FC1EC1" w:rsidR="009721F7" w:rsidRDefault="009721F7" w:rsidP="00FA05A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A05A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Skewed Right / Positive Skew</w:t>
      </w:r>
    </w:p>
    <w:p w14:paraId="31348943" w14:textId="77777777" w:rsidR="00FA05AF" w:rsidRPr="00FA05AF" w:rsidRDefault="00FA05AF" w:rsidP="00FA05AF">
      <w:pPr>
        <w:rPr>
          <w:lang w:eastAsia="en-IN"/>
        </w:rPr>
      </w:pPr>
    </w:p>
    <w:p w14:paraId="0AB95257" w14:textId="20FA16DA"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0"/>
          <w:szCs w:val="20"/>
        </w:rPr>
      </w:pPr>
      <w:r w:rsidRPr="006174C9">
        <w:rPr>
          <w:rFonts w:ascii="Arial" w:hAnsi="Arial" w:cs="Arial"/>
          <w:color w:val="ED7D31" w:themeColor="accent2"/>
          <w:szCs w:val="20"/>
        </w:rPr>
        <w:t>A right skewed distribution is sometimes called a positive skew distribution. That’s because the tail is longer on the positive direction of the </w:t>
      </w:r>
      <w:hyperlink r:id="rId432" w:tgtFrame="_blank" w:history="1">
        <w:r w:rsidRPr="006174C9">
          <w:rPr>
            <w:rStyle w:val="Hyperlink"/>
            <w:rFonts w:ascii="inherit" w:eastAsiaTheme="majorEastAsia" w:hAnsi="inherit" w:cs="Arial"/>
            <w:color w:val="ED7D31" w:themeColor="accent2"/>
            <w:szCs w:val="20"/>
            <w:bdr w:val="none" w:sz="0" w:space="0" w:color="auto" w:frame="1"/>
          </w:rPr>
          <w:t>number line</w:t>
        </w:r>
      </w:hyperlink>
      <w:r>
        <w:rPr>
          <w:rFonts w:ascii="Arial" w:hAnsi="Arial" w:cs="Arial"/>
          <w:color w:val="777777"/>
          <w:sz w:val="20"/>
          <w:szCs w:val="20"/>
        </w:rPr>
        <w:t>.</w:t>
      </w:r>
    </w:p>
    <w:p w14:paraId="354B7C71" w14:textId="77777777" w:rsidR="006174C9" w:rsidRDefault="006174C9"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02987B06" w14:textId="77777777" w:rsidR="009721F7" w:rsidRPr="006174C9" w:rsidRDefault="009721F7" w:rsidP="006174C9">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174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Histogram</w:t>
      </w:r>
    </w:p>
    <w:p w14:paraId="2EB43720" w14:textId="77777777" w:rsidR="009721F7" w:rsidRPr="00074E9E"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74E9E">
        <w:rPr>
          <w:rFonts w:ascii="Arial" w:hAnsi="Arial" w:cs="Arial"/>
          <w:color w:val="777777"/>
          <w:szCs w:val="20"/>
        </w:rPr>
        <w:t>A </w:t>
      </w:r>
      <w:hyperlink r:id="rId433" w:history="1">
        <w:r w:rsidRPr="00074E9E">
          <w:rPr>
            <w:rStyle w:val="Hyperlink"/>
            <w:rFonts w:ascii="inherit" w:eastAsiaTheme="majorEastAsia" w:hAnsi="inherit" w:cs="Arial"/>
            <w:color w:val="05A9C5"/>
            <w:szCs w:val="20"/>
            <w:bdr w:val="none" w:sz="0" w:space="0" w:color="auto" w:frame="1"/>
          </w:rPr>
          <w:t>histogram </w:t>
        </w:r>
      </w:hyperlink>
      <w:r w:rsidRPr="00074E9E">
        <w:rPr>
          <w:rFonts w:ascii="Arial" w:hAnsi="Arial" w:cs="Arial"/>
          <w:color w:val="777777"/>
          <w:szCs w:val="20"/>
        </w:rPr>
        <w:t xml:space="preserve">is right skewed if the peak of the histogram veers to the left. Therefore, the histogram’s </w:t>
      </w:r>
      <w:r w:rsidRPr="00074E9E">
        <w:rPr>
          <w:rFonts w:ascii="Arial" w:hAnsi="Arial" w:cs="Arial"/>
          <w:color w:val="ED7D31" w:themeColor="accent2"/>
          <w:szCs w:val="20"/>
        </w:rPr>
        <w:t>tail has a positive skew to the right</w:t>
      </w:r>
      <w:r w:rsidRPr="00074E9E">
        <w:rPr>
          <w:rFonts w:ascii="Arial" w:hAnsi="Arial" w:cs="Arial"/>
          <w:color w:val="777777"/>
          <w:szCs w:val="20"/>
        </w:rPr>
        <w:t>.</w:t>
      </w:r>
    </w:p>
    <w:p w14:paraId="52B384F8" w14:textId="7893A447"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294098EE" wp14:editId="0CA3878B">
            <wp:extent cx="2590800" cy="1760220"/>
            <wp:effectExtent l="0" t="0" r="0" b="0"/>
            <wp:docPr id="217" name="Picture 217" descr="right skewed histogram">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ght skewed histogram">
                      <a:hlinkClick r:id="rId434"/>
                    </pic:cNvPr>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90800" cy="1760220"/>
                    </a:xfrm>
                    <a:prstGeom prst="rect">
                      <a:avLst/>
                    </a:prstGeom>
                    <a:noFill/>
                    <a:ln>
                      <a:noFill/>
                    </a:ln>
                  </pic:spPr>
                </pic:pic>
              </a:graphicData>
            </a:graphic>
          </wp:inline>
        </w:drawing>
      </w:r>
    </w:p>
    <w:p w14:paraId="4C00ED5E"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skewed to the right histogram. Image: SUNY Oswego</w:t>
      </w:r>
    </w:p>
    <w:p w14:paraId="5A9F0FBB" w14:textId="77777777" w:rsidR="009721F7" w:rsidRPr="00074E9E" w:rsidRDefault="009721F7" w:rsidP="00074E9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74E9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Box Plot</w:t>
      </w:r>
    </w:p>
    <w:p w14:paraId="232B57F2" w14:textId="3A97BBFB" w:rsidR="009721F7" w:rsidRPr="00074E9E"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074E9E">
        <w:rPr>
          <w:rFonts w:ascii="Arial" w:hAnsi="Arial" w:cs="Arial"/>
          <w:color w:val="ED7D31" w:themeColor="accent2"/>
          <w:szCs w:val="20"/>
        </w:rPr>
        <w:t>If a </w:t>
      </w:r>
      <w:hyperlink r:id="rId436" w:history="1">
        <w:r w:rsidRPr="00074E9E">
          <w:rPr>
            <w:rStyle w:val="Hyperlink"/>
            <w:rFonts w:ascii="inherit" w:eastAsiaTheme="majorEastAsia" w:hAnsi="inherit" w:cs="Arial"/>
            <w:color w:val="ED7D31" w:themeColor="accent2"/>
            <w:szCs w:val="20"/>
            <w:bdr w:val="none" w:sz="0" w:space="0" w:color="auto" w:frame="1"/>
          </w:rPr>
          <w:t>box plot</w:t>
        </w:r>
      </w:hyperlink>
      <w:r w:rsidRPr="00074E9E">
        <w:rPr>
          <w:rFonts w:ascii="Arial" w:hAnsi="Arial" w:cs="Arial"/>
          <w:color w:val="ED7D31" w:themeColor="accent2"/>
          <w:szCs w:val="20"/>
        </w:rPr>
        <w:t> is skewed to the right, the box shifts to the left and the right whisker gets longer. As a result, the mean is greater than the median</w:t>
      </w:r>
    </w:p>
    <w:p w14:paraId="6A136678" w14:textId="77777777" w:rsidR="00074E9E" w:rsidRDefault="00074E9E" w:rsidP="009721F7">
      <w:pPr>
        <w:pStyle w:val="NormalWeb"/>
        <w:shd w:val="clear" w:color="auto" w:fill="FFFFFF"/>
        <w:spacing w:before="0" w:beforeAutospacing="0" w:after="0" w:afterAutospacing="0"/>
        <w:textAlignment w:val="baseline"/>
        <w:rPr>
          <w:rFonts w:ascii="Arial" w:hAnsi="Arial" w:cs="Arial"/>
          <w:color w:val="777777"/>
          <w:sz w:val="20"/>
          <w:szCs w:val="20"/>
        </w:rPr>
      </w:pPr>
    </w:p>
    <w:p w14:paraId="50D99EAD" w14:textId="1E7D9A1F"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2E37B1D0" wp14:editId="4873D34A">
            <wp:extent cx="5288280" cy="2133600"/>
            <wp:effectExtent l="0" t="0" r="7620" b="0"/>
            <wp:docPr id="216" name="Picture 216" descr="Image: Seton Hall University">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Seton Hall University">
                      <a:hlinkClick r:id="rId179"/>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88280" cy="2133600"/>
                    </a:xfrm>
                    <a:prstGeom prst="rect">
                      <a:avLst/>
                    </a:prstGeom>
                    <a:noFill/>
                    <a:ln>
                      <a:noFill/>
                    </a:ln>
                  </pic:spPr>
                </pic:pic>
              </a:graphicData>
            </a:graphic>
          </wp:inline>
        </w:drawing>
      </w:r>
    </w:p>
    <w:p w14:paraId="47A942CA"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Seton Hall University</w:t>
      </w:r>
    </w:p>
    <w:p w14:paraId="43742775" w14:textId="2D9D79DD" w:rsidR="009721F7" w:rsidRDefault="009721F7" w:rsidP="0071726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1726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Right Skewed Mean and Median</w:t>
      </w:r>
    </w:p>
    <w:p w14:paraId="0D58CBDC" w14:textId="77777777" w:rsidR="00F86B9D" w:rsidRPr="00F86B9D" w:rsidRDefault="00F86B9D" w:rsidP="00F86B9D">
      <w:pPr>
        <w:rPr>
          <w:lang w:eastAsia="en-IN"/>
        </w:rPr>
      </w:pPr>
    </w:p>
    <w:p w14:paraId="09748CB6" w14:textId="77777777" w:rsidR="008E1B44" w:rsidRPr="0037193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0918DC">
        <w:rPr>
          <w:rFonts w:ascii="Arial" w:hAnsi="Arial" w:cs="Arial"/>
          <w:color w:val="ED7D31" w:themeColor="accent2"/>
          <w:szCs w:val="20"/>
        </w:rPr>
        <w:t>The rule of thumb is that in a right skewed distribution, the mean is usually to the right of the </w:t>
      </w:r>
      <w:hyperlink r:id="rId438" w:anchor="median" w:history="1">
        <w:r w:rsidRPr="000918DC">
          <w:rPr>
            <w:rStyle w:val="Hyperlink"/>
            <w:rFonts w:ascii="inherit" w:eastAsiaTheme="majorEastAsia" w:hAnsi="inherit" w:cs="Arial"/>
            <w:color w:val="ED7D31" w:themeColor="accent2"/>
            <w:szCs w:val="20"/>
            <w:bdr w:val="none" w:sz="0" w:space="0" w:color="auto" w:frame="1"/>
          </w:rPr>
          <w:t>median</w:t>
        </w:r>
      </w:hyperlink>
      <w:r w:rsidRPr="00371937">
        <w:rPr>
          <w:rFonts w:ascii="Arial" w:hAnsi="Arial" w:cs="Arial"/>
          <w:color w:val="777777"/>
          <w:szCs w:val="20"/>
        </w:rPr>
        <w:t>.</w:t>
      </w:r>
      <w:r w:rsidRPr="00371937">
        <w:rPr>
          <w:rFonts w:ascii="Arial" w:hAnsi="Arial" w:cs="Arial"/>
          <w:color w:val="777777"/>
          <w:szCs w:val="20"/>
        </w:rPr>
        <w:br/>
      </w:r>
      <w:r w:rsidRPr="00371937">
        <w:rPr>
          <w:rFonts w:ascii="inherit" w:hAnsi="inherit" w:cs="Arial"/>
          <w:noProof/>
          <w:color w:val="05A9C5"/>
          <w:szCs w:val="20"/>
          <w:bdr w:val="none" w:sz="0" w:space="0" w:color="auto" w:frame="1"/>
        </w:rPr>
        <w:drawing>
          <wp:inline distT="0" distB="0" distL="0" distR="0" wp14:anchorId="29AD39C0" wp14:editId="2E1E164E">
            <wp:extent cx="4152900" cy="1905000"/>
            <wp:effectExtent l="0" t="0" r="0" b="0"/>
            <wp:docPr id="215" name="Picture 215" descr="Kelly's Measure of Skewness">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lly's Measure of Skewness">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r w:rsidRPr="00371937">
        <w:rPr>
          <w:rFonts w:ascii="Arial" w:hAnsi="Arial" w:cs="Arial"/>
          <w:color w:val="777777"/>
          <w:szCs w:val="20"/>
        </w:rPr>
        <w:br/>
      </w:r>
      <w:r w:rsidRPr="00371937">
        <w:rPr>
          <w:rFonts w:ascii="Arial" w:hAnsi="Arial" w:cs="Arial"/>
          <w:color w:val="777777"/>
          <w:szCs w:val="20"/>
        </w:rPr>
        <w:br w:type="textWrapping" w:clear="left"/>
      </w:r>
      <w:r w:rsidRPr="00371937">
        <w:rPr>
          <w:rFonts w:ascii="Arial" w:hAnsi="Arial" w:cs="Arial"/>
          <w:color w:val="777777"/>
          <w:szCs w:val="20"/>
        </w:rPr>
        <w:br/>
      </w:r>
      <w:r w:rsidRPr="00371937">
        <w:rPr>
          <w:rFonts w:ascii="Arial" w:hAnsi="Arial" w:cs="Arial"/>
          <w:color w:val="777777"/>
          <w:szCs w:val="20"/>
        </w:rPr>
        <w:lastRenderedPageBreak/>
        <w:t>However, like most rules of thumb, there </w:t>
      </w:r>
      <w:r w:rsidRPr="00371937">
        <w:rPr>
          <w:rStyle w:val="Emphasis"/>
          <w:rFonts w:ascii="inherit" w:hAnsi="inherit" w:cs="Arial"/>
          <w:color w:val="777777"/>
          <w:szCs w:val="20"/>
          <w:bdr w:val="none" w:sz="0" w:space="0" w:color="auto" w:frame="1"/>
        </w:rPr>
        <w:t>are</w:t>
      </w:r>
      <w:r w:rsidRPr="00371937">
        <w:rPr>
          <w:rFonts w:ascii="Arial" w:hAnsi="Arial" w:cs="Arial"/>
          <w:color w:val="777777"/>
          <w:szCs w:val="20"/>
        </w:rPr>
        <w:t> exceptions. Most right skewed distributions you come across in elementary statistics will have the mean to the right of the median. The </w:t>
      </w:r>
      <w:hyperlink r:id="rId439" w:tgtFrame="_blank" w:history="1">
        <w:r w:rsidRPr="00371937">
          <w:rPr>
            <w:rStyle w:val="Hyperlink"/>
            <w:rFonts w:ascii="inherit" w:eastAsiaTheme="majorEastAsia" w:hAnsi="inherit" w:cs="Arial"/>
            <w:color w:val="05A9C5"/>
            <w:szCs w:val="20"/>
            <w:bdr w:val="none" w:sz="0" w:space="0" w:color="auto" w:frame="1"/>
          </w:rPr>
          <w:t>Journal of Statistics Education</w:t>
        </w:r>
      </w:hyperlink>
      <w:r w:rsidRPr="00371937">
        <w:rPr>
          <w:rFonts w:ascii="Arial" w:hAnsi="Arial" w:cs="Arial"/>
          <w:color w:val="777777"/>
          <w:szCs w:val="20"/>
        </w:rPr>
        <w:t> points out an exception to the rule:</w:t>
      </w:r>
    </w:p>
    <w:p w14:paraId="5A1A98CE" w14:textId="282AB528" w:rsidR="009721F7" w:rsidRPr="0037193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1937">
        <w:rPr>
          <w:rFonts w:ascii="Arial" w:hAnsi="Arial" w:cs="Arial"/>
          <w:color w:val="777777"/>
          <w:szCs w:val="20"/>
        </w:rPr>
        <w:br/>
        <w:t>In a </w:t>
      </w:r>
      <w:hyperlink r:id="rId440" w:history="1">
        <w:r w:rsidRPr="00371937">
          <w:rPr>
            <w:rStyle w:val="Hyperlink"/>
            <w:rFonts w:ascii="inherit" w:eastAsiaTheme="majorEastAsia" w:hAnsi="inherit" w:cs="Arial"/>
            <w:color w:val="05A9C5"/>
            <w:szCs w:val="20"/>
            <w:bdr w:val="none" w:sz="0" w:space="0" w:color="auto" w:frame="1"/>
          </w:rPr>
          <w:t>data analysis</w:t>
        </w:r>
      </w:hyperlink>
      <w:r w:rsidRPr="00371937">
        <w:rPr>
          <w:rFonts w:ascii="Arial" w:hAnsi="Arial" w:cs="Arial"/>
          <w:color w:val="777777"/>
          <w:szCs w:val="20"/>
        </w:rPr>
        <w:t> course, a third moment formula calculates the skew (see: </w:t>
      </w:r>
      <w:hyperlink r:id="rId441" w:history="1">
        <w:r w:rsidRPr="00371937">
          <w:rPr>
            <w:rStyle w:val="Hyperlink"/>
            <w:rFonts w:ascii="inherit" w:eastAsiaTheme="majorEastAsia" w:hAnsi="inherit" w:cs="Arial"/>
            <w:color w:val="05A9C5"/>
            <w:szCs w:val="20"/>
            <w:bdr w:val="none" w:sz="0" w:space="0" w:color="auto" w:frame="1"/>
          </w:rPr>
          <w:t>What is a Moment?</w:t>
        </w:r>
      </w:hyperlink>
      <w:r w:rsidRPr="00371937">
        <w:rPr>
          <w:rFonts w:ascii="Arial" w:hAnsi="Arial" w:cs="Arial"/>
          <w:color w:val="777777"/>
          <w:szCs w:val="20"/>
        </w:rPr>
        <w:t>). Consequently, some distributions can break the rule of thumb. The following distribution was made from a 2002 </w:t>
      </w:r>
      <w:hyperlink r:id="rId442" w:tgtFrame="_blank" w:history="1">
        <w:r w:rsidRPr="00371937">
          <w:rPr>
            <w:rStyle w:val="Hyperlink"/>
            <w:rFonts w:ascii="inherit" w:eastAsiaTheme="majorEastAsia" w:hAnsi="inherit" w:cs="Arial"/>
            <w:color w:val="05A9C5"/>
            <w:szCs w:val="20"/>
            <w:bdr w:val="none" w:sz="0" w:space="0" w:color="auto" w:frame="1"/>
          </w:rPr>
          <w:t>General Social Survey</w:t>
        </w:r>
      </w:hyperlink>
      <w:r w:rsidRPr="00371937">
        <w:rPr>
          <w:rFonts w:ascii="Arial" w:hAnsi="Arial" w:cs="Arial"/>
          <w:color w:val="777777"/>
          <w:szCs w:val="20"/>
        </w:rPr>
        <w:t>. Respondents stated how many people older than 18 lived in their household. This is a right-skewed graph, but the mean is clearly to the left of the median.</w:t>
      </w:r>
    </w:p>
    <w:p w14:paraId="496506DA" w14:textId="6E63C4A1" w:rsidR="009721F7" w:rsidRPr="00371937" w:rsidRDefault="009721F7" w:rsidP="009721F7">
      <w:pPr>
        <w:shd w:val="clear" w:color="auto" w:fill="FFFFFF"/>
        <w:textAlignment w:val="baseline"/>
        <w:rPr>
          <w:rFonts w:ascii="Arial" w:hAnsi="Arial" w:cs="Arial"/>
          <w:color w:val="777777"/>
          <w:sz w:val="24"/>
          <w:szCs w:val="20"/>
        </w:rPr>
      </w:pPr>
      <w:r w:rsidRPr="00371937">
        <w:rPr>
          <w:rFonts w:ascii="inherit" w:hAnsi="inherit" w:cs="Arial"/>
          <w:noProof/>
          <w:color w:val="05A9C5"/>
          <w:sz w:val="24"/>
          <w:szCs w:val="20"/>
          <w:bdr w:val="none" w:sz="0" w:space="0" w:color="auto" w:frame="1"/>
        </w:rPr>
        <w:drawing>
          <wp:inline distT="0" distB="0" distL="0" distR="0" wp14:anchorId="758D55A3" wp14:editId="5253A813">
            <wp:extent cx="5425440" cy="3208020"/>
            <wp:effectExtent l="0" t="0" r="3810" b="0"/>
            <wp:docPr id="210" name="Picture 210" descr="Image: Journal of Statistics Education">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Journal of Statistics Education">
                      <a:hlinkClick r:id="rId443"/>
                    </pic:cNvPr>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5425440" cy="3208020"/>
                    </a:xfrm>
                    <a:prstGeom prst="rect">
                      <a:avLst/>
                    </a:prstGeom>
                    <a:noFill/>
                    <a:ln>
                      <a:noFill/>
                    </a:ln>
                  </pic:spPr>
                </pic:pic>
              </a:graphicData>
            </a:graphic>
          </wp:inline>
        </w:drawing>
      </w:r>
    </w:p>
    <w:p w14:paraId="43C4C83D" w14:textId="77777777" w:rsidR="009721F7" w:rsidRPr="0037193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371937">
        <w:rPr>
          <w:rFonts w:ascii="inherit" w:hAnsi="inherit" w:cs="Arial"/>
          <w:i/>
          <w:iCs/>
          <w:color w:val="777777"/>
          <w:szCs w:val="20"/>
        </w:rPr>
        <w:t>Image: Journal of Statistics Education</w:t>
      </w:r>
    </w:p>
    <w:p w14:paraId="6F42AD57" w14:textId="73A1036D" w:rsidR="009721F7" w:rsidRDefault="009721F7" w:rsidP="009721F7">
      <w:pPr>
        <w:pStyle w:val="NormalWeb"/>
        <w:shd w:val="clear" w:color="auto" w:fill="FFFFFF"/>
        <w:spacing w:before="0" w:beforeAutospacing="0" w:after="0" w:afterAutospacing="0"/>
        <w:textAlignment w:val="baseline"/>
        <w:rPr>
          <w:rFonts w:ascii="Arial" w:hAnsi="Arial" w:cs="Arial"/>
          <w:color w:val="777777"/>
          <w:szCs w:val="20"/>
        </w:rPr>
      </w:pPr>
      <w:r w:rsidRPr="00371937">
        <w:rPr>
          <w:rFonts w:ascii="Arial" w:hAnsi="Arial" w:cs="Arial"/>
          <w:color w:val="777777"/>
          <w:szCs w:val="20"/>
        </w:rPr>
        <w:t>There are other exceptions which most involve theoretical mathematics and </w:t>
      </w:r>
      <w:hyperlink r:id="rId445" w:tgtFrame="_blank" w:history="1">
        <w:r w:rsidRPr="00371937">
          <w:rPr>
            <w:rStyle w:val="Hyperlink"/>
            <w:rFonts w:ascii="inherit" w:eastAsiaTheme="majorEastAsia" w:hAnsi="inherit" w:cs="Arial"/>
            <w:color w:val="05A9C5"/>
            <w:szCs w:val="20"/>
            <w:bdr w:val="none" w:sz="0" w:space="0" w:color="auto" w:frame="1"/>
          </w:rPr>
          <w:t>calculus</w:t>
        </w:r>
      </w:hyperlink>
      <w:r w:rsidRPr="00371937">
        <w:rPr>
          <w:rFonts w:ascii="Arial" w:hAnsi="Arial" w:cs="Arial"/>
          <w:color w:val="777777"/>
          <w:szCs w:val="20"/>
        </w:rPr>
        <w:t xml:space="preserve">. The important point to note is that </w:t>
      </w:r>
      <w:r w:rsidRPr="00371937">
        <w:rPr>
          <w:rFonts w:ascii="Arial" w:hAnsi="Arial" w:cs="Arial"/>
          <w:color w:val="ED7D31" w:themeColor="accent2"/>
          <w:szCs w:val="20"/>
        </w:rPr>
        <w:t>although the mean is generally to the right of the median in a right skewed distribution, it isn’t an absolute fact</w:t>
      </w:r>
      <w:r w:rsidRPr="00371937">
        <w:rPr>
          <w:rFonts w:ascii="Arial" w:hAnsi="Arial" w:cs="Arial"/>
          <w:color w:val="777777"/>
          <w:szCs w:val="20"/>
        </w:rPr>
        <w:t>.</w:t>
      </w:r>
    </w:p>
    <w:p w14:paraId="030D701A" w14:textId="77777777" w:rsidR="00F66E26" w:rsidRPr="00371937" w:rsidRDefault="00F66E26" w:rsidP="009721F7">
      <w:pPr>
        <w:pStyle w:val="NormalWeb"/>
        <w:shd w:val="clear" w:color="auto" w:fill="FFFFFF"/>
        <w:spacing w:before="0" w:beforeAutospacing="0" w:after="0" w:afterAutospacing="0"/>
        <w:textAlignment w:val="baseline"/>
        <w:rPr>
          <w:rFonts w:ascii="Arial" w:hAnsi="Arial" w:cs="Arial"/>
          <w:color w:val="777777"/>
          <w:szCs w:val="20"/>
        </w:rPr>
      </w:pPr>
    </w:p>
    <w:p w14:paraId="6C00D2FF" w14:textId="35924088" w:rsidR="009721F7" w:rsidRDefault="009721F7" w:rsidP="00F66E2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66E2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 of a Skewed Distribution.</w:t>
      </w:r>
    </w:p>
    <w:p w14:paraId="46C265E5" w14:textId="77777777" w:rsidR="00F66E26" w:rsidRPr="00F66E26" w:rsidRDefault="00F66E26" w:rsidP="00F66E26">
      <w:pPr>
        <w:rPr>
          <w:lang w:eastAsia="en-IN"/>
        </w:rPr>
      </w:pPr>
    </w:p>
    <w:p w14:paraId="76AB6C28" w14:textId="77777777" w:rsidR="009721F7" w:rsidRPr="00811D3D"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811D3D">
        <w:rPr>
          <w:rFonts w:ascii="Arial" w:hAnsi="Arial" w:cs="Arial"/>
          <w:color w:val="ED7D31" w:themeColor="accent2"/>
          <w:szCs w:val="20"/>
        </w:rPr>
        <w:t>Log transformation means taking a data set and taking the natural logarithm of variables. Sometimes your data may not quite fit the model you are looking for, and a log transformation can help to fit a very skewed distribution into a more normal model (a “</w:t>
      </w:r>
      <w:hyperlink r:id="rId446" w:history="1">
        <w:r w:rsidRPr="00811D3D">
          <w:rPr>
            <w:rStyle w:val="Hyperlink"/>
            <w:rFonts w:ascii="inherit" w:eastAsiaTheme="majorEastAsia" w:hAnsi="inherit" w:cs="Arial"/>
            <w:color w:val="ED7D31" w:themeColor="accent2"/>
            <w:szCs w:val="20"/>
            <w:bdr w:val="none" w:sz="0" w:space="0" w:color="auto" w:frame="1"/>
          </w:rPr>
          <w:t>bell curve</w:t>
        </w:r>
      </w:hyperlink>
      <w:r w:rsidRPr="00811D3D">
        <w:rPr>
          <w:rFonts w:ascii="Arial" w:hAnsi="Arial" w:cs="Arial"/>
          <w:color w:val="ED7D31" w:themeColor="accent2"/>
          <w:szCs w:val="20"/>
        </w:rPr>
        <w:t>“). As a result, you can more easily see patterns in your data. Log transformation does </w:t>
      </w:r>
      <w:r w:rsidRPr="00811D3D">
        <w:rPr>
          <w:rStyle w:val="Emphasis"/>
          <w:rFonts w:ascii="inherit" w:hAnsi="inherit" w:cs="Arial"/>
          <w:color w:val="ED7D31" w:themeColor="accent2"/>
          <w:szCs w:val="20"/>
          <w:bdr w:val="none" w:sz="0" w:space="0" w:color="auto" w:frame="1"/>
        </w:rPr>
        <w:t>not</w:t>
      </w:r>
      <w:r w:rsidRPr="00811D3D">
        <w:rPr>
          <w:rFonts w:ascii="Arial" w:hAnsi="Arial" w:cs="Arial"/>
          <w:color w:val="ED7D31" w:themeColor="accent2"/>
          <w:szCs w:val="20"/>
        </w:rPr>
        <w:t xml:space="preserve"> “normalize” your data; </w:t>
      </w:r>
      <w:proofErr w:type="gramStart"/>
      <w:r w:rsidRPr="00811D3D">
        <w:rPr>
          <w:rFonts w:ascii="Arial" w:hAnsi="Arial" w:cs="Arial"/>
          <w:color w:val="ED7D31" w:themeColor="accent2"/>
          <w:szCs w:val="20"/>
        </w:rPr>
        <w:t>it’s</w:t>
      </w:r>
      <w:proofErr w:type="gramEnd"/>
      <w:r w:rsidRPr="00811D3D">
        <w:rPr>
          <w:rFonts w:ascii="Arial" w:hAnsi="Arial" w:cs="Arial"/>
          <w:color w:val="ED7D31" w:themeColor="accent2"/>
          <w:szCs w:val="20"/>
        </w:rPr>
        <w:t xml:space="preserve"> purpose is to reduce skew.</w:t>
      </w:r>
    </w:p>
    <w:p w14:paraId="29612D8C" w14:textId="24680925" w:rsidR="009721F7" w:rsidRPr="00811D3D" w:rsidRDefault="009721F7" w:rsidP="009721F7">
      <w:pPr>
        <w:shd w:val="clear" w:color="auto" w:fill="FFFFFF"/>
        <w:textAlignment w:val="baseline"/>
        <w:rPr>
          <w:rFonts w:ascii="Arial" w:hAnsi="Arial" w:cs="Arial"/>
          <w:color w:val="ED7D31" w:themeColor="accent2"/>
          <w:sz w:val="24"/>
          <w:szCs w:val="20"/>
        </w:rPr>
      </w:pPr>
      <w:r w:rsidRPr="00811D3D">
        <w:rPr>
          <w:rFonts w:ascii="inherit" w:hAnsi="inherit" w:cs="Arial"/>
          <w:noProof/>
          <w:color w:val="ED7D31" w:themeColor="accent2"/>
          <w:sz w:val="24"/>
          <w:szCs w:val="20"/>
          <w:bdr w:val="none" w:sz="0" w:space="0" w:color="auto" w:frame="1"/>
        </w:rPr>
        <w:lastRenderedPageBreak/>
        <w:drawing>
          <wp:inline distT="0" distB="0" distL="0" distR="0" wp14:anchorId="4A1B34B7" wp14:editId="7FE58D3B">
            <wp:extent cx="2857500" cy="2857500"/>
            <wp:effectExtent l="0" t="0" r="0" b="0"/>
            <wp:docPr id="208" name="Picture 208" descr="log transformation">
              <a:hlinkClick xmlns:a="http://schemas.openxmlformats.org/drawingml/2006/main" r:id="rId4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 transformation">
                      <a:hlinkClick r:id="rId447"/>
                    </pic:cNvP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01D26CF" w14:textId="77777777" w:rsidR="009721F7" w:rsidRPr="00811D3D"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ED7D31" w:themeColor="accent2"/>
          <w:szCs w:val="20"/>
        </w:rPr>
      </w:pPr>
      <w:r w:rsidRPr="00811D3D">
        <w:rPr>
          <w:rFonts w:ascii="inherit" w:hAnsi="inherit" w:cs="Arial"/>
          <w:i/>
          <w:iCs/>
          <w:color w:val="ED7D31" w:themeColor="accent2"/>
          <w:szCs w:val="20"/>
        </w:rPr>
        <w:t xml:space="preserve">“Population vs area” by </w:t>
      </w:r>
      <w:proofErr w:type="spellStart"/>
      <w:r w:rsidRPr="00811D3D">
        <w:rPr>
          <w:rFonts w:ascii="inherit" w:hAnsi="inherit" w:cs="Arial"/>
          <w:i/>
          <w:iCs/>
          <w:color w:val="ED7D31" w:themeColor="accent2"/>
          <w:szCs w:val="20"/>
        </w:rPr>
        <w:t>Skbkekas</w:t>
      </w:r>
      <w:proofErr w:type="spellEnd"/>
      <w:r w:rsidRPr="00811D3D">
        <w:rPr>
          <w:rFonts w:ascii="inherit" w:hAnsi="inherit" w:cs="Arial"/>
          <w:i/>
          <w:iCs/>
          <w:color w:val="ED7D31" w:themeColor="accent2"/>
          <w:szCs w:val="20"/>
        </w:rPr>
        <w:t>. </w:t>
      </w:r>
      <w:hyperlink r:id="rId449" w:anchor="mediaviewer/File:Population_vs_area.svg" w:history="1">
        <w:r w:rsidRPr="00811D3D">
          <w:rPr>
            <w:rStyle w:val="Hyperlink"/>
            <w:rFonts w:ascii="inherit" w:eastAsiaTheme="majorEastAsia" w:hAnsi="inherit" w:cs="Arial"/>
            <w:i/>
            <w:iCs/>
            <w:color w:val="ED7D31" w:themeColor="accent2"/>
            <w:szCs w:val="20"/>
            <w:bdr w:val="none" w:sz="0" w:space="0" w:color="auto" w:frame="1"/>
          </w:rPr>
          <w:t>Wikimedia Commons</w:t>
        </w:r>
      </w:hyperlink>
    </w:p>
    <w:p w14:paraId="49668999" w14:textId="77777777" w:rsidR="009721F7" w:rsidRPr="00811D3D" w:rsidRDefault="009721F7" w:rsidP="009721F7">
      <w:pPr>
        <w:rPr>
          <w:rFonts w:ascii="Times New Roman" w:hAnsi="Times New Roman" w:cs="Times New Roman"/>
          <w:color w:val="ED7D31" w:themeColor="accent2"/>
          <w:sz w:val="32"/>
          <w:szCs w:val="24"/>
        </w:rPr>
      </w:pPr>
      <w:r w:rsidRPr="00811D3D">
        <w:rPr>
          <w:rFonts w:ascii="Arial" w:hAnsi="Arial" w:cs="Arial"/>
          <w:color w:val="ED7D31" w:themeColor="accent2"/>
          <w:sz w:val="24"/>
          <w:szCs w:val="20"/>
        </w:rPr>
        <w:br/>
      </w:r>
      <w:r w:rsidRPr="00811D3D">
        <w:rPr>
          <w:rFonts w:ascii="Arial" w:hAnsi="Arial" w:cs="Arial"/>
          <w:color w:val="ED7D31" w:themeColor="accent2"/>
          <w:sz w:val="24"/>
          <w:szCs w:val="20"/>
          <w:shd w:val="clear" w:color="auto" w:fill="FFFFFF"/>
        </w:rPr>
        <w:t>In the image above, it’s practically impossible to see any pattern in the above image. However, in the second image, the data has had a log transformation. Consequently, the pattern becomes apparent.</w:t>
      </w:r>
    </w:p>
    <w:p w14:paraId="7DB98779" w14:textId="5B05BFCF" w:rsidR="009721F7" w:rsidRDefault="009721F7" w:rsidP="006600BC">
      <w:pPr>
        <w:pStyle w:val="Heading3"/>
        <w:shd w:val="clear" w:color="auto" w:fill="FFFFFF"/>
        <w:spacing w:before="0" w:line="480" w:lineRule="atLeast"/>
        <w:textAlignment w:val="baseline"/>
        <w:rPr>
          <w:rFonts w:ascii="Arial" w:hAnsi="Arial" w:cs="Arial"/>
          <w:b/>
          <w:bCs/>
          <w:color w:val="555555"/>
          <w:sz w:val="42"/>
          <w:szCs w:val="42"/>
        </w:rPr>
      </w:pPr>
      <w:r w:rsidRPr="00F66E2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Transformations and Statistical Tests</w:t>
      </w:r>
    </w:p>
    <w:p w14:paraId="103BA3C0" w14:textId="77777777" w:rsidR="00F66E26" w:rsidRPr="00F66E26" w:rsidRDefault="00F66E26" w:rsidP="00F66E26"/>
    <w:p w14:paraId="518F2571" w14:textId="269E5AF3" w:rsidR="009721F7" w:rsidRDefault="009721F7"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r w:rsidRPr="00B52758">
        <w:rPr>
          <w:rFonts w:ascii="Arial" w:hAnsi="Arial" w:cs="Arial"/>
          <w:color w:val="777777"/>
          <w:szCs w:val="20"/>
        </w:rPr>
        <w:t>If you are running a </w:t>
      </w:r>
      <w:hyperlink r:id="rId450" w:history="1">
        <w:r w:rsidRPr="00B52758">
          <w:rPr>
            <w:rStyle w:val="Hyperlink"/>
            <w:rFonts w:ascii="inherit" w:eastAsiaTheme="majorEastAsia" w:hAnsi="inherit" w:cs="Arial"/>
            <w:color w:val="05A9C5"/>
            <w:szCs w:val="20"/>
            <w:bdr w:val="none" w:sz="0" w:space="0" w:color="auto" w:frame="1"/>
          </w:rPr>
          <w:t>parametric statistical test</w:t>
        </w:r>
      </w:hyperlink>
      <w:r w:rsidRPr="00B52758">
        <w:rPr>
          <w:rFonts w:ascii="Arial" w:hAnsi="Arial" w:cs="Arial"/>
          <w:color w:val="777777"/>
          <w:szCs w:val="20"/>
        </w:rPr>
        <w:t> on your data (for example, an </w:t>
      </w:r>
      <w:hyperlink r:id="rId451" w:history="1">
        <w:r w:rsidRPr="00B52758">
          <w:rPr>
            <w:rStyle w:val="Hyperlink"/>
            <w:rFonts w:ascii="inherit" w:eastAsiaTheme="majorEastAsia" w:hAnsi="inherit" w:cs="Arial"/>
            <w:color w:val="05A9C5"/>
            <w:szCs w:val="20"/>
            <w:bdr w:val="none" w:sz="0" w:space="0" w:color="auto" w:frame="1"/>
          </w:rPr>
          <w:t>ANOVA</w:t>
        </w:r>
      </w:hyperlink>
      <w:r w:rsidRPr="00B52758">
        <w:rPr>
          <w:rFonts w:ascii="Arial" w:hAnsi="Arial" w:cs="Arial"/>
          <w:color w:val="777777"/>
          <w:szCs w:val="20"/>
        </w:rPr>
        <w:t xml:space="preserve">), </w:t>
      </w:r>
      <w:r w:rsidRPr="00B52758">
        <w:rPr>
          <w:rFonts w:ascii="Arial" w:hAnsi="Arial" w:cs="Arial"/>
          <w:color w:val="ED7D31" w:themeColor="accent2"/>
          <w:szCs w:val="20"/>
        </w:rPr>
        <w:t>using data that’s highly skewed to the right or left can lead to misleading test results</w:t>
      </w:r>
      <w:r w:rsidRPr="00B52758">
        <w:rPr>
          <w:rFonts w:ascii="Arial" w:hAnsi="Arial" w:cs="Arial"/>
          <w:color w:val="777777"/>
          <w:szCs w:val="20"/>
        </w:rPr>
        <w:t xml:space="preserve">. Therefore, if you want to perform a test on this kind of data, </w:t>
      </w:r>
      <w:r w:rsidRPr="00B52758">
        <w:rPr>
          <w:rFonts w:ascii="Arial" w:hAnsi="Arial" w:cs="Arial"/>
          <w:color w:val="ED7D31" w:themeColor="accent2"/>
          <w:szCs w:val="20"/>
        </w:rPr>
        <w:t>run a log transformation and </w:t>
      </w:r>
      <w:r w:rsidRPr="00B52758">
        <w:rPr>
          <w:rStyle w:val="Emphasis"/>
          <w:rFonts w:ascii="inherit" w:hAnsi="inherit" w:cs="Arial"/>
          <w:color w:val="ED7D31" w:themeColor="accent2"/>
          <w:szCs w:val="20"/>
          <w:bdr w:val="none" w:sz="0" w:space="0" w:color="auto" w:frame="1"/>
        </w:rPr>
        <w:t>then</w:t>
      </w:r>
      <w:r w:rsidRPr="00B52758">
        <w:rPr>
          <w:rFonts w:ascii="Arial" w:hAnsi="Arial" w:cs="Arial"/>
          <w:color w:val="ED7D31" w:themeColor="accent2"/>
          <w:szCs w:val="20"/>
        </w:rPr>
        <w:t> run the test on the transformed numbers.</w:t>
      </w:r>
    </w:p>
    <w:p w14:paraId="2413E51C" w14:textId="77777777" w:rsidR="004A06FC" w:rsidRPr="00B52758" w:rsidRDefault="004A06FC" w:rsidP="009721F7">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7B9C3CE2" w14:textId="2A492BEE" w:rsidR="009721F7" w:rsidRDefault="009721F7" w:rsidP="004A06F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06F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Should I Use Log Transformation?</w:t>
      </w:r>
    </w:p>
    <w:p w14:paraId="54270B3F" w14:textId="77777777" w:rsidR="004A06FC" w:rsidRPr="004A06FC" w:rsidRDefault="004A06FC" w:rsidP="004A06FC">
      <w:pPr>
        <w:rPr>
          <w:lang w:eastAsia="en-IN"/>
        </w:rPr>
      </w:pPr>
    </w:p>
    <w:p w14:paraId="33D8AC54" w14:textId="11D3EBA2" w:rsidR="009721F7" w:rsidRDefault="009721F7" w:rsidP="009721F7">
      <w:pPr>
        <w:pStyle w:val="NormalWeb"/>
        <w:shd w:val="clear" w:color="auto" w:fill="FFFFFF"/>
        <w:spacing w:before="0" w:beforeAutospacing="0" w:after="0" w:afterAutospacing="0"/>
        <w:textAlignment w:val="baseline"/>
        <w:rPr>
          <w:rFonts w:ascii="Arial" w:hAnsi="Arial" w:cs="Arial"/>
          <w:color w:val="777777"/>
          <w:sz w:val="28"/>
          <w:szCs w:val="20"/>
        </w:rPr>
      </w:pPr>
      <w:r w:rsidRPr="006D55B0">
        <w:rPr>
          <w:rFonts w:ascii="Arial" w:hAnsi="Arial" w:cs="Arial"/>
          <w:color w:val="777777"/>
          <w:sz w:val="28"/>
          <w:szCs w:val="20"/>
        </w:rPr>
        <w:t>Many possible </w:t>
      </w:r>
      <w:hyperlink r:id="rId452" w:history="1">
        <w:r w:rsidRPr="006D55B0">
          <w:rPr>
            <w:rStyle w:val="Hyperlink"/>
            <w:rFonts w:ascii="inherit" w:eastAsiaTheme="majorEastAsia" w:hAnsi="inherit" w:cs="Arial"/>
            <w:color w:val="05A9C5"/>
            <w:sz w:val="26"/>
            <w:szCs w:val="20"/>
            <w:bdr w:val="none" w:sz="0" w:space="0" w:color="auto" w:frame="1"/>
          </w:rPr>
          <w:t>transformations </w:t>
        </w:r>
      </w:hyperlink>
      <w:r w:rsidRPr="006D55B0">
        <w:rPr>
          <w:rFonts w:ascii="Arial" w:hAnsi="Arial" w:cs="Arial"/>
          <w:color w:val="777777"/>
          <w:sz w:val="28"/>
          <w:szCs w:val="20"/>
        </w:rPr>
        <w:t>exist. However, you should only use a </w:t>
      </w:r>
      <w:r w:rsidRPr="006D55B0">
        <w:rPr>
          <w:rStyle w:val="Emphasis"/>
          <w:rFonts w:ascii="inherit" w:hAnsi="inherit" w:cs="Arial"/>
          <w:color w:val="777777"/>
          <w:sz w:val="26"/>
          <w:szCs w:val="20"/>
          <w:bdr w:val="none" w:sz="0" w:space="0" w:color="auto" w:frame="1"/>
        </w:rPr>
        <w:t>log transformation</w:t>
      </w:r>
      <w:r w:rsidRPr="006D55B0">
        <w:rPr>
          <w:rFonts w:ascii="Arial" w:hAnsi="Arial" w:cs="Arial"/>
          <w:color w:val="777777"/>
          <w:sz w:val="28"/>
          <w:szCs w:val="20"/>
        </w:rPr>
        <w:t> if:</w:t>
      </w:r>
    </w:p>
    <w:p w14:paraId="0A035B5B" w14:textId="77777777" w:rsidR="006D55B0" w:rsidRPr="006D55B0" w:rsidRDefault="006D55B0" w:rsidP="009721F7">
      <w:pPr>
        <w:pStyle w:val="NormalWeb"/>
        <w:shd w:val="clear" w:color="auto" w:fill="FFFFFF"/>
        <w:spacing w:before="0" w:beforeAutospacing="0" w:after="0" w:afterAutospacing="0"/>
        <w:textAlignment w:val="baseline"/>
        <w:rPr>
          <w:rFonts w:ascii="Arial" w:hAnsi="Arial" w:cs="Arial"/>
          <w:color w:val="777777"/>
          <w:sz w:val="28"/>
          <w:szCs w:val="20"/>
        </w:rPr>
      </w:pPr>
    </w:p>
    <w:p w14:paraId="1A57E0AB"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Your data is highly skewed to the right (i.e. in the positive direction).</w:t>
      </w:r>
    </w:p>
    <w:p w14:paraId="3852C4E8"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The residual’s </w:t>
      </w:r>
      <w:hyperlink r:id="rId453" w:history="1">
        <w:r w:rsidRPr="00527C22">
          <w:rPr>
            <w:rStyle w:val="Hyperlink"/>
            <w:rFonts w:ascii="inherit" w:hAnsi="inherit" w:cs="Arial"/>
            <w:color w:val="ED7D31" w:themeColor="accent2"/>
            <w:sz w:val="26"/>
            <w:szCs w:val="20"/>
            <w:bdr w:val="none" w:sz="0" w:space="0" w:color="auto" w:frame="1"/>
          </w:rPr>
          <w:t>standard deviation</w:t>
        </w:r>
      </w:hyperlink>
      <w:r w:rsidRPr="00527C22">
        <w:rPr>
          <w:rFonts w:ascii="inherit" w:hAnsi="inherit" w:cs="Arial"/>
          <w:color w:val="ED7D31" w:themeColor="accent2"/>
          <w:sz w:val="26"/>
          <w:szCs w:val="20"/>
        </w:rPr>
        <w:t> is proportional to your fitted values</w:t>
      </w:r>
    </w:p>
    <w:p w14:paraId="5A58C861" w14:textId="77777777" w:rsidR="009721F7" w:rsidRPr="00527C22" w:rsidRDefault="009721F7" w:rsidP="00D82F24">
      <w:pPr>
        <w:numPr>
          <w:ilvl w:val="0"/>
          <w:numId w:val="94"/>
        </w:numPr>
        <w:shd w:val="clear" w:color="auto" w:fill="FFFFFF"/>
        <w:spacing w:after="0" w:line="240" w:lineRule="auto"/>
        <w:ind w:left="450"/>
        <w:textAlignment w:val="baseline"/>
        <w:rPr>
          <w:rFonts w:ascii="inherit" w:hAnsi="inherit" w:cs="Arial"/>
          <w:color w:val="ED7D31" w:themeColor="accent2"/>
          <w:sz w:val="26"/>
          <w:szCs w:val="20"/>
        </w:rPr>
      </w:pPr>
      <w:r w:rsidRPr="00527C22">
        <w:rPr>
          <w:rFonts w:ascii="inherit" w:hAnsi="inherit" w:cs="Arial"/>
          <w:color w:val="ED7D31" w:themeColor="accent2"/>
          <w:sz w:val="26"/>
          <w:szCs w:val="20"/>
        </w:rPr>
        <w:t>The data’s relationship is close to exponential.</w:t>
      </w:r>
    </w:p>
    <w:p w14:paraId="1B0C11C0" w14:textId="42F1948F" w:rsidR="009721F7" w:rsidRDefault="009721F7" w:rsidP="00D82F24">
      <w:pPr>
        <w:numPr>
          <w:ilvl w:val="0"/>
          <w:numId w:val="94"/>
        </w:numPr>
        <w:shd w:val="clear" w:color="auto" w:fill="FFFFFF"/>
        <w:spacing w:after="0" w:line="240" w:lineRule="auto"/>
        <w:ind w:left="450"/>
        <w:textAlignment w:val="baseline"/>
        <w:rPr>
          <w:rFonts w:ascii="inherit" w:hAnsi="inherit" w:cs="Arial"/>
          <w:color w:val="777777"/>
          <w:sz w:val="20"/>
          <w:szCs w:val="20"/>
        </w:rPr>
      </w:pPr>
      <w:r w:rsidRPr="00527C22">
        <w:rPr>
          <w:rFonts w:ascii="inherit" w:hAnsi="inherit" w:cs="Arial"/>
          <w:color w:val="ED7D31" w:themeColor="accent2"/>
          <w:sz w:val="26"/>
          <w:szCs w:val="20"/>
        </w:rPr>
        <w:t>You think the </w:t>
      </w:r>
      <w:hyperlink r:id="rId454" w:history="1">
        <w:r w:rsidRPr="00527C22">
          <w:rPr>
            <w:rStyle w:val="Hyperlink"/>
            <w:rFonts w:ascii="inherit" w:hAnsi="inherit" w:cs="Arial"/>
            <w:color w:val="ED7D31" w:themeColor="accent2"/>
            <w:sz w:val="26"/>
            <w:szCs w:val="20"/>
            <w:bdr w:val="none" w:sz="0" w:space="0" w:color="auto" w:frame="1"/>
          </w:rPr>
          <w:t>residuals </w:t>
        </w:r>
      </w:hyperlink>
      <w:r w:rsidRPr="00527C22">
        <w:rPr>
          <w:rFonts w:ascii="inherit" w:hAnsi="inherit" w:cs="Arial"/>
          <w:color w:val="ED7D31" w:themeColor="accent2"/>
          <w:sz w:val="26"/>
          <w:szCs w:val="20"/>
        </w:rPr>
        <w:t>reflect multiplicative errors that have accumulated during each step of the computation</w:t>
      </w:r>
      <w:r>
        <w:rPr>
          <w:rFonts w:ascii="inherit" w:hAnsi="inherit" w:cs="Arial"/>
          <w:color w:val="777777"/>
          <w:sz w:val="20"/>
          <w:szCs w:val="20"/>
        </w:rPr>
        <w:t>.</w:t>
      </w:r>
    </w:p>
    <w:p w14:paraId="48DD1454" w14:textId="77777777" w:rsidR="002F0858" w:rsidRDefault="002F0858" w:rsidP="002F0858">
      <w:pPr>
        <w:shd w:val="clear" w:color="auto" w:fill="FFFFFF"/>
        <w:spacing w:after="0" w:line="240" w:lineRule="auto"/>
        <w:ind w:left="450"/>
        <w:textAlignment w:val="baseline"/>
        <w:rPr>
          <w:rFonts w:ascii="inherit" w:hAnsi="inherit" w:cs="Arial"/>
          <w:color w:val="777777"/>
          <w:sz w:val="20"/>
          <w:szCs w:val="20"/>
        </w:rPr>
      </w:pPr>
    </w:p>
    <w:p w14:paraId="3911A46E" w14:textId="16281804" w:rsidR="009721F7" w:rsidRPr="006600BC" w:rsidRDefault="009721F7" w:rsidP="006600BC">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00B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transformation in Software</w:t>
      </w:r>
    </w:p>
    <w:p w14:paraId="1B2DFDAA" w14:textId="77777777" w:rsidR="002F0858" w:rsidRPr="002F0858" w:rsidRDefault="002F0858" w:rsidP="002F0858"/>
    <w:p w14:paraId="74DDD3D8" w14:textId="77777777" w:rsidR="009721F7" w:rsidRPr="002F0858" w:rsidRDefault="009721F7" w:rsidP="00D82F24">
      <w:pPr>
        <w:numPr>
          <w:ilvl w:val="0"/>
          <w:numId w:val="95"/>
        </w:numPr>
        <w:shd w:val="clear" w:color="auto" w:fill="FFFFFF"/>
        <w:spacing w:after="0" w:line="240" w:lineRule="auto"/>
        <w:ind w:left="450"/>
        <w:textAlignment w:val="baseline"/>
        <w:rPr>
          <w:rFonts w:ascii="inherit" w:hAnsi="inherit" w:cs="Arial"/>
          <w:color w:val="777777"/>
          <w:sz w:val="26"/>
          <w:szCs w:val="20"/>
        </w:rPr>
      </w:pPr>
      <w:r w:rsidRPr="002F0858">
        <w:rPr>
          <w:rFonts w:ascii="inherit" w:hAnsi="inherit" w:cs="Arial"/>
          <w:color w:val="777777"/>
          <w:sz w:val="26"/>
          <w:szCs w:val="20"/>
        </w:rPr>
        <w:t>In SPSS: </w:t>
      </w:r>
      <w:hyperlink r:id="rId455" w:history="1">
        <w:r w:rsidRPr="002F0858">
          <w:rPr>
            <w:rStyle w:val="Hyperlink"/>
            <w:rFonts w:ascii="inherit" w:hAnsi="inherit" w:cs="Arial"/>
            <w:color w:val="777777"/>
            <w:sz w:val="26"/>
            <w:szCs w:val="20"/>
            <w:bdr w:val="none" w:sz="0" w:space="0" w:color="auto" w:frame="1"/>
          </w:rPr>
          <w:t>IBM’s instructions can be found here.</w:t>
        </w:r>
      </w:hyperlink>
    </w:p>
    <w:p w14:paraId="7D14F509" w14:textId="77777777" w:rsidR="009721F7" w:rsidRPr="00D05AD9" w:rsidRDefault="009721F7" w:rsidP="00D05AD9">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5AD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Skew Normal Distribution</w:t>
      </w:r>
    </w:p>
    <w:p w14:paraId="280945F1" w14:textId="31DB5AE3" w:rsidR="009721F7" w:rsidRDefault="009721F7" w:rsidP="009721F7">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0C23CE8" wp14:editId="42E3A26F">
            <wp:extent cx="3063240" cy="2392680"/>
            <wp:effectExtent l="0" t="0" r="3810" b="7620"/>
            <wp:docPr id="207" name="Picture 207" descr="skew normal distribution">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kew normal distribution">
                      <a:hlinkClick r:id="rId456"/>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063240" cy="2392680"/>
                    </a:xfrm>
                    <a:prstGeom prst="rect">
                      <a:avLst/>
                    </a:prstGeom>
                    <a:noFill/>
                    <a:ln>
                      <a:noFill/>
                    </a:ln>
                  </pic:spPr>
                </pic:pic>
              </a:graphicData>
            </a:graphic>
          </wp:inline>
        </w:drawing>
      </w:r>
    </w:p>
    <w:p w14:paraId="06CD0925" w14:textId="77777777" w:rsidR="009721F7" w:rsidRDefault="009721F7" w:rsidP="009721F7">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br/>
        <w:t xml:space="preserve">The probability density function for the skew normal, showing various alphas. Image: </w:t>
      </w:r>
      <w:proofErr w:type="spellStart"/>
      <w:r>
        <w:rPr>
          <w:rFonts w:ascii="inherit" w:hAnsi="inherit" w:cs="Arial"/>
          <w:i/>
          <w:iCs/>
          <w:color w:val="777777"/>
          <w:sz w:val="20"/>
          <w:szCs w:val="20"/>
        </w:rPr>
        <w:t>skbkekas|Wikimedia</w:t>
      </w:r>
      <w:proofErr w:type="spellEnd"/>
      <w:r>
        <w:rPr>
          <w:rFonts w:ascii="inherit" w:hAnsi="inherit" w:cs="Arial"/>
          <w:i/>
          <w:iCs/>
          <w:color w:val="777777"/>
          <w:sz w:val="20"/>
          <w:szCs w:val="20"/>
        </w:rPr>
        <w:t xml:space="preserve"> Commons.</w:t>
      </w:r>
    </w:p>
    <w:p w14:paraId="02E474B6" w14:textId="77777777" w:rsidR="009721F7" w:rsidRPr="002B2D0D" w:rsidRDefault="009721F7" w:rsidP="009721F7">
      <w:pPr>
        <w:rPr>
          <w:rFonts w:ascii="Times New Roman" w:hAnsi="Times New Roman" w:cs="Times New Roman"/>
          <w:color w:val="ED7D31" w:themeColor="accent2"/>
          <w:sz w:val="32"/>
          <w:szCs w:val="24"/>
        </w:rPr>
      </w:pPr>
      <w:r>
        <w:rPr>
          <w:rFonts w:ascii="Arial" w:hAnsi="Arial" w:cs="Arial"/>
          <w:color w:val="777777"/>
          <w:sz w:val="20"/>
          <w:szCs w:val="20"/>
        </w:rPr>
        <w:br w:type="textWrapping" w:clear="left"/>
      </w:r>
      <w:r w:rsidRPr="002B2D0D">
        <w:rPr>
          <w:rFonts w:ascii="Arial" w:hAnsi="Arial" w:cs="Arial"/>
          <w:color w:val="ED7D31" w:themeColor="accent2"/>
          <w:sz w:val="24"/>
          <w:szCs w:val="20"/>
          <w:shd w:val="clear" w:color="auto" w:fill="FFFFFF"/>
        </w:rPr>
        <w:t>The skew normal distribution is a normal distribution with an extra </w:t>
      </w:r>
      <w:hyperlink r:id="rId458" w:history="1">
        <w:r w:rsidRPr="002B2D0D">
          <w:rPr>
            <w:rStyle w:val="Hyperlink"/>
            <w:rFonts w:ascii="Arial" w:hAnsi="Arial" w:cs="Arial"/>
            <w:color w:val="ED7D31" w:themeColor="accent2"/>
            <w:sz w:val="24"/>
            <w:szCs w:val="20"/>
            <w:bdr w:val="none" w:sz="0" w:space="0" w:color="auto" w:frame="1"/>
            <w:shd w:val="clear" w:color="auto" w:fill="FFFFFF"/>
          </w:rPr>
          <w:t>shape parameter</w:t>
        </w:r>
      </w:hyperlink>
      <w:r w:rsidRPr="002B2D0D">
        <w:rPr>
          <w:rFonts w:ascii="Arial" w:hAnsi="Arial" w:cs="Arial"/>
          <w:color w:val="ED7D31" w:themeColor="accent2"/>
          <w:sz w:val="24"/>
          <w:szCs w:val="20"/>
          <w:shd w:val="clear" w:color="auto" w:fill="FFFFFF"/>
        </w:rPr>
        <w:t>, α. The shape parameter </w:t>
      </w:r>
      <w:hyperlink r:id="rId459" w:history="1">
        <w:r w:rsidRPr="002B2D0D">
          <w:rPr>
            <w:rStyle w:val="Hyperlink"/>
            <w:rFonts w:ascii="Arial" w:hAnsi="Arial" w:cs="Arial"/>
            <w:color w:val="ED7D31" w:themeColor="accent2"/>
            <w:sz w:val="24"/>
            <w:szCs w:val="20"/>
            <w:bdr w:val="none" w:sz="0" w:space="0" w:color="auto" w:frame="1"/>
            <w:shd w:val="clear" w:color="auto" w:fill="FFFFFF"/>
          </w:rPr>
          <w:t>skews </w:t>
        </w:r>
      </w:hyperlink>
      <w:r w:rsidRPr="002B2D0D">
        <w:rPr>
          <w:rFonts w:ascii="Arial" w:hAnsi="Arial" w:cs="Arial"/>
          <w:color w:val="ED7D31" w:themeColor="accent2"/>
          <w:sz w:val="24"/>
          <w:szCs w:val="20"/>
          <w:shd w:val="clear" w:color="auto" w:fill="FFFFFF"/>
        </w:rPr>
        <w:t>the normal distribution to the left or right. As it is only the skew of the normal distribution that’s being changed, the skew normal family has many of the same properties of the normal distribution:</w:t>
      </w:r>
    </w:p>
    <w:p w14:paraId="115E1A4D"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 xml:space="preserve">It’s defined </w:t>
      </w:r>
      <w:r w:rsidRPr="00437363">
        <w:rPr>
          <w:rFonts w:ascii="inherit" w:hAnsi="inherit" w:cs="Arial"/>
          <w:color w:val="00B0F0"/>
          <w:sz w:val="24"/>
          <w:szCs w:val="20"/>
        </w:rPr>
        <w:t>over the real number line</w:t>
      </w:r>
      <w:r w:rsidRPr="002B2D0D">
        <w:rPr>
          <w:rFonts w:ascii="inherit" w:hAnsi="inherit" w:cs="Arial"/>
          <w:color w:val="ED7D31" w:themeColor="accent2"/>
          <w:sz w:val="24"/>
          <w:szCs w:val="20"/>
        </w:rPr>
        <w:t>.</w:t>
      </w:r>
    </w:p>
    <w:p w14:paraId="6223A795"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square of a </w:t>
      </w:r>
      <w:hyperlink r:id="rId460" w:history="1">
        <w:r w:rsidRPr="002B2D0D">
          <w:rPr>
            <w:rStyle w:val="Hyperlink"/>
            <w:rFonts w:ascii="inherit" w:hAnsi="inherit" w:cs="Arial"/>
            <w:color w:val="ED7D31" w:themeColor="accent2"/>
            <w:sz w:val="24"/>
            <w:szCs w:val="20"/>
            <w:bdr w:val="none" w:sz="0" w:space="0" w:color="auto" w:frame="1"/>
          </w:rPr>
          <w:t>random variable</w:t>
        </w:r>
      </w:hyperlink>
      <w:r w:rsidRPr="002B2D0D">
        <w:rPr>
          <w:rFonts w:ascii="inherit" w:hAnsi="inherit" w:cs="Arial"/>
          <w:color w:val="ED7D31" w:themeColor="accent2"/>
          <w:sz w:val="24"/>
          <w:szCs w:val="20"/>
        </w:rPr>
        <w:t> is a </w:t>
      </w:r>
      <w:hyperlink r:id="rId461" w:history="1">
        <w:r w:rsidRPr="00437363">
          <w:rPr>
            <w:rStyle w:val="Hyperlink"/>
            <w:rFonts w:ascii="inherit" w:hAnsi="inherit" w:cs="Arial"/>
            <w:color w:val="00B0F0"/>
            <w:sz w:val="24"/>
            <w:szCs w:val="20"/>
            <w:bdr w:val="none" w:sz="0" w:space="0" w:color="auto" w:frame="1"/>
          </w:rPr>
          <w:t>chi-square </w:t>
        </w:r>
      </w:hyperlink>
      <w:r w:rsidRPr="00437363">
        <w:rPr>
          <w:rFonts w:ascii="inherit" w:hAnsi="inherit" w:cs="Arial"/>
          <w:color w:val="00B0F0"/>
          <w:sz w:val="24"/>
          <w:szCs w:val="20"/>
        </w:rPr>
        <w:t>variable</w:t>
      </w:r>
      <w:r w:rsidRPr="002B2D0D">
        <w:rPr>
          <w:rFonts w:ascii="inherit" w:hAnsi="inherit" w:cs="Arial"/>
          <w:color w:val="ED7D31" w:themeColor="accent2"/>
          <w:sz w:val="24"/>
          <w:szCs w:val="20"/>
        </w:rPr>
        <w:t xml:space="preserve"> (from a chi-square distribution) with one </w:t>
      </w:r>
      <w:hyperlink r:id="rId462" w:history="1">
        <w:r w:rsidRPr="002B2D0D">
          <w:rPr>
            <w:rStyle w:val="Hyperlink"/>
            <w:rFonts w:ascii="inherit" w:hAnsi="inherit" w:cs="Arial"/>
            <w:color w:val="ED7D31" w:themeColor="accent2"/>
            <w:sz w:val="24"/>
            <w:szCs w:val="20"/>
            <w:bdr w:val="none" w:sz="0" w:space="0" w:color="auto" w:frame="1"/>
          </w:rPr>
          <w:t>degree of freedom</w:t>
        </w:r>
      </w:hyperlink>
      <w:r w:rsidRPr="002B2D0D">
        <w:rPr>
          <w:rFonts w:ascii="inherit" w:hAnsi="inherit" w:cs="Arial"/>
          <w:color w:val="ED7D31" w:themeColor="accent2"/>
          <w:sz w:val="24"/>
          <w:szCs w:val="20"/>
        </w:rPr>
        <w:t>.</w:t>
      </w:r>
    </w:p>
    <w:p w14:paraId="0CE0E509" w14:textId="77777777"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distribution is </w:t>
      </w:r>
      <w:hyperlink r:id="rId463" w:history="1">
        <w:r w:rsidRPr="00437363">
          <w:rPr>
            <w:rStyle w:val="Hyperlink"/>
            <w:rFonts w:ascii="inherit" w:hAnsi="inherit" w:cs="Arial"/>
            <w:color w:val="00B0F0"/>
            <w:sz w:val="24"/>
            <w:szCs w:val="20"/>
            <w:bdr w:val="none" w:sz="0" w:space="0" w:color="auto" w:frame="1"/>
          </w:rPr>
          <w:t>unimodal</w:t>
        </w:r>
        <w:r w:rsidRPr="002B2D0D">
          <w:rPr>
            <w:rStyle w:val="Hyperlink"/>
            <w:rFonts w:ascii="inherit" w:hAnsi="inherit" w:cs="Arial"/>
            <w:color w:val="ED7D31" w:themeColor="accent2"/>
            <w:sz w:val="24"/>
            <w:szCs w:val="20"/>
            <w:bdr w:val="none" w:sz="0" w:space="0" w:color="auto" w:frame="1"/>
          </w:rPr>
          <w:t> </w:t>
        </w:r>
      </w:hyperlink>
      <w:r w:rsidRPr="002B2D0D">
        <w:rPr>
          <w:rFonts w:ascii="inherit" w:hAnsi="inherit" w:cs="Arial"/>
          <w:color w:val="ED7D31" w:themeColor="accent2"/>
          <w:sz w:val="24"/>
          <w:szCs w:val="20"/>
        </w:rPr>
        <w:t>(one peak).</w:t>
      </w:r>
    </w:p>
    <w:p w14:paraId="2ABF3EF2" w14:textId="00330934" w:rsidR="009721F7" w:rsidRPr="002B2D0D" w:rsidRDefault="009721F7" w:rsidP="00D82F24">
      <w:pPr>
        <w:numPr>
          <w:ilvl w:val="0"/>
          <w:numId w:val="96"/>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The </w:t>
      </w:r>
      <w:hyperlink r:id="rId464" w:history="1">
        <w:r w:rsidRPr="00437363">
          <w:rPr>
            <w:rStyle w:val="Hyperlink"/>
            <w:rFonts w:ascii="inherit" w:hAnsi="inherit" w:cs="Arial"/>
            <w:color w:val="00B0F0"/>
            <w:sz w:val="24"/>
            <w:szCs w:val="20"/>
            <w:bdr w:val="none" w:sz="0" w:space="0" w:color="auto" w:frame="1"/>
          </w:rPr>
          <w:t>location parameter</w:t>
        </w:r>
      </w:hyperlink>
      <w:r w:rsidRPr="002B2D0D">
        <w:rPr>
          <w:rFonts w:ascii="inherit" w:hAnsi="inherit" w:cs="Arial"/>
          <w:color w:val="ED7D31" w:themeColor="accent2"/>
          <w:sz w:val="24"/>
          <w:szCs w:val="20"/>
        </w:rPr>
        <w:t>, μ(i.e. the mean), defines where the peak is and the </w:t>
      </w:r>
      <w:hyperlink r:id="rId465" w:history="1">
        <w:r w:rsidRPr="00437363">
          <w:rPr>
            <w:rStyle w:val="Hyperlink"/>
            <w:rFonts w:ascii="inherit" w:hAnsi="inherit" w:cs="Arial"/>
            <w:color w:val="00B0F0"/>
            <w:sz w:val="24"/>
            <w:szCs w:val="20"/>
            <w:bdr w:val="none" w:sz="0" w:space="0" w:color="auto" w:frame="1"/>
          </w:rPr>
          <w:t>scale parameter</w:t>
        </w:r>
      </w:hyperlink>
      <w:r w:rsidRPr="002B2D0D">
        <w:rPr>
          <w:rFonts w:ascii="inherit" w:hAnsi="inherit" w:cs="Arial"/>
          <w:color w:val="ED7D31" w:themeColor="accent2"/>
          <w:sz w:val="24"/>
          <w:szCs w:val="20"/>
        </w:rPr>
        <w:t>, σ(i.e. the </w:t>
      </w:r>
      <w:hyperlink r:id="rId466" w:history="1">
        <w:r w:rsidRPr="002B2D0D">
          <w:rPr>
            <w:rStyle w:val="Hyperlink"/>
            <w:rFonts w:ascii="inherit" w:hAnsi="inherit" w:cs="Arial"/>
            <w:color w:val="ED7D31" w:themeColor="accent2"/>
            <w:sz w:val="24"/>
            <w:szCs w:val="20"/>
            <w:bdr w:val="none" w:sz="0" w:space="0" w:color="auto" w:frame="1"/>
          </w:rPr>
          <w:t>standard deviation</w:t>
        </w:r>
      </w:hyperlink>
      <w:r w:rsidRPr="002B2D0D">
        <w:rPr>
          <w:rFonts w:ascii="inherit" w:hAnsi="inherit" w:cs="Arial"/>
          <w:color w:val="ED7D31" w:themeColor="accent2"/>
          <w:sz w:val="24"/>
          <w:szCs w:val="20"/>
        </w:rPr>
        <w:t>) determines the distribution’s spread.</w:t>
      </w:r>
    </w:p>
    <w:p w14:paraId="40F4C46A" w14:textId="77777777" w:rsidR="006A1D70" w:rsidRPr="002B2D0D" w:rsidRDefault="006A1D70" w:rsidP="006A1D70">
      <w:pPr>
        <w:shd w:val="clear" w:color="auto" w:fill="FFFFFF"/>
        <w:spacing w:after="0" w:line="240" w:lineRule="auto"/>
        <w:ind w:left="450"/>
        <w:textAlignment w:val="baseline"/>
        <w:rPr>
          <w:rFonts w:ascii="inherit" w:hAnsi="inherit" w:cs="Arial"/>
          <w:color w:val="ED7D31" w:themeColor="accent2"/>
          <w:sz w:val="24"/>
          <w:szCs w:val="20"/>
        </w:rPr>
      </w:pPr>
    </w:p>
    <w:p w14:paraId="05DE97FE" w14:textId="77777777" w:rsidR="009721F7" w:rsidRPr="002B2D0D"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B2D0D">
        <w:rPr>
          <w:rFonts w:ascii="Arial" w:hAnsi="Arial" w:cs="Arial"/>
          <w:color w:val="ED7D31" w:themeColor="accent2"/>
          <w:szCs w:val="20"/>
        </w:rPr>
        <w:t xml:space="preserve">The skew normal has </w:t>
      </w:r>
      <w:proofErr w:type="gramStart"/>
      <w:r w:rsidRPr="002B2D0D">
        <w:rPr>
          <w:rFonts w:ascii="Arial" w:hAnsi="Arial" w:cs="Arial"/>
          <w:color w:val="ED7D31" w:themeColor="accent2"/>
          <w:szCs w:val="20"/>
        </w:rPr>
        <w:t>a number of</w:t>
      </w:r>
      <w:proofErr w:type="gramEnd"/>
      <w:r w:rsidRPr="002B2D0D">
        <w:rPr>
          <w:rFonts w:ascii="Arial" w:hAnsi="Arial" w:cs="Arial"/>
          <w:color w:val="ED7D31" w:themeColor="accent2"/>
          <w:szCs w:val="20"/>
        </w:rPr>
        <w:t xml:space="preserve"> interesting properties related to alpha:</w:t>
      </w:r>
    </w:p>
    <w:p w14:paraId="4779A917"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 xml:space="preserve">If the skew normal has a </w:t>
      </w:r>
      <w:proofErr w:type="spellStart"/>
      <w:r w:rsidRPr="002B2D0D">
        <w:rPr>
          <w:rFonts w:ascii="inherit" w:hAnsi="inherit" w:cs="Arial"/>
          <w:color w:val="ED7D31" w:themeColor="accent2"/>
          <w:sz w:val="24"/>
          <w:szCs w:val="20"/>
        </w:rPr>
        <w:t>skew</w:t>
      </w:r>
      <w:proofErr w:type="spellEnd"/>
      <w:r w:rsidRPr="002B2D0D">
        <w:rPr>
          <w:rFonts w:ascii="inherit" w:hAnsi="inherit" w:cs="Arial"/>
          <w:color w:val="ED7D31" w:themeColor="accent2"/>
          <w:sz w:val="24"/>
          <w:szCs w:val="20"/>
        </w:rPr>
        <w:t xml:space="preserve"> of zero, then it becomes the normal distribution.</w:t>
      </w:r>
    </w:p>
    <w:p w14:paraId="2158AB94"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If the sign of alpha changes, the distribution will flip over the y-axis.</w:t>
      </w:r>
    </w:p>
    <w:p w14:paraId="61BB0689" w14:textId="77777777"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As alpha increases (in </w:t>
      </w:r>
      <w:hyperlink r:id="rId467" w:anchor="absolute" w:history="1">
        <w:r w:rsidRPr="002B2D0D">
          <w:rPr>
            <w:rStyle w:val="Hyperlink"/>
            <w:rFonts w:ascii="inherit" w:hAnsi="inherit" w:cs="Arial"/>
            <w:color w:val="ED7D31" w:themeColor="accent2"/>
            <w:sz w:val="24"/>
            <w:szCs w:val="20"/>
            <w:bdr w:val="none" w:sz="0" w:space="0" w:color="auto" w:frame="1"/>
          </w:rPr>
          <w:t>absolute value</w:t>
        </w:r>
      </w:hyperlink>
      <w:r w:rsidRPr="002B2D0D">
        <w:rPr>
          <w:rFonts w:ascii="inherit" w:hAnsi="inherit" w:cs="Arial"/>
          <w:color w:val="ED7D31" w:themeColor="accent2"/>
          <w:sz w:val="24"/>
          <w:szCs w:val="20"/>
        </w:rPr>
        <w:t>), the skew also increases.</w:t>
      </w:r>
    </w:p>
    <w:p w14:paraId="5EF69155" w14:textId="524EE8E3" w:rsidR="009721F7" w:rsidRPr="002B2D0D" w:rsidRDefault="009721F7" w:rsidP="00D82F24">
      <w:pPr>
        <w:numPr>
          <w:ilvl w:val="0"/>
          <w:numId w:val="97"/>
        </w:numPr>
        <w:shd w:val="clear" w:color="auto" w:fill="FFFFFF"/>
        <w:spacing w:after="0" w:line="240" w:lineRule="auto"/>
        <w:ind w:left="450"/>
        <w:textAlignment w:val="baseline"/>
        <w:rPr>
          <w:rFonts w:ascii="inherit" w:hAnsi="inherit" w:cs="Arial"/>
          <w:color w:val="ED7D31" w:themeColor="accent2"/>
          <w:sz w:val="24"/>
          <w:szCs w:val="20"/>
        </w:rPr>
      </w:pPr>
      <w:r w:rsidRPr="002B2D0D">
        <w:rPr>
          <w:rFonts w:ascii="inherit" w:hAnsi="inherit" w:cs="Arial"/>
          <w:color w:val="ED7D31" w:themeColor="accent2"/>
          <w:sz w:val="24"/>
          <w:szCs w:val="20"/>
        </w:rPr>
        <w:t>As alpha tends towards infinity, the series converges to the </w:t>
      </w:r>
      <w:hyperlink r:id="rId468" w:history="1">
        <w:r w:rsidRPr="002B2D0D">
          <w:rPr>
            <w:rStyle w:val="Hyperlink"/>
            <w:rFonts w:ascii="inherit" w:hAnsi="inherit" w:cs="Arial"/>
            <w:color w:val="ED7D31" w:themeColor="accent2"/>
            <w:sz w:val="24"/>
            <w:szCs w:val="20"/>
            <w:bdr w:val="none" w:sz="0" w:space="0" w:color="auto" w:frame="1"/>
          </w:rPr>
          <w:t>folded normal density function.</w:t>
        </w:r>
      </w:hyperlink>
    </w:p>
    <w:p w14:paraId="38493C69" w14:textId="77777777" w:rsidR="00F404F1" w:rsidRPr="002B2D0D" w:rsidRDefault="00F404F1" w:rsidP="002B2D0D">
      <w:pPr>
        <w:shd w:val="clear" w:color="auto" w:fill="FFFFFF"/>
        <w:spacing w:after="0" w:line="240" w:lineRule="auto"/>
        <w:ind w:left="450"/>
        <w:textAlignment w:val="baseline"/>
        <w:rPr>
          <w:rFonts w:ascii="inherit" w:hAnsi="inherit" w:cs="Arial"/>
          <w:color w:val="ED7D31" w:themeColor="accent2"/>
          <w:sz w:val="24"/>
          <w:szCs w:val="20"/>
        </w:rPr>
      </w:pPr>
    </w:p>
    <w:p w14:paraId="3432425F" w14:textId="77777777" w:rsidR="009721F7" w:rsidRPr="002B2D0D" w:rsidRDefault="009721F7" w:rsidP="009721F7">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B2D0D">
        <w:rPr>
          <w:rFonts w:ascii="Arial" w:hAnsi="Arial" w:cs="Arial"/>
          <w:color w:val="ED7D31" w:themeColor="accent2"/>
          <w:szCs w:val="20"/>
        </w:rPr>
        <w:t xml:space="preserve">Therefore, the normal distribution </w:t>
      </w:r>
      <w:proofErr w:type="gramStart"/>
      <w:r w:rsidRPr="002B2D0D">
        <w:rPr>
          <w:rFonts w:ascii="Arial" w:hAnsi="Arial" w:cs="Arial"/>
          <w:color w:val="ED7D31" w:themeColor="accent2"/>
          <w:szCs w:val="20"/>
        </w:rPr>
        <w:t>can be seen as</w:t>
      </w:r>
      <w:proofErr w:type="gramEnd"/>
      <w:r w:rsidRPr="002B2D0D">
        <w:rPr>
          <w:rFonts w:ascii="Arial" w:hAnsi="Arial" w:cs="Arial"/>
          <w:color w:val="ED7D31" w:themeColor="accent2"/>
          <w:szCs w:val="20"/>
        </w:rPr>
        <w:t xml:space="preserve"> a special case of the skew normal distribution.</w:t>
      </w:r>
    </w:p>
    <w:p w14:paraId="53D7CADB" w14:textId="77777777" w:rsidR="00F22FD2" w:rsidRPr="00B05DD2" w:rsidRDefault="00F22FD2" w:rsidP="00B05DD2">
      <w:pPr>
        <w:shd w:val="clear" w:color="auto" w:fill="FFFFFF"/>
        <w:textAlignment w:val="baseline"/>
        <w:rPr>
          <w:rFonts w:ascii="inherit" w:hAnsi="inherit" w:cs="Arial"/>
          <w:color w:val="777777"/>
          <w:sz w:val="20"/>
          <w:szCs w:val="20"/>
        </w:rPr>
      </w:pPr>
    </w:p>
    <w:p w14:paraId="14968097" w14:textId="77777777" w:rsidR="00FE2B03" w:rsidRPr="00FE2B03" w:rsidRDefault="00FE2B03" w:rsidP="00FE2B0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2B0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Skewness</w:t>
      </w:r>
    </w:p>
    <w:p w14:paraId="02AF76DD" w14:textId="77777777"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0AF7FE8D" w14:textId="77777777" w:rsidR="00F6552C"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164C951" wp14:editId="54710E90">
            <wp:extent cx="4267200" cy="1744980"/>
            <wp:effectExtent l="0" t="0" r="0" b="7620"/>
            <wp:docPr id="199" name="Picture 199" descr="skewness">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wness">
                      <a:hlinkClick r:id="rId415"/>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267200" cy="1744980"/>
                    </a:xfrm>
                    <a:prstGeom prst="rect">
                      <a:avLst/>
                    </a:prstGeom>
                    <a:noFill/>
                    <a:ln>
                      <a:noFill/>
                    </a:ln>
                  </pic:spPr>
                </pic:pic>
              </a:graphicData>
            </a:graphic>
          </wp:inline>
        </w:drawing>
      </w:r>
    </w:p>
    <w:p w14:paraId="75F3C023" w14:textId="420D1554"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0"/>
          <w:szCs w:val="20"/>
        </w:rPr>
      </w:pPr>
      <w:r w:rsidRPr="00F6552C">
        <w:rPr>
          <w:rFonts w:ascii="inherit" w:hAnsi="inherit" w:cs="Arial"/>
          <w:color w:val="777777"/>
          <w:sz w:val="26"/>
          <w:szCs w:val="20"/>
        </w:rPr>
        <w:br w:type="textWrapping" w:clear="left"/>
      </w:r>
      <w:r w:rsidRPr="00571F22">
        <w:rPr>
          <w:rFonts w:ascii="inherit" w:hAnsi="inherit" w:cs="Arial"/>
          <w:color w:val="ED7D31" w:themeColor="accent2"/>
          <w:sz w:val="26"/>
          <w:szCs w:val="20"/>
        </w:rPr>
        <w:t xml:space="preserve">Skewness is a measure of symmetry in a distribution. </w:t>
      </w:r>
      <w:proofErr w:type="gramStart"/>
      <w:r w:rsidRPr="00571F22">
        <w:rPr>
          <w:rFonts w:ascii="inherit" w:hAnsi="inherit" w:cs="Arial"/>
          <w:color w:val="ED7D31" w:themeColor="accent2"/>
          <w:sz w:val="26"/>
          <w:szCs w:val="20"/>
        </w:rPr>
        <w:t>Actually, it’s</w:t>
      </w:r>
      <w:proofErr w:type="gramEnd"/>
      <w:r w:rsidRPr="00571F22">
        <w:rPr>
          <w:rFonts w:ascii="inherit" w:hAnsi="inherit" w:cs="Arial"/>
          <w:color w:val="ED7D31" w:themeColor="accent2"/>
          <w:sz w:val="26"/>
          <w:szCs w:val="20"/>
        </w:rPr>
        <w:t xml:space="preserve"> more correct to describe it as a measure of </w:t>
      </w:r>
      <w:r w:rsidRPr="00571F22">
        <w:rPr>
          <w:rStyle w:val="Strong"/>
          <w:rFonts w:ascii="inherit" w:hAnsi="inherit" w:cs="Arial"/>
          <w:color w:val="ED7D31" w:themeColor="accent2"/>
          <w:sz w:val="26"/>
          <w:szCs w:val="20"/>
          <w:bdr w:val="none" w:sz="0" w:space="0" w:color="auto" w:frame="1"/>
        </w:rPr>
        <w:t>lack</w:t>
      </w:r>
      <w:r w:rsidRPr="00571F22">
        <w:rPr>
          <w:rFonts w:ascii="inherit" w:hAnsi="inherit" w:cs="Arial"/>
          <w:color w:val="ED7D31" w:themeColor="accent2"/>
          <w:sz w:val="26"/>
          <w:szCs w:val="20"/>
        </w:rPr>
        <w:t> of symmetry. A standard normal distribution is perfectly symmetrical and has zero skew</w:t>
      </w:r>
      <w:r w:rsidRPr="00F6552C">
        <w:rPr>
          <w:rFonts w:ascii="inherit" w:hAnsi="inherit" w:cs="Arial"/>
          <w:color w:val="777777"/>
          <w:sz w:val="26"/>
          <w:szCs w:val="20"/>
        </w:rPr>
        <w:t xml:space="preserve">. </w:t>
      </w:r>
      <w:r w:rsidRPr="00463E51">
        <w:rPr>
          <w:rFonts w:ascii="inherit" w:hAnsi="inherit" w:cs="Arial"/>
          <w:color w:val="ED7D31" w:themeColor="accent2"/>
          <w:sz w:val="26"/>
          <w:szCs w:val="20"/>
        </w:rPr>
        <w:t>Other examples of zero-skewed distributions are the </w:t>
      </w:r>
      <w:hyperlink r:id="rId469" w:tgtFrame="_blank" w:history="1">
        <w:r w:rsidRPr="00463E51">
          <w:rPr>
            <w:rStyle w:val="Hyperlink"/>
            <w:rFonts w:ascii="inherit" w:eastAsiaTheme="majorEastAsia" w:hAnsi="inherit" w:cs="Arial"/>
            <w:color w:val="ED7D31" w:themeColor="accent2"/>
            <w:sz w:val="26"/>
            <w:szCs w:val="20"/>
            <w:bdr w:val="none" w:sz="0" w:space="0" w:color="auto" w:frame="1"/>
          </w:rPr>
          <w:t>T Distribution</w:t>
        </w:r>
      </w:hyperlink>
      <w:r w:rsidRPr="00463E51">
        <w:rPr>
          <w:rFonts w:ascii="inherit" w:hAnsi="inherit" w:cs="Arial"/>
          <w:color w:val="ED7D31" w:themeColor="accent2"/>
          <w:sz w:val="26"/>
          <w:szCs w:val="20"/>
        </w:rPr>
        <w:t>, the </w:t>
      </w:r>
      <w:hyperlink r:id="rId470" w:tgtFrame="_blank" w:history="1">
        <w:r w:rsidRPr="00463E51">
          <w:rPr>
            <w:rStyle w:val="Hyperlink"/>
            <w:rFonts w:ascii="inherit" w:eastAsiaTheme="majorEastAsia" w:hAnsi="inherit" w:cs="Arial"/>
            <w:color w:val="ED7D31" w:themeColor="accent2"/>
            <w:sz w:val="26"/>
            <w:szCs w:val="20"/>
            <w:bdr w:val="none" w:sz="0" w:space="0" w:color="auto" w:frame="1"/>
          </w:rPr>
          <w:t>uniform distribution</w:t>
        </w:r>
      </w:hyperlink>
      <w:r w:rsidRPr="00463E51">
        <w:rPr>
          <w:rFonts w:ascii="inherit" w:hAnsi="inherit" w:cs="Arial"/>
          <w:color w:val="ED7D31" w:themeColor="accent2"/>
          <w:sz w:val="26"/>
          <w:szCs w:val="20"/>
        </w:rPr>
        <w:t> and the </w:t>
      </w:r>
      <w:hyperlink r:id="rId471" w:tgtFrame="_blank" w:history="1">
        <w:r w:rsidRPr="00463E51">
          <w:rPr>
            <w:rStyle w:val="Hyperlink"/>
            <w:rFonts w:ascii="inherit" w:eastAsiaTheme="majorEastAsia" w:hAnsi="inherit" w:cs="Arial"/>
            <w:color w:val="ED7D31" w:themeColor="accent2"/>
            <w:sz w:val="26"/>
            <w:szCs w:val="20"/>
            <w:bdr w:val="none" w:sz="0" w:space="0" w:color="auto" w:frame="1"/>
          </w:rPr>
          <w:t>Laplace distribution</w:t>
        </w:r>
      </w:hyperlink>
      <w:r w:rsidRPr="00463E51">
        <w:rPr>
          <w:rFonts w:ascii="inherit" w:hAnsi="inherit" w:cs="Arial"/>
          <w:color w:val="ED7D31" w:themeColor="accent2"/>
          <w:sz w:val="26"/>
          <w:szCs w:val="20"/>
        </w:rPr>
        <w:t>. However, other distributions don’t have zero skew. Therefore, we need a way to calculate how much the distribution is skewed.</w:t>
      </w:r>
      <w:r w:rsidRPr="00463E51">
        <w:rPr>
          <w:rFonts w:ascii="inherit" w:hAnsi="inherit" w:cs="Arial"/>
          <w:color w:val="ED7D31" w:themeColor="accent2"/>
          <w:sz w:val="26"/>
          <w:szCs w:val="20"/>
        </w:rPr>
        <w:br/>
      </w:r>
      <w:r>
        <w:rPr>
          <w:rFonts w:ascii="inherit" w:hAnsi="inherit" w:cs="Arial"/>
          <w:color w:val="777777"/>
          <w:sz w:val="20"/>
          <w:szCs w:val="20"/>
        </w:rPr>
        <w:br w:type="textWrapping" w:clear="left"/>
      </w:r>
    </w:p>
    <w:p w14:paraId="231EF5EE" w14:textId="239FA3F9" w:rsidR="00FE2B03" w:rsidRDefault="00FE2B03" w:rsidP="00FB248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B248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Equations</w:t>
      </w:r>
    </w:p>
    <w:p w14:paraId="3E623B3C" w14:textId="77777777" w:rsidR="00FB248C" w:rsidRPr="00FB248C" w:rsidRDefault="00FB248C" w:rsidP="00FB248C">
      <w:pPr>
        <w:rPr>
          <w:lang w:eastAsia="en-IN"/>
        </w:rPr>
      </w:pPr>
    </w:p>
    <w:p w14:paraId="75CD5EA2" w14:textId="77777777" w:rsidR="00FE2B03" w:rsidRPr="008632E1"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8632E1">
        <w:rPr>
          <w:rFonts w:ascii="inherit" w:hAnsi="inherit" w:cs="Arial"/>
          <w:color w:val="777777"/>
          <w:sz w:val="26"/>
          <w:szCs w:val="20"/>
        </w:rPr>
        <w:t>The following table shows the equations for calculating the skew for various distributions you’re likely to come across in </w:t>
      </w:r>
      <w:hyperlink r:id="rId472" w:history="1">
        <w:r w:rsidRPr="008632E1">
          <w:rPr>
            <w:rStyle w:val="Hyperlink"/>
            <w:rFonts w:ascii="inherit" w:eastAsiaTheme="majorEastAsia" w:hAnsi="inherit" w:cs="Arial"/>
            <w:color w:val="05A9C5"/>
            <w:sz w:val="26"/>
            <w:szCs w:val="20"/>
            <w:bdr w:val="none" w:sz="0" w:space="0" w:color="auto" w:frame="1"/>
          </w:rPr>
          <w:t>elementary statistics</w:t>
        </w:r>
      </w:hyperlink>
      <w:r w:rsidRPr="008632E1">
        <w:rPr>
          <w:rFonts w:ascii="inherit" w:hAnsi="inherit" w:cs="Arial"/>
          <w:color w:val="777777"/>
          <w:sz w:val="26"/>
          <w:szCs w:val="20"/>
        </w:rPr>
        <w:t>. Note that the normal, Student’s T, uniform and Laplace distributions are not shown on the table as they are not skewed.</w:t>
      </w:r>
    </w:p>
    <w:tbl>
      <w:tblPr>
        <w:tblW w:w="9629" w:type="dxa"/>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4986"/>
        <w:gridCol w:w="4643"/>
      </w:tblGrid>
      <w:tr w:rsidR="00FE2B03" w14:paraId="08001539" w14:textId="77777777" w:rsidTr="00FE2B03">
        <w:trPr>
          <w:tblCellSpacing w:w="15" w:type="dxa"/>
        </w:trPr>
        <w:tc>
          <w:tcPr>
            <w:tcW w:w="0" w:type="auto"/>
            <w:tcBorders>
              <w:top w:val="nil"/>
              <w:left w:val="nil"/>
              <w:bottom w:val="nil"/>
              <w:right w:val="nil"/>
            </w:tcBorders>
            <w:vAlign w:val="bottom"/>
            <w:hideMark/>
          </w:tcPr>
          <w:p w14:paraId="62B46F60" w14:textId="77777777" w:rsidR="00FE2B03" w:rsidRDefault="00FE2B03">
            <w:pPr>
              <w:spacing w:line="624" w:lineRule="atLeast"/>
              <w:rPr>
                <w:rFonts w:ascii="inherit" w:hAnsi="inherit" w:cs="Times New Roman"/>
                <w:caps/>
                <w:color w:val="666666"/>
                <w:spacing w:val="24"/>
                <w:sz w:val="15"/>
                <w:szCs w:val="15"/>
              </w:rPr>
            </w:pPr>
            <w:r>
              <w:rPr>
                <w:rFonts w:ascii="inherit" w:hAnsi="inherit"/>
                <w:caps/>
                <w:color w:val="666666"/>
                <w:spacing w:val="24"/>
                <w:sz w:val="15"/>
                <w:szCs w:val="15"/>
              </w:rPr>
              <w:t>DISTRIBUTION.</w:t>
            </w:r>
          </w:p>
        </w:tc>
        <w:tc>
          <w:tcPr>
            <w:tcW w:w="0" w:type="auto"/>
            <w:tcBorders>
              <w:top w:val="nil"/>
              <w:left w:val="nil"/>
              <w:bottom w:val="nil"/>
              <w:right w:val="nil"/>
            </w:tcBorders>
            <w:vAlign w:val="bottom"/>
            <w:hideMark/>
          </w:tcPr>
          <w:p w14:paraId="3F219FE6" w14:textId="77777777" w:rsidR="00FE2B03" w:rsidRDefault="00FE2B03">
            <w:pPr>
              <w:spacing w:line="624" w:lineRule="atLeast"/>
              <w:rPr>
                <w:rFonts w:ascii="inherit" w:hAnsi="inherit"/>
                <w:caps/>
                <w:color w:val="666666"/>
                <w:spacing w:val="24"/>
                <w:sz w:val="15"/>
                <w:szCs w:val="15"/>
              </w:rPr>
            </w:pPr>
            <w:r>
              <w:rPr>
                <w:rFonts w:ascii="inherit" w:hAnsi="inherit"/>
                <w:caps/>
                <w:color w:val="666666"/>
                <w:spacing w:val="24"/>
                <w:sz w:val="15"/>
                <w:szCs w:val="15"/>
              </w:rPr>
              <w:t>EQUATION.</w:t>
            </w:r>
          </w:p>
        </w:tc>
      </w:tr>
      <w:tr w:rsidR="00FE2B03" w14:paraId="3DA2FBC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3AD6F2" w14:textId="77777777" w:rsidR="00FE2B03" w:rsidRDefault="00D07F14">
            <w:pPr>
              <w:spacing w:line="240" w:lineRule="auto"/>
              <w:rPr>
                <w:rFonts w:ascii="inherit" w:hAnsi="inherit"/>
                <w:sz w:val="20"/>
                <w:szCs w:val="20"/>
              </w:rPr>
            </w:pPr>
            <w:hyperlink r:id="rId473" w:history="1">
              <w:r w:rsidR="00FE2B03">
                <w:rPr>
                  <w:rStyle w:val="Hyperlink"/>
                  <w:rFonts w:ascii="inherit" w:hAnsi="inherit"/>
                  <w:color w:val="05A9C5"/>
                  <w:sz w:val="20"/>
                  <w:szCs w:val="20"/>
                  <w:bdr w:val="none" w:sz="0" w:space="0" w:color="auto" w:frame="1"/>
                </w:rPr>
                <w:t>Bernoulli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A54ADF9" w14:textId="339BE251"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728C2448" wp14:editId="485D0529">
                  <wp:extent cx="457200" cy="266700"/>
                  <wp:effectExtent l="0" t="0" r="0" b="0"/>
                  <wp:docPr id="198" name="Picture 198" descr="bernoulli">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rnoulli">
                            <a:hlinkClick r:id="rId474"/>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inline>
              </w:drawing>
            </w:r>
          </w:p>
        </w:tc>
      </w:tr>
      <w:tr w:rsidR="00FE2B03" w14:paraId="62C457C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A2D937" w14:textId="77777777" w:rsidR="00FE2B03" w:rsidRDefault="00D07F14">
            <w:pPr>
              <w:rPr>
                <w:rFonts w:ascii="inherit" w:hAnsi="inherit"/>
                <w:sz w:val="20"/>
                <w:szCs w:val="20"/>
              </w:rPr>
            </w:pPr>
            <w:hyperlink r:id="rId476" w:tgtFrame="_blank" w:history="1">
              <w:r w:rsidR="00FE2B03">
                <w:rPr>
                  <w:rStyle w:val="Hyperlink"/>
                  <w:rFonts w:ascii="inherit" w:hAnsi="inherit"/>
                  <w:color w:val="05A9C5"/>
                  <w:sz w:val="20"/>
                  <w:szCs w:val="20"/>
                  <w:bdr w:val="none" w:sz="0" w:space="0" w:color="auto" w:frame="1"/>
                </w:rPr>
                <w:t>Beta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273E27A" w14:textId="0A2390C1"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0558C1AA" wp14:editId="7859050C">
                  <wp:extent cx="876300" cy="426720"/>
                  <wp:effectExtent l="0" t="0" r="0" b="0"/>
                  <wp:docPr id="196" name="Picture 196" descr="beta">
                    <a:hlinkClick xmlns:a="http://schemas.openxmlformats.org/drawingml/2006/main" r:id="rId4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ta">
                            <a:hlinkClick r:id="rId477"/>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876300" cy="426720"/>
                          </a:xfrm>
                          <a:prstGeom prst="rect">
                            <a:avLst/>
                          </a:prstGeom>
                          <a:noFill/>
                          <a:ln>
                            <a:noFill/>
                          </a:ln>
                        </pic:spPr>
                      </pic:pic>
                    </a:graphicData>
                  </a:graphic>
                </wp:inline>
              </w:drawing>
            </w:r>
          </w:p>
        </w:tc>
      </w:tr>
      <w:tr w:rsidR="00FE2B03" w14:paraId="55CD0B39"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6972D9" w14:textId="77777777" w:rsidR="00FE2B03" w:rsidRDefault="00D07F14">
            <w:pPr>
              <w:rPr>
                <w:rFonts w:ascii="inherit" w:hAnsi="inherit"/>
                <w:sz w:val="20"/>
                <w:szCs w:val="20"/>
              </w:rPr>
            </w:pPr>
            <w:hyperlink r:id="rId479" w:tgtFrame="_blank" w:history="1">
              <w:r w:rsidR="00FE2B03">
                <w:rPr>
                  <w:rStyle w:val="Hyperlink"/>
                  <w:rFonts w:ascii="inherit" w:hAnsi="inherit"/>
                  <w:color w:val="05A9C5"/>
                  <w:sz w:val="20"/>
                  <w:szCs w:val="20"/>
                  <w:bdr w:val="none" w:sz="0" w:space="0" w:color="auto" w:frame="1"/>
                </w:rPr>
                <w:t>Binomial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567AFB8" w14:textId="2C5CCA1A"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390A52A0" wp14:editId="16E6B93B">
                  <wp:extent cx="525780" cy="266700"/>
                  <wp:effectExtent l="0" t="0" r="7620" b="0"/>
                  <wp:docPr id="195" name="Picture 195" descr="binomial">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omial">
                            <a:hlinkClick r:id="rId480"/>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525780" cy="266700"/>
                          </a:xfrm>
                          <a:prstGeom prst="rect">
                            <a:avLst/>
                          </a:prstGeom>
                          <a:noFill/>
                          <a:ln>
                            <a:noFill/>
                          </a:ln>
                        </pic:spPr>
                      </pic:pic>
                    </a:graphicData>
                  </a:graphic>
                </wp:inline>
              </w:drawing>
            </w:r>
          </w:p>
        </w:tc>
      </w:tr>
      <w:tr w:rsidR="00FE2B03" w14:paraId="1814313F"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6345A55" w14:textId="77777777" w:rsidR="00FE2B03" w:rsidRDefault="00D07F14">
            <w:pPr>
              <w:rPr>
                <w:rFonts w:ascii="inherit" w:hAnsi="inherit"/>
                <w:sz w:val="20"/>
                <w:szCs w:val="20"/>
              </w:rPr>
            </w:pPr>
            <w:hyperlink r:id="rId482" w:anchor="chisquaredist" w:history="1">
              <w:r w:rsidR="00FE2B03">
                <w:rPr>
                  <w:rStyle w:val="Hyperlink"/>
                  <w:rFonts w:ascii="inherit" w:hAnsi="inherit"/>
                  <w:color w:val="05A9C5"/>
                  <w:sz w:val="20"/>
                  <w:szCs w:val="20"/>
                  <w:bdr w:val="none" w:sz="0" w:space="0" w:color="auto" w:frame="1"/>
                </w:rPr>
                <w:t>Chi square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17A3371" w14:textId="5972AF3E"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5C10A2FC" wp14:editId="1AB98010">
                  <wp:extent cx="373380" cy="426720"/>
                  <wp:effectExtent l="0" t="0" r="7620" b="0"/>
                  <wp:docPr id="194" name="Picture 194" descr="chi square">
                    <a:hlinkClick xmlns:a="http://schemas.openxmlformats.org/drawingml/2006/main" r:id="rId4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 square">
                            <a:hlinkClick r:id="rId483"/>
                          </pic:cNvPr>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tc>
      </w:tr>
      <w:tr w:rsidR="00FE2B03" w14:paraId="70FCC81E"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9B20465" w14:textId="77777777" w:rsidR="00FE2B03" w:rsidRDefault="00D07F14">
            <w:pPr>
              <w:rPr>
                <w:rFonts w:ascii="inherit" w:hAnsi="inherit"/>
                <w:sz w:val="20"/>
                <w:szCs w:val="20"/>
              </w:rPr>
            </w:pPr>
            <w:hyperlink r:id="rId485" w:anchor="Fdist" w:tgtFrame="_blank" w:history="1">
              <w:r w:rsidR="00FE2B03">
                <w:rPr>
                  <w:rStyle w:val="Hyperlink"/>
                  <w:rFonts w:ascii="inherit" w:hAnsi="inherit"/>
                  <w:color w:val="05A9C5"/>
                  <w:sz w:val="20"/>
                  <w:szCs w:val="20"/>
                  <w:bdr w:val="none" w:sz="0" w:space="0" w:color="auto" w:frame="1"/>
                </w:rPr>
                <w:t>F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5F6D9C" w14:textId="7A02A768"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054975BE" wp14:editId="3BBA6D5F">
                  <wp:extent cx="1173480" cy="419100"/>
                  <wp:effectExtent l="0" t="0" r="7620" b="0"/>
                  <wp:docPr id="191" name="Picture 191" descr="f dist">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 dist">
                            <a:hlinkClick r:id="rId486"/>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173480" cy="419100"/>
                          </a:xfrm>
                          <a:prstGeom prst="rect">
                            <a:avLst/>
                          </a:prstGeom>
                          <a:noFill/>
                          <a:ln>
                            <a:noFill/>
                          </a:ln>
                        </pic:spPr>
                      </pic:pic>
                    </a:graphicData>
                  </a:graphic>
                </wp:inline>
              </w:drawing>
            </w:r>
          </w:p>
        </w:tc>
      </w:tr>
      <w:tr w:rsidR="00FE2B03" w14:paraId="140AD615"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C962DEC" w14:textId="77777777" w:rsidR="00FE2B03" w:rsidRDefault="00D07F14">
            <w:pPr>
              <w:rPr>
                <w:rFonts w:ascii="inherit" w:hAnsi="inherit"/>
                <w:sz w:val="20"/>
                <w:szCs w:val="20"/>
              </w:rPr>
            </w:pPr>
            <w:hyperlink r:id="rId488" w:tgtFrame="_blank" w:history="1">
              <w:r w:rsidR="00FE2B03">
                <w:rPr>
                  <w:rStyle w:val="Hyperlink"/>
                  <w:rFonts w:ascii="inherit" w:hAnsi="inherit"/>
                  <w:color w:val="05A9C5"/>
                  <w:sz w:val="20"/>
                  <w:szCs w:val="20"/>
                  <w:bdr w:val="none" w:sz="0" w:space="0" w:color="auto" w:frame="1"/>
                </w:rPr>
                <w:t>Negative binomial</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86C7680" w14:textId="61253306"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6E36A57B" wp14:editId="11EA35F8">
                  <wp:extent cx="441960" cy="266700"/>
                  <wp:effectExtent l="0" t="0" r="0" b="0"/>
                  <wp:docPr id="186" name="Picture 186" descr="negative binomial">
                    <a:hlinkClick xmlns:a="http://schemas.openxmlformats.org/drawingml/2006/main" r:id="rId4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gative binomial">
                            <a:hlinkClick r:id="rId489"/>
                          </pic:cNvPr>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41960" cy="266700"/>
                          </a:xfrm>
                          <a:prstGeom prst="rect">
                            <a:avLst/>
                          </a:prstGeom>
                          <a:noFill/>
                          <a:ln>
                            <a:noFill/>
                          </a:ln>
                        </pic:spPr>
                      </pic:pic>
                    </a:graphicData>
                  </a:graphic>
                </wp:inline>
              </w:drawing>
            </w:r>
          </w:p>
        </w:tc>
      </w:tr>
      <w:tr w:rsidR="00FE2B03" w14:paraId="605CB74C" w14:textId="77777777" w:rsidTr="00FE2B03">
        <w:trPr>
          <w:tblCellSpacing w:w="15"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EC3A556" w14:textId="77777777" w:rsidR="00FE2B03" w:rsidRDefault="00D07F14">
            <w:pPr>
              <w:rPr>
                <w:rFonts w:ascii="inherit" w:hAnsi="inherit"/>
                <w:sz w:val="20"/>
                <w:szCs w:val="20"/>
              </w:rPr>
            </w:pPr>
            <w:hyperlink r:id="rId491" w:tgtFrame="_blank" w:history="1">
              <w:r w:rsidR="00FE2B03">
                <w:rPr>
                  <w:rStyle w:val="Hyperlink"/>
                  <w:rFonts w:ascii="inherit" w:hAnsi="inherit"/>
                  <w:color w:val="05A9C5"/>
                  <w:sz w:val="20"/>
                  <w:szCs w:val="20"/>
                  <w:bdr w:val="none" w:sz="0" w:space="0" w:color="auto" w:frame="1"/>
                </w:rPr>
                <w:t>Poisson Distribution</w:t>
              </w:r>
            </w:hyperlink>
            <w:r w:rsidR="00FE2B03">
              <w:rPr>
                <w:rFonts w:ascii="inherit" w:hAnsi="inherit"/>
                <w:sz w:val="20"/>
                <w:szCs w:val="20"/>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2AADFE9" w14:textId="7D3DDDC6" w:rsidR="00FE2B03" w:rsidRDefault="00FE2B03">
            <w:pPr>
              <w:rPr>
                <w:rFonts w:ascii="inherit" w:hAnsi="inherit"/>
                <w:sz w:val="20"/>
                <w:szCs w:val="20"/>
              </w:rPr>
            </w:pPr>
            <w:r>
              <w:rPr>
                <w:rFonts w:ascii="inherit" w:hAnsi="inherit"/>
                <w:noProof/>
                <w:color w:val="05A9C5"/>
                <w:sz w:val="20"/>
                <w:szCs w:val="20"/>
                <w:bdr w:val="none" w:sz="0" w:space="0" w:color="auto" w:frame="1"/>
              </w:rPr>
              <w:drawing>
                <wp:inline distT="0" distB="0" distL="0" distR="0" wp14:anchorId="41774703" wp14:editId="44C2B8F1">
                  <wp:extent cx="259080" cy="160020"/>
                  <wp:effectExtent l="0" t="0" r="7620" b="0"/>
                  <wp:docPr id="184" name="Picture 184" descr="poisson">
                    <a:hlinkClick xmlns:a="http://schemas.openxmlformats.org/drawingml/2006/main" r:id="rId4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isson">
                            <a:hlinkClick r:id="rId492"/>
                          </pic:cNvPr>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59080" cy="160020"/>
                          </a:xfrm>
                          <a:prstGeom prst="rect">
                            <a:avLst/>
                          </a:prstGeom>
                          <a:noFill/>
                          <a:ln>
                            <a:noFill/>
                          </a:ln>
                        </pic:spPr>
                      </pic:pic>
                    </a:graphicData>
                  </a:graphic>
                </wp:inline>
              </w:drawing>
            </w:r>
          </w:p>
        </w:tc>
      </w:tr>
    </w:tbl>
    <w:p w14:paraId="11CAFA5B" w14:textId="68C0991E" w:rsidR="008632E1" w:rsidRDefault="00FE2B03" w:rsidP="00C41B5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632E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Calculation</w:t>
      </w:r>
    </w:p>
    <w:p w14:paraId="3FBF0258" w14:textId="77777777" w:rsidR="00C41B5E" w:rsidRPr="00C41B5E" w:rsidRDefault="00C41B5E" w:rsidP="00C41B5E">
      <w:pPr>
        <w:rPr>
          <w:lang w:eastAsia="en-IN"/>
        </w:rPr>
      </w:pPr>
    </w:p>
    <w:p w14:paraId="18569269" w14:textId="77777777" w:rsidR="00E83D31" w:rsidRPr="00384097"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t xml:space="preserve">The formula given in most textbooks is </w:t>
      </w:r>
      <w:r w:rsidRPr="00384097">
        <w:rPr>
          <w:rFonts w:ascii="inherit" w:hAnsi="inherit" w:cs="Arial"/>
          <w:color w:val="ED7D31" w:themeColor="accent2"/>
          <w:sz w:val="26"/>
          <w:szCs w:val="20"/>
        </w:rPr>
        <w:t>Skew = 3 * (Mean – Median) / Standard Deviation. This is known as an</w:t>
      </w:r>
      <w:r w:rsidRPr="00384097">
        <w:rPr>
          <w:rFonts w:ascii="inherit" w:hAnsi="inherit" w:cs="Arial"/>
          <w:color w:val="777777"/>
          <w:sz w:val="26"/>
          <w:szCs w:val="20"/>
        </w:rPr>
        <w:t> </w:t>
      </w:r>
      <w:hyperlink r:id="rId494" w:history="1">
        <w:r w:rsidRPr="00384097">
          <w:rPr>
            <w:rStyle w:val="Hyperlink"/>
            <w:rFonts w:ascii="inherit" w:eastAsiaTheme="majorEastAsia" w:hAnsi="inherit" w:cs="Arial"/>
            <w:color w:val="05A9C5"/>
            <w:sz w:val="26"/>
            <w:szCs w:val="20"/>
            <w:bdr w:val="none" w:sz="0" w:space="0" w:color="auto" w:frame="1"/>
          </w:rPr>
          <w:t>alternative Pearson Mode Skewness</w:t>
        </w:r>
      </w:hyperlink>
      <w:r w:rsidRPr="00384097">
        <w:rPr>
          <w:rFonts w:ascii="inherit" w:hAnsi="inherit" w:cs="Arial"/>
          <w:color w:val="777777"/>
          <w:sz w:val="26"/>
          <w:szCs w:val="20"/>
        </w:rPr>
        <w:t>.</w:t>
      </w:r>
    </w:p>
    <w:p w14:paraId="4244D597" w14:textId="77777777" w:rsidR="00384097" w:rsidRDefault="00FE2B03" w:rsidP="00E83D31">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br/>
        <w:t>You </w:t>
      </w:r>
      <w:r w:rsidRPr="00384097">
        <w:rPr>
          <w:rStyle w:val="Emphasis"/>
          <w:rFonts w:ascii="inherit" w:hAnsi="inherit" w:cs="Arial"/>
          <w:color w:val="777777"/>
          <w:sz w:val="26"/>
          <w:szCs w:val="20"/>
          <w:bdr w:val="none" w:sz="0" w:space="0" w:color="auto" w:frame="1"/>
        </w:rPr>
        <w:t>could</w:t>
      </w:r>
      <w:r w:rsidRPr="00384097">
        <w:rPr>
          <w:rFonts w:ascii="inherit" w:hAnsi="inherit" w:cs="Arial"/>
          <w:color w:val="777777"/>
          <w:sz w:val="26"/>
          <w:szCs w:val="20"/>
        </w:rPr>
        <w:t> calculate skew by hand. But why bother? Most stats software can calculate it for you.</w:t>
      </w:r>
    </w:p>
    <w:p w14:paraId="340E60DA" w14:textId="51A85800" w:rsidR="00E83D31" w:rsidRPr="00384097" w:rsidRDefault="00FE2B03" w:rsidP="00E83D31">
      <w:pPr>
        <w:pStyle w:val="NormalWeb"/>
        <w:shd w:val="clear" w:color="auto" w:fill="FFFFFF"/>
        <w:spacing w:before="0" w:beforeAutospacing="0" w:after="0" w:afterAutospacing="0"/>
        <w:textAlignment w:val="baseline"/>
        <w:rPr>
          <w:sz w:val="36"/>
        </w:rPr>
      </w:pPr>
      <w:r w:rsidRPr="00384097">
        <w:rPr>
          <w:rFonts w:ascii="inherit" w:hAnsi="inherit" w:cs="Arial"/>
          <w:color w:val="777777"/>
          <w:sz w:val="26"/>
          <w:szCs w:val="20"/>
        </w:rPr>
        <w:br/>
      </w:r>
      <w:hyperlink r:id="rId495" w:tgtFrame="_blank" w:history="1">
        <w:r w:rsidRPr="00384097">
          <w:rPr>
            <w:rStyle w:val="Hyperlink"/>
            <w:rFonts w:ascii="inherit" w:eastAsiaTheme="majorEastAsia" w:hAnsi="inherit" w:cs="Arial"/>
            <w:color w:val="05A9C5"/>
            <w:sz w:val="26"/>
            <w:szCs w:val="20"/>
            <w:bdr w:val="none" w:sz="0" w:space="0" w:color="auto" w:frame="1"/>
          </w:rPr>
          <w:t>Skewness in Excel 2013</w:t>
        </w:r>
      </w:hyperlink>
      <w:r w:rsidRPr="00384097">
        <w:rPr>
          <w:rFonts w:ascii="inherit" w:hAnsi="inherit" w:cs="Arial"/>
          <w:color w:val="777777"/>
          <w:sz w:val="26"/>
          <w:szCs w:val="20"/>
        </w:rPr>
        <w:t>: “=</w:t>
      </w:r>
      <w:proofErr w:type="gramStart"/>
      <w:r w:rsidRPr="00384097">
        <w:rPr>
          <w:rFonts w:ascii="inherit" w:hAnsi="inherit" w:cs="Arial"/>
          <w:color w:val="777777"/>
          <w:sz w:val="26"/>
          <w:szCs w:val="20"/>
        </w:rPr>
        <w:t>SKEW(</w:t>
      </w:r>
      <w:proofErr w:type="spellStart"/>
      <w:proofErr w:type="gramEnd"/>
      <w:r w:rsidRPr="00384097">
        <w:rPr>
          <w:rFonts w:ascii="inherit" w:hAnsi="inherit" w:cs="Arial"/>
          <w:color w:val="777777"/>
          <w:sz w:val="26"/>
          <w:szCs w:val="20"/>
        </w:rPr>
        <w:t>xx:yy</w:t>
      </w:r>
      <w:proofErr w:type="spellEnd"/>
      <w:r w:rsidRPr="00384097">
        <w:rPr>
          <w:rFonts w:ascii="inherit" w:hAnsi="inherit" w:cs="Arial"/>
          <w:color w:val="777777"/>
          <w:sz w:val="26"/>
          <w:szCs w:val="20"/>
        </w:rPr>
        <w:t xml:space="preserve">)” where </w:t>
      </w:r>
      <w:proofErr w:type="spellStart"/>
      <w:r w:rsidRPr="00384097">
        <w:rPr>
          <w:rFonts w:ascii="inherit" w:hAnsi="inherit" w:cs="Arial"/>
          <w:color w:val="777777"/>
          <w:sz w:val="26"/>
          <w:szCs w:val="20"/>
        </w:rPr>
        <w:t>xx:yy</w:t>
      </w:r>
      <w:proofErr w:type="spellEnd"/>
      <w:r w:rsidRPr="00384097">
        <w:rPr>
          <w:rFonts w:ascii="inherit" w:hAnsi="inherit" w:cs="Arial"/>
          <w:color w:val="777777"/>
          <w:sz w:val="26"/>
          <w:szCs w:val="20"/>
        </w:rPr>
        <w:t xml:space="preserve"> is the cell location of your data (for example, C1:C25).</w:t>
      </w:r>
      <w:r w:rsidRPr="00384097">
        <w:rPr>
          <w:rFonts w:ascii="inherit" w:hAnsi="inherit" w:cs="Arial"/>
          <w:color w:val="777777"/>
          <w:sz w:val="26"/>
          <w:szCs w:val="20"/>
        </w:rPr>
        <w:br/>
      </w:r>
    </w:p>
    <w:p w14:paraId="1A32F19E" w14:textId="77777777" w:rsidR="00E83D31" w:rsidRPr="00384097"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noProof/>
          <w:color w:val="05A9C5"/>
          <w:sz w:val="26"/>
          <w:szCs w:val="20"/>
          <w:bdr w:val="none" w:sz="0" w:space="0" w:color="auto" w:frame="1"/>
        </w:rPr>
        <w:drawing>
          <wp:inline distT="0" distB="0" distL="0" distR="0" wp14:anchorId="17EC0427" wp14:editId="1A77D7F7">
            <wp:extent cx="1813560" cy="609600"/>
            <wp:effectExtent l="0" t="0" r="0" b="0"/>
            <wp:docPr id="168" name="Picture 168" descr="adjusted pearson">
              <a:hlinkClick xmlns:a="http://schemas.openxmlformats.org/drawingml/2006/main" r:id="rId4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justed pearson">
                      <a:hlinkClick r:id="rId496"/>
                    </pic:cNvPr>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13560" cy="609600"/>
                    </a:xfrm>
                    <a:prstGeom prst="rect">
                      <a:avLst/>
                    </a:prstGeom>
                    <a:noFill/>
                    <a:ln>
                      <a:noFill/>
                    </a:ln>
                  </pic:spPr>
                </pic:pic>
              </a:graphicData>
            </a:graphic>
          </wp:inline>
        </w:drawing>
      </w:r>
    </w:p>
    <w:p w14:paraId="27E1E730" w14:textId="66800027"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84097">
        <w:rPr>
          <w:rFonts w:ascii="inherit" w:hAnsi="inherit" w:cs="Arial"/>
          <w:color w:val="777777"/>
          <w:sz w:val="26"/>
          <w:szCs w:val="20"/>
        </w:rPr>
        <w:br/>
        <w:t xml:space="preserve">You probably won’t </w:t>
      </w:r>
      <w:proofErr w:type="gramStart"/>
      <w:r w:rsidRPr="00384097">
        <w:rPr>
          <w:rFonts w:ascii="inherit" w:hAnsi="inherit" w:cs="Arial"/>
          <w:color w:val="777777"/>
          <w:sz w:val="26"/>
          <w:szCs w:val="20"/>
        </w:rPr>
        <w:t>actually see</w:t>
      </w:r>
      <w:proofErr w:type="gramEnd"/>
      <w:r w:rsidRPr="00384097">
        <w:rPr>
          <w:rFonts w:ascii="inherit" w:hAnsi="inherit" w:cs="Arial"/>
          <w:color w:val="777777"/>
          <w:sz w:val="26"/>
          <w:szCs w:val="20"/>
        </w:rPr>
        <w:t xml:space="preserve"> or use this formula; It generally doesn’t even appear in elementary stats textbooks. But it is the one used behind the scenes by most software. The results of the calculation tell you:</w:t>
      </w:r>
    </w:p>
    <w:p w14:paraId="5792D24D" w14:textId="77777777" w:rsidR="0066660E" w:rsidRPr="00384097" w:rsidRDefault="0066660E"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206EF514" w14:textId="77777777" w:rsidR="00FE2B03" w:rsidRPr="00384097" w:rsidRDefault="00FE2B03" w:rsidP="00D82F24">
      <w:pPr>
        <w:numPr>
          <w:ilvl w:val="0"/>
          <w:numId w:val="90"/>
        </w:numPr>
        <w:shd w:val="clear" w:color="auto" w:fill="FFFFFF"/>
        <w:spacing w:after="0" w:line="240" w:lineRule="auto"/>
        <w:ind w:left="450"/>
        <w:textAlignment w:val="baseline"/>
        <w:rPr>
          <w:rFonts w:ascii="inherit" w:hAnsi="inherit" w:cs="Arial"/>
          <w:color w:val="777777"/>
          <w:sz w:val="26"/>
          <w:szCs w:val="20"/>
        </w:rPr>
      </w:pPr>
      <w:r w:rsidRPr="00384097">
        <w:rPr>
          <w:rFonts w:ascii="inherit" w:hAnsi="inherit" w:cs="Arial"/>
          <w:color w:val="777777"/>
          <w:sz w:val="26"/>
          <w:szCs w:val="20"/>
        </w:rPr>
        <w:t>The direction of the skew (positive or negative).</w:t>
      </w:r>
    </w:p>
    <w:p w14:paraId="5BBCD588" w14:textId="369AB0A9" w:rsidR="00FE2B03" w:rsidRDefault="00FE2B03" w:rsidP="00D82F24">
      <w:pPr>
        <w:numPr>
          <w:ilvl w:val="0"/>
          <w:numId w:val="90"/>
        </w:numPr>
        <w:shd w:val="clear" w:color="auto" w:fill="FFFFFF"/>
        <w:spacing w:after="0" w:line="240" w:lineRule="auto"/>
        <w:ind w:left="450"/>
        <w:textAlignment w:val="baseline"/>
        <w:rPr>
          <w:rFonts w:ascii="inherit" w:hAnsi="inherit" w:cs="Arial"/>
          <w:color w:val="777777"/>
          <w:sz w:val="26"/>
          <w:szCs w:val="20"/>
        </w:rPr>
      </w:pPr>
      <w:r w:rsidRPr="00384097">
        <w:rPr>
          <w:rFonts w:ascii="inherit" w:hAnsi="inherit" w:cs="Arial"/>
          <w:color w:val="777777"/>
          <w:sz w:val="26"/>
          <w:szCs w:val="20"/>
        </w:rPr>
        <w:t>How the sample compares with a normal (symmetric) distribution. The further the skew result is from zero, the greater the skew.</w:t>
      </w:r>
    </w:p>
    <w:p w14:paraId="67781151" w14:textId="77777777" w:rsidR="0066660E" w:rsidRPr="00384097" w:rsidRDefault="0066660E" w:rsidP="00F04C84">
      <w:pPr>
        <w:shd w:val="clear" w:color="auto" w:fill="FFFFFF"/>
        <w:spacing w:after="0" w:line="240" w:lineRule="auto"/>
        <w:ind w:left="450"/>
        <w:textAlignment w:val="baseline"/>
        <w:rPr>
          <w:rFonts w:ascii="inherit" w:hAnsi="inherit" w:cs="Arial"/>
          <w:color w:val="777777"/>
          <w:sz w:val="26"/>
          <w:szCs w:val="20"/>
        </w:rPr>
      </w:pPr>
    </w:p>
    <w:p w14:paraId="7658B75E" w14:textId="7B6D36AD" w:rsidR="00FE2B03" w:rsidRDefault="00FE2B03" w:rsidP="002B6E6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B6E6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Different Ways to Measure a Skew:</w:t>
      </w:r>
    </w:p>
    <w:p w14:paraId="27D78129" w14:textId="77777777" w:rsidR="002B6E66" w:rsidRPr="002B6E66" w:rsidRDefault="002B6E66" w:rsidP="002B6E66">
      <w:pPr>
        <w:rPr>
          <w:sz w:val="32"/>
          <w:lang w:eastAsia="en-IN"/>
        </w:rPr>
      </w:pPr>
    </w:p>
    <w:p w14:paraId="447F7FBE" w14:textId="77777777" w:rsidR="00FE2B03" w:rsidRPr="002B6E66" w:rsidRDefault="00D07F14"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498" w:tgtFrame="_blank" w:history="1">
        <w:r w:rsidR="00FE2B03" w:rsidRPr="002B6E66">
          <w:rPr>
            <w:rStyle w:val="Hyperlink"/>
            <w:rFonts w:ascii="inherit" w:hAnsi="inherit" w:cs="Arial"/>
            <w:color w:val="777777"/>
            <w:sz w:val="26"/>
            <w:szCs w:val="20"/>
            <w:bdr w:val="none" w:sz="0" w:space="0" w:color="auto" w:frame="1"/>
          </w:rPr>
          <w:t>Pearson Mode</w:t>
        </w:r>
      </w:hyperlink>
      <w:r w:rsidR="00FE2B03" w:rsidRPr="002B6E66">
        <w:rPr>
          <w:rFonts w:ascii="inherit" w:hAnsi="inherit" w:cs="Arial"/>
          <w:color w:val="777777"/>
          <w:sz w:val="26"/>
          <w:szCs w:val="20"/>
        </w:rPr>
        <w:t>.</w:t>
      </w:r>
    </w:p>
    <w:p w14:paraId="6A5479C2" w14:textId="77777777" w:rsidR="00FE2B03" w:rsidRPr="002B6E66" w:rsidRDefault="00D07F14"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499" w:history="1">
        <w:r w:rsidR="00FE2B03" w:rsidRPr="002B6E66">
          <w:rPr>
            <w:rStyle w:val="Hyperlink"/>
            <w:rFonts w:ascii="inherit" w:hAnsi="inherit" w:cs="Arial"/>
            <w:color w:val="777777"/>
            <w:sz w:val="26"/>
            <w:szCs w:val="20"/>
            <w:bdr w:val="none" w:sz="0" w:space="0" w:color="auto" w:frame="1"/>
          </w:rPr>
          <w:t>Bowley</w:t>
        </w:r>
      </w:hyperlink>
      <w:r w:rsidR="00FE2B03" w:rsidRPr="002B6E66">
        <w:rPr>
          <w:rFonts w:ascii="inherit" w:hAnsi="inherit" w:cs="Arial"/>
          <w:color w:val="777777"/>
          <w:sz w:val="26"/>
          <w:szCs w:val="20"/>
        </w:rPr>
        <w:t>.</w:t>
      </w:r>
    </w:p>
    <w:p w14:paraId="45CFEA3B" w14:textId="77777777" w:rsidR="00FE2B03" w:rsidRPr="002B6E66" w:rsidRDefault="00D07F14"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500" w:history="1">
        <w:r w:rsidR="00FE2B03" w:rsidRPr="002B6E66">
          <w:rPr>
            <w:rStyle w:val="Hyperlink"/>
            <w:rFonts w:ascii="inherit" w:hAnsi="inherit" w:cs="Arial"/>
            <w:color w:val="777777"/>
            <w:sz w:val="26"/>
            <w:szCs w:val="20"/>
            <w:bdr w:val="none" w:sz="0" w:space="0" w:color="auto" w:frame="1"/>
          </w:rPr>
          <w:t>Kelly’s Measure.</w:t>
        </w:r>
      </w:hyperlink>
    </w:p>
    <w:p w14:paraId="5459C2B5" w14:textId="71AEE9FE" w:rsidR="00FE2B03" w:rsidRDefault="00D07F14" w:rsidP="00D82F24">
      <w:pPr>
        <w:numPr>
          <w:ilvl w:val="0"/>
          <w:numId w:val="91"/>
        </w:numPr>
        <w:shd w:val="clear" w:color="auto" w:fill="FFFFFF"/>
        <w:spacing w:after="0" w:line="240" w:lineRule="auto"/>
        <w:ind w:left="450"/>
        <w:textAlignment w:val="baseline"/>
        <w:rPr>
          <w:rFonts w:ascii="inherit" w:hAnsi="inherit" w:cs="Arial"/>
          <w:color w:val="777777"/>
          <w:sz w:val="26"/>
          <w:szCs w:val="20"/>
        </w:rPr>
      </w:pPr>
      <w:hyperlink r:id="rId501" w:anchor="momental" w:history="1">
        <w:proofErr w:type="spellStart"/>
        <w:r w:rsidR="00FE2B03" w:rsidRPr="002B6E66">
          <w:rPr>
            <w:rStyle w:val="Hyperlink"/>
            <w:rFonts w:ascii="inherit" w:hAnsi="inherit" w:cs="Arial"/>
            <w:color w:val="777777"/>
            <w:sz w:val="26"/>
            <w:szCs w:val="20"/>
            <w:bdr w:val="none" w:sz="0" w:space="0" w:color="auto" w:frame="1"/>
          </w:rPr>
          <w:t>Momental</w:t>
        </w:r>
        <w:proofErr w:type="spellEnd"/>
        <w:r w:rsidR="00FE2B03" w:rsidRPr="002B6E66">
          <w:rPr>
            <w:rStyle w:val="Hyperlink"/>
            <w:rFonts w:ascii="inherit" w:hAnsi="inherit" w:cs="Arial"/>
            <w:color w:val="777777"/>
            <w:sz w:val="26"/>
            <w:szCs w:val="20"/>
            <w:bdr w:val="none" w:sz="0" w:space="0" w:color="auto" w:frame="1"/>
          </w:rPr>
          <w:t>.</w:t>
        </w:r>
      </w:hyperlink>
    </w:p>
    <w:p w14:paraId="5E53B566" w14:textId="77777777" w:rsidR="00C251E4" w:rsidRPr="002B6E66" w:rsidRDefault="00C251E4" w:rsidP="00C45DD7">
      <w:pPr>
        <w:shd w:val="clear" w:color="auto" w:fill="FFFFFF"/>
        <w:spacing w:after="0" w:line="240" w:lineRule="auto"/>
        <w:ind w:left="450"/>
        <w:textAlignment w:val="baseline"/>
        <w:rPr>
          <w:rFonts w:ascii="inherit" w:hAnsi="inherit" w:cs="Arial"/>
          <w:color w:val="777777"/>
          <w:sz w:val="26"/>
          <w:szCs w:val="20"/>
        </w:rPr>
      </w:pPr>
    </w:p>
    <w:p w14:paraId="128F7B77" w14:textId="77777777" w:rsidR="00FE2B03" w:rsidRPr="000B2A4C" w:rsidRDefault="00FE2B03" w:rsidP="000B2A4C">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B2A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What is </w:t>
      </w:r>
      <w:proofErr w:type="spellStart"/>
      <w:r w:rsidRPr="000B2A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Momental</w:t>
      </w:r>
      <w:proofErr w:type="spellEnd"/>
      <w:r w:rsidRPr="000B2A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Skewness?</w:t>
      </w:r>
    </w:p>
    <w:p w14:paraId="25803250" w14:textId="52807FC8"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rFonts w:ascii="inherit" w:hAnsi="inherit" w:cs="Arial"/>
          <w:noProof/>
          <w:color w:val="05A9C5"/>
          <w:sz w:val="20"/>
          <w:szCs w:val="20"/>
          <w:bdr w:val="none" w:sz="0" w:space="0" w:color="auto" w:frame="1"/>
        </w:rPr>
        <w:drawing>
          <wp:inline distT="0" distB="0" distL="0" distR="0" wp14:anchorId="5467F946" wp14:editId="07EF294D">
            <wp:extent cx="4152900" cy="1905000"/>
            <wp:effectExtent l="0" t="0" r="0" b="0"/>
            <wp:docPr id="160" name="Picture 160" descr="momental skewness">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mental skewness">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r>
        <w:rPr>
          <w:rFonts w:ascii="inherit" w:hAnsi="inherit" w:cs="Arial"/>
          <w:color w:val="777777"/>
          <w:sz w:val="20"/>
          <w:szCs w:val="20"/>
        </w:rPr>
        <w:br/>
      </w:r>
      <w:proofErr w:type="spellStart"/>
      <w:r w:rsidRPr="006C1D0E">
        <w:rPr>
          <w:rFonts w:ascii="inherit" w:hAnsi="inherit" w:cs="Arial"/>
          <w:color w:val="777777"/>
          <w:sz w:val="26"/>
          <w:szCs w:val="20"/>
        </w:rPr>
        <w:t>Momental</w:t>
      </w:r>
      <w:proofErr w:type="spellEnd"/>
      <w:r w:rsidRPr="006C1D0E">
        <w:rPr>
          <w:rFonts w:ascii="inherit" w:hAnsi="inherit" w:cs="Arial"/>
          <w:color w:val="777777"/>
          <w:sz w:val="26"/>
          <w:szCs w:val="20"/>
        </w:rPr>
        <w:t xml:space="preserve"> skewness is one of four ways you can calculate the skew of a distribution. It’s called “</w:t>
      </w:r>
      <w:proofErr w:type="spellStart"/>
      <w:r w:rsidRPr="006C1D0E">
        <w:rPr>
          <w:rFonts w:ascii="inherit" w:hAnsi="inherit" w:cs="Arial"/>
          <w:color w:val="777777"/>
          <w:sz w:val="26"/>
          <w:szCs w:val="20"/>
        </w:rPr>
        <w:t>Momental</w:t>
      </w:r>
      <w:proofErr w:type="spellEnd"/>
      <w:r w:rsidRPr="006C1D0E">
        <w:rPr>
          <w:rFonts w:ascii="inherit" w:hAnsi="inherit" w:cs="Arial"/>
          <w:color w:val="777777"/>
          <w:sz w:val="26"/>
          <w:szCs w:val="20"/>
        </w:rPr>
        <w:t>” because the first moment in statistics is the </w:t>
      </w:r>
      <w:hyperlink r:id="rId502" w:tgtFrame="_blank" w:history="1">
        <w:r w:rsidRPr="006C1D0E">
          <w:rPr>
            <w:rStyle w:val="Hyperlink"/>
            <w:rFonts w:ascii="inherit" w:eastAsiaTheme="majorEastAsia" w:hAnsi="inherit" w:cs="Arial"/>
            <w:color w:val="05A9C5"/>
            <w:sz w:val="26"/>
            <w:szCs w:val="20"/>
            <w:bdr w:val="none" w:sz="0" w:space="0" w:color="auto" w:frame="1"/>
          </w:rPr>
          <w:t>mean</w:t>
        </w:r>
      </w:hyperlink>
      <w:r w:rsidRPr="006C1D0E">
        <w:rPr>
          <w:rFonts w:ascii="inherit" w:hAnsi="inherit" w:cs="Arial"/>
          <w:color w:val="777777"/>
          <w:sz w:val="26"/>
          <w:szCs w:val="20"/>
        </w:rPr>
        <w:t>.</w:t>
      </w:r>
    </w:p>
    <w:p w14:paraId="26B30874" w14:textId="77777777" w:rsidR="006C1D0E" w:rsidRPr="006C1D0E" w:rsidRDefault="006C1D0E"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5B8A82D2" w14:textId="77777777" w:rsidR="005A5C5C" w:rsidRDefault="00FE2B03" w:rsidP="00FE2B03">
      <w:pPr>
        <w:pStyle w:val="NormalWeb"/>
        <w:shd w:val="clear" w:color="auto" w:fill="FFFFFF"/>
        <w:spacing w:before="0" w:beforeAutospacing="0" w:after="0" w:afterAutospacing="0"/>
        <w:textAlignment w:val="baseline"/>
        <w:rPr>
          <w:rFonts w:ascii="inherit" w:hAnsi="inherit" w:cs="Arial"/>
          <w:color w:val="777777"/>
          <w:sz w:val="21"/>
          <w:szCs w:val="15"/>
          <w:bdr w:val="none" w:sz="0" w:space="0" w:color="auto" w:frame="1"/>
          <w:vertAlign w:val="superscript"/>
        </w:rPr>
      </w:pPr>
      <w:r w:rsidRPr="006C1D0E">
        <w:rPr>
          <w:rFonts w:ascii="inherit" w:hAnsi="inherit" w:cs="Arial"/>
          <w:color w:val="777777"/>
          <w:sz w:val="26"/>
          <w:szCs w:val="20"/>
        </w:rPr>
        <w:t xml:space="preserve">The formula for calculating </w:t>
      </w:r>
      <w:proofErr w:type="spellStart"/>
      <w:r w:rsidRPr="006C1D0E">
        <w:rPr>
          <w:rFonts w:ascii="inherit" w:hAnsi="inherit" w:cs="Arial"/>
          <w:color w:val="777777"/>
          <w:sz w:val="26"/>
          <w:szCs w:val="20"/>
        </w:rPr>
        <w:t>momental</w:t>
      </w:r>
      <w:proofErr w:type="spellEnd"/>
      <w:r w:rsidRPr="006C1D0E">
        <w:rPr>
          <w:rFonts w:ascii="inherit" w:hAnsi="inherit" w:cs="Arial"/>
          <w:color w:val="777777"/>
          <w:sz w:val="26"/>
          <w:szCs w:val="20"/>
        </w:rPr>
        <w:t xml:space="preserve"> skewness (γ) is:</w:t>
      </w:r>
      <w:r w:rsidRPr="006C1D0E">
        <w:rPr>
          <w:rFonts w:ascii="inherit" w:hAnsi="inherit" w:cs="Arial"/>
          <w:color w:val="777777"/>
          <w:sz w:val="26"/>
          <w:szCs w:val="20"/>
        </w:rPr>
        <w:br/>
      </w:r>
      <w:r w:rsidR="00180AE0" w:rsidRPr="00180AE0">
        <w:rPr>
          <w:rFonts w:ascii="Arial" w:hAnsi="Arial" w:cs="Arial"/>
          <w:color w:val="777777"/>
          <w:szCs w:val="20"/>
          <w:shd w:val="clear" w:color="auto" w:fill="FFFFFF"/>
        </w:rPr>
        <w:t>α</w:t>
      </w:r>
      <w:r w:rsidR="00180AE0" w:rsidRPr="00180AE0">
        <w:rPr>
          <w:rFonts w:ascii="Arial" w:hAnsi="Arial" w:cs="Arial"/>
          <w:color w:val="777777"/>
          <w:sz w:val="18"/>
          <w:szCs w:val="15"/>
          <w:bdr w:val="none" w:sz="0" w:space="0" w:color="auto" w:frame="1"/>
          <w:shd w:val="clear" w:color="auto" w:fill="FFFFFF"/>
          <w:vertAlign w:val="superscript"/>
        </w:rPr>
        <w:t>(m)</w:t>
      </w:r>
      <w:r w:rsidR="00180AE0" w:rsidRPr="00180AE0">
        <w:rPr>
          <w:rFonts w:ascii="Arial" w:hAnsi="Arial" w:cs="Arial"/>
          <w:color w:val="777777"/>
          <w:szCs w:val="20"/>
          <w:shd w:val="clear" w:color="auto" w:fill="FFFFFF"/>
        </w:rPr>
        <w:t> = 1/2</w:t>
      </w:r>
      <w:r w:rsidRPr="006C1D0E">
        <w:rPr>
          <w:rFonts w:ascii="inherit" w:hAnsi="inherit" w:cs="Arial"/>
          <w:color w:val="777777"/>
          <w:sz w:val="26"/>
          <w:szCs w:val="20"/>
        </w:rPr>
        <w:t xml:space="preserve"> γ</w:t>
      </w:r>
      <w:r w:rsidRPr="006C1D0E">
        <w:rPr>
          <w:rFonts w:ascii="inherit" w:hAnsi="inherit" w:cs="Arial"/>
          <w:color w:val="777777"/>
          <w:sz w:val="21"/>
          <w:szCs w:val="15"/>
          <w:bdr w:val="none" w:sz="0" w:space="0" w:color="auto" w:frame="1"/>
          <w:vertAlign w:val="subscript"/>
        </w:rPr>
        <w:t>1</w:t>
      </w:r>
      <w:r w:rsidRPr="006C1D0E">
        <w:rPr>
          <w:rFonts w:ascii="inherit" w:hAnsi="inherit" w:cs="Arial"/>
          <w:color w:val="777777"/>
          <w:sz w:val="26"/>
          <w:szCs w:val="20"/>
        </w:rPr>
        <w:t> = μ</w:t>
      </w:r>
      <w:r w:rsidR="0024664F" w:rsidRPr="006C1D0E">
        <w:rPr>
          <w:rFonts w:ascii="inherit" w:hAnsi="inherit" w:cs="Arial"/>
          <w:color w:val="777777"/>
          <w:sz w:val="21"/>
          <w:szCs w:val="15"/>
          <w:bdr w:val="none" w:sz="0" w:space="0" w:color="auto" w:frame="1"/>
          <w:vertAlign w:val="superscript"/>
        </w:rPr>
        <w:t>3</w:t>
      </w:r>
      <w:r w:rsidRPr="006C1D0E">
        <w:rPr>
          <w:rFonts w:ascii="inherit" w:hAnsi="inherit" w:cs="Arial"/>
          <w:color w:val="777777"/>
          <w:sz w:val="26"/>
          <w:szCs w:val="20"/>
        </w:rPr>
        <w:t>/</w:t>
      </w:r>
      <w:r w:rsidR="006A1CD6">
        <w:rPr>
          <w:rFonts w:ascii="inherit" w:hAnsi="inherit" w:cs="Arial"/>
          <w:color w:val="777777"/>
          <w:sz w:val="26"/>
          <w:szCs w:val="20"/>
        </w:rPr>
        <w:t>2</w:t>
      </w:r>
      <w:r w:rsidRPr="006C1D0E">
        <w:rPr>
          <w:rFonts w:ascii="inherit" w:hAnsi="inherit" w:cs="Arial"/>
          <w:color w:val="777777"/>
          <w:sz w:val="26"/>
          <w:szCs w:val="20"/>
        </w:rPr>
        <w:t xml:space="preserve"> σ</w:t>
      </w:r>
      <w:r w:rsidRPr="006C1D0E">
        <w:rPr>
          <w:rFonts w:ascii="inherit" w:hAnsi="inherit" w:cs="Arial"/>
          <w:color w:val="777777"/>
          <w:sz w:val="21"/>
          <w:szCs w:val="15"/>
          <w:bdr w:val="none" w:sz="0" w:space="0" w:color="auto" w:frame="1"/>
          <w:vertAlign w:val="superscript"/>
        </w:rPr>
        <w:t>3</w:t>
      </w:r>
    </w:p>
    <w:p w14:paraId="77EDB6EC" w14:textId="0A5E37AC" w:rsidR="006C1D0E"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6C1D0E">
        <w:rPr>
          <w:rFonts w:ascii="inherit" w:hAnsi="inherit" w:cs="Arial"/>
          <w:color w:val="777777"/>
          <w:sz w:val="26"/>
          <w:szCs w:val="20"/>
        </w:rPr>
        <w:br/>
      </w:r>
      <w:r w:rsidR="00AE5E1C" w:rsidRPr="00180AE0">
        <w:rPr>
          <w:rFonts w:ascii="Arial" w:hAnsi="Arial" w:cs="Arial"/>
          <w:color w:val="777777"/>
          <w:szCs w:val="20"/>
          <w:shd w:val="clear" w:color="auto" w:fill="FFFFFF"/>
        </w:rPr>
        <w:t>α</w:t>
      </w:r>
      <w:r w:rsidR="00AE5E1C">
        <w:rPr>
          <w:rFonts w:ascii="Arial" w:hAnsi="Arial" w:cs="Arial"/>
          <w:color w:val="777777"/>
          <w:szCs w:val="20"/>
          <w:shd w:val="clear" w:color="auto" w:fill="FFFFFF"/>
        </w:rPr>
        <w:t xml:space="preserve"> is the shape parameter</w:t>
      </w:r>
    </w:p>
    <w:p w14:paraId="09E2D651" w14:textId="216F17EC" w:rsidR="00F72ACF" w:rsidRPr="008156BC"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6C1D0E">
        <w:rPr>
          <w:rFonts w:ascii="inherit" w:hAnsi="inherit" w:cs="Arial"/>
          <w:color w:val="777777"/>
          <w:sz w:val="26"/>
          <w:szCs w:val="20"/>
        </w:rPr>
        <w:t>Where μ is the mean and σ is the </w:t>
      </w:r>
      <w:hyperlink r:id="rId503" w:tgtFrame="_blank" w:history="1">
        <w:r w:rsidRPr="006C1D0E">
          <w:rPr>
            <w:rStyle w:val="Hyperlink"/>
            <w:rFonts w:ascii="inherit" w:eastAsiaTheme="majorEastAsia" w:hAnsi="inherit" w:cs="Arial"/>
            <w:color w:val="05A9C5"/>
            <w:sz w:val="26"/>
            <w:szCs w:val="20"/>
            <w:bdr w:val="none" w:sz="0" w:space="0" w:color="auto" w:frame="1"/>
          </w:rPr>
          <w:t>standard deviation</w:t>
        </w:r>
      </w:hyperlink>
      <w:r w:rsidRPr="006C1D0E">
        <w:rPr>
          <w:rFonts w:ascii="inherit" w:hAnsi="inherit" w:cs="Arial"/>
          <w:color w:val="777777"/>
          <w:sz w:val="26"/>
          <w:szCs w:val="20"/>
        </w:rPr>
        <w:t> and γ is the </w:t>
      </w:r>
      <w:hyperlink r:id="rId504" w:history="1">
        <w:r w:rsidRPr="006C1D0E">
          <w:rPr>
            <w:rStyle w:val="Hyperlink"/>
            <w:rFonts w:ascii="inherit" w:eastAsiaTheme="majorEastAsia" w:hAnsi="inherit" w:cs="Arial"/>
            <w:color w:val="05A9C5"/>
            <w:sz w:val="26"/>
            <w:szCs w:val="20"/>
            <w:bdr w:val="none" w:sz="0" w:space="0" w:color="auto" w:frame="1"/>
          </w:rPr>
          <w:t>Fisher Skewness</w:t>
        </w:r>
      </w:hyperlink>
      <w:r w:rsidRPr="006C1D0E">
        <w:rPr>
          <w:rFonts w:ascii="inherit" w:hAnsi="inherit" w:cs="Arial"/>
          <w:color w:val="777777"/>
          <w:sz w:val="26"/>
          <w:szCs w:val="20"/>
        </w:rPr>
        <w:t>.</w:t>
      </w:r>
    </w:p>
    <w:p w14:paraId="0692E4CB" w14:textId="77777777" w:rsidR="00F72ACF" w:rsidRDefault="00F72ACF"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492B8202" w14:textId="4C5FFDC9" w:rsidR="000812AF" w:rsidRDefault="000812AF" w:rsidP="00FE2B03">
      <w:pPr>
        <w:pStyle w:val="NormalWeb"/>
        <w:shd w:val="clear" w:color="auto" w:fill="FFFFFF"/>
        <w:spacing w:before="0" w:beforeAutospacing="0" w:after="0" w:afterAutospacing="0"/>
        <w:textAlignment w:val="baseline"/>
        <w:rPr>
          <w:color w:val="000000"/>
          <w:sz w:val="22"/>
          <w:szCs w:val="22"/>
          <w:shd w:val="clear" w:color="auto" w:fill="F0F0DC"/>
        </w:rPr>
      </w:pPr>
      <w:r>
        <w:rPr>
          <w:color w:val="000000"/>
          <w:sz w:val="22"/>
          <w:szCs w:val="22"/>
          <w:shd w:val="clear" w:color="auto" w:fill="F0F0DC"/>
        </w:rPr>
        <w:t>The </w:t>
      </w:r>
      <w:r>
        <w:rPr>
          <w:rStyle w:val="HTMLDefinition"/>
          <w:color w:val="008000"/>
          <w:sz w:val="22"/>
          <w:szCs w:val="22"/>
          <w:shd w:val="clear" w:color="auto" w:fill="F0F0DC"/>
        </w:rPr>
        <w:t>skewness</w:t>
      </w:r>
      <w:r>
        <w:rPr>
          <w:color w:val="000000"/>
          <w:sz w:val="22"/>
          <w:szCs w:val="22"/>
          <w:shd w:val="clear" w:color="auto" w:fill="F0F0DC"/>
        </w:rPr>
        <w:t> of </w:t>
      </w:r>
      <w:r>
        <w:rPr>
          <w:rStyle w:val="mjxassistivemathml"/>
          <w:rFonts w:eastAsiaTheme="majorEastAsia"/>
          <w:color w:val="000000"/>
          <w:sz w:val="22"/>
          <w:szCs w:val="22"/>
          <w:bdr w:val="none" w:sz="0" w:space="0" w:color="auto" w:frame="1"/>
          <w:shd w:val="clear" w:color="auto" w:fill="F0F0DC"/>
        </w:rPr>
        <w:t>X</w:t>
      </w:r>
      <w:r>
        <w:rPr>
          <w:color w:val="000000"/>
          <w:sz w:val="22"/>
          <w:szCs w:val="22"/>
          <w:shd w:val="clear" w:color="auto" w:fill="F0F0DC"/>
        </w:rPr>
        <w:t> is the third moment of the </w:t>
      </w:r>
      <w:hyperlink r:id="rId505" w:anchor="std" w:history="1">
        <w:r>
          <w:rPr>
            <w:rStyle w:val="Hyperlink"/>
            <w:sz w:val="22"/>
            <w:szCs w:val="22"/>
            <w:shd w:val="clear" w:color="auto" w:fill="F0F0DC"/>
          </w:rPr>
          <w:t>standard score</w:t>
        </w:r>
      </w:hyperlink>
      <w:r>
        <w:rPr>
          <w:color w:val="000000"/>
          <w:sz w:val="22"/>
          <w:szCs w:val="22"/>
          <w:shd w:val="clear" w:color="auto" w:fill="F0F0DC"/>
        </w:rPr>
        <w:t> of </w:t>
      </w:r>
      <w:r>
        <w:rPr>
          <w:rStyle w:val="mjxassistivemathml"/>
          <w:rFonts w:eastAsiaTheme="majorEastAsia"/>
          <w:color w:val="000000"/>
          <w:sz w:val="22"/>
          <w:szCs w:val="22"/>
          <w:bdr w:val="none" w:sz="0" w:space="0" w:color="auto" w:frame="1"/>
          <w:shd w:val="clear" w:color="auto" w:fill="F0F0DC"/>
        </w:rPr>
        <w:t>X</w:t>
      </w:r>
      <w:r>
        <w:rPr>
          <w:color w:val="000000"/>
          <w:sz w:val="22"/>
          <w:szCs w:val="22"/>
          <w:shd w:val="clear" w:color="auto" w:fill="F0F0DC"/>
        </w:rPr>
        <w:t>:</w:t>
      </w:r>
    </w:p>
    <w:p w14:paraId="1997F126" w14:textId="77777777" w:rsidR="00F72ACF" w:rsidRDefault="00F72ACF"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DB6C193" w14:textId="65812D97" w:rsidR="000812AF" w:rsidRDefault="000812AF"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noProof/>
        </w:rPr>
        <w:drawing>
          <wp:inline distT="0" distB="0" distL="0" distR="0" wp14:anchorId="6C0A8003" wp14:editId="69DDE5BA">
            <wp:extent cx="2600325" cy="9144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2600325" cy="914400"/>
                    </a:xfrm>
                    <a:prstGeom prst="rect">
                      <a:avLst/>
                    </a:prstGeom>
                  </pic:spPr>
                </pic:pic>
              </a:graphicData>
            </a:graphic>
          </wp:inline>
        </w:drawing>
      </w:r>
    </w:p>
    <w:p w14:paraId="27BEEDEC" w14:textId="1B0A954C" w:rsidR="00B81593" w:rsidRDefault="00B81593"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00E4700" w14:textId="2D1AB7FB" w:rsidR="00B81593" w:rsidRDefault="00B81593" w:rsidP="00FE2B03">
      <w:pPr>
        <w:pStyle w:val="NormalWeb"/>
        <w:shd w:val="clear" w:color="auto" w:fill="FFFFFF"/>
        <w:spacing w:before="0" w:beforeAutospacing="0" w:after="0" w:afterAutospacing="0"/>
        <w:textAlignment w:val="baseline"/>
        <w:rPr>
          <w:color w:val="000000"/>
          <w:sz w:val="22"/>
          <w:szCs w:val="22"/>
          <w:shd w:val="clear" w:color="auto" w:fill="F0F0DC"/>
        </w:rPr>
      </w:pPr>
      <w:r>
        <w:rPr>
          <w:color w:val="000000"/>
          <w:sz w:val="22"/>
          <w:szCs w:val="22"/>
          <w:shd w:val="clear" w:color="auto" w:fill="F0F0DC"/>
        </w:rPr>
        <w:t>The distribution of </w:t>
      </w:r>
      <w:r>
        <w:rPr>
          <w:rStyle w:val="mjxassistivemathml"/>
          <w:color w:val="000000"/>
          <w:sz w:val="22"/>
          <w:szCs w:val="22"/>
          <w:bdr w:val="none" w:sz="0" w:space="0" w:color="auto" w:frame="1"/>
          <w:shd w:val="clear" w:color="auto" w:fill="F0F0DC"/>
        </w:rPr>
        <w:t>X</w:t>
      </w:r>
      <w:r>
        <w:rPr>
          <w:color w:val="000000"/>
          <w:sz w:val="22"/>
          <w:szCs w:val="22"/>
          <w:shd w:val="clear" w:color="auto" w:fill="F0F0DC"/>
        </w:rPr>
        <w:t> is said to be </w:t>
      </w:r>
      <w:r>
        <w:rPr>
          <w:rStyle w:val="HTMLDefinition"/>
          <w:rFonts w:eastAsiaTheme="majorEastAsia"/>
          <w:color w:val="008000"/>
          <w:sz w:val="22"/>
          <w:szCs w:val="22"/>
          <w:shd w:val="clear" w:color="auto" w:fill="F0F0DC"/>
        </w:rPr>
        <w:t>positively skewed</w:t>
      </w:r>
      <w:r>
        <w:rPr>
          <w:color w:val="000000"/>
          <w:sz w:val="22"/>
          <w:szCs w:val="22"/>
          <w:shd w:val="clear" w:color="auto" w:fill="F0F0DC"/>
        </w:rPr>
        <w:t>, </w:t>
      </w:r>
      <w:r>
        <w:rPr>
          <w:rStyle w:val="HTMLDefinition"/>
          <w:rFonts w:eastAsiaTheme="majorEastAsia"/>
          <w:color w:val="008000"/>
          <w:sz w:val="22"/>
          <w:szCs w:val="22"/>
          <w:shd w:val="clear" w:color="auto" w:fill="F0F0DC"/>
        </w:rPr>
        <w:t>negatively skewed</w:t>
      </w:r>
      <w:r>
        <w:rPr>
          <w:color w:val="000000"/>
          <w:sz w:val="22"/>
          <w:szCs w:val="22"/>
          <w:shd w:val="clear" w:color="auto" w:fill="F0F0DC"/>
        </w:rPr>
        <w:t> or </w:t>
      </w:r>
      <w:proofErr w:type="spellStart"/>
      <w:r>
        <w:rPr>
          <w:rStyle w:val="HTMLDefinition"/>
          <w:rFonts w:eastAsiaTheme="majorEastAsia"/>
          <w:color w:val="008000"/>
          <w:sz w:val="22"/>
          <w:szCs w:val="22"/>
          <w:shd w:val="clear" w:color="auto" w:fill="F0F0DC"/>
        </w:rPr>
        <w:t>unskewed</w:t>
      </w:r>
      <w:proofErr w:type="spellEnd"/>
      <w:r>
        <w:rPr>
          <w:color w:val="000000"/>
          <w:sz w:val="22"/>
          <w:szCs w:val="22"/>
          <w:shd w:val="clear" w:color="auto" w:fill="F0F0DC"/>
        </w:rPr>
        <w:t> depending on whether </w:t>
      </w:r>
      <w:r>
        <w:rPr>
          <w:rStyle w:val="mjxassistivemathml"/>
          <w:color w:val="000000"/>
          <w:sz w:val="22"/>
          <w:szCs w:val="22"/>
          <w:bdr w:val="none" w:sz="0" w:space="0" w:color="auto" w:frame="1"/>
          <w:shd w:val="clear" w:color="auto" w:fill="F0F0DC"/>
        </w:rPr>
        <w:t>skew(X)</w:t>
      </w:r>
      <w:r>
        <w:rPr>
          <w:color w:val="000000"/>
          <w:sz w:val="22"/>
          <w:szCs w:val="22"/>
          <w:shd w:val="clear" w:color="auto" w:fill="F0F0DC"/>
        </w:rPr>
        <w:t> is positive, negative, or 0.</w:t>
      </w:r>
    </w:p>
    <w:p w14:paraId="7510D612" w14:textId="2E94F670" w:rsidR="00B81593" w:rsidRDefault="00B81593"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11F5A414" w14:textId="77777777" w:rsidR="00B77AA0" w:rsidRPr="00B77AA0" w:rsidRDefault="00B77AA0" w:rsidP="00B77AA0">
      <w:pPr>
        <w:spacing w:after="0" w:line="240" w:lineRule="auto"/>
        <w:ind w:left="225" w:hanging="225"/>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lang w:eastAsia="en-IN"/>
        </w:rPr>
        <w:t>Suppose that the distribution of </w:t>
      </w:r>
      <w:r w:rsidRPr="00B77AA0">
        <w:rPr>
          <w:rFonts w:ascii="Times New Roman" w:eastAsia="Times New Roman" w:hAnsi="Times New Roman" w:cs="Times New Roman"/>
          <w:color w:val="000000"/>
          <w:bdr w:val="none" w:sz="0" w:space="0" w:color="auto" w:frame="1"/>
          <w:lang w:eastAsia="en-IN"/>
        </w:rPr>
        <w:t>X</w:t>
      </w:r>
      <w:r w:rsidRPr="00B77AA0">
        <w:rPr>
          <w:rFonts w:ascii="Times New Roman" w:eastAsia="Times New Roman" w:hAnsi="Times New Roman" w:cs="Times New Roman"/>
          <w:color w:val="000000"/>
          <w:lang w:eastAsia="en-IN"/>
        </w:rPr>
        <w:t> is symmetric about </w:t>
      </w:r>
      <w:r w:rsidRPr="00B77AA0">
        <w:rPr>
          <w:rFonts w:ascii="Times New Roman" w:eastAsia="Times New Roman" w:hAnsi="Times New Roman" w:cs="Times New Roman"/>
          <w:color w:val="000000"/>
          <w:bdr w:val="none" w:sz="0" w:space="0" w:color="auto" w:frame="1"/>
          <w:lang w:eastAsia="en-IN"/>
        </w:rPr>
        <w:t>a</w:t>
      </w:r>
      <w:r w:rsidRPr="00B77AA0">
        <w:rPr>
          <w:rFonts w:ascii="Times New Roman" w:eastAsia="Times New Roman" w:hAnsi="Times New Roman" w:cs="Times New Roman"/>
          <w:color w:val="000000"/>
          <w:lang w:eastAsia="en-IN"/>
        </w:rPr>
        <w:t>. Then</w:t>
      </w:r>
    </w:p>
    <w:p w14:paraId="17A45295" w14:textId="77777777" w:rsidR="00B77AA0" w:rsidRPr="00B77AA0" w:rsidRDefault="00B77AA0" w:rsidP="00D82F24">
      <w:pPr>
        <w:numPr>
          <w:ilvl w:val="0"/>
          <w:numId w:val="92"/>
        </w:numPr>
        <w:spacing w:beforeAutospacing="1" w:after="0" w:afterAutospacing="1" w:line="240" w:lineRule="auto"/>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bdr w:val="none" w:sz="0" w:space="0" w:color="auto" w:frame="1"/>
          <w:lang w:eastAsia="en-IN"/>
        </w:rPr>
        <w:t>E(X)=a</w:t>
      </w:r>
    </w:p>
    <w:p w14:paraId="1600E444" w14:textId="77777777" w:rsidR="00B77AA0" w:rsidRPr="00B77AA0" w:rsidRDefault="00B77AA0" w:rsidP="00D82F24">
      <w:pPr>
        <w:numPr>
          <w:ilvl w:val="0"/>
          <w:numId w:val="92"/>
        </w:numPr>
        <w:spacing w:beforeAutospacing="1" w:after="0" w:afterAutospacing="1" w:line="240" w:lineRule="auto"/>
        <w:rPr>
          <w:rFonts w:ascii="Times New Roman" w:eastAsia="Times New Roman" w:hAnsi="Times New Roman" w:cs="Times New Roman"/>
          <w:color w:val="000000"/>
          <w:lang w:eastAsia="en-IN"/>
        </w:rPr>
      </w:pPr>
      <w:r w:rsidRPr="00B77AA0">
        <w:rPr>
          <w:rFonts w:ascii="Times New Roman" w:eastAsia="Times New Roman" w:hAnsi="Times New Roman" w:cs="Times New Roman"/>
          <w:color w:val="000000"/>
          <w:bdr w:val="none" w:sz="0" w:space="0" w:color="auto" w:frame="1"/>
          <w:lang w:eastAsia="en-IN"/>
        </w:rPr>
        <w:t>skew(X)=0</w:t>
      </w:r>
      <w:r w:rsidRPr="00B77AA0">
        <w:rPr>
          <w:rFonts w:ascii="Times New Roman" w:eastAsia="Times New Roman" w:hAnsi="Times New Roman" w:cs="Times New Roman"/>
          <w:color w:val="000000"/>
          <w:lang w:eastAsia="en-IN"/>
        </w:rPr>
        <w:t>.</w:t>
      </w:r>
    </w:p>
    <w:p w14:paraId="23BEFBBC" w14:textId="33A13524" w:rsidR="00B77AA0" w:rsidRDefault="00B77AA0" w:rsidP="00FE2B03">
      <w:pPr>
        <w:pStyle w:val="NormalWeb"/>
        <w:shd w:val="clear" w:color="auto" w:fill="FFFFFF"/>
        <w:spacing w:before="0" w:beforeAutospacing="0" w:after="0" w:afterAutospacing="0"/>
        <w:textAlignment w:val="baseline"/>
        <w:rPr>
          <w:color w:val="000000"/>
          <w:sz w:val="22"/>
          <w:szCs w:val="22"/>
          <w:shd w:val="clear" w:color="auto" w:fill="F0F0DC"/>
        </w:rPr>
      </w:pPr>
      <w:r>
        <w:rPr>
          <w:rFonts w:ascii="inherit" w:hAnsi="inherit" w:cs="Arial"/>
          <w:color w:val="777777"/>
          <w:sz w:val="26"/>
          <w:szCs w:val="20"/>
        </w:rPr>
        <w:t>Skew(x</w:t>
      </w:r>
      <w:proofErr w:type="gramStart"/>
      <w:r>
        <w:rPr>
          <w:rFonts w:ascii="inherit" w:hAnsi="inherit" w:cs="Arial"/>
          <w:color w:val="777777"/>
          <w:sz w:val="26"/>
          <w:szCs w:val="20"/>
        </w:rPr>
        <w:t xml:space="preserve">) </w:t>
      </w:r>
      <w:r>
        <w:rPr>
          <w:color w:val="000000"/>
          <w:sz w:val="22"/>
          <w:szCs w:val="22"/>
          <w:shd w:val="clear" w:color="auto" w:fill="F0F0DC"/>
        </w:rPr>
        <w:t> can</w:t>
      </w:r>
      <w:proofErr w:type="gramEnd"/>
      <w:r>
        <w:rPr>
          <w:color w:val="000000"/>
          <w:sz w:val="22"/>
          <w:szCs w:val="22"/>
          <w:shd w:val="clear" w:color="auto" w:fill="F0F0DC"/>
        </w:rPr>
        <w:t xml:space="preserve"> be expressed in terms of the first three moments of </w:t>
      </w:r>
      <w:r>
        <w:rPr>
          <w:rStyle w:val="mjxassistivemathml"/>
          <w:color w:val="000000"/>
          <w:sz w:val="22"/>
          <w:szCs w:val="22"/>
          <w:bdr w:val="none" w:sz="0" w:space="0" w:color="auto" w:frame="1"/>
          <w:shd w:val="clear" w:color="auto" w:fill="F0F0DC"/>
        </w:rPr>
        <w:t>X</w:t>
      </w:r>
      <w:r>
        <w:rPr>
          <w:color w:val="000000"/>
          <w:sz w:val="22"/>
          <w:szCs w:val="22"/>
          <w:shd w:val="clear" w:color="auto" w:fill="F0F0DC"/>
        </w:rPr>
        <w:t>.</w:t>
      </w:r>
    </w:p>
    <w:p w14:paraId="4A807EB8" w14:textId="77777777" w:rsidR="00B77AA0" w:rsidRDefault="00B77AA0" w:rsidP="00FE2B03">
      <w:pPr>
        <w:pStyle w:val="NormalWeb"/>
        <w:shd w:val="clear" w:color="auto" w:fill="FFFFFF"/>
        <w:spacing w:before="0" w:beforeAutospacing="0" w:after="0" w:afterAutospacing="0"/>
        <w:textAlignment w:val="baseline"/>
        <w:rPr>
          <w:color w:val="000000"/>
          <w:sz w:val="22"/>
          <w:szCs w:val="22"/>
          <w:shd w:val="clear" w:color="auto" w:fill="F0F0DC"/>
        </w:rPr>
      </w:pPr>
    </w:p>
    <w:p w14:paraId="672FE518" w14:textId="258B9C3F" w:rsidR="00B77AA0" w:rsidRDefault="00B77AA0"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Pr>
          <w:noProof/>
        </w:rPr>
        <w:drawing>
          <wp:inline distT="0" distB="0" distL="0" distR="0" wp14:anchorId="48F844EC" wp14:editId="7778F456">
            <wp:extent cx="5295900" cy="7239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5295900" cy="723900"/>
                    </a:xfrm>
                    <a:prstGeom prst="rect">
                      <a:avLst/>
                    </a:prstGeom>
                  </pic:spPr>
                </pic:pic>
              </a:graphicData>
            </a:graphic>
          </wp:inline>
        </w:drawing>
      </w:r>
    </w:p>
    <w:p w14:paraId="77F5F466" w14:textId="77777777" w:rsidR="00904552" w:rsidRPr="006C1D0E" w:rsidRDefault="00904552"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05DE22DD" w14:textId="16BC7CF6" w:rsidR="00FE2B03" w:rsidRDefault="00FE2B03" w:rsidP="003125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125A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Why use </w:t>
      </w:r>
      <w:proofErr w:type="spellStart"/>
      <w:r w:rsidRPr="003125A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Momental</w:t>
      </w:r>
      <w:proofErr w:type="spellEnd"/>
      <w:r w:rsidRPr="003125A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Skewness?</w:t>
      </w:r>
    </w:p>
    <w:p w14:paraId="58129C9E" w14:textId="77777777" w:rsidR="003125A3" w:rsidRPr="003125A3" w:rsidRDefault="003125A3" w:rsidP="003125A3">
      <w:pPr>
        <w:rPr>
          <w:lang w:eastAsia="en-IN"/>
        </w:rPr>
      </w:pPr>
    </w:p>
    <w:p w14:paraId="35EC2B89" w14:textId="5D0F3C87" w:rsidR="00FE2B03" w:rsidRPr="003125A3"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3125A3">
        <w:rPr>
          <w:rFonts w:ascii="inherit" w:hAnsi="inherit" w:cs="Arial"/>
          <w:color w:val="777777"/>
          <w:sz w:val="26"/>
          <w:szCs w:val="20"/>
        </w:rPr>
        <w:lastRenderedPageBreak/>
        <w:t>Which technique you use depends on what you know about your data. For example, if you know the </w:t>
      </w:r>
      <w:hyperlink r:id="rId508" w:history="1">
        <w:r w:rsidRPr="003125A3">
          <w:rPr>
            <w:rStyle w:val="Hyperlink"/>
            <w:rFonts w:ascii="inherit" w:eastAsiaTheme="majorEastAsia" w:hAnsi="inherit" w:cs="Arial"/>
            <w:color w:val="05A9C5"/>
            <w:sz w:val="26"/>
            <w:szCs w:val="20"/>
            <w:bdr w:val="none" w:sz="0" w:space="0" w:color="auto" w:frame="1"/>
          </w:rPr>
          <w:t>mean</w:t>
        </w:r>
      </w:hyperlink>
      <w:r w:rsidRPr="003125A3">
        <w:rPr>
          <w:rFonts w:ascii="inherit" w:hAnsi="inherit" w:cs="Arial"/>
          <w:color w:val="777777"/>
          <w:sz w:val="26"/>
          <w:szCs w:val="20"/>
        </w:rPr>
        <w:t>, </w:t>
      </w:r>
      <w:hyperlink r:id="rId509" w:history="1">
        <w:r w:rsidRPr="003125A3">
          <w:rPr>
            <w:rStyle w:val="Hyperlink"/>
            <w:rFonts w:ascii="inherit" w:eastAsiaTheme="majorEastAsia" w:hAnsi="inherit" w:cs="Arial"/>
            <w:color w:val="05A9C5"/>
            <w:sz w:val="26"/>
            <w:szCs w:val="20"/>
            <w:bdr w:val="none" w:sz="0" w:space="0" w:color="auto" w:frame="1"/>
          </w:rPr>
          <w:t>mode </w:t>
        </w:r>
      </w:hyperlink>
      <w:r w:rsidRPr="003125A3">
        <w:rPr>
          <w:rFonts w:ascii="inherit" w:hAnsi="inherit" w:cs="Arial"/>
          <w:color w:val="777777"/>
          <w:sz w:val="26"/>
          <w:szCs w:val="20"/>
        </w:rPr>
        <w:t>(or </w:t>
      </w:r>
      <w:hyperlink r:id="rId510" w:anchor="median" w:history="1">
        <w:r w:rsidRPr="003125A3">
          <w:rPr>
            <w:rStyle w:val="Hyperlink"/>
            <w:rFonts w:ascii="inherit" w:eastAsiaTheme="majorEastAsia" w:hAnsi="inherit" w:cs="Arial"/>
            <w:color w:val="05A9C5"/>
            <w:sz w:val="26"/>
            <w:szCs w:val="20"/>
            <w:bdr w:val="none" w:sz="0" w:space="0" w:color="auto" w:frame="1"/>
          </w:rPr>
          <w:t>median</w:t>
        </w:r>
      </w:hyperlink>
      <w:r w:rsidRPr="003125A3">
        <w:rPr>
          <w:rFonts w:ascii="inherit" w:hAnsi="inherit" w:cs="Arial"/>
          <w:color w:val="777777"/>
          <w:sz w:val="26"/>
          <w:szCs w:val="20"/>
        </w:rPr>
        <w:t>) and </w:t>
      </w:r>
      <w:hyperlink r:id="rId511" w:history="1">
        <w:r w:rsidRPr="003125A3">
          <w:rPr>
            <w:rStyle w:val="Hyperlink"/>
            <w:rFonts w:ascii="inherit" w:eastAsiaTheme="majorEastAsia" w:hAnsi="inherit" w:cs="Arial"/>
            <w:color w:val="05A9C5"/>
            <w:sz w:val="26"/>
            <w:szCs w:val="20"/>
            <w:bdr w:val="none" w:sz="0" w:space="0" w:color="auto" w:frame="1"/>
          </w:rPr>
          <w:t>standard deviation</w:t>
        </w:r>
      </w:hyperlink>
      <w:r w:rsidRPr="003125A3">
        <w:rPr>
          <w:rFonts w:ascii="inherit" w:hAnsi="inherit" w:cs="Arial"/>
          <w:color w:val="777777"/>
          <w:sz w:val="26"/>
          <w:szCs w:val="20"/>
        </w:rPr>
        <w:t xml:space="preserve"> you can use </w:t>
      </w:r>
      <w:r w:rsidRPr="003125A3">
        <w:rPr>
          <w:rFonts w:ascii="inherit" w:hAnsi="inherit" w:cs="Arial"/>
          <w:color w:val="ED7D31" w:themeColor="accent2"/>
          <w:sz w:val="26"/>
          <w:szCs w:val="20"/>
        </w:rPr>
        <w:t xml:space="preserve">Pearson’s. </w:t>
      </w:r>
      <w:proofErr w:type="spellStart"/>
      <w:r w:rsidRPr="003125A3">
        <w:rPr>
          <w:rFonts w:ascii="inherit" w:hAnsi="inherit" w:cs="Arial"/>
          <w:color w:val="ED7D31" w:themeColor="accent2"/>
          <w:sz w:val="26"/>
          <w:szCs w:val="20"/>
        </w:rPr>
        <w:t>Momental</w:t>
      </w:r>
      <w:proofErr w:type="spellEnd"/>
      <w:r w:rsidRPr="003125A3">
        <w:rPr>
          <w:rFonts w:ascii="inherit" w:hAnsi="inherit" w:cs="Arial"/>
          <w:color w:val="ED7D31" w:themeColor="accent2"/>
          <w:sz w:val="26"/>
          <w:szCs w:val="20"/>
        </w:rPr>
        <w:t xml:space="preserve"> skewness could be an option if you only know the mean and standard deviation for your set of data</w:t>
      </w:r>
      <w:r w:rsidRPr="003125A3">
        <w:rPr>
          <w:rFonts w:ascii="inherit" w:hAnsi="inherit" w:cs="Arial"/>
          <w:color w:val="777777"/>
          <w:sz w:val="26"/>
          <w:szCs w:val="20"/>
        </w:rPr>
        <w:t>.</w:t>
      </w:r>
    </w:p>
    <w:p w14:paraId="2C91ECCC" w14:textId="77777777" w:rsidR="003125A3" w:rsidRDefault="003125A3"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2B9031DB" w14:textId="74628D4F" w:rsidR="00C97C62" w:rsidRDefault="00FE2B03" w:rsidP="00C97C6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3A4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 the Results Mean?</w:t>
      </w:r>
    </w:p>
    <w:p w14:paraId="03D4027E" w14:textId="77777777" w:rsidR="00C97C62" w:rsidRPr="00C97C62" w:rsidRDefault="00C97C62" w:rsidP="00C97C62">
      <w:pPr>
        <w:rPr>
          <w:lang w:eastAsia="en-IN"/>
        </w:rPr>
      </w:pPr>
    </w:p>
    <w:p w14:paraId="333BA24F" w14:textId="454D7D60" w:rsidR="00FE2B03" w:rsidRPr="00247967" w:rsidRDefault="00FE2B03" w:rsidP="00FE2B03">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247967">
        <w:rPr>
          <w:rFonts w:ascii="inherit" w:hAnsi="inherit" w:cs="Arial"/>
          <w:color w:val="ED7D31" w:themeColor="accent2"/>
          <w:sz w:val="26"/>
          <w:szCs w:val="20"/>
        </w:rPr>
        <w:t>A </w:t>
      </w:r>
      <w:hyperlink r:id="rId512" w:tgtFrame="_blank" w:history="1">
        <w:r w:rsidRPr="00247967">
          <w:rPr>
            <w:rStyle w:val="Hyperlink"/>
            <w:rFonts w:ascii="inherit" w:eastAsiaTheme="majorEastAsia" w:hAnsi="inherit" w:cs="Arial"/>
            <w:color w:val="ED7D31" w:themeColor="accent2"/>
            <w:sz w:val="26"/>
            <w:szCs w:val="20"/>
            <w:bdr w:val="none" w:sz="0" w:space="0" w:color="auto" w:frame="1"/>
          </w:rPr>
          <w:t>symmetrical distribution</w:t>
        </w:r>
      </w:hyperlink>
      <w:r w:rsidRPr="00247967">
        <w:rPr>
          <w:rFonts w:ascii="inherit" w:hAnsi="inherit" w:cs="Arial"/>
          <w:color w:val="ED7D31" w:themeColor="accent2"/>
          <w:sz w:val="26"/>
          <w:szCs w:val="20"/>
        </w:rPr>
        <w:t xml:space="preserve"> has a </w:t>
      </w:r>
      <w:proofErr w:type="spellStart"/>
      <w:r w:rsidRPr="00247967">
        <w:rPr>
          <w:rFonts w:ascii="inherit" w:hAnsi="inherit" w:cs="Arial"/>
          <w:color w:val="ED7D31" w:themeColor="accent2"/>
          <w:sz w:val="26"/>
          <w:szCs w:val="20"/>
        </w:rPr>
        <w:t>skew</w:t>
      </w:r>
      <w:proofErr w:type="spellEnd"/>
      <w:r w:rsidRPr="00247967">
        <w:rPr>
          <w:rFonts w:ascii="inherit" w:hAnsi="inherit" w:cs="Arial"/>
          <w:color w:val="ED7D31" w:themeColor="accent2"/>
          <w:sz w:val="26"/>
          <w:szCs w:val="20"/>
        </w:rPr>
        <w:t xml:space="preserve"> of zero. A positive result means that your data is positively skewed. A </w:t>
      </w:r>
      <w:proofErr w:type="gramStart"/>
      <w:r w:rsidRPr="00247967">
        <w:rPr>
          <w:rFonts w:ascii="inherit" w:hAnsi="inherit" w:cs="Arial"/>
          <w:color w:val="ED7D31" w:themeColor="accent2"/>
          <w:sz w:val="26"/>
          <w:szCs w:val="20"/>
        </w:rPr>
        <w:t>negative results</w:t>
      </w:r>
      <w:proofErr w:type="gramEnd"/>
      <w:r w:rsidRPr="00247967">
        <w:rPr>
          <w:rFonts w:ascii="inherit" w:hAnsi="inherit" w:cs="Arial"/>
          <w:color w:val="ED7D31" w:themeColor="accent2"/>
          <w:sz w:val="26"/>
          <w:szCs w:val="20"/>
        </w:rPr>
        <w:t xml:space="preserve"> means that your data is negatively skewed. </w:t>
      </w:r>
      <w:proofErr w:type="spellStart"/>
      <w:r w:rsidRPr="00247967">
        <w:rPr>
          <w:rFonts w:ascii="inherit" w:hAnsi="inherit" w:cs="Arial"/>
          <w:color w:val="ED7D31" w:themeColor="accent2"/>
          <w:sz w:val="26"/>
          <w:szCs w:val="20"/>
        </w:rPr>
        <w:t>Momental</w:t>
      </w:r>
      <w:proofErr w:type="spellEnd"/>
      <w:r w:rsidRPr="00247967">
        <w:rPr>
          <w:rFonts w:ascii="inherit" w:hAnsi="inherit" w:cs="Arial"/>
          <w:color w:val="ED7D31" w:themeColor="accent2"/>
          <w:sz w:val="26"/>
          <w:szCs w:val="20"/>
        </w:rPr>
        <w:t xml:space="preserve"> skewness will give you a result that is half of typical skewness.</w:t>
      </w:r>
    </w:p>
    <w:p w14:paraId="48CFB18D" w14:textId="77777777" w:rsidR="00336D06" w:rsidRPr="00C97C62" w:rsidRDefault="00336D06" w:rsidP="00FE2B03">
      <w:pPr>
        <w:pStyle w:val="NormalWeb"/>
        <w:shd w:val="clear" w:color="auto" w:fill="FFFFFF"/>
        <w:spacing w:before="0" w:beforeAutospacing="0" w:after="0" w:afterAutospacing="0"/>
        <w:textAlignment w:val="baseline"/>
        <w:rPr>
          <w:rFonts w:ascii="inherit" w:hAnsi="inherit" w:cs="Arial"/>
          <w:color w:val="777777"/>
          <w:sz w:val="26"/>
          <w:szCs w:val="20"/>
        </w:rPr>
      </w:pPr>
    </w:p>
    <w:p w14:paraId="11CE7DCE" w14:textId="77777777" w:rsidR="00FE2B03" w:rsidRPr="003367B8" w:rsidRDefault="00FE2B03" w:rsidP="003367B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367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Skewness in Excel 2013</w:t>
      </w:r>
    </w:p>
    <w:p w14:paraId="217AE3D1" w14:textId="52548E59" w:rsidR="00FE2B03" w:rsidRDefault="00FE2B03" w:rsidP="00FE2B03">
      <w:pPr>
        <w:shd w:val="clear" w:color="auto" w:fill="FFFFFF"/>
        <w:textAlignment w:val="baseline"/>
        <w:rPr>
          <w:rFonts w:ascii="inherit" w:hAnsi="inherit" w:cs="Arial"/>
          <w:color w:val="777777"/>
          <w:sz w:val="20"/>
          <w:szCs w:val="20"/>
        </w:rPr>
      </w:pPr>
    </w:p>
    <w:p w14:paraId="02827DD4" w14:textId="10E5D815"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2D76D6">
        <w:rPr>
          <w:rFonts w:ascii="inherit" w:hAnsi="inherit" w:cs="Arial"/>
          <w:color w:val="777777"/>
          <w:sz w:val="26"/>
          <w:szCs w:val="20"/>
        </w:rPr>
        <w:t>When you calculate skewness in Excel, Excel will return a positive or a negative number. A </w:t>
      </w:r>
      <w:hyperlink r:id="rId513" w:history="1">
        <w:r w:rsidRPr="002D76D6">
          <w:rPr>
            <w:rStyle w:val="Hyperlink"/>
            <w:rFonts w:ascii="inherit" w:eastAsiaTheme="majorEastAsia" w:hAnsi="inherit" w:cs="Arial"/>
            <w:color w:val="05A9C5"/>
            <w:sz w:val="26"/>
            <w:szCs w:val="20"/>
            <w:bdr w:val="none" w:sz="0" w:space="0" w:color="auto" w:frame="1"/>
          </w:rPr>
          <w:t>normal distribution</w:t>
        </w:r>
      </w:hyperlink>
      <w:r w:rsidRPr="002D76D6">
        <w:rPr>
          <w:rFonts w:ascii="inherit" w:hAnsi="inherit" w:cs="Arial"/>
          <w:color w:val="777777"/>
          <w:sz w:val="26"/>
          <w:szCs w:val="20"/>
        </w:rPr>
        <w:t>, which has perfectly symmetrical tails, has a skewness of zero.</w:t>
      </w:r>
    </w:p>
    <w:p w14:paraId="5C9F58BF" w14:textId="77777777" w:rsidR="003367B8" w:rsidRDefault="003367B8"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6321EAA1" w14:textId="65EF74BB" w:rsidR="00FE2B03" w:rsidRDefault="00FE2B03" w:rsidP="00FE2B03">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AF2EDB8" wp14:editId="6D941B7D">
            <wp:extent cx="2857500" cy="800100"/>
            <wp:effectExtent l="0" t="0" r="0" b="0"/>
            <wp:docPr id="158" name="Picture 158" descr="Skewness Excel 2013">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ewness Excel 2013">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2857500" cy="800100"/>
                    </a:xfrm>
                    <a:prstGeom prst="rect">
                      <a:avLst/>
                    </a:prstGeom>
                    <a:noFill/>
                    <a:ln>
                      <a:noFill/>
                    </a:ln>
                  </pic:spPr>
                </pic:pic>
              </a:graphicData>
            </a:graphic>
          </wp:inline>
        </w:drawing>
      </w:r>
    </w:p>
    <w:p w14:paraId="273320AC" w14:textId="77777777" w:rsidR="00FE2B03" w:rsidRDefault="00FE2B03" w:rsidP="00FE2B0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Negative skewness (left) and positive skewness (right)</w:t>
      </w:r>
    </w:p>
    <w:p w14:paraId="156A5F78" w14:textId="77777777" w:rsidR="002D76D6" w:rsidRDefault="002D76D6" w:rsidP="00FE2B03">
      <w:pPr>
        <w:pStyle w:val="NormalWeb"/>
        <w:shd w:val="clear" w:color="auto" w:fill="FFFFFF"/>
        <w:spacing w:before="0" w:beforeAutospacing="0" w:after="0" w:afterAutospacing="0"/>
        <w:textAlignment w:val="baseline"/>
        <w:rPr>
          <w:rFonts w:ascii="inherit" w:hAnsi="inherit" w:cs="Arial"/>
          <w:color w:val="777777"/>
          <w:sz w:val="20"/>
          <w:szCs w:val="20"/>
        </w:rPr>
      </w:pPr>
    </w:p>
    <w:p w14:paraId="6F792C77" w14:textId="4F734D54"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 w:val="26"/>
          <w:szCs w:val="20"/>
        </w:rPr>
      </w:pPr>
      <w:r w:rsidRPr="002D76D6">
        <w:rPr>
          <w:rFonts w:ascii="inherit" w:hAnsi="inherit" w:cs="Arial"/>
          <w:color w:val="777777"/>
          <w:sz w:val="26"/>
          <w:szCs w:val="20"/>
        </w:rPr>
        <w:t xml:space="preserve">You have two different options for calculating skewness in Excel 2013: </w:t>
      </w:r>
      <w:r w:rsidRPr="002D76D6">
        <w:rPr>
          <w:rFonts w:ascii="inherit" w:hAnsi="inherit" w:cs="Arial"/>
          <w:color w:val="ED7D31" w:themeColor="accent2"/>
          <w:sz w:val="26"/>
          <w:szCs w:val="20"/>
        </w:rPr>
        <w:t>the SKEW function or Data Analysis</w:t>
      </w:r>
      <w:r w:rsidRPr="002D76D6">
        <w:rPr>
          <w:rFonts w:ascii="inherit" w:hAnsi="inherit" w:cs="Arial"/>
          <w:color w:val="777777"/>
          <w:sz w:val="26"/>
          <w:szCs w:val="20"/>
        </w:rPr>
        <w:t xml:space="preserve"> (How to </w:t>
      </w:r>
      <w:hyperlink r:id="rId516" w:history="1">
        <w:r w:rsidRPr="002D76D6">
          <w:rPr>
            <w:rStyle w:val="Hyperlink"/>
            <w:rFonts w:ascii="inherit" w:eastAsiaTheme="majorEastAsia" w:hAnsi="inherit" w:cs="Arial"/>
            <w:color w:val="05A9C5"/>
            <w:sz w:val="26"/>
            <w:szCs w:val="20"/>
            <w:bdr w:val="none" w:sz="0" w:space="0" w:color="auto" w:frame="1"/>
          </w:rPr>
          <w:t xml:space="preserve">load the Data Analysis </w:t>
        </w:r>
        <w:proofErr w:type="spellStart"/>
        <w:r w:rsidRPr="002D76D6">
          <w:rPr>
            <w:rStyle w:val="Hyperlink"/>
            <w:rFonts w:ascii="inherit" w:eastAsiaTheme="majorEastAsia" w:hAnsi="inherit" w:cs="Arial"/>
            <w:color w:val="05A9C5"/>
            <w:sz w:val="26"/>
            <w:szCs w:val="20"/>
            <w:bdr w:val="none" w:sz="0" w:space="0" w:color="auto" w:frame="1"/>
          </w:rPr>
          <w:t>Toolpak</w:t>
        </w:r>
        <w:proofErr w:type="spellEnd"/>
      </w:hyperlink>
      <w:r w:rsidRPr="002D76D6">
        <w:rPr>
          <w:rFonts w:ascii="inherit" w:hAnsi="inherit" w:cs="Arial"/>
          <w:color w:val="777777"/>
          <w:sz w:val="26"/>
          <w:szCs w:val="20"/>
        </w:rPr>
        <w:t xml:space="preserve">). If you’re taking a statistics class, it would be worth your while to install the </w:t>
      </w:r>
      <w:proofErr w:type="spellStart"/>
      <w:r w:rsidRPr="002D76D6">
        <w:rPr>
          <w:rFonts w:ascii="inherit" w:hAnsi="inherit" w:cs="Arial"/>
          <w:color w:val="777777"/>
          <w:sz w:val="26"/>
          <w:szCs w:val="20"/>
        </w:rPr>
        <w:t>Toolpak</w:t>
      </w:r>
      <w:proofErr w:type="spellEnd"/>
      <w:r w:rsidRPr="002D76D6">
        <w:rPr>
          <w:rFonts w:ascii="inherit" w:hAnsi="inherit" w:cs="Arial"/>
          <w:color w:val="777777"/>
          <w:sz w:val="26"/>
          <w:szCs w:val="20"/>
        </w:rPr>
        <w:t xml:space="preserve"> as it gives you access to many stats functions that aren’t in the base installation of Excel.</w:t>
      </w:r>
    </w:p>
    <w:p w14:paraId="3BBFDAC2" w14:textId="4A38079D" w:rsidR="002D76D6" w:rsidRPr="002D76D6" w:rsidRDefault="00FE2B03" w:rsidP="002D76D6">
      <w:pPr>
        <w:pStyle w:val="Heading3"/>
        <w:shd w:val="clear" w:color="auto" w:fill="FFFFFF"/>
        <w:spacing w:before="0" w:line="480" w:lineRule="atLeast"/>
        <w:textAlignment w:val="baseline"/>
        <w:rPr>
          <w:rFonts w:ascii="Arial" w:hAnsi="Arial" w:cs="Arial"/>
          <w:b/>
          <w:bCs/>
          <w:color w:val="555555"/>
          <w:sz w:val="28"/>
          <w:szCs w:val="39"/>
        </w:rPr>
      </w:pPr>
      <w:r w:rsidRPr="002D76D6">
        <w:rPr>
          <w:rFonts w:ascii="Arial" w:hAnsi="Arial" w:cs="Arial"/>
          <w:b/>
          <w:bCs/>
          <w:color w:val="555555"/>
          <w:sz w:val="28"/>
          <w:szCs w:val="39"/>
        </w:rPr>
        <w:t>SKEW Function</w:t>
      </w:r>
    </w:p>
    <w:p w14:paraId="568EB817"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1: </w:t>
      </w:r>
      <w:r w:rsidRPr="002D76D6">
        <w:rPr>
          <w:rFonts w:ascii="inherit" w:hAnsi="inherit" w:cs="Arial"/>
          <w:color w:val="777777"/>
          <w:szCs w:val="20"/>
        </w:rPr>
        <w:t>Type your data into columns.</w:t>
      </w:r>
    </w:p>
    <w:p w14:paraId="3C392F5C"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2: </w:t>
      </w:r>
      <w:r w:rsidRPr="002D76D6">
        <w:rPr>
          <w:rFonts w:ascii="inherit" w:hAnsi="inherit" w:cs="Arial"/>
          <w:color w:val="777777"/>
          <w:szCs w:val="20"/>
        </w:rPr>
        <w:t>Click an empty cell on the worksheet.</w:t>
      </w:r>
    </w:p>
    <w:p w14:paraId="78DAB09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3: </w:t>
      </w:r>
      <w:r w:rsidRPr="002D76D6">
        <w:rPr>
          <w:rFonts w:ascii="inherit" w:hAnsi="inherit" w:cs="Arial"/>
          <w:color w:val="777777"/>
          <w:szCs w:val="20"/>
        </w:rPr>
        <w:t>Type “=</w:t>
      </w:r>
      <w:proofErr w:type="gramStart"/>
      <w:r w:rsidRPr="002D76D6">
        <w:rPr>
          <w:rFonts w:ascii="inherit" w:hAnsi="inherit" w:cs="Arial"/>
          <w:color w:val="777777"/>
          <w:szCs w:val="20"/>
        </w:rPr>
        <w:t>SKEW(</w:t>
      </w:r>
      <w:proofErr w:type="spellStart"/>
      <w:proofErr w:type="gramEnd"/>
      <w:r w:rsidRPr="002D76D6">
        <w:rPr>
          <w:rFonts w:ascii="inherit" w:hAnsi="inherit" w:cs="Arial"/>
          <w:color w:val="777777"/>
          <w:szCs w:val="20"/>
        </w:rPr>
        <w:t>xx:yy</w:t>
      </w:r>
      <w:proofErr w:type="spellEnd"/>
      <w:r w:rsidRPr="002D76D6">
        <w:rPr>
          <w:rFonts w:ascii="inherit" w:hAnsi="inherit" w:cs="Arial"/>
          <w:color w:val="777777"/>
          <w:szCs w:val="20"/>
        </w:rPr>
        <w:t xml:space="preserve">)” where </w:t>
      </w:r>
      <w:proofErr w:type="spellStart"/>
      <w:r w:rsidRPr="002D76D6">
        <w:rPr>
          <w:rFonts w:ascii="inherit" w:hAnsi="inherit" w:cs="Arial"/>
          <w:color w:val="777777"/>
          <w:szCs w:val="20"/>
        </w:rPr>
        <w:t>xx:yy</w:t>
      </w:r>
      <w:proofErr w:type="spellEnd"/>
      <w:r w:rsidRPr="002D76D6">
        <w:rPr>
          <w:rFonts w:ascii="inherit" w:hAnsi="inherit" w:cs="Arial"/>
          <w:color w:val="777777"/>
          <w:szCs w:val="20"/>
        </w:rPr>
        <w:t xml:space="preserve"> is the cell location of your data (for example, C1:C25).</w:t>
      </w:r>
    </w:p>
    <w:p w14:paraId="06A28A7C" w14:textId="24A76534" w:rsidR="002D76D6" w:rsidRPr="002D76D6" w:rsidRDefault="00FE2B03" w:rsidP="002D76D6">
      <w:pPr>
        <w:pStyle w:val="Heading3"/>
        <w:shd w:val="clear" w:color="auto" w:fill="FFFFFF"/>
        <w:spacing w:before="0" w:line="480" w:lineRule="atLeast"/>
        <w:textAlignment w:val="baseline"/>
        <w:rPr>
          <w:rFonts w:ascii="Arial" w:hAnsi="Arial" w:cs="Arial"/>
          <w:b/>
          <w:bCs/>
          <w:color w:val="555555"/>
          <w:sz w:val="28"/>
          <w:szCs w:val="39"/>
        </w:rPr>
      </w:pPr>
      <w:r w:rsidRPr="002D76D6">
        <w:rPr>
          <w:rFonts w:ascii="Arial" w:hAnsi="Arial" w:cs="Arial"/>
          <w:b/>
          <w:bCs/>
          <w:color w:val="555555"/>
          <w:sz w:val="28"/>
          <w:szCs w:val="39"/>
        </w:rPr>
        <w:t>Data Analysis</w:t>
      </w:r>
    </w:p>
    <w:p w14:paraId="4032AEF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1: </w:t>
      </w:r>
      <w:r w:rsidRPr="002D76D6">
        <w:rPr>
          <w:rFonts w:ascii="inherit" w:hAnsi="inherit" w:cs="Arial"/>
          <w:color w:val="777777"/>
          <w:szCs w:val="20"/>
        </w:rPr>
        <w:t>Click the “Data” tab and then click “Data Analysis.”</w:t>
      </w:r>
    </w:p>
    <w:p w14:paraId="736E1350"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2: </w:t>
      </w:r>
      <w:r w:rsidRPr="002D76D6">
        <w:rPr>
          <w:rFonts w:ascii="inherit" w:hAnsi="inherit" w:cs="Arial"/>
          <w:color w:val="777777"/>
          <w:szCs w:val="20"/>
        </w:rPr>
        <w:t>Click “Descriptive Statistics” and then click “OK.”</w:t>
      </w:r>
    </w:p>
    <w:p w14:paraId="60E7D401"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3: </w:t>
      </w:r>
      <w:r w:rsidRPr="002D76D6">
        <w:rPr>
          <w:rFonts w:ascii="inherit" w:hAnsi="inherit" w:cs="Arial"/>
          <w:color w:val="777777"/>
          <w:szCs w:val="20"/>
        </w:rPr>
        <w:t>Click the Input Range box and then type the location for your data. For example, if you typed your data into cells A1 to A10, type “A1:A10” into that box</w:t>
      </w:r>
    </w:p>
    <w:p w14:paraId="38BD1297"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4: </w:t>
      </w:r>
      <w:r w:rsidRPr="002D76D6">
        <w:rPr>
          <w:rFonts w:ascii="inherit" w:hAnsi="inherit" w:cs="Arial"/>
          <w:color w:val="777777"/>
          <w:szCs w:val="20"/>
        </w:rPr>
        <w:t>Click the radio button for Rows or Columns, depending on how your data is laid out.</w:t>
      </w:r>
    </w:p>
    <w:p w14:paraId="487EF7BB"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5: </w:t>
      </w:r>
      <w:r w:rsidRPr="002D76D6">
        <w:rPr>
          <w:rFonts w:ascii="inherit" w:hAnsi="inherit" w:cs="Arial"/>
          <w:color w:val="777777"/>
          <w:szCs w:val="20"/>
        </w:rPr>
        <w:t>Click the “Labels in first row” box if your data has column headers.</w:t>
      </w:r>
    </w:p>
    <w:p w14:paraId="49F2A8B6"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6: </w:t>
      </w:r>
      <w:r w:rsidRPr="002D76D6">
        <w:rPr>
          <w:rFonts w:ascii="inherit" w:hAnsi="inherit" w:cs="Arial"/>
          <w:color w:val="777777"/>
          <w:szCs w:val="20"/>
        </w:rPr>
        <w:t>Click the “Descriptive Statistics” check box.</w:t>
      </w:r>
    </w:p>
    <w:p w14:paraId="7D3F178B" w14:textId="77777777" w:rsidR="00FE2B03" w:rsidRPr="002D76D6"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lastRenderedPageBreak/>
        <w:t>Step 7: </w:t>
      </w:r>
      <w:r w:rsidRPr="002D76D6">
        <w:rPr>
          <w:rFonts w:ascii="inherit" w:hAnsi="inherit" w:cs="Arial"/>
          <w:color w:val="777777"/>
          <w:szCs w:val="20"/>
        </w:rPr>
        <w:t>Select a location for your output. For example, click the “New Worksheet” radio button.</w:t>
      </w:r>
    </w:p>
    <w:p w14:paraId="78772FFF" w14:textId="415C41CE" w:rsidR="00FE2B03" w:rsidRDefault="00FE2B03" w:rsidP="00FE2B03">
      <w:pPr>
        <w:pStyle w:val="NormalWeb"/>
        <w:shd w:val="clear" w:color="auto" w:fill="FFFFFF"/>
        <w:spacing w:before="0" w:beforeAutospacing="0" w:after="0" w:afterAutospacing="0"/>
        <w:textAlignment w:val="baseline"/>
        <w:rPr>
          <w:rFonts w:ascii="inherit" w:hAnsi="inherit" w:cs="Arial"/>
          <w:color w:val="777777"/>
          <w:szCs w:val="20"/>
        </w:rPr>
      </w:pPr>
      <w:r w:rsidRPr="002D76D6">
        <w:rPr>
          <w:rFonts w:ascii="inherit" w:hAnsi="inherit" w:cs="Arial"/>
          <w:color w:val="0000FF"/>
          <w:szCs w:val="20"/>
          <w:bdr w:val="none" w:sz="0" w:space="0" w:color="auto" w:frame="1"/>
        </w:rPr>
        <w:t>Step 8: </w:t>
      </w:r>
      <w:r w:rsidRPr="002D76D6">
        <w:rPr>
          <w:rFonts w:ascii="inherit" w:hAnsi="inherit" w:cs="Arial"/>
          <w:color w:val="777777"/>
          <w:szCs w:val="20"/>
        </w:rPr>
        <w:t>Click “OK.”</w:t>
      </w:r>
    </w:p>
    <w:p w14:paraId="0B554B43" w14:textId="6235117E" w:rsidR="00540CEB" w:rsidRDefault="00540CEB" w:rsidP="00FE2B03">
      <w:pPr>
        <w:pStyle w:val="NormalWeb"/>
        <w:shd w:val="clear" w:color="auto" w:fill="FFFFFF"/>
        <w:spacing w:before="0" w:beforeAutospacing="0" w:after="0" w:afterAutospacing="0"/>
        <w:textAlignment w:val="baseline"/>
        <w:rPr>
          <w:rFonts w:ascii="inherit" w:hAnsi="inherit" w:cs="Arial"/>
          <w:color w:val="777777"/>
          <w:szCs w:val="20"/>
        </w:rPr>
      </w:pPr>
    </w:p>
    <w:p w14:paraId="6F80F6FF" w14:textId="6B8C5F79" w:rsidR="00540CEB" w:rsidRDefault="00540CEB" w:rsidP="00540CEB">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40CEB">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w:t>
      </w:r>
    </w:p>
    <w:p w14:paraId="294E3C09" w14:textId="77777777"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0"/>
          <w:szCs w:val="20"/>
        </w:rPr>
      </w:pPr>
    </w:p>
    <w:p w14:paraId="629C6E92" w14:textId="60534FE7" w:rsidR="00540CEB" w:rsidRPr="00DA6EEE"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8"/>
          <w:szCs w:val="20"/>
        </w:rPr>
      </w:pPr>
      <w:r w:rsidRPr="00540CEB">
        <w:rPr>
          <w:rFonts w:ascii="inherit" w:hAnsi="inherit" w:cs="Arial"/>
          <w:color w:val="777777"/>
          <w:sz w:val="26"/>
          <w:szCs w:val="20"/>
        </w:rPr>
        <w:t>Pearson mode skewness, also called </w:t>
      </w:r>
      <w:r w:rsidRPr="00540CEB">
        <w:rPr>
          <w:rStyle w:val="Emphasis"/>
          <w:rFonts w:ascii="inherit" w:hAnsi="inherit" w:cs="Arial"/>
          <w:color w:val="ED7D31" w:themeColor="accent2"/>
          <w:sz w:val="26"/>
          <w:szCs w:val="20"/>
          <w:bdr w:val="none" w:sz="0" w:space="0" w:color="auto" w:frame="1"/>
        </w:rPr>
        <w:t>Pearson’s first coefficient of skewness</w:t>
      </w:r>
      <w:r w:rsidRPr="00540CEB">
        <w:rPr>
          <w:rFonts w:ascii="inherit" w:hAnsi="inherit" w:cs="Arial"/>
          <w:color w:val="777777"/>
          <w:sz w:val="26"/>
          <w:szCs w:val="20"/>
        </w:rPr>
        <w:t>, is a way to figure out the </w:t>
      </w:r>
      <w:hyperlink r:id="rId517" w:tgtFrame="_blank" w:history="1">
        <w:r w:rsidRPr="00540CEB">
          <w:rPr>
            <w:rStyle w:val="Hyperlink"/>
            <w:rFonts w:ascii="inherit" w:eastAsiaTheme="majorEastAsia" w:hAnsi="inherit" w:cs="Arial"/>
            <w:color w:val="05A9C5"/>
            <w:sz w:val="26"/>
            <w:szCs w:val="20"/>
            <w:bdr w:val="none" w:sz="0" w:space="0" w:color="auto" w:frame="1"/>
          </w:rPr>
          <w:t>skewness </w:t>
        </w:r>
      </w:hyperlink>
      <w:r w:rsidRPr="00540CEB">
        <w:rPr>
          <w:rFonts w:ascii="inherit" w:hAnsi="inherit" w:cs="Arial"/>
          <w:color w:val="777777"/>
          <w:sz w:val="26"/>
          <w:szCs w:val="20"/>
        </w:rPr>
        <w:t>of a distribution.</w:t>
      </w:r>
      <w:r w:rsidR="00DA6EEE" w:rsidRPr="00DA6EEE">
        <w:rPr>
          <w:rFonts w:ascii="Arial" w:hAnsi="Arial" w:cs="Arial"/>
          <w:color w:val="777777"/>
          <w:sz w:val="20"/>
          <w:szCs w:val="20"/>
          <w:shd w:val="clear" w:color="auto" w:fill="FFFFFF"/>
        </w:rPr>
        <w:t xml:space="preserve"> </w:t>
      </w:r>
      <w:r w:rsidR="00DA6EEE">
        <w:rPr>
          <w:rFonts w:ascii="Arial" w:hAnsi="Arial" w:cs="Arial"/>
          <w:color w:val="777777"/>
          <w:sz w:val="20"/>
          <w:szCs w:val="20"/>
          <w:shd w:val="clear" w:color="auto" w:fill="FFFFFF"/>
        </w:rPr>
        <w:t xml:space="preserve"> </w:t>
      </w:r>
      <w:r w:rsidR="00DA6EEE" w:rsidRPr="00DA6EEE">
        <w:rPr>
          <w:rFonts w:ascii="Arial" w:hAnsi="Arial" w:cs="Arial"/>
          <w:color w:val="ED7D31" w:themeColor="accent2"/>
          <w:sz w:val="22"/>
          <w:szCs w:val="20"/>
          <w:shd w:val="clear" w:color="auto" w:fill="FFFFFF"/>
        </w:rPr>
        <w:t xml:space="preserve">This is </w:t>
      </w:r>
      <w:r w:rsidR="00DA6EEE">
        <w:rPr>
          <w:rFonts w:ascii="Arial" w:hAnsi="Arial" w:cs="Arial"/>
          <w:color w:val="ED7D31" w:themeColor="accent2"/>
          <w:sz w:val="22"/>
          <w:szCs w:val="20"/>
          <w:shd w:val="clear" w:color="auto" w:fill="FFFFFF"/>
        </w:rPr>
        <w:t>o</w:t>
      </w:r>
      <w:r w:rsidR="00DA6EEE" w:rsidRPr="00DA6EEE">
        <w:rPr>
          <w:rFonts w:ascii="Arial" w:hAnsi="Arial" w:cs="Arial"/>
          <w:color w:val="ED7D31" w:themeColor="accent2"/>
          <w:sz w:val="22"/>
          <w:szCs w:val="20"/>
          <w:shd w:val="clear" w:color="auto" w:fill="FFFFFF"/>
        </w:rPr>
        <w:t>ne of the most popular ways to find skewness is the </w:t>
      </w:r>
      <w:hyperlink r:id="rId518" w:tgtFrame="_blank" w:history="1">
        <w:r w:rsidR="00DA6EEE" w:rsidRPr="00DA6EEE">
          <w:rPr>
            <w:rStyle w:val="Hyperlink"/>
            <w:rFonts w:ascii="Arial" w:hAnsi="Arial" w:cs="Arial"/>
            <w:color w:val="ED7D31" w:themeColor="accent2"/>
            <w:sz w:val="22"/>
            <w:szCs w:val="20"/>
            <w:bdr w:val="none" w:sz="0" w:space="0" w:color="auto" w:frame="1"/>
            <w:shd w:val="clear" w:color="auto" w:fill="FFFFFF"/>
          </w:rPr>
          <w:t>Pearson Mode Skewness</w:t>
        </w:r>
      </w:hyperlink>
      <w:r w:rsidR="00DA6EEE" w:rsidRPr="00DA6EEE">
        <w:rPr>
          <w:rFonts w:ascii="Arial" w:hAnsi="Arial" w:cs="Arial"/>
          <w:color w:val="ED7D31" w:themeColor="accent2"/>
          <w:sz w:val="22"/>
          <w:szCs w:val="20"/>
          <w:shd w:val="clear" w:color="auto" w:fill="FFFFFF"/>
        </w:rPr>
        <w:t> formula</w:t>
      </w:r>
    </w:p>
    <w:p w14:paraId="7A4BA701" w14:textId="77777777" w:rsidR="00540CEB" w:rsidRP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64AD2F9" w14:textId="7CF026DB"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55F2E53" wp14:editId="2FD441E1">
            <wp:extent cx="4152900" cy="1905000"/>
            <wp:effectExtent l="0" t="0" r="0" b="0"/>
            <wp:docPr id="229" name="Picture 229" descr="pearson mode skewness">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earson mode skewness">
                      <a:hlinkClick r:id="rId402"/>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1F8C5E92" w14:textId="4352BD69" w:rsidR="00540CEB" w:rsidRPr="00AC3F86"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AC3F86">
        <w:rPr>
          <w:rFonts w:ascii="inherit" w:hAnsi="inherit" w:cs="Arial"/>
          <w:color w:val="ED7D31" w:themeColor="accent2"/>
          <w:sz w:val="26"/>
          <w:szCs w:val="20"/>
        </w:rPr>
        <w:t>The </w:t>
      </w:r>
      <w:hyperlink r:id="rId519" w:tgtFrame="_blank" w:history="1">
        <w:r w:rsidRPr="00AC3F86">
          <w:rPr>
            <w:rStyle w:val="Hyperlink"/>
            <w:rFonts w:ascii="inherit" w:eastAsiaTheme="majorEastAsia" w:hAnsi="inherit" w:cs="Arial"/>
            <w:color w:val="ED7D31" w:themeColor="accent2"/>
            <w:sz w:val="26"/>
            <w:szCs w:val="20"/>
            <w:bdr w:val="none" w:sz="0" w:space="0" w:color="auto" w:frame="1"/>
          </w:rPr>
          <w:t>mean, mode and median</w:t>
        </w:r>
      </w:hyperlink>
      <w:r w:rsidRPr="00AC3F86">
        <w:rPr>
          <w:rFonts w:ascii="inherit" w:hAnsi="inherit" w:cs="Arial"/>
          <w:color w:val="ED7D31" w:themeColor="accent2"/>
          <w:sz w:val="26"/>
          <w:szCs w:val="20"/>
        </w:rPr>
        <w:t> can be used to figure out if you have a positively or negatively skewed distribution.</w:t>
      </w:r>
    </w:p>
    <w:p w14:paraId="58393C49" w14:textId="77777777" w:rsidR="00540CEB" w:rsidRP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6714BEC9"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w:t>
      </w:r>
      <w:hyperlink r:id="rId520" w:history="1">
        <w:r w:rsidRPr="00540CEB">
          <w:rPr>
            <w:rStyle w:val="Hyperlink"/>
            <w:rFonts w:ascii="inherit" w:hAnsi="inherit" w:cs="Arial"/>
            <w:color w:val="777777"/>
            <w:sz w:val="26"/>
            <w:szCs w:val="20"/>
            <w:bdr w:val="none" w:sz="0" w:space="0" w:color="auto" w:frame="1"/>
          </w:rPr>
          <w:t>mean </w:t>
        </w:r>
      </w:hyperlink>
      <w:r w:rsidRPr="00540CEB">
        <w:rPr>
          <w:rFonts w:ascii="inherit" w:hAnsi="inherit" w:cs="Arial"/>
          <w:color w:val="777777"/>
          <w:sz w:val="26"/>
          <w:szCs w:val="20"/>
        </w:rPr>
        <w:t>is greater than the mode, the distribution is positively skewed.</w:t>
      </w:r>
    </w:p>
    <w:p w14:paraId="21E80441"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less than the </w:t>
      </w:r>
      <w:hyperlink r:id="rId521" w:history="1">
        <w:r w:rsidRPr="00540CEB">
          <w:rPr>
            <w:rStyle w:val="Hyperlink"/>
            <w:rFonts w:ascii="inherit" w:hAnsi="inherit" w:cs="Arial"/>
            <w:color w:val="777777"/>
            <w:sz w:val="26"/>
            <w:szCs w:val="20"/>
            <w:bdr w:val="none" w:sz="0" w:space="0" w:color="auto" w:frame="1"/>
          </w:rPr>
          <w:t>mode</w:t>
        </w:r>
      </w:hyperlink>
      <w:r w:rsidRPr="00540CEB">
        <w:rPr>
          <w:rFonts w:ascii="inherit" w:hAnsi="inherit" w:cs="Arial"/>
          <w:color w:val="777777"/>
          <w:sz w:val="26"/>
          <w:szCs w:val="20"/>
        </w:rPr>
        <w:t>, the distribution is </w:t>
      </w:r>
      <w:hyperlink r:id="rId522" w:anchor="SkewLeft" w:history="1">
        <w:r w:rsidRPr="00540CEB">
          <w:rPr>
            <w:rStyle w:val="Hyperlink"/>
            <w:rFonts w:ascii="inherit" w:hAnsi="inherit" w:cs="Arial"/>
            <w:color w:val="777777"/>
            <w:sz w:val="26"/>
            <w:szCs w:val="20"/>
            <w:bdr w:val="none" w:sz="0" w:space="0" w:color="auto" w:frame="1"/>
          </w:rPr>
          <w:t>negatively skewed</w:t>
        </w:r>
      </w:hyperlink>
      <w:r w:rsidRPr="00540CEB">
        <w:rPr>
          <w:rFonts w:ascii="inherit" w:hAnsi="inherit" w:cs="Arial"/>
          <w:color w:val="777777"/>
          <w:sz w:val="26"/>
          <w:szCs w:val="20"/>
        </w:rPr>
        <w:t>.</w:t>
      </w:r>
    </w:p>
    <w:p w14:paraId="5CF80648" w14:textId="77777777" w:rsidR="00540CEB" w:rsidRP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greater than the </w:t>
      </w:r>
      <w:hyperlink r:id="rId523" w:anchor="median" w:history="1">
        <w:r w:rsidRPr="00540CEB">
          <w:rPr>
            <w:rStyle w:val="Hyperlink"/>
            <w:rFonts w:ascii="inherit" w:hAnsi="inherit" w:cs="Arial"/>
            <w:color w:val="777777"/>
            <w:sz w:val="26"/>
            <w:szCs w:val="20"/>
            <w:bdr w:val="none" w:sz="0" w:space="0" w:color="auto" w:frame="1"/>
          </w:rPr>
          <w:t>median</w:t>
        </w:r>
      </w:hyperlink>
      <w:r w:rsidRPr="00540CEB">
        <w:rPr>
          <w:rFonts w:ascii="inherit" w:hAnsi="inherit" w:cs="Arial"/>
          <w:color w:val="777777"/>
          <w:sz w:val="26"/>
          <w:szCs w:val="20"/>
        </w:rPr>
        <w:t>, the distribution is positively skewed.</w:t>
      </w:r>
    </w:p>
    <w:p w14:paraId="3215DBBD" w14:textId="41A69513" w:rsidR="00540CEB" w:rsidRDefault="00540CEB" w:rsidP="00D82F24">
      <w:pPr>
        <w:numPr>
          <w:ilvl w:val="0"/>
          <w:numId w:val="99"/>
        </w:numPr>
        <w:shd w:val="clear" w:color="auto" w:fill="FFFFFF"/>
        <w:spacing w:after="0" w:line="240" w:lineRule="auto"/>
        <w:ind w:left="450"/>
        <w:textAlignment w:val="baseline"/>
        <w:rPr>
          <w:rFonts w:ascii="inherit" w:hAnsi="inherit" w:cs="Arial"/>
          <w:color w:val="777777"/>
          <w:sz w:val="26"/>
          <w:szCs w:val="20"/>
        </w:rPr>
      </w:pPr>
      <w:r w:rsidRPr="00540CEB">
        <w:rPr>
          <w:rFonts w:ascii="inherit" w:hAnsi="inherit" w:cs="Arial"/>
          <w:color w:val="777777"/>
          <w:sz w:val="26"/>
          <w:szCs w:val="20"/>
        </w:rPr>
        <w:t>If the mean is less than the median, the distribution is negatively skewed.</w:t>
      </w:r>
    </w:p>
    <w:p w14:paraId="2EB1D012" w14:textId="77777777" w:rsidR="003B6952" w:rsidRPr="00540CEB" w:rsidRDefault="003B6952" w:rsidP="008A002B">
      <w:pPr>
        <w:shd w:val="clear" w:color="auto" w:fill="FFFFFF"/>
        <w:spacing w:after="0" w:line="240" w:lineRule="auto"/>
        <w:ind w:left="450"/>
        <w:textAlignment w:val="baseline"/>
        <w:rPr>
          <w:rFonts w:ascii="inherit" w:hAnsi="inherit" w:cs="Arial"/>
          <w:color w:val="777777"/>
          <w:sz w:val="26"/>
          <w:szCs w:val="20"/>
        </w:rPr>
      </w:pPr>
    </w:p>
    <w:p w14:paraId="1F0F38ED" w14:textId="46D203D9" w:rsidR="00E938B8" w:rsidRDefault="00540CEB" w:rsidP="005D685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38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w:t>
      </w:r>
    </w:p>
    <w:p w14:paraId="01EA7B85" w14:textId="77777777" w:rsidR="005D685F" w:rsidRPr="005D685F" w:rsidRDefault="005D685F" w:rsidP="005D685F">
      <w:pPr>
        <w:rPr>
          <w:lang w:eastAsia="en-IN"/>
        </w:rPr>
      </w:pPr>
    </w:p>
    <w:p w14:paraId="6D0276DF" w14:textId="77777777" w:rsidR="00540CEB" w:rsidRPr="00D163E3"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Fonts w:ascii="inherit" w:hAnsi="inherit" w:cs="Arial"/>
          <w:color w:val="777777"/>
          <w:sz w:val="26"/>
          <w:szCs w:val="20"/>
        </w:rPr>
        <w:t>Pearson mode skewness uses the above facts to help you find out if you have positive or negative skewness. If you have a distribution and you know the mean, mode, and </w:t>
      </w:r>
      <w:hyperlink r:id="rId524" w:history="1">
        <w:r w:rsidRPr="00D163E3">
          <w:rPr>
            <w:rStyle w:val="Hyperlink"/>
            <w:rFonts w:ascii="inherit" w:eastAsiaTheme="majorEastAsia" w:hAnsi="inherit" w:cs="Arial"/>
            <w:color w:val="05A9C5"/>
            <w:sz w:val="26"/>
            <w:szCs w:val="20"/>
            <w:bdr w:val="none" w:sz="0" w:space="0" w:color="auto" w:frame="1"/>
          </w:rPr>
          <w:t>standard deviation</w:t>
        </w:r>
      </w:hyperlink>
      <w:r w:rsidRPr="00D163E3">
        <w:rPr>
          <w:rFonts w:ascii="inherit" w:hAnsi="inherit" w:cs="Arial"/>
          <w:color w:val="777777"/>
          <w:sz w:val="26"/>
          <w:szCs w:val="20"/>
        </w:rPr>
        <w:t> (σ), then the Pearson mode skewness formula is:</w:t>
      </w:r>
    </w:p>
    <w:p w14:paraId="0346DF61" w14:textId="77777777" w:rsidR="00D163E3" w:rsidRDefault="00D163E3" w:rsidP="00540CEB">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129747F1" w14:textId="4E8945C8" w:rsidR="00540CEB" w:rsidRPr="00D163E3" w:rsidRDefault="00540CEB" w:rsidP="00540CEB">
      <w:pPr>
        <w:pStyle w:val="NormalWeb"/>
        <w:shd w:val="clear" w:color="auto" w:fill="FFFFFF"/>
        <w:spacing w:before="0" w:beforeAutospacing="0" w:after="0" w:afterAutospacing="0"/>
        <w:textAlignment w:val="baseline"/>
        <w:rPr>
          <w:rStyle w:val="Strong"/>
          <w:rFonts w:ascii="inherit" w:hAnsi="inherit" w:cs="Arial"/>
          <w:color w:val="ED7D31" w:themeColor="accent2"/>
          <w:sz w:val="26"/>
          <w:szCs w:val="20"/>
          <w:bdr w:val="none" w:sz="0" w:space="0" w:color="auto" w:frame="1"/>
        </w:rPr>
      </w:pPr>
      <w:r w:rsidRPr="00D163E3">
        <w:rPr>
          <w:rStyle w:val="Strong"/>
          <w:rFonts w:ascii="inherit" w:hAnsi="inherit" w:cs="Arial"/>
          <w:color w:val="ED7D31" w:themeColor="accent2"/>
          <w:sz w:val="26"/>
          <w:szCs w:val="20"/>
          <w:bdr w:val="none" w:sz="0" w:space="0" w:color="auto" w:frame="1"/>
        </w:rPr>
        <w:t>(mean-mode)/σ</w:t>
      </w:r>
    </w:p>
    <w:p w14:paraId="1BEC2D0E" w14:textId="235B0F86" w:rsidR="00D163E3" w:rsidRDefault="00D163E3"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776F4664" w14:textId="371B3658" w:rsidR="00B27FD2" w:rsidRDefault="00B15D3E" w:rsidP="00540CEB">
      <w:pPr>
        <w:pStyle w:val="NormalWeb"/>
        <w:shd w:val="clear" w:color="auto" w:fill="FFFFFF"/>
        <w:spacing w:before="0" w:beforeAutospacing="0" w:after="0" w:afterAutospacing="0"/>
        <w:textAlignment w:val="baseline"/>
        <w:rPr>
          <w:rStyle w:val="Emphasis"/>
          <w:rFonts w:ascii="inherit" w:hAnsi="inherit" w:cs="Arial"/>
          <w:color w:val="ED7D31" w:themeColor="accent2"/>
          <w:sz w:val="26"/>
          <w:szCs w:val="20"/>
          <w:bdr w:val="none" w:sz="0" w:space="0" w:color="auto" w:frame="1"/>
        </w:rPr>
      </w:pPr>
      <w:r w:rsidRPr="00B15D3E">
        <w:rPr>
          <w:rStyle w:val="Emphasis"/>
          <w:rFonts w:ascii="inherit" w:hAnsi="inherit" w:cs="Arial"/>
          <w:color w:val="808080" w:themeColor="background1" w:themeShade="80"/>
          <w:sz w:val="26"/>
          <w:szCs w:val="20"/>
          <w:bdr w:val="none" w:sz="0" w:space="0" w:color="auto" w:frame="1"/>
        </w:rPr>
        <w:t>Also called as</w:t>
      </w:r>
      <w:r>
        <w:rPr>
          <w:rStyle w:val="Emphasis"/>
          <w:rFonts w:ascii="inherit" w:hAnsi="inherit" w:cs="Arial"/>
          <w:color w:val="ED7D31" w:themeColor="accent2"/>
          <w:sz w:val="26"/>
          <w:szCs w:val="20"/>
          <w:bdr w:val="none" w:sz="0" w:space="0" w:color="auto" w:frame="1"/>
        </w:rPr>
        <w:t xml:space="preserve"> </w:t>
      </w:r>
      <w:r w:rsidR="00B27FD2" w:rsidRPr="00540CEB">
        <w:rPr>
          <w:rStyle w:val="Emphasis"/>
          <w:rFonts w:ascii="inherit" w:hAnsi="inherit" w:cs="Arial"/>
          <w:color w:val="ED7D31" w:themeColor="accent2"/>
          <w:sz w:val="26"/>
          <w:szCs w:val="20"/>
          <w:bdr w:val="none" w:sz="0" w:space="0" w:color="auto" w:frame="1"/>
        </w:rPr>
        <w:t>Pearson’s first coefficient of skewness</w:t>
      </w:r>
    </w:p>
    <w:p w14:paraId="223FA1CD" w14:textId="77777777" w:rsidR="00B27FD2" w:rsidRPr="00D163E3" w:rsidRDefault="00B27FD2"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57E1B40E" w14:textId="77777777" w:rsidR="007E06D9"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Style w:val="Strong"/>
          <w:rFonts w:ascii="inherit" w:hAnsi="inherit" w:cs="Arial"/>
          <w:color w:val="777777"/>
          <w:sz w:val="26"/>
          <w:szCs w:val="20"/>
          <w:bdr w:val="none" w:sz="0" w:space="0" w:color="auto" w:frame="1"/>
        </w:rPr>
        <w:t>Sample problem: </w:t>
      </w:r>
      <w:r w:rsidRPr="00D163E3">
        <w:rPr>
          <w:rFonts w:ascii="inherit" w:hAnsi="inherit" w:cs="Arial"/>
          <w:color w:val="777777"/>
          <w:sz w:val="26"/>
          <w:szCs w:val="20"/>
        </w:rPr>
        <w:t>You have data with a mean of 19, a mode of 20 and a standard deviation of 25. What does Pearson Mode Skewness tell you about the distribution?</w:t>
      </w:r>
      <w:r w:rsidRPr="00D163E3">
        <w:rPr>
          <w:rFonts w:ascii="inherit" w:hAnsi="inherit" w:cs="Arial"/>
          <w:color w:val="777777"/>
          <w:sz w:val="26"/>
          <w:szCs w:val="20"/>
        </w:rPr>
        <w:br/>
        <w:t>(mean-mode)/σ = (19-20)/25 = -0.04.</w:t>
      </w:r>
      <w:r w:rsidRPr="00D163E3">
        <w:rPr>
          <w:rFonts w:ascii="inherit" w:hAnsi="inherit" w:cs="Arial"/>
          <w:color w:val="777777"/>
          <w:sz w:val="26"/>
          <w:szCs w:val="20"/>
        </w:rPr>
        <w:br/>
        <w:t>There is a very slight negative skewness (-0.04). </w:t>
      </w:r>
    </w:p>
    <w:p w14:paraId="50AFB700" w14:textId="020012E6" w:rsidR="00540CEB" w:rsidRPr="00D163E3"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D163E3">
        <w:rPr>
          <w:rStyle w:val="Strong"/>
          <w:rFonts w:ascii="inherit" w:hAnsi="inherit" w:cs="Arial"/>
          <w:color w:val="777777"/>
          <w:sz w:val="26"/>
          <w:szCs w:val="20"/>
          <w:bdr w:val="none" w:sz="0" w:space="0" w:color="auto" w:frame="1"/>
        </w:rPr>
        <w:lastRenderedPageBreak/>
        <w:t>Note</w:t>
      </w:r>
      <w:r w:rsidRPr="00D163E3">
        <w:rPr>
          <w:rFonts w:ascii="inherit" w:hAnsi="inherit" w:cs="Arial"/>
          <w:color w:val="777777"/>
          <w:sz w:val="26"/>
          <w:szCs w:val="20"/>
        </w:rPr>
        <w:t xml:space="preserve">: </w:t>
      </w:r>
      <w:r w:rsidRPr="007E06D9">
        <w:rPr>
          <w:rFonts w:ascii="inherit" w:hAnsi="inherit" w:cs="Arial"/>
          <w:color w:val="ED7D31" w:themeColor="accent2"/>
          <w:sz w:val="26"/>
          <w:szCs w:val="20"/>
        </w:rPr>
        <w:t>For most intents and purposes, this would count as a </w:t>
      </w:r>
      <w:hyperlink r:id="rId525" w:history="1">
        <w:r w:rsidRPr="007E06D9">
          <w:rPr>
            <w:rStyle w:val="Hyperlink"/>
            <w:rFonts w:ascii="inherit" w:eastAsiaTheme="majorEastAsia" w:hAnsi="inherit" w:cs="Arial"/>
            <w:color w:val="ED7D31" w:themeColor="accent2"/>
            <w:sz w:val="26"/>
            <w:szCs w:val="20"/>
            <w:bdr w:val="none" w:sz="0" w:space="0" w:color="auto" w:frame="1"/>
          </w:rPr>
          <w:t>symmetric distribution</w:t>
        </w:r>
      </w:hyperlink>
      <w:r w:rsidRPr="007E06D9">
        <w:rPr>
          <w:rFonts w:ascii="inherit" w:hAnsi="inherit" w:cs="Arial"/>
          <w:color w:val="ED7D31" w:themeColor="accent2"/>
          <w:sz w:val="26"/>
          <w:szCs w:val="20"/>
        </w:rPr>
        <w:t> as the skewness is so small</w:t>
      </w:r>
      <w:r w:rsidRPr="00D163E3">
        <w:rPr>
          <w:rFonts w:ascii="inherit" w:hAnsi="inherit" w:cs="Arial"/>
          <w:color w:val="777777"/>
          <w:sz w:val="26"/>
          <w:szCs w:val="20"/>
        </w:rPr>
        <w:t>.</w:t>
      </w:r>
    </w:p>
    <w:p w14:paraId="000C5BA9" w14:textId="724391A6" w:rsidR="00540CEB" w:rsidRDefault="00540CEB" w:rsidP="00CF00C7">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00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 Alternative Formula.</w:t>
      </w:r>
    </w:p>
    <w:p w14:paraId="25377A54" w14:textId="77777777" w:rsidR="00CF00C7" w:rsidRPr="00CF00C7" w:rsidRDefault="00CF00C7" w:rsidP="00CF00C7">
      <w:pPr>
        <w:rPr>
          <w:lang w:eastAsia="en-IN"/>
        </w:rPr>
      </w:pPr>
    </w:p>
    <w:p w14:paraId="75252201" w14:textId="4D6EE352"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F05EC1">
        <w:rPr>
          <w:rFonts w:ascii="inherit" w:hAnsi="inherit" w:cs="Arial"/>
          <w:color w:val="777777"/>
          <w:sz w:val="26"/>
          <w:szCs w:val="20"/>
        </w:rPr>
        <w:t>If you don’t know the mode, you won’t be able to use Pearson mode skewness. However, the direction of skewness can be also figured out by finding where the </w:t>
      </w:r>
      <w:hyperlink r:id="rId526" w:tgtFrame="_blank" w:history="1">
        <w:r w:rsidRPr="00F05EC1">
          <w:rPr>
            <w:rStyle w:val="Hyperlink"/>
            <w:rFonts w:ascii="inherit" w:eastAsiaTheme="majorEastAsia" w:hAnsi="inherit" w:cs="Arial"/>
            <w:color w:val="05A9C5"/>
            <w:sz w:val="26"/>
            <w:szCs w:val="20"/>
            <w:bdr w:val="none" w:sz="0" w:space="0" w:color="auto" w:frame="1"/>
          </w:rPr>
          <w:t>mean </w:t>
        </w:r>
      </w:hyperlink>
      <w:r w:rsidRPr="00F05EC1">
        <w:rPr>
          <w:rFonts w:ascii="inherit" w:hAnsi="inherit" w:cs="Arial"/>
          <w:color w:val="777777"/>
          <w:sz w:val="26"/>
          <w:szCs w:val="20"/>
        </w:rPr>
        <w:t>and the </w:t>
      </w:r>
      <w:hyperlink r:id="rId527" w:anchor="median" w:history="1">
        <w:r w:rsidRPr="00F05EC1">
          <w:rPr>
            <w:rStyle w:val="Hyperlink"/>
            <w:rFonts w:ascii="inherit" w:eastAsiaTheme="majorEastAsia" w:hAnsi="inherit" w:cs="Arial"/>
            <w:color w:val="05A9C5"/>
            <w:sz w:val="26"/>
            <w:szCs w:val="20"/>
            <w:bdr w:val="none" w:sz="0" w:space="0" w:color="auto" w:frame="1"/>
          </w:rPr>
          <w:t>median </w:t>
        </w:r>
      </w:hyperlink>
      <w:r w:rsidRPr="00F05EC1">
        <w:rPr>
          <w:rFonts w:ascii="inherit" w:hAnsi="inherit" w:cs="Arial"/>
          <w:color w:val="777777"/>
          <w:sz w:val="26"/>
          <w:szCs w:val="20"/>
        </w:rPr>
        <w:t>are. According to </w:t>
      </w:r>
      <w:hyperlink r:id="rId528" w:anchor="v=onepage&amp;q=pearson%20mean-mode&amp;f=false" w:tgtFrame="_blank" w:history="1">
        <w:r w:rsidRPr="00F05EC1">
          <w:rPr>
            <w:rStyle w:val="Hyperlink"/>
            <w:rFonts w:ascii="inherit" w:eastAsiaTheme="majorEastAsia" w:hAnsi="inherit" w:cs="Arial"/>
            <w:color w:val="05A9C5"/>
            <w:sz w:val="26"/>
            <w:szCs w:val="20"/>
            <w:bdr w:val="none" w:sz="0" w:space="0" w:color="auto" w:frame="1"/>
          </w:rPr>
          <w:t>Business Statistics</w:t>
        </w:r>
      </w:hyperlink>
      <w:r w:rsidRPr="00F05EC1">
        <w:rPr>
          <w:rFonts w:ascii="inherit" w:hAnsi="inherit" w:cs="Arial"/>
          <w:color w:val="777777"/>
          <w:sz w:val="26"/>
          <w:szCs w:val="20"/>
        </w:rPr>
        <w:t>, this leads to a second, equivalent formula:</w:t>
      </w:r>
    </w:p>
    <w:p w14:paraId="32139BE7" w14:textId="77777777" w:rsidR="00F05EC1" w:rsidRPr="00F05EC1" w:rsidRDefault="00F05EC1"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C9688BC" w14:textId="3550C1F6" w:rsidR="00540CEB" w:rsidRPr="00F05EC1" w:rsidRDefault="00540CEB" w:rsidP="00540CEB">
      <w:pPr>
        <w:pStyle w:val="NormalWeb"/>
        <w:shd w:val="clear" w:color="auto" w:fill="FFFFFF"/>
        <w:spacing w:before="0" w:beforeAutospacing="0" w:after="0" w:afterAutospacing="0"/>
        <w:textAlignment w:val="baseline"/>
        <w:rPr>
          <w:rStyle w:val="Strong"/>
          <w:rFonts w:ascii="inherit" w:hAnsi="inherit" w:cs="Arial"/>
          <w:color w:val="ED7D31" w:themeColor="accent2"/>
          <w:sz w:val="26"/>
          <w:szCs w:val="20"/>
          <w:bdr w:val="none" w:sz="0" w:space="0" w:color="auto" w:frame="1"/>
        </w:rPr>
      </w:pPr>
      <w:r w:rsidRPr="00F05EC1">
        <w:rPr>
          <w:rStyle w:val="Strong"/>
          <w:rFonts w:ascii="inherit" w:hAnsi="inherit" w:cs="Arial"/>
          <w:color w:val="ED7D31" w:themeColor="accent2"/>
          <w:sz w:val="26"/>
          <w:szCs w:val="20"/>
          <w:bdr w:val="none" w:sz="0" w:space="0" w:color="auto" w:frame="1"/>
        </w:rPr>
        <w:t>3(Mean – Median) / σ</w:t>
      </w:r>
    </w:p>
    <w:p w14:paraId="762DDA6C" w14:textId="77777777" w:rsidR="00F05EC1" w:rsidRPr="00F05EC1" w:rsidRDefault="00F05EC1"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26086C0A" w14:textId="77777777" w:rsidR="00540CEB" w:rsidRPr="00F05EC1" w:rsidRDefault="00540CEB" w:rsidP="00540CEB">
      <w:pPr>
        <w:pStyle w:val="NormalWeb"/>
        <w:shd w:val="clear" w:color="auto" w:fill="FFFFFF"/>
        <w:spacing w:before="0" w:beforeAutospacing="0" w:after="225" w:afterAutospacing="0"/>
        <w:textAlignment w:val="baseline"/>
        <w:rPr>
          <w:rFonts w:ascii="inherit" w:hAnsi="inherit" w:cs="Arial"/>
          <w:color w:val="777777"/>
          <w:sz w:val="26"/>
          <w:szCs w:val="20"/>
        </w:rPr>
      </w:pPr>
      <w:r w:rsidRPr="00F05EC1">
        <w:rPr>
          <w:rFonts w:ascii="inherit" w:hAnsi="inherit" w:cs="Arial"/>
          <w:color w:val="777777"/>
          <w:sz w:val="26"/>
          <w:szCs w:val="20"/>
        </w:rPr>
        <w:t xml:space="preserve">This formula is also called </w:t>
      </w:r>
      <w:r w:rsidRPr="00F05EC1">
        <w:rPr>
          <w:rFonts w:ascii="inherit" w:hAnsi="inherit" w:cs="Arial"/>
          <w:color w:val="ED7D31" w:themeColor="accent2"/>
          <w:sz w:val="26"/>
          <w:szCs w:val="20"/>
        </w:rPr>
        <w:t>Pearson’s second coefficient of skewness</w:t>
      </w:r>
      <w:r w:rsidRPr="00F05EC1">
        <w:rPr>
          <w:rFonts w:ascii="inherit" w:hAnsi="inherit" w:cs="Arial"/>
          <w:color w:val="777777"/>
          <w:sz w:val="26"/>
          <w:szCs w:val="20"/>
        </w:rPr>
        <w:t>.</w:t>
      </w:r>
    </w:p>
    <w:p w14:paraId="2C258A02" w14:textId="55D21421" w:rsidR="00540CEB" w:rsidRDefault="00540CEB" w:rsidP="00AF119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119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Pearson Mode Skewness: What the Results mean</w:t>
      </w:r>
    </w:p>
    <w:p w14:paraId="775B2BFF" w14:textId="77777777" w:rsidR="00AF119D" w:rsidRPr="00AF119D" w:rsidRDefault="00AF119D" w:rsidP="00AF119D">
      <w:pPr>
        <w:rPr>
          <w:lang w:eastAsia="en-IN"/>
        </w:rPr>
      </w:pPr>
    </w:p>
    <w:p w14:paraId="6E0D75F5" w14:textId="77777777" w:rsidR="00C775F3" w:rsidRPr="00BE38B3" w:rsidRDefault="00540CEB" w:rsidP="00540CEB">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BE38B3">
        <w:rPr>
          <w:rFonts w:ascii="inherit" w:hAnsi="inherit" w:cs="Arial"/>
          <w:color w:val="ED7D31" w:themeColor="accent2"/>
          <w:sz w:val="26"/>
          <w:szCs w:val="20"/>
        </w:rPr>
        <w:t xml:space="preserve">The difference between the mean and mode, or mean and median, will tell you </w:t>
      </w:r>
      <w:r w:rsidRPr="00BE38B3">
        <w:rPr>
          <w:rFonts w:ascii="inherit" w:hAnsi="inherit" w:cs="Arial"/>
          <w:b/>
          <w:color w:val="ED7D31" w:themeColor="accent2"/>
          <w:sz w:val="26"/>
          <w:szCs w:val="20"/>
        </w:rPr>
        <w:t>how far the distribution departs from symmetry</w:t>
      </w:r>
      <w:r w:rsidRPr="00BE38B3">
        <w:rPr>
          <w:rFonts w:ascii="inherit" w:hAnsi="inherit" w:cs="Arial"/>
          <w:color w:val="ED7D31" w:themeColor="accent2"/>
          <w:sz w:val="26"/>
          <w:szCs w:val="20"/>
        </w:rPr>
        <w:t>. A symmetric distribution (for example, the </w:t>
      </w:r>
      <w:hyperlink r:id="rId529" w:history="1">
        <w:r w:rsidRPr="00BE38B3">
          <w:rPr>
            <w:rStyle w:val="Hyperlink"/>
            <w:rFonts w:ascii="inherit" w:eastAsiaTheme="majorEastAsia" w:hAnsi="inherit" w:cs="Arial"/>
            <w:color w:val="ED7D31" w:themeColor="accent2"/>
            <w:sz w:val="26"/>
            <w:szCs w:val="20"/>
            <w:bdr w:val="none" w:sz="0" w:space="0" w:color="auto" w:frame="1"/>
          </w:rPr>
          <w:t>normal distribution</w:t>
        </w:r>
      </w:hyperlink>
      <w:r w:rsidRPr="00BE38B3">
        <w:rPr>
          <w:rFonts w:ascii="inherit" w:hAnsi="inherit" w:cs="Arial"/>
          <w:color w:val="ED7D31" w:themeColor="accent2"/>
          <w:sz w:val="26"/>
          <w:szCs w:val="20"/>
        </w:rPr>
        <w:t>) has a skewness of zero.</w:t>
      </w:r>
    </w:p>
    <w:p w14:paraId="372C486B" w14:textId="6A82554B" w:rsidR="00540CEB" w:rsidRDefault="00540CEB" w:rsidP="00540CEB">
      <w:pPr>
        <w:pStyle w:val="NormalWeb"/>
        <w:shd w:val="clear" w:color="auto" w:fill="FFFFFF"/>
        <w:spacing w:before="0" w:beforeAutospacing="0" w:after="0" w:afterAutospacing="0"/>
        <w:textAlignment w:val="baseline"/>
        <w:rPr>
          <w:rFonts w:ascii="inherit" w:hAnsi="inherit" w:cs="Arial"/>
          <w:color w:val="777777"/>
          <w:sz w:val="26"/>
          <w:szCs w:val="20"/>
        </w:rPr>
      </w:pPr>
      <w:r w:rsidRPr="00BE38B3">
        <w:rPr>
          <w:rFonts w:ascii="inherit" w:hAnsi="inherit" w:cs="Arial"/>
          <w:color w:val="ED7D31" w:themeColor="accent2"/>
          <w:sz w:val="26"/>
          <w:szCs w:val="20"/>
        </w:rPr>
        <w:br/>
        <w:t>Both equations give you results in </w:t>
      </w:r>
      <w:hyperlink r:id="rId530" w:tgtFrame="_blank" w:history="1">
        <w:r w:rsidRPr="00BE38B3">
          <w:rPr>
            <w:rStyle w:val="Hyperlink"/>
            <w:rFonts w:ascii="inherit" w:eastAsiaTheme="majorEastAsia" w:hAnsi="inherit" w:cs="Arial"/>
            <w:color w:val="ED7D31" w:themeColor="accent2"/>
            <w:sz w:val="26"/>
            <w:szCs w:val="20"/>
            <w:bdr w:val="none" w:sz="0" w:space="0" w:color="auto" w:frame="1"/>
          </w:rPr>
          <w:t>standard deviations</w:t>
        </w:r>
      </w:hyperlink>
      <w:r w:rsidRPr="00BE38B3">
        <w:rPr>
          <w:rFonts w:ascii="inherit" w:hAnsi="inherit" w:cs="Arial"/>
          <w:color w:val="ED7D31" w:themeColor="accent2"/>
          <w:sz w:val="26"/>
          <w:szCs w:val="20"/>
        </w:rPr>
        <w:t>, which are dimensionless units of measurement from the mean</w:t>
      </w:r>
      <w:r w:rsidRPr="00C775F3">
        <w:rPr>
          <w:rFonts w:ascii="inherit" w:hAnsi="inherit" w:cs="Arial"/>
          <w:color w:val="777777"/>
          <w:sz w:val="26"/>
          <w:szCs w:val="20"/>
        </w:rPr>
        <w:t>.</w:t>
      </w:r>
    </w:p>
    <w:p w14:paraId="250F1276" w14:textId="77777777" w:rsidR="00F53F24" w:rsidRPr="00C775F3" w:rsidRDefault="00F53F24" w:rsidP="00540CEB">
      <w:pPr>
        <w:pStyle w:val="NormalWeb"/>
        <w:shd w:val="clear" w:color="auto" w:fill="FFFFFF"/>
        <w:spacing w:before="0" w:beforeAutospacing="0" w:after="0" w:afterAutospacing="0"/>
        <w:textAlignment w:val="baseline"/>
        <w:rPr>
          <w:rFonts w:ascii="inherit" w:hAnsi="inherit" w:cs="Arial"/>
          <w:color w:val="777777"/>
          <w:sz w:val="26"/>
          <w:szCs w:val="20"/>
        </w:rPr>
      </w:pPr>
    </w:p>
    <w:p w14:paraId="1A9912C2" w14:textId="7D716933" w:rsidR="00753CD2" w:rsidRPr="00753CD2" w:rsidRDefault="003C21F3" w:rsidP="00263770">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63770">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w:t>
      </w:r>
    </w:p>
    <w:p w14:paraId="6030A3FE" w14:textId="77777777" w:rsidR="00753CD2" w:rsidRDefault="003C21F3" w:rsidP="003C21F3">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45D67868" wp14:editId="552C2E31">
            <wp:extent cx="1988820" cy="1676400"/>
            <wp:effectExtent l="0" t="0" r="0" b="0"/>
            <wp:docPr id="232" name="Picture 232" descr="bowley skewness">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wley skewness">
                      <a:hlinkClick r:id="rId531"/>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988820" cy="1676400"/>
                    </a:xfrm>
                    <a:prstGeom prst="rect">
                      <a:avLst/>
                    </a:prstGeom>
                    <a:noFill/>
                    <a:ln>
                      <a:noFill/>
                    </a:ln>
                  </pic:spPr>
                </pic:pic>
              </a:graphicData>
            </a:graphic>
          </wp:inline>
        </w:drawing>
      </w:r>
    </w:p>
    <w:p w14:paraId="04BBCFC1" w14:textId="0D5DCF96" w:rsidR="003C21F3"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77A27">
        <w:rPr>
          <w:rFonts w:ascii="inherit" w:hAnsi="inherit" w:cs="Arial"/>
          <w:color w:val="777777"/>
          <w:szCs w:val="20"/>
        </w:rPr>
        <w:t>Bowley </w:t>
      </w:r>
      <w:hyperlink r:id="rId533" w:tgtFrame="_blank" w:history="1">
        <w:r w:rsidRPr="00177A27">
          <w:rPr>
            <w:rStyle w:val="Hyperlink"/>
            <w:rFonts w:ascii="inherit" w:eastAsiaTheme="majorEastAsia" w:hAnsi="inherit" w:cs="Arial"/>
            <w:color w:val="05A9C5"/>
            <w:szCs w:val="20"/>
            <w:bdr w:val="none" w:sz="0" w:space="0" w:color="auto" w:frame="1"/>
          </w:rPr>
          <w:t>skewness </w:t>
        </w:r>
      </w:hyperlink>
      <w:r w:rsidRPr="00177A27">
        <w:rPr>
          <w:rFonts w:ascii="inherit" w:hAnsi="inherit" w:cs="Arial"/>
          <w:color w:val="777777"/>
          <w:szCs w:val="20"/>
        </w:rPr>
        <w:t>is a way to figure out if you have a positively-skewed or negatively skewed distribution. One of the most popular ways to find skewness is the </w:t>
      </w:r>
      <w:hyperlink r:id="rId534" w:tgtFrame="_blank" w:history="1">
        <w:r w:rsidRPr="00177A27">
          <w:rPr>
            <w:rStyle w:val="Hyperlink"/>
            <w:rFonts w:ascii="inherit" w:eastAsiaTheme="majorEastAsia" w:hAnsi="inherit" w:cs="Arial"/>
            <w:color w:val="05A9C5"/>
            <w:szCs w:val="20"/>
            <w:bdr w:val="none" w:sz="0" w:space="0" w:color="auto" w:frame="1"/>
          </w:rPr>
          <w:t>Pearson Mode Skewness</w:t>
        </w:r>
      </w:hyperlink>
      <w:r w:rsidRPr="00177A27">
        <w:rPr>
          <w:rFonts w:ascii="inherit" w:hAnsi="inherit" w:cs="Arial"/>
          <w:color w:val="777777"/>
          <w:szCs w:val="20"/>
        </w:rPr>
        <w:t> formula. However, in order to use it you must know the </w:t>
      </w:r>
      <w:hyperlink r:id="rId535" w:tgtFrame="_blank" w:history="1">
        <w:r w:rsidRPr="00177A27">
          <w:rPr>
            <w:rStyle w:val="Hyperlink"/>
            <w:rFonts w:ascii="inherit" w:eastAsiaTheme="majorEastAsia" w:hAnsi="inherit" w:cs="Arial"/>
            <w:color w:val="05A9C5"/>
            <w:szCs w:val="20"/>
            <w:bdr w:val="none" w:sz="0" w:space="0" w:color="auto" w:frame="1"/>
          </w:rPr>
          <w:t>mean, mode (or median)</w:t>
        </w:r>
      </w:hyperlink>
      <w:r w:rsidRPr="00177A27">
        <w:rPr>
          <w:rFonts w:ascii="inherit" w:hAnsi="inherit" w:cs="Arial"/>
          <w:color w:val="777777"/>
          <w:szCs w:val="20"/>
        </w:rPr>
        <w:t> and </w:t>
      </w:r>
      <w:hyperlink r:id="rId536" w:tgtFrame="_blank" w:history="1">
        <w:r w:rsidRPr="00177A27">
          <w:rPr>
            <w:rStyle w:val="Hyperlink"/>
            <w:rFonts w:ascii="inherit" w:eastAsiaTheme="majorEastAsia" w:hAnsi="inherit" w:cs="Arial"/>
            <w:color w:val="05A9C5"/>
            <w:szCs w:val="20"/>
            <w:bdr w:val="none" w:sz="0" w:space="0" w:color="auto" w:frame="1"/>
          </w:rPr>
          <w:t>standard deviation</w:t>
        </w:r>
      </w:hyperlink>
      <w:r w:rsidRPr="00177A27">
        <w:rPr>
          <w:rFonts w:ascii="inherit" w:hAnsi="inherit" w:cs="Arial"/>
          <w:color w:val="777777"/>
          <w:szCs w:val="20"/>
        </w:rPr>
        <w:t xml:space="preserve"> for your data. Sometimes you might not have that information; Instead </w:t>
      </w:r>
      <w:r w:rsidRPr="004820E2">
        <w:rPr>
          <w:rFonts w:ascii="inherit" w:hAnsi="inherit" w:cs="Arial"/>
          <w:color w:val="ED7D31" w:themeColor="accent2"/>
          <w:szCs w:val="20"/>
        </w:rPr>
        <w:t>you might have information about your </w:t>
      </w:r>
      <w:hyperlink r:id="rId537" w:tgtFrame="_blank" w:history="1">
        <w:r w:rsidRPr="004820E2">
          <w:rPr>
            <w:rStyle w:val="Hyperlink"/>
            <w:rFonts w:ascii="inherit" w:eastAsiaTheme="majorEastAsia" w:hAnsi="inherit" w:cs="Arial"/>
            <w:color w:val="ED7D31" w:themeColor="accent2"/>
            <w:szCs w:val="20"/>
            <w:bdr w:val="none" w:sz="0" w:space="0" w:color="auto" w:frame="1"/>
          </w:rPr>
          <w:t>quartiles</w:t>
        </w:r>
      </w:hyperlink>
      <w:r w:rsidRPr="004820E2">
        <w:rPr>
          <w:rFonts w:ascii="inherit" w:hAnsi="inherit" w:cs="Arial"/>
          <w:color w:val="ED7D31" w:themeColor="accent2"/>
          <w:szCs w:val="20"/>
        </w:rPr>
        <w:t xml:space="preserve">. If that’s the case, you can use Bowley Skewness as an alternative to find out more about the asymmetry of your distribution. It’s very useful if you have </w:t>
      </w:r>
      <w:r w:rsidRPr="004820E2">
        <w:rPr>
          <w:rFonts w:ascii="inherit" w:hAnsi="inherit" w:cs="Arial"/>
          <w:color w:val="00B0F0"/>
          <w:szCs w:val="20"/>
        </w:rPr>
        <w:t>extreme data values (</w:t>
      </w:r>
      <w:hyperlink r:id="rId538" w:history="1">
        <w:r w:rsidRPr="004820E2">
          <w:rPr>
            <w:rStyle w:val="Hyperlink"/>
            <w:rFonts w:ascii="inherit" w:eastAsiaTheme="majorEastAsia" w:hAnsi="inherit" w:cs="Arial"/>
            <w:color w:val="00B0F0"/>
            <w:szCs w:val="20"/>
            <w:bdr w:val="none" w:sz="0" w:space="0" w:color="auto" w:frame="1"/>
          </w:rPr>
          <w:t>outliers</w:t>
        </w:r>
      </w:hyperlink>
      <w:r w:rsidRPr="004820E2">
        <w:rPr>
          <w:rFonts w:ascii="inherit" w:hAnsi="inherit" w:cs="Arial"/>
          <w:color w:val="00B0F0"/>
          <w:szCs w:val="20"/>
        </w:rPr>
        <w:t>)</w:t>
      </w:r>
      <w:r w:rsidRPr="004820E2">
        <w:rPr>
          <w:rFonts w:ascii="inherit" w:hAnsi="inherit" w:cs="Arial"/>
          <w:color w:val="ED7D31" w:themeColor="accent2"/>
          <w:szCs w:val="20"/>
        </w:rPr>
        <w:t>or if you have an </w:t>
      </w:r>
      <w:hyperlink r:id="rId539" w:tgtFrame="_blank" w:history="1">
        <w:r w:rsidRPr="004820E2">
          <w:rPr>
            <w:rStyle w:val="Hyperlink"/>
            <w:rFonts w:ascii="inherit" w:eastAsiaTheme="majorEastAsia" w:hAnsi="inherit" w:cs="Arial"/>
            <w:color w:val="00B0F0"/>
            <w:szCs w:val="20"/>
            <w:bdr w:val="none" w:sz="0" w:space="0" w:color="auto" w:frame="1"/>
          </w:rPr>
          <w:t>open-ended distribution</w:t>
        </w:r>
      </w:hyperlink>
      <w:r w:rsidRPr="004820E2">
        <w:rPr>
          <w:rFonts w:ascii="inherit" w:hAnsi="inherit" w:cs="Arial"/>
          <w:color w:val="ED7D31" w:themeColor="accent2"/>
          <w:szCs w:val="20"/>
        </w:rPr>
        <w:t>.</w:t>
      </w:r>
    </w:p>
    <w:p w14:paraId="62F15A13" w14:textId="77777777" w:rsidR="003A4163" w:rsidRPr="00177A27" w:rsidRDefault="003A4163"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341DC16E" w14:textId="146F7D66" w:rsidR="003C21F3" w:rsidRDefault="003C21F3" w:rsidP="003C21F3">
      <w:pPr>
        <w:pStyle w:val="Heading3"/>
        <w:shd w:val="clear" w:color="auto" w:fill="FFFFFF"/>
        <w:spacing w:before="0" w:line="480" w:lineRule="atLeast"/>
        <w:textAlignment w:val="baseline"/>
        <w:rPr>
          <w:rFonts w:ascii="Arial" w:hAnsi="Arial" w:cs="Arial"/>
          <w:b/>
          <w:bCs/>
          <w:color w:val="555555"/>
          <w:sz w:val="39"/>
          <w:szCs w:val="39"/>
        </w:rPr>
      </w:pPr>
      <w:r w:rsidRPr="007D688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 Formula</w:t>
      </w:r>
    </w:p>
    <w:p w14:paraId="142A7D36" w14:textId="77777777" w:rsidR="007D688D" w:rsidRPr="007D688D" w:rsidRDefault="007D688D" w:rsidP="007D688D"/>
    <w:p w14:paraId="74927A24" w14:textId="22643A1A" w:rsidR="003C21F3" w:rsidRDefault="003A4163" w:rsidP="003C21F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7A15C332" wp14:editId="376734B5">
            <wp:extent cx="4572000" cy="3429000"/>
            <wp:effectExtent l="0" t="0" r="0" b="0"/>
            <wp:docPr id="233" name="Video 233">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Video 233">
                      <a:hlinkClick r:id="rId540"/>
                    </pic:cNvPr>
                    <pic:cNvPicPr/>
                  </pic:nvPicPr>
                  <pic:blipFill>
                    <a:blip r:embed="rId54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34U6Wg1c_U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264A779" w14:textId="77777777" w:rsidR="003C21F3" w:rsidRPr="00AA2D39" w:rsidRDefault="003C21F3" w:rsidP="003C21F3">
      <w:pPr>
        <w:shd w:val="clear" w:color="auto" w:fill="FFFFFF"/>
        <w:textAlignment w:val="baseline"/>
        <w:rPr>
          <w:rFonts w:ascii="Arial" w:hAnsi="Arial" w:cs="Arial"/>
          <w:color w:val="ED7D31" w:themeColor="accent2"/>
          <w:sz w:val="24"/>
          <w:szCs w:val="20"/>
        </w:rPr>
      </w:pPr>
      <w:r>
        <w:rPr>
          <w:rFonts w:ascii="Arial" w:hAnsi="Arial" w:cs="Arial"/>
          <w:color w:val="777777"/>
          <w:sz w:val="20"/>
          <w:szCs w:val="20"/>
        </w:rPr>
        <w:br/>
      </w:r>
      <w:r w:rsidRPr="00AA2D39">
        <w:rPr>
          <w:rFonts w:ascii="inherit" w:hAnsi="inherit" w:cs="Arial"/>
          <w:color w:val="ED7D31" w:themeColor="accent2"/>
          <w:sz w:val="24"/>
          <w:szCs w:val="20"/>
          <w:bdr w:val="none" w:sz="0" w:space="0" w:color="auto" w:frame="1"/>
        </w:rPr>
        <w:t>Bowley Skewness = Q</w:t>
      </w:r>
      <w:r w:rsidRPr="00AA2D39">
        <w:rPr>
          <w:rFonts w:ascii="inherit" w:hAnsi="inherit" w:cs="Arial"/>
          <w:color w:val="ED7D31" w:themeColor="accent2"/>
          <w:sz w:val="19"/>
          <w:szCs w:val="15"/>
          <w:bdr w:val="none" w:sz="0" w:space="0" w:color="auto" w:frame="1"/>
          <w:vertAlign w:val="subscript"/>
        </w:rPr>
        <w:t>3</w:t>
      </w:r>
      <w:r w:rsidRPr="00AA2D39">
        <w:rPr>
          <w:rFonts w:ascii="inherit" w:hAnsi="inherit" w:cs="Arial"/>
          <w:color w:val="ED7D31" w:themeColor="accent2"/>
          <w:sz w:val="24"/>
          <w:szCs w:val="20"/>
          <w:bdr w:val="none" w:sz="0" w:space="0" w:color="auto" w:frame="1"/>
        </w:rPr>
        <w:t>+Q</w:t>
      </w:r>
      <w:r w:rsidRPr="00AA2D39">
        <w:rPr>
          <w:rFonts w:ascii="inherit" w:hAnsi="inherit" w:cs="Arial"/>
          <w:color w:val="ED7D31" w:themeColor="accent2"/>
          <w:sz w:val="19"/>
          <w:szCs w:val="15"/>
          <w:bdr w:val="none" w:sz="0" w:space="0" w:color="auto" w:frame="1"/>
          <w:vertAlign w:val="subscript"/>
        </w:rPr>
        <w:t>1</w:t>
      </w:r>
      <w:r w:rsidRPr="00AA2D39">
        <w:rPr>
          <w:rFonts w:ascii="inherit" w:hAnsi="inherit" w:cs="Arial"/>
          <w:color w:val="ED7D31" w:themeColor="accent2"/>
          <w:sz w:val="24"/>
          <w:szCs w:val="20"/>
          <w:bdr w:val="none" w:sz="0" w:space="0" w:color="auto" w:frame="1"/>
        </w:rPr>
        <w:t> – 2Q</w:t>
      </w:r>
      <w:r w:rsidRPr="00AA2D39">
        <w:rPr>
          <w:rFonts w:ascii="inherit" w:hAnsi="inherit" w:cs="Arial"/>
          <w:color w:val="ED7D31" w:themeColor="accent2"/>
          <w:sz w:val="19"/>
          <w:szCs w:val="15"/>
          <w:bdr w:val="none" w:sz="0" w:space="0" w:color="auto" w:frame="1"/>
          <w:vertAlign w:val="subscript"/>
        </w:rPr>
        <w:t>2</w:t>
      </w:r>
      <w:r w:rsidRPr="00AA2D39">
        <w:rPr>
          <w:rFonts w:ascii="inherit" w:hAnsi="inherit" w:cs="Arial"/>
          <w:color w:val="ED7D31" w:themeColor="accent2"/>
          <w:sz w:val="24"/>
          <w:szCs w:val="20"/>
          <w:bdr w:val="none" w:sz="0" w:space="0" w:color="auto" w:frame="1"/>
        </w:rPr>
        <w:t> / (Q</w:t>
      </w:r>
      <w:r w:rsidRPr="00AA2D39">
        <w:rPr>
          <w:rFonts w:ascii="inherit" w:hAnsi="inherit" w:cs="Arial"/>
          <w:color w:val="ED7D31" w:themeColor="accent2"/>
          <w:sz w:val="19"/>
          <w:szCs w:val="15"/>
          <w:bdr w:val="none" w:sz="0" w:space="0" w:color="auto" w:frame="1"/>
          <w:vertAlign w:val="subscript"/>
        </w:rPr>
        <w:t>3</w:t>
      </w:r>
      <w:r w:rsidRPr="00AA2D39">
        <w:rPr>
          <w:rFonts w:ascii="inherit" w:hAnsi="inherit" w:cs="Arial"/>
          <w:color w:val="ED7D31" w:themeColor="accent2"/>
          <w:sz w:val="24"/>
          <w:szCs w:val="20"/>
          <w:bdr w:val="none" w:sz="0" w:space="0" w:color="auto" w:frame="1"/>
        </w:rPr>
        <w:t> – Q1)</w:t>
      </w:r>
    </w:p>
    <w:p w14:paraId="5A79921D" w14:textId="77777777"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 0 means that the curve is symmetrical.</w:t>
      </w:r>
    </w:p>
    <w:p w14:paraId="04E7557B" w14:textId="77777777"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&gt; 0 means the curve is positively skewed.</w:t>
      </w:r>
    </w:p>
    <w:p w14:paraId="39C6F539" w14:textId="2FD2020D" w:rsidR="003C21F3" w:rsidRPr="00AA2D39" w:rsidRDefault="003C21F3" w:rsidP="00D82F24">
      <w:pPr>
        <w:numPr>
          <w:ilvl w:val="0"/>
          <w:numId w:val="100"/>
        </w:numPr>
        <w:shd w:val="clear" w:color="auto" w:fill="FFFFFF"/>
        <w:spacing w:after="0" w:line="240" w:lineRule="auto"/>
        <w:ind w:left="450"/>
        <w:textAlignment w:val="baseline"/>
        <w:rPr>
          <w:rFonts w:ascii="inherit" w:hAnsi="inherit" w:cs="Arial"/>
          <w:color w:val="777777"/>
          <w:sz w:val="24"/>
          <w:szCs w:val="20"/>
        </w:rPr>
      </w:pPr>
      <w:r w:rsidRPr="00AA2D39">
        <w:rPr>
          <w:rFonts w:ascii="inherit" w:hAnsi="inherit" w:cs="Arial"/>
          <w:color w:val="777777"/>
          <w:sz w:val="24"/>
          <w:szCs w:val="20"/>
        </w:rPr>
        <w:t>Skewness &lt; 0 means the curve is negatively skewed.</w:t>
      </w:r>
    </w:p>
    <w:p w14:paraId="26A57914" w14:textId="77777777" w:rsidR="00AA2D39" w:rsidRDefault="00AA2D39" w:rsidP="00AA2D39">
      <w:pPr>
        <w:shd w:val="clear" w:color="auto" w:fill="FFFFFF"/>
        <w:spacing w:after="0" w:line="240" w:lineRule="auto"/>
        <w:ind w:left="450"/>
        <w:textAlignment w:val="baseline"/>
        <w:rPr>
          <w:rFonts w:ascii="inherit" w:hAnsi="inherit" w:cs="Arial"/>
          <w:color w:val="777777"/>
          <w:sz w:val="20"/>
          <w:szCs w:val="20"/>
        </w:rPr>
      </w:pPr>
    </w:p>
    <w:p w14:paraId="20BA65A0" w14:textId="710D25B1" w:rsidR="003C21F3" w:rsidRDefault="003C21F3" w:rsidP="00CA48CF">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A48C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Bowley Skewness Worked Example</w:t>
      </w:r>
    </w:p>
    <w:p w14:paraId="206BF675" w14:textId="77777777" w:rsidR="00CA48CF" w:rsidRPr="00CA48CF" w:rsidRDefault="00CA48CF" w:rsidP="00CA48CF">
      <w:pPr>
        <w:rPr>
          <w:lang w:eastAsia="en-IN"/>
        </w:rPr>
      </w:pPr>
    </w:p>
    <w:p w14:paraId="5DBD6806" w14:textId="77777777" w:rsid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t>Q. Find the Bowley Skewness for the following set of data:</w:t>
      </w:r>
    </w:p>
    <w:p w14:paraId="29D95D67" w14:textId="464CA624" w:rsidR="003C21F3"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br/>
      </w:r>
      <w:r w:rsidRPr="007C2A0C">
        <w:rPr>
          <w:rFonts w:ascii="inherit" w:hAnsi="inherit" w:cs="Arial"/>
          <w:noProof/>
          <w:color w:val="05A9C5"/>
          <w:szCs w:val="20"/>
          <w:bdr w:val="none" w:sz="0" w:space="0" w:color="auto" w:frame="1"/>
        </w:rPr>
        <w:drawing>
          <wp:inline distT="0" distB="0" distL="0" distR="0" wp14:anchorId="61B58782" wp14:editId="52FBF5B2">
            <wp:extent cx="2857500" cy="1310640"/>
            <wp:effectExtent l="0" t="0" r="0" b="3810"/>
            <wp:docPr id="230" name="Picture 230" descr="bowley skewness example">
              <a:hlinkClick xmlns:a="http://schemas.openxmlformats.org/drawingml/2006/main" r:id="rId5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wley skewness example">
                      <a:hlinkClick r:id="rId542"/>
                    </pic:cNvPr>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058E8581" w14:textId="77777777" w:rsidR="007C2A0C" w:rsidRPr="007C2A0C" w:rsidRDefault="007C2A0C"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18121180" w14:textId="77777777" w:rsidR="00D06150"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0000FF"/>
          <w:szCs w:val="20"/>
          <w:bdr w:val="none" w:sz="0" w:space="0" w:color="auto" w:frame="1"/>
        </w:rPr>
        <w:t>Step 1: </w:t>
      </w:r>
      <w:r w:rsidRPr="007C2A0C">
        <w:rPr>
          <w:rFonts w:ascii="inherit" w:hAnsi="inherit" w:cs="Arial"/>
          <w:color w:val="777777"/>
          <w:szCs w:val="20"/>
        </w:rPr>
        <w:t>Find the </w:t>
      </w:r>
      <w:hyperlink r:id="rId544" w:history="1">
        <w:r w:rsidRPr="007C2A0C">
          <w:rPr>
            <w:rStyle w:val="Hyperlink"/>
            <w:rFonts w:ascii="inherit" w:eastAsiaTheme="majorEastAsia" w:hAnsi="inherit" w:cs="Arial"/>
            <w:color w:val="05A9C5"/>
            <w:szCs w:val="20"/>
            <w:bdr w:val="none" w:sz="0" w:space="0" w:color="auto" w:frame="1"/>
          </w:rPr>
          <w:t>Quartiles </w:t>
        </w:r>
      </w:hyperlink>
      <w:r w:rsidRPr="007C2A0C">
        <w:rPr>
          <w:rFonts w:ascii="inherit" w:hAnsi="inherit" w:cs="Arial"/>
          <w:color w:val="777777"/>
          <w:szCs w:val="20"/>
        </w:rPr>
        <w:t>for the data set. You’ll want to look for the “nth” observation using the following formulas:</w:t>
      </w:r>
    </w:p>
    <w:p w14:paraId="12E10DB0" w14:textId="7A0E77AD" w:rsidR="003C21F3" w:rsidRP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t xml:space="preserve"> = (total cum </w:t>
      </w:r>
      <w:proofErr w:type="spellStart"/>
      <w:r w:rsidRPr="007C2A0C">
        <w:rPr>
          <w:rFonts w:ascii="inherit" w:hAnsi="inherit" w:cs="Arial"/>
          <w:color w:val="777777"/>
          <w:szCs w:val="20"/>
        </w:rPr>
        <w:t>freq</w:t>
      </w:r>
      <w:proofErr w:type="spellEnd"/>
      <w:r w:rsidRPr="007C2A0C">
        <w:rPr>
          <w:rFonts w:ascii="inherit" w:hAnsi="inherit" w:cs="Arial"/>
          <w:color w:val="777777"/>
          <w:szCs w:val="20"/>
        </w:rPr>
        <w:t xml:space="preserve"> + 1</w:t>
      </w:r>
      <w:r w:rsidR="007C2A0C">
        <w:rPr>
          <w:rFonts w:ascii="inherit" w:hAnsi="inherit" w:cs="Arial"/>
          <w:color w:val="777777"/>
          <w:szCs w:val="20"/>
        </w:rPr>
        <w:t>)</w:t>
      </w:r>
      <w:r w:rsidRPr="007C2A0C">
        <w:rPr>
          <w:rFonts w:ascii="inherit" w:hAnsi="inherit" w:cs="Arial"/>
          <w:color w:val="777777"/>
          <w:szCs w:val="20"/>
        </w:rPr>
        <w:t xml:space="preserve"> / 4</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xml:space="preserve"> observation = (230 + 1 / </w:t>
      </w:r>
      <w:proofErr w:type="gramStart"/>
      <w:r w:rsidRPr="007C2A0C">
        <w:rPr>
          <w:rFonts w:ascii="inherit" w:hAnsi="inherit" w:cs="Arial"/>
          <w:color w:val="777777"/>
          <w:szCs w:val="20"/>
        </w:rPr>
        <w:t>4 )</w:t>
      </w:r>
      <w:proofErr w:type="gramEnd"/>
      <w:r w:rsidRPr="007C2A0C">
        <w:rPr>
          <w:rFonts w:ascii="inherit" w:hAnsi="inherit" w:cs="Arial"/>
          <w:color w:val="777777"/>
          <w:szCs w:val="20"/>
        </w:rPr>
        <w:t xml:space="preserve"> = 57.75</w:t>
      </w: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2</w:t>
      </w:r>
      <w:r w:rsidRPr="007C2A0C">
        <w:rPr>
          <w:rFonts w:ascii="inherit" w:hAnsi="inherit" w:cs="Arial"/>
          <w:color w:val="777777"/>
          <w:szCs w:val="20"/>
        </w:rPr>
        <w:t xml:space="preserve"> = (total cum </w:t>
      </w:r>
      <w:proofErr w:type="spellStart"/>
      <w:r w:rsidRPr="007C2A0C">
        <w:rPr>
          <w:rFonts w:ascii="inherit" w:hAnsi="inherit" w:cs="Arial"/>
          <w:color w:val="777777"/>
          <w:szCs w:val="20"/>
        </w:rPr>
        <w:t>freq</w:t>
      </w:r>
      <w:proofErr w:type="spellEnd"/>
      <w:r w:rsidRPr="007C2A0C">
        <w:rPr>
          <w:rFonts w:ascii="inherit" w:hAnsi="inherit" w:cs="Arial"/>
          <w:color w:val="777777"/>
          <w:szCs w:val="20"/>
        </w:rPr>
        <w:t xml:space="preserve"> + 1 </w:t>
      </w:r>
      <w:r w:rsidR="007C2A0C">
        <w:rPr>
          <w:rFonts w:ascii="inherit" w:hAnsi="inherit" w:cs="Arial"/>
          <w:color w:val="777777"/>
          <w:szCs w:val="20"/>
        </w:rPr>
        <w:t>)</w:t>
      </w:r>
      <w:r w:rsidRPr="007C2A0C">
        <w:rPr>
          <w:rFonts w:ascii="inherit" w:hAnsi="inherit" w:cs="Arial"/>
          <w:color w:val="777777"/>
          <w:szCs w:val="20"/>
        </w:rPr>
        <w:t>/ 2</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observation = (230 + 1 / 2 ) = 115.5</w:t>
      </w:r>
      <w:r w:rsidRPr="007C2A0C">
        <w:rPr>
          <w:rFonts w:ascii="inherit" w:hAnsi="inherit" w:cs="Arial"/>
          <w:color w:val="777777"/>
          <w:szCs w:val="20"/>
        </w:rPr>
        <w:br/>
        <w:t>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xml:space="preserve"> = (total cum </w:t>
      </w:r>
      <w:proofErr w:type="spellStart"/>
      <w:r w:rsidRPr="007C2A0C">
        <w:rPr>
          <w:rFonts w:ascii="inherit" w:hAnsi="inherit" w:cs="Arial"/>
          <w:color w:val="777777"/>
          <w:szCs w:val="20"/>
        </w:rPr>
        <w:t>freq</w:t>
      </w:r>
      <w:proofErr w:type="spellEnd"/>
      <w:r w:rsidRPr="007C2A0C">
        <w:rPr>
          <w:rFonts w:ascii="inherit" w:hAnsi="inherit" w:cs="Arial"/>
          <w:color w:val="777777"/>
          <w:szCs w:val="20"/>
        </w:rPr>
        <w:t xml:space="preserve"> + 1</w:t>
      </w:r>
      <w:r w:rsidR="007C2A0C">
        <w:rPr>
          <w:rFonts w:ascii="inherit" w:hAnsi="inherit" w:cs="Arial"/>
          <w:color w:val="777777"/>
          <w:szCs w:val="20"/>
        </w:rPr>
        <w:t>)</w:t>
      </w:r>
      <w:r w:rsidRPr="007C2A0C">
        <w:rPr>
          <w:rFonts w:ascii="inherit" w:hAnsi="inherit" w:cs="Arial"/>
          <w:color w:val="777777"/>
          <w:szCs w:val="20"/>
        </w:rPr>
        <w:t xml:space="preserve"> </w:t>
      </w:r>
      <w:r w:rsidR="007C2A0C">
        <w:rPr>
          <w:rFonts w:ascii="inherit" w:hAnsi="inherit" w:cs="Arial"/>
          <w:color w:val="777777"/>
          <w:szCs w:val="20"/>
        </w:rPr>
        <w:t>3</w:t>
      </w:r>
      <w:r w:rsidRPr="007C2A0C">
        <w:rPr>
          <w:rFonts w:ascii="inherit" w:hAnsi="inherit" w:cs="Arial"/>
          <w:color w:val="777777"/>
          <w:szCs w:val="20"/>
        </w:rPr>
        <w:t>/ 4</w:t>
      </w:r>
      <w:r w:rsidRPr="007C2A0C">
        <w:rPr>
          <w:rFonts w:ascii="inherit" w:hAnsi="inherit" w:cs="Arial"/>
          <w:color w:val="777777"/>
          <w:sz w:val="19"/>
          <w:szCs w:val="15"/>
          <w:bdr w:val="none" w:sz="0" w:space="0" w:color="auto" w:frame="1"/>
          <w:vertAlign w:val="superscript"/>
        </w:rPr>
        <w:t>th</w:t>
      </w:r>
      <w:r w:rsidRPr="007C2A0C">
        <w:rPr>
          <w:rFonts w:ascii="inherit" w:hAnsi="inherit" w:cs="Arial"/>
          <w:color w:val="777777"/>
          <w:szCs w:val="20"/>
        </w:rPr>
        <w:t> observation = 3(230 + 1 / 4) = 173.25</w:t>
      </w:r>
    </w:p>
    <w:p w14:paraId="02004C83" w14:textId="77777777" w:rsidR="00513A90" w:rsidRDefault="00513A90" w:rsidP="003C21F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ED6E789" w14:textId="6E3F006D" w:rsidR="003C21F3" w:rsidRPr="00F8788D"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C2A0C">
        <w:rPr>
          <w:rFonts w:ascii="inherit" w:hAnsi="inherit" w:cs="Arial"/>
          <w:color w:val="0000FF"/>
          <w:szCs w:val="20"/>
          <w:bdr w:val="none" w:sz="0" w:space="0" w:color="auto" w:frame="1"/>
        </w:rPr>
        <w:t>Step 2: </w:t>
      </w:r>
      <w:r w:rsidRPr="007C2A0C">
        <w:rPr>
          <w:rFonts w:ascii="inherit" w:hAnsi="inherit" w:cs="Arial"/>
          <w:color w:val="777777"/>
          <w:szCs w:val="20"/>
        </w:rPr>
        <w:t>Look in your table to find the nth observations you calculated in Step 1:</w:t>
      </w:r>
      <w:r w:rsidRPr="007C2A0C">
        <w:rPr>
          <w:rFonts w:ascii="inherit" w:hAnsi="inherit" w:cs="Arial"/>
          <w:color w:val="777777"/>
          <w:szCs w:val="20"/>
        </w:rPr>
        <w:br/>
      </w:r>
      <w:r w:rsidRPr="00F8788D">
        <w:rPr>
          <w:rFonts w:ascii="inherit" w:hAnsi="inherit" w:cs="Arial"/>
          <w:color w:val="ED7D31" w:themeColor="accent2"/>
          <w:szCs w:val="20"/>
        </w:rPr>
        <w:t>Q</w:t>
      </w:r>
      <w:r w:rsidRPr="00F8788D">
        <w:rPr>
          <w:rFonts w:ascii="inherit" w:hAnsi="inherit" w:cs="Arial"/>
          <w:color w:val="ED7D31" w:themeColor="accent2"/>
          <w:sz w:val="19"/>
          <w:szCs w:val="15"/>
          <w:bdr w:val="none" w:sz="0" w:space="0" w:color="auto" w:frame="1"/>
          <w:vertAlign w:val="subscript"/>
        </w:rPr>
        <w:t>1</w:t>
      </w:r>
      <w:r w:rsidRPr="00F8788D">
        <w:rPr>
          <w:rFonts w:ascii="inherit" w:hAnsi="inherit" w:cs="Arial"/>
          <w:color w:val="ED7D31" w:themeColor="accent2"/>
          <w:szCs w:val="20"/>
        </w:rPr>
        <w:t> = 57.75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0</w:t>
      </w:r>
      <w:r w:rsidRPr="00F8788D">
        <w:rPr>
          <w:rFonts w:ascii="inherit" w:hAnsi="inherit" w:cs="Arial"/>
          <w:color w:val="ED7D31" w:themeColor="accent2"/>
          <w:szCs w:val="20"/>
        </w:rPr>
        <w:br/>
      </w:r>
      <w:r w:rsidRPr="00F8788D">
        <w:rPr>
          <w:rFonts w:ascii="inherit" w:hAnsi="inherit" w:cs="Arial"/>
          <w:color w:val="ED7D31" w:themeColor="accent2"/>
          <w:szCs w:val="20"/>
        </w:rPr>
        <w:lastRenderedPageBreak/>
        <w:t>Q</w:t>
      </w:r>
      <w:r w:rsidRPr="00F8788D">
        <w:rPr>
          <w:rFonts w:ascii="inherit" w:hAnsi="inherit" w:cs="Arial"/>
          <w:color w:val="ED7D31" w:themeColor="accent2"/>
          <w:sz w:val="19"/>
          <w:szCs w:val="15"/>
          <w:bdr w:val="none" w:sz="0" w:space="0" w:color="auto" w:frame="1"/>
          <w:vertAlign w:val="subscript"/>
        </w:rPr>
        <w:t>2</w:t>
      </w:r>
      <w:r w:rsidRPr="00F8788D">
        <w:rPr>
          <w:rFonts w:ascii="inherit" w:hAnsi="inherit" w:cs="Arial"/>
          <w:color w:val="ED7D31" w:themeColor="accent2"/>
          <w:szCs w:val="20"/>
        </w:rPr>
        <w:t> = 115.5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1</w:t>
      </w:r>
      <w:r w:rsidRPr="00F8788D">
        <w:rPr>
          <w:rFonts w:ascii="inherit" w:hAnsi="inherit" w:cs="Arial"/>
          <w:color w:val="ED7D31" w:themeColor="accent2"/>
          <w:szCs w:val="20"/>
        </w:rPr>
        <w:br/>
        <w:t>Q</w:t>
      </w:r>
      <w:r w:rsidRPr="00F8788D">
        <w:rPr>
          <w:rFonts w:ascii="inherit" w:hAnsi="inherit" w:cs="Arial"/>
          <w:color w:val="ED7D31" w:themeColor="accent2"/>
          <w:sz w:val="19"/>
          <w:szCs w:val="15"/>
          <w:bdr w:val="none" w:sz="0" w:space="0" w:color="auto" w:frame="1"/>
          <w:vertAlign w:val="subscript"/>
        </w:rPr>
        <w:t>3</w:t>
      </w:r>
      <w:r w:rsidRPr="00F8788D">
        <w:rPr>
          <w:rFonts w:ascii="inherit" w:hAnsi="inherit" w:cs="Arial"/>
          <w:color w:val="ED7D31" w:themeColor="accent2"/>
          <w:szCs w:val="20"/>
        </w:rPr>
        <w:t> = 173.25</w:t>
      </w:r>
      <w:r w:rsidRPr="00F8788D">
        <w:rPr>
          <w:rFonts w:ascii="inherit" w:hAnsi="inherit" w:cs="Arial"/>
          <w:color w:val="ED7D31" w:themeColor="accent2"/>
          <w:sz w:val="19"/>
          <w:szCs w:val="15"/>
          <w:bdr w:val="none" w:sz="0" w:space="0" w:color="auto" w:frame="1"/>
          <w:vertAlign w:val="superscript"/>
        </w:rPr>
        <w:t>th</w:t>
      </w:r>
      <w:r w:rsidRPr="00F8788D">
        <w:rPr>
          <w:rFonts w:ascii="inherit" w:hAnsi="inherit" w:cs="Arial"/>
          <w:color w:val="ED7D31" w:themeColor="accent2"/>
          <w:szCs w:val="20"/>
        </w:rPr>
        <w:t> observation = 3</w:t>
      </w:r>
    </w:p>
    <w:p w14:paraId="424AD943" w14:textId="77777777" w:rsidR="00513A90" w:rsidRDefault="00513A90" w:rsidP="003C21F3">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57D615C" w14:textId="6083FB41" w:rsidR="003C21F3" w:rsidRPr="007C2A0C"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7C2A0C">
        <w:rPr>
          <w:rFonts w:ascii="inherit" w:hAnsi="inherit" w:cs="Arial"/>
          <w:color w:val="0000FF"/>
          <w:szCs w:val="20"/>
          <w:bdr w:val="none" w:sz="0" w:space="0" w:color="auto" w:frame="1"/>
        </w:rPr>
        <w:t>Step 3: </w:t>
      </w:r>
      <w:r w:rsidRPr="007C2A0C">
        <w:rPr>
          <w:rFonts w:ascii="inherit" w:hAnsi="inherit" w:cs="Arial"/>
          <w:color w:val="777777"/>
          <w:szCs w:val="20"/>
        </w:rPr>
        <w:t>Plug the above values into the formula:</w:t>
      </w:r>
      <w:r w:rsidRPr="007C2A0C">
        <w:rPr>
          <w:rFonts w:ascii="inherit" w:hAnsi="inherit" w:cs="Arial"/>
          <w:color w:val="777777"/>
          <w:szCs w:val="20"/>
        </w:rPr>
        <w:br/>
      </w:r>
      <w:proofErr w:type="spellStart"/>
      <w:r w:rsidRPr="007C2A0C">
        <w:rPr>
          <w:rFonts w:ascii="inherit" w:hAnsi="inherit" w:cs="Arial"/>
          <w:color w:val="777777"/>
          <w:szCs w:val="20"/>
        </w:rPr>
        <w:t>S</w:t>
      </w:r>
      <w:r w:rsidRPr="007C2A0C">
        <w:rPr>
          <w:rFonts w:ascii="inherit" w:hAnsi="inherit" w:cs="Arial"/>
          <w:color w:val="777777"/>
          <w:sz w:val="19"/>
          <w:szCs w:val="15"/>
          <w:bdr w:val="none" w:sz="0" w:space="0" w:color="auto" w:frame="1"/>
          <w:vertAlign w:val="subscript"/>
        </w:rPr>
        <w:t>kq</w:t>
      </w:r>
      <w:proofErr w:type="spellEnd"/>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t> – 2Q</w:t>
      </w:r>
      <w:r w:rsidRPr="007C2A0C">
        <w:rPr>
          <w:rFonts w:ascii="inherit" w:hAnsi="inherit" w:cs="Arial"/>
          <w:color w:val="777777"/>
          <w:sz w:val="19"/>
          <w:szCs w:val="15"/>
          <w:bdr w:val="none" w:sz="0" w:space="0" w:color="auto" w:frame="1"/>
          <w:vertAlign w:val="subscript"/>
        </w:rPr>
        <w:t>2</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3</w:t>
      </w:r>
      <w:r w:rsidRPr="007C2A0C">
        <w:rPr>
          <w:rFonts w:ascii="inherit" w:hAnsi="inherit" w:cs="Arial"/>
          <w:color w:val="777777"/>
          <w:szCs w:val="20"/>
        </w:rPr>
        <w:t> – Q</w:t>
      </w:r>
      <w:r w:rsidRPr="007C2A0C">
        <w:rPr>
          <w:rFonts w:ascii="inherit" w:hAnsi="inherit" w:cs="Arial"/>
          <w:color w:val="777777"/>
          <w:sz w:val="19"/>
          <w:szCs w:val="15"/>
          <w:bdr w:val="none" w:sz="0" w:space="0" w:color="auto" w:frame="1"/>
          <w:vertAlign w:val="subscript"/>
        </w:rPr>
        <w:t>1</w:t>
      </w:r>
      <w:r w:rsidRPr="007C2A0C">
        <w:rPr>
          <w:rFonts w:ascii="inherit" w:hAnsi="inherit" w:cs="Arial"/>
          <w:color w:val="777777"/>
          <w:szCs w:val="20"/>
        </w:rPr>
        <w:br/>
      </w:r>
      <w:proofErr w:type="spellStart"/>
      <w:r w:rsidRPr="007C2A0C">
        <w:rPr>
          <w:rFonts w:ascii="inherit" w:hAnsi="inherit" w:cs="Arial"/>
          <w:color w:val="777777"/>
          <w:szCs w:val="20"/>
        </w:rPr>
        <w:t>S</w:t>
      </w:r>
      <w:r w:rsidRPr="007C2A0C">
        <w:rPr>
          <w:rFonts w:ascii="inherit" w:hAnsi="inherit" w:cs="Arial"/>
          <w:color w:val="777777"/>
          <w:sz w:val="19"/>
          <w:szCs w:val="15"/>
          <w:bdr w:val="none" w:sz="0" w:space="0" w:color="auto" w:frame="1"/>
          <w:vertAlign w:val="subscript"/>
        </w:rPr>
        <w:t>kq</w:t>
      </w:r>
      <w:proofErr w:type="spellEnd"/>
      <w:r w:rsidRPr="007C2A0C">
        <w:rPr>
          <w:rFonts w:ascii="inherit" w:hAnsi="inherit" w:cs="Arial"/>
          <w:color w:val="777777"/>
          <w:szCs w:val="20"/>
        </w:rPr>
        <w:t> = 3 + 0 – 2 / 3 – 0 = 1/3</w:t>
      </w:r>
    </w:p>
    <w:p w14:paraId="660D0A85" w14:textId="088D5B33" w:rsidR="003C21F3"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proofErr w:type="spellStart"/>
      <w:r w:rsidRPr="007C2A0C">
        <w:rPr>
          <w:rFonts w:ascii="inherit" w:hAnsi="inherit" w:cs="Arial"/>
          <w:color w:val="777777"/>
          <w:szCs w:val="20"/>
        </w:rPr>
        <w:t>S</w:t>
      </w:r>
      <w:r w:rsidRPr="007C2A0C">
        <w:rPr>
          <w:rFonts w:ascii="inherit" w:hAnsi="inherit" w:cs="Arial"/>
          <w:color w:val="777777"/>
          <w:sz w:val="19"/>
          <w:szCs w:val="15"/>
          <w:bdr w:val="none" w:sz="0" w:space="0" w:color="auto" w:frame="1"/>
          <w:vertAlign w:val="subscript"/>
        </w:rPr>
        <w:t>kq</w:t>
      </w:r>
      <w:proofErr w:type="spellEnd"/>
      <w:r w:rsidRPr="007C2A0C">
        <w:rPr>
          <w:rFonts w:ascii="inherit" w:hAnsi="inherit" w:cs="Arial"/>
          <w:color w:val="777777"/>
          <w:szCs w:val="20"/>
        </w:rPr>
        <w:t> = + 1/3, so the distribution is positively skewed.</w:t>
      </w:r>
    </w:p>
    <w:p w14:paraId="31F05745" w14:textId="77777777" w:rsidR="00513A90" w:rsidRPr="007C2A0C" w:rsidRDefault="00513A90"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1D597326" w14:textId="10A0F932" w:rsidR="003C21F3" w:rsidRPr="003C791E" w:rsidRDefault="003C21F3" w:rsidP="003C791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0CD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Bowley Skewness works</w:t>
      </w:r>
    </w:p>
    <w:p w14:paraId="0A84AF43" w14:textId="77777777" w:rsidR="005D0CDB" w:rsidRPr="005D0CDB" w:rsidRDefault="005D0CDB" w:rsidP="005D0CDB"/>
    <w:p w14:paraId="0BA342B0" w14:textId="1F444461" w:rsidR="003C21F3" w:rsidRPr="00837C0E"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B52946">
        <w:rPr>
          <w:rFonts w:ascii="inherit" w:hAnsi="inherit" w:cs="Arial"/>
          <w:color w:val="777777"/>
          <w:szCs w:val="20"/>
        </w:rPr>
        <w:t>In a </w:t>
      </w:r>
      <w:hyperlink r:id="rId545" w:tgtFrame="_blank" w:history="1">
        <w:r w:rsidRPr="00B52946">
          <w:rPr>
            <w:rStyle w:val="Hyperlink"/>
            <w:rFonts w:ascii="inherit" w:eastAsiaTheme="majorEastAsia" w:hAnsi="inherit" w:cs="Arial"/>
            <w:color w:val="05A9C5"/>
            <w:szCs w:val="20"/>
            <w:bdr w:val="none" w:sz="0" w:space="0" w:color="auto" w:frame="1"/>
          </w:rPr>
          <w:t>symmetric distribution</w:t>
        </w:r>
      </w:hyperlink>
      <w:r w:rsidRPr="00B52946">
        <w:rPr>
          <w:rFonts w:ascii="inherit" w:hAnsi="inherit" w:cs="Arial"/>
          <w:color w:val="777777"/>
          <w:szCs w:val="20"/>
        </w:rPr>
        <w:t>, like the </w:t>
      </w:r>
      <w:hyperlink r:id="rId546" w:tgtFrame="_blank" w:history="1">
        <w:r w:rsidRPr="00B52946">
          <w:rPr>
            <w:rStyle w:val="Hyperlink"/>
            <w:rFonts w:ascii="inherit" w:eastAsiaTheme="majorEastAsia" w:hAnsi="inherit" w:cs="Arial"/>
            <w:color w:val="05A9C5"/>
            <w:szCs w:val="20"/>
            <w:bdr w:val="none" w:sz="0" w:space="0" w:color="auto" w:frame="1"/>
          </w:rPr>
          <w:t>normal distribution</w:t>
        </w:r>
      </w:hyperlink>
      <w:r w:rsidRPr="00B52946">
        <w:rPr>
          <w:rFonts w:ascii="inherit" w:hAnsi="inherit" w:cs="Arial"/>
          <w:color w:val="777777"/>
          <w:szCs w:val="20"/>
        </w:rPr>
        <w:t xml:space="preserve">, </w:t>
      </w:r>
      <w:r w:rsidRPr="00A868A8">
        <w:rPr>
          <w:rFonts w:ascii="inherit" w:hAnsi="inherit" w:cs="Arial"/>
          <w:color w:val="ED7D31" w:themeColor="accent2"/>
          <w:szCs w:val="20"/>
        </w:rPr>
        <w:t>the first (Q</w:t>
      </w:r>
      <w:r w:rsidRPr="00A868A8">
        <w:rPr>
          <w:rFonts w:ascii="inherit" w:hAnsi="inherit" w:cs="Arial"/>
          <w:color w:val="ED7D31" w:themeColor="accent2"/>
          <w:sz w:val="19"/>
          <w:szCs w:val="15"/>
          <w:bdr w:val="none" w:sz="0" w:space="0" w:color="auto" w:frame="1"/>
          <w:vertAlign w:val="subscript"/>
        </w:rPr>
        <w:t>1</w:t>
      </w:r>
      <w:r w:rsidRPr="00A868A8">
        <w:rPr>
          <w:rFonts w:ascii="inherit" w:hAnsi="inherit" w:cs="Arial"/>
          <w:color w:val="ED7D31" w:themeColor="accent2"/>
          <w:szCs w:val="20"/>
        </w:rPr>
        <w:t>) and third (Q</w:t>
      </w:r>
      <w:r w:rsidRPr="00A868A8">
        <w:rPr>
          <w:rFonts w:ascii="inherit" w:hAnsi="inherit" w:cs="Arial"/>
          <w:color w:val="ED7D31" w:themeColor="accent2"/>
          <w:sz w:val="19"/>
          <w:szCs w:val="15"/>
          <w:bdr w:val="none" w:sz="0" w:space="0" w:color="auto" w:frame="1"/>
          <w:vertAlign w:val="subscript"/>
        </w:rPr>
        <w:t>3</w:t>
      </w:r>
      <w:r w:rsidRPr="00A868A8">
        <w:rPr>
          <w:rFonts w:ascii="inherit" w:hAnsi="inherit" w:cs="Arial"/>
          <w:color w:val="ED7D31" w:themeColor="accent2"/>
          <w:szCs w:val="20"/>
        </w:rPr>
        <w:t xml:space="preserve">) quartiles are </w:t>
      </w:r>
      <w:r w:rsidRPr="008E306C">
        <w:rPr>
          <w:rFonts w:ascii="inherit" w:hAnsi="inherit" w:cs="Arial"/>
          <w:color w:val="ED7D31" w:themeColor="accent2"/>
          <w:szCs w:val="20"/>
        </w:rPr>
        <w:t>at equal distances from the </w:t>
      </w:r>
      <w:hyperlink r:id="rId547" w:history="1">
        <w:r w:rsidRPr="008E306C">
          <w:rPr>
            <w:rStyle w:val="Hyperlink"/>
            <w:rFonts w:ascii="inherit" w:eastAsiaTheme="majorEastAsia" w:hAnsi="inherit" w:cs="Arial"/>
            <w:color w:val="ED7D31" w:themeColor="accent2"/>
            <w:szCs w:val="20"/>
            <w:bdr w:val="none" w:sz="0" w:space="0" w:color="auto" w:frame="1"/>
          </w:rPr>
          <w:t>mean </w:t>
        </w:r>
      </w:hyperlink>
      <w:r w:rsidRPr="008E306C">
        <w:rPr>
          <w:rFonts w:ascii="inherit" w:hAnsi="inherit" w:cs="Arial"/>
          <w:color w:val="ED7D31" w:themeColor="accent2"/>
          <w:szCs w:val="20"/>
        </w:rPr>
        <w:t>(Q</w:t>
      </w:r>
      <w:r w:rsidRPr="008E306C">
        <w:rPr>
          <w:rFonts w:ascii="inherit" w:hAnsi="inherit" w:cs="Arial"/>
          <w:color w:val="ED7D31" w:themeColor="accent2"/>
          <w:sz w:val="19"/>
          <w:szCs w:val="15"/>
          <w:bdr w:val="none" w:sz="0" w:space="0" w:color="auto" w:frame="1"/>
          <w:vertAlign w:val="subscript"/>
        </w:rPr>
        <w:t>2</w:t>
      </w:r>
      <w:r w:rsidRPr="008E306C">
        <w:rPr>
          <w:rFonts w:ascii="inherit" w:hAnsi="inherit" w:cs="Arial"/>
          <w:color w:val="ED7D31" w:themeColor="accent2"/>
          <w:szCs w:val="20"/>
        </w:rPr>
        <w:t xml:space="preserve">). </w:t>
      </w:r>
      <w:r w:rsidRPr="00B52946">
        <w:rPr>
          <w:rFonts w:ascii="inherit" w:hAnsi="inherit" w:cs="Arial"/>
          <w:color w:val="777777"/>
          <w:szCs w:val="20"/>
        </w:rPr>
        <w:t>In other words, (Q</w:t>
      </w:r>
      <w:r w:rsidRPr="00B52946">
        <w:rPr>
          <w:rFonts w:ascii="inherit" w:hAnsi="inherit" w:cs="Arial"/>
          <w:color w:val="777777"/>
          <w:sz w:val="19"/>
          <w:szCs w:val="15"/>
          <w:bdr w:val="none" w:sz="0" w:space="0" w:color="auto" w:frame="1"/>
          <w:vertAlign w:val="subscript"/>
        </w:rPr>
        <w:t>3</w:t>
      </w:r>
      <w:r w:rsidRPr="00B52946">
        <w:rPr>
          <w:rFonts w:ascii="inherit" w:hAnsi="inherit" w:cs="Arial"/>
          <w:color w:val="777777"/>
          <w:szCs w:val="20"/>
        </w:rPr>
        <w:t>-Q</w:t>
      </w:r>
      <w:r w:rsidRPr="00B52946">
        <w:rPr>
          <w:rFonts w:ascii="inherit" w:hAnsi="inherit" w:cs="Arial"/>
          <w:color w:val="777777"/>
          <w:sz w:val="19"/>
          <w:szCs w:val="15"/>
          <w:bdr w:val="none" w:sz="0" w:space="0" w:color="auto" w:frame="1"/>
          <w:vertAlign w:val="subscript"/>
        </w:rPr>
        <w:t>2</w:t>
      </w:r>
      <w:r w:rsidRPr="00B52946">
        <w:rPr>
          <w:rFonts w:ascii="inherit" w:hAnsi="inherit" w:cs="Arial"/>
          <w:color w:val="777777"/>
          <w:szCs w:val="20"/>
        </w:rPr>
        <w:t>) and (Q</w:t>
      </w:r>
      <w:r w:rsidRPr="00B52946">
        <w:rPr>
          <w:rFonts w:ascii="inherit" w:hAnsi="inherit" w:cs="Arial"/>
          <w:color w:val="777777"/>
          <w:sz w:val="19"/>
          <w:szCs w:val="15"/>
          <w:bdr w:val="none" w:sz="0" w:space="0" w:color="auto" w:frame="1"/>
          <w:vertAlign w:val="subscript"/>
        </w:rPr>
        <w:t>2</w:t>
      </w:r>
      <w:r w:rsidRPr="00B52946">
        <w:rPr>
          <w:rFonts w:ascii="inherit" w:hAnsi="inherit" w:cs="Arial"/>
          <w:color w:val="777777"/>
          <w:szCs w:val="20"/>
        </w:rPr>
        <w:t>-Q</w:t>
      </w:r>
      <w:r w:rsidRPr="00B52946">
        <w:rPr>
          <w:rFonts w:ascii="inherit" w:hAnsi="inherit" w:cs="Arial"/>
          <w:color w:val="777777"/>
          <w:sz w:val="19"/>
          <w:szCs w:val="15"/>
          <w:bdr w:val="none" w:sz="0" w:space="0" w:color="auto" w:frame="1"/>
          <w:vertAlign w:val="subscript"/>
        </w:rPr>
        <w:t>1</w:t>
      </w:r>
      <w:r w:rsidRPr="00B52946">
        <w:rPr>
          <w:rFonts w:ascii="inherit" w:hAnsi="inherit" w:cs="Arial"/>
          <w:color w:val="777777"/>
          <w:szCs w:val="20"/>
        </w:rPr>
        <w:t>) will be equal. If you have a </w:t>
      </w:r>
      <w:hyperlink r:id="rId548" w:history="1">
        <w:r w:rsidRPr="00837C0E">
          <w:rPr>
            <w:rStyle w:val="Hyperlink"/>
            <w:rFonts w:ascii="inherit" w:eastAsiaTheme="majorEastAsia" w:hAnsi="inherit" w:cs="Arial"/>
            <w:color w:val="ED7D31" w:themeColor="accent2"/>
            <w:szCs w:val="20"/>
            <w:bdr w:val="none" w:sz="0" w:space="0" w:color="auto" w:frame="1"/>
          </w:rPr>
          <w:t>skewed distribution</w:t>
        </w:r>
      </w:hyperlink>
      <w:r w:rsidRPr="00837C0E">
        <w:rPr>
          <w:rFonts w:ascii="inherit" w:hAnsi="inherit" w:cs="Arial"/>
          <w:color w:val="ED7D31" w:themeColor="accent2"/>
          <w:szCs w:val="20"/>
        </w:rPr>
        <w:t> then there will be a difference between those two values.</w:t>
      </w:r>
    </w:p>
    <w:p w14:paraId="19000912" w14:textId="77777777" w:rsidR="005D0CDB" w:rsidRDefault="005D0CDB" w:rsidP="003C21F3">
      <w:pPr>
        <w:pStyle w:val="NormalWeb"/>
        <w:shd w:val="clear" w:color="auto" w:fill="FFFFFF"/>
        <w:spacing w:before="0" w:beforeAutospacing="0" w:after="0" w:afterAutospacing="0"/>
        <w:textAlignment w:val="baseline"/>
        <w:rPr>
          <w:rFonts w:ascii="inherit" w:hAnsi="inherit" w:cs="Arial"/>
          <w:color w:val="777777"/>
          <w:sz w:val="20"/>
          <w:szCs w:val="20"/>
        </w:rPr>
      </w:pPr>
    </w:p>
    <w:p w14:paraId="1142112A" w14:textId="3168A41F" w:rsidR="003C21F3" w:rsidRDefault="003C21F3" w:rsidP="005D0CD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0CD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Limitations of Bowley Skewness.</w:t>
      </w:r>
    </w:p>
    <w:p w14:paraId="166D1607" w14:textId="77777777" w:rsidR="005D0CDB" w:rsidRPr="005D0CDB" w:rsidRDefault="005D0CDB" w:rsidP="005D0CDB">
      <w:pPr>
        <w:rPr>
          <w:lang w:eastAsia="en-IN"/>
        </w:rPr>
      </w:pPr>
    </w:p>
    <w:p w14:paraId="2E9926B7" w14:textId="2295E1CA" w:rsidR="003C21F3" w:rsidRPr="00D019E4" w:rsidRDefault="003C21F3" w:rsidP="003C21F3">
      <w:pPr>
        <w:pStyle w:val="NormalWeb"/>
        <w:shd w:val="clear" w:color="auto" w:fill="FFFFFF"/>
        <w:spacing w:before="0" w:beforeAutospacing="0" w:after="0" w:afterAutospacing="0"/>
        <w:textAlignment w:val="baseline"/>
        <w:rPr>
          <w:rFonts w:ascii="inherit" w:hAnsi="inherit" w:cs="Arial"/>
          <w:color w:val="777777"/>
          <w:szCs w:val="20"/>
        </w:rPr>
      </w:pPr>
      <w:r w:rsidRPr="00D019E4">
        <w:rPr>
          <w:rFonts w:ascii="inherit" w:hAnsi="inherit" w:cs="Arial"/>
          <w:color w:val="777777"/>
          <w:szCs w:val="20"/>
        </w:rPr>
        <w:t xml:space="preserve">Bowley Skewness is an </w:t>
      </w:r>
      <w:r w:rsidRPr="00337C2B">
        <w:rPr>
          <w:rFonts w:ascii="inherit" w:hAnsi="inherit" w:cs="Arial"/>
          <w:b/>
          <w:color w:val="ED7D31" w:themeColor="accent2"/>
          <w:szCs w:val="20"/>
        </w:rPr>
        <w:t>absolute measure of skewness</w:t>
      </w:r>
      <w:r w:rsidRPr="00D019E4">
        <w:rPr>
          <w:rFonts w:ascii="inherit" w:hAnsi="inherit" w:cs="Arial"/>
          <w:color w:val="777777"/>
          <w:szCs w:val="20"/>
        </w:rPr>
        <w:t xml:space="preserve">. In other words, </w:t>
      </w:r>
      <w:r w:rsidRPr="00337C2B">
        <w:rPr>
          <w:rFonts w:ascii="inherit" w:hAnsi="inherit" w:cs="Arial"/>
          <w:color w:val="ED7D31" w:themeColor="accent2"/>
          <w:szCs w:val="20"/>
        </w:rPr>
        <w:t>it’s going to give you a result in the units that your distribution is in</w:t>
      </w:r>
      <w:r w:rsidRPr="00D019E4">
        <w:rPr>
          <w:rFonts w:ascii="inherit" w:hAnsi="inherit" w:cs="Arial"/>
          <w:color w:val="777777"/>
          <w:szCs w:val="20"/>
        </w:rPr>
        <w:t xml:space="preserve">. </w:t>
      </w:r>
      <w:r w:rsidRPr="007D193C">
        <w:rPr>
          <w:rFonts w:ascii="inherit" w:hAnsi="inherit" w:cs="Arial"/>
          <w:color w:val="ED7D31" w:themeColor="accent2"/>
          <w:szCs w:val="20"/>
        </w:rPr>
        <w:t>That’s compared to the Pearson Mode Skewness, which gives you results in a dimensionless unit — the </w:t>
      </w:r>
      <w:hyperlink r:id="rId549" w:history="1">
        <w:r w:rsidRPr="007D193C">
          <w:rPr>
            <w:rStyle w:val="Hyperlink"/>
            <w:rFonts w:ascii="inherit" w:eastAsiaTheme="majorEastAsia" w:hAnsi="inherit" w:cs="Arial"/>
            <w:color w:val="ED7D31" w:themeColor="accent2"/>
            <w:szCs w:val="20"/>
            <w:bdr w:val="none" w:sz="0" w:space="0" w:color="auto" w:frame="1"/>
          </w:rPr>
          <w:t>standard deviation</w:t>
        </w:r>
      </w:hyperlink>
      <w:r w:rsidRPr="00D019E4">
        <w:rPr>
          <w:rFonts w:ascii="inherit" w:hAnsi="inherit" w:cs="Arial"/>
          <w:color w:val="777777"/>
          <w:szCs w:val="20"/>
        </w:rPr>
        <w:t xml:space="preserve">. </w:t>
      </w:r>
      <w:r w:rsidRPr="00B52946">
        <w:rPr>
          <w:rFonts w:ascii="inherit" w:hAnsi="inherit" w:cs="Arial"/>
          <w:color w:val="ED7D31" w:themeColor="accent2"/>
          <w:szCs w:val="20"/>
        </w:rPr>
        <w:t>This means that you cannot compare the skewness of different distributions with different units using Bowley Skewness</w:t>
      </w:r>
      <w:r w:rsidRPr="00D019E4">
        <w:rPr>
          <w:rFonts w:ascii="inherit" w:hAnsi="inherit" w:cs="Arial"/>
          <w:color w:val="777777"/>
          <w:szCs w:val="20"/>
        </w:rPr>
        <w:t>.</w:t>
      </w:r>
    </w:p>
    <w:p w14:paraId="6B03CAC3" w14:textId="77777777" w:rsidR="00173F43" w:rsidRDefault="00173F43" w:rsidP="003C21F3">
      <w:pPr>
        <w:pStyle w:val="NormalWeb"/>
        <w:shd w:val="clear" w:color="auto" w:fill="FFFFFF"/>
        <w:spacing w:before="0" w:beforeAutospacing="0" w:after="0" w:afterAutospacing="0"/>
        <w:textAlignment w:val="baseline"/>
        <w:rPr>
          <w:rFonts w:ascii="inherit" w:hAnsi="inherit" w:cs="Arial"/>
          <w:color w:val="777777"/>
          <w:sz w:val="20"/>
          <w:szCs w:val="20"/>
        </w:rPr>
      </w:pPr>
    </w:p>
    <w:p w14:paraId="446F05A2" w14:textId="42E32A2E" w:rsidR="003C21F3" w:rsidRPr="00107784" w:rsidRDefault="003C21F3" w:rsidP="0010778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73F4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Alternative Bowley Skewness formula</w:t>
      </w:r>
    </w:p>
    <w:p w14:paraId="1FD5F158" w14:textId="77777777" w:rsidR="00173F43" w:rsidRPr="00173F43" w:rsidRDefault="00173F43" w:rsidP="00173F43"/>
    <w:p w14:paraId="7237F8CE" w14:textId="77777777" w:rsidR="003C21F3" w:rsidRPr="003E214C" w:rsidRDefault="003C21F3" w:rsidP="003C21F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9B34E8">
        <w:rPr>
          <w:rFonts w:ascii="inherit" w:hAnsi="inherit" w:cs="Arial"/>
          <w:color w:val="777777"/>
          <w:szCs w:val="20"/>
        </w:rPr>
        <w:t>According to </w:t>
      </w:r>
      <w:hyperlink r:id="rId550" w:anchor="v=onepage&amp;q=pearson%20mean-mode&amp;f=false" w:tgtFrame="_blank" w:history="1">
        <w:r w:rsidRPr="009B34E8">
          <w:rPr>
            <w:rStyle w:val="Hyperlink"/>
            <w:rFonts w:ascii="inherit" w:eastAsiaTheme="majorEastAsia" w:hAnsi="inherit" w:cs="Arial"/>
            <w:color w:val="05A9C5"/>
            <w:szCs w:val="20"/>
            <w:bdr w:val="none" w:sz="0" w:space="0" w:color="auto" w:frame="1"/>
          </w:rPr>
          <w:t>Business Statistics</w:t>
        </w:r>
      </w:hyperlink>
      <w:r w:rsidRPr="009B34E8">
        <w:rPr>
          <w:rFonts w:ascii="inherit" w:hAnsi="inherit" w:cs="Arial"/>
          <w:color w:val="777777"/>
          <w:szCs w:val="20"/>
        </w:rPr>
        <w:t xml:space="preserve">, Bowley recognized that the </w:t>
      </w:r>
      <w:r w:rsidRPr="00071532">
        <w:rPr>
          <w:rFonts w:ascii="inherit" w:hAnsi="inherit" w:cs="Arial"/>
          <w:color w:val="ED7D31" w:themeColor="accent2"/>
          <w:szCs w:val="20"/>
        </w:rPr>
        <w:t>Bowley Skewness formula could not be used to compare different distributions with different units</w:t>
      </w:r>
      <w:r w:rsidRPr="009B34E8">
        <w:rPr>
          <w:rFonts w:ascii="inherit" w:hAnsi="inherit" w:cs="Arial"/>
          <w:color w:val="777777"/>
          <w:szCs w:val="20"/>
        </w:rPr>
        <w:t xml:space="preserve">. For example, you can’t compare a distribution measured in heights in cm with one of weights in pounds. He offered an alternative formula. You should use this formula if </w:t>
      </w:r>
      <w:r w:rsidRPr="003E214C">
        <w:rPr>
          <w:rFonts w:ascii="inherit" w:hAnsi="inherit" w:cs="Arial"/>
          <w:color w:val="ED7D31" w:themeColor="accent2"/>
          <w:szCs w:val="20"/>
        </w:rPr>
        <w:t>you want to compare different distributions with different units:</w:t>
      </w:r>
    </w:p>
    <w:p w14:paraId="69D96F66" w14:textId="77777777" w:rsidR="009205CC" w:rsidRDefault="009205CC" w:rsidP="003C21F3">
      <w:pPr>
        <w:pStyle w:val="NormalWeb"/>
        <w:shd w:val="clear" w:color="auto" w:fill="FFFFFF"/>
        <w:spacing w:before="0" w:beforeAutospacing="0" w:after="0" w:afterAutospacing="0"/>
        <w:textAlignment w:val="baseline"/>
        <w:rPr>
          <w:rFonts w:ascii="inherit" w:hAnsi="inherit" w:cs="Arial"/>
          <w:color w:val="777777"/>
          <w:szCs w:val="20"/>
        </w:rPr>
      </w:pPr>
    </w:p>
    <w:p w14:paraId="7AA485C1" w14:textId="2DEFE73A" w:rsidR="00372DBE" w:rsidRDefault="003C21F3" w:rsidP="00FE2B03">
      <w:pPr>
        <w:pStyle w:val="NormalWeb"/>
        <w:shd w:val="clear" w:color="auto" w:fill="FFFFFF"/>
        <w:spacing w:before="0" w:beforeAutospacing="0" w:after="0" w:afterAutospacing="0"/>
        <w:textAlignment w:val="baseline"/>
        <w:rPr>
          <w:rFonts w:ascii="inherit" w:hAnsi="inherit" w:cs="Arial"/>
          <w:color w:val="777777"/>
          <w:szCs w:val="20"/>
        </w:rPr>
      </w:pPr>
      <w:r w:rsidRPr="003E214C">
        <w:rPr>
          <w:rFonts w:ascii="inherit" w:hAnsi="inherit" w:cs="Arial"/>
          <w:color w:val="ED7D31" w:themeColor="accent2"/>
          <w:szCs w:val="20"/>
        </w:rPr>
        <w:t>Relative Skewness = (Q</w:t>
      </w:r>
      <w:r w:rsidRPr="003E214C">
        <w:rPr>
          <w:rFonts w:ascii="inherit" w:hAnsi="inherit" w:cs="Arial"/>
          <w:color w:val="ED7D31" w:themeColor="accent2"/>
          <w:sz w:val="19"/>
          <w:szCs w:val="15"/>
          <w:bdr w:val="none" w:sz="0" w:space="0" w:color="auto" w:frame="1"/>
          <w:vertAlign w:val="subscript"/>
        </w:rPr>
        <w:t>3</w:t>
      </w:r>
      <w:r w:rsidRPr="003E214C">
        <w:rPr>
          <w:rFonts w:ascii="inherit" w:hAnsi="inherit" w:cs="Arial"/>
          <w:color w:val="ED7D31" w:themeColor="accent2"/>
          <w:szCs w:val="20"/>
        </w:rPr>
        <w:t> + Q</w:t>
      </w:r>
      <w:r w:rsidRPr="003E214C">
        <w:rPr>
          <w:rFonts w:ascii="inherit" w:hAnsi="inherit" w:cs="Arial"/>
          <w:color w:val="ED7D31" w:themeColor="accent2"/>
          <w:sz w:val="19"/>
          <w:szCs w:val="15"/>
          <w:bdr w:val="none" w:sz="0" w:space="0" w:color="auto" w:frame="1"/>
          <w:vertAlign w:val="subscript"/>
        </w:rPr>
        <w:t>1</w:t>
      </w:r>
      <w:r w:rsidRPr="003E214C">
        <w:rPr>
          <w:rFonts w:ascii="inherit" w:hAnsi="inherit" w:cs="Arial"/>
          <w:color w:val="ED7D31" w:themeColor="accent2"/>
          <w:szCs w:val="20"/>
        </w:rPr>
        <w:t>) – (2 * </w:t>
      </w:r>
      <w:hyperlink r:id="rId551" w:anchor="median" w:history="1">
        <w:r w:rsidRPr="003E214C">
          <w:rPr>
            <w:rStyle w:val="Hyperlink"/>
            <w:rFonts w:ascii="inherit" w:eastAsiaTheme="majorEastAsia" w:hAnsi="inherit" w:cs="Arial"/>
            <w:color w:val="ED7D31" w:themeColor="accent2"/>
            <w:szCs w:val="20"/>
            <w:bdr w:val="none" w:sz="0" w:space="0" w:color="auto" w:frame="1"/>
          </w:rPr>
          <w:t>Median </w:t>
        </w:r>
      </w:hyperlink>
      <w:r w:rsidRPr="003E214C">
        <w:rPr>
          <w:rFonts w:ascii="inherit" w:hAnsi="inherit" w:cs="Arial"/>
          <w:color w:val="ED7D31" w:themeColor="accent2"/>
          <w:szCs w:val="20"/>
        </w:rPr>
        <w:t>/ Q</w:t>
      </w:r>
      <w:r w:rsidRPr="003E214C">
        <w:rPr>
          <w:rFonts w:ascii="inherit" w:hAnsi="inherit" w:cs="Arial"/>
          <w:color w:val="ED7D31" w:themeColor="accent2"/>
          <w:sz w:val="19"/>
          <w:szCs w:val="15"/>
          <w:bdr w:val="none" w:sz="0" w:space="0" w:color="auto" w:frame="1"/>
          <w:vertAlign w:val="subscript"/>
        </w:rPr>
        <w:t>3</w:t>
      </w:r>
      <w:r w:rsidRPr="003E214C">
        <w:rPr>
          <w:rFonts w:ascii="inherit" w:hAnsi="inherit" w:cs="Arial"/>
          <w:color w:val="ED7D31" w:themeColor="accent2"/>
          <w:szCs w:val="20"/>
        </w:rPr>
        <w:t> – Q</w:t>
      </w:r>
      <w:r w:rsidRPr="003E214C">
        <w:rPr>
          <w:rFonts w:ascii="inherit" w:hAnsi="inherit" w:cs="Arial"/>
          <w:color w:val="ED7D31" w:themeColor="accent2"/>
          <w:sz w:val="19"/>
          <w:szCs w:val="15"/>
          <w:bdr w:val="none" w:sz="0" w:space="0" w:color="auto" w:frame="1"/>
          <w:vertAlign w:val="subscript"/>
        </w:rPr>
        <w:t>1</w:t>
      </w:r>
      <w:r w:rsidRPr="003E214C">
        <w:rPr>
          <w:rFonts w:ascii="inherit" w:hAnsi="inherit" w:cs="Arial"/>
          <w:color w:val="ED7D31" w:themeColor="accent2"/>
          <w:szCs w:val="20"/>
        </w:rPr>
        <w:t>).</w:t>
      </w:r>
    </w:p>
    <w:p w14:paraId="678669FE" w14:textId="77777777" w:rsidR="00372DBE" w:rsidRDefault="00372DBE" w:rsidP="00FE2B03">
      <w:pPr>
        <w:pStyle w:val="NormalWeb"/>
        <w:shd w:val="clear" w:color="auto" w:fill="FFFFFF"/>
        <w:spacing w:before="0" w:beforeAutospacing="0" w:after="0" w:afterAutospacing="0"/>
        <w:textAlignment w:val="baseline"/>
        <w:rPr>
          <w:rFonts w:ascii="inherit" w:hAnsi="inherit" w:cs="Arial"/>
          <w:color w:val="777777"/>
          <w:szCs w:val="20"/>
        </w:rPr>
      </w:pPr>
    </w:p>
    <w:p w14:paraId="417528A3" w14:textId="77777777" w:rsidR="00C755EC" w:rsidRPr="009B3664" w:rsidRDefault="00BE6D39" w:rsidP="009B3664">
      <w:pPr>
        <w:pStyle w:val="Heading2"/>
        <w:shd w:val="clear" w:color="auto" w:fill="FFFFFF"/>
        <w:spacing w:before="0" w:line="525" w:lineRule="atLeast"/>
        <w:textAlignment w:val="baseline"/>
        <w:rPr>
          <w:rFonts w:ascii="Arial" w:hAnsi="Arial" w:cs="Arial"/>
          <w:b/>
          <w:bCs/>
          <w:color w:val="555555"/>
          <w:sz w:val="42"/>
          <w:szCs w:val="42"/>
        </w:rPr>
      </w:pPr>
      <w:r w:rsidRPr="00C755EC">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Kelly’s Measure</w:t>
      </w:r>
      <w:r>
        <w:rPr>
          <w:rFonts w:ascii="Arial" w:hAnsi="Arial" w:cs="Arial"/>
          <w:b/>
          <w:bCs/>
          <w:color w:val="555555"/>
          <w:sz w:val="42"/>
          <w:szCs w:val="42"/>
        </w:rPr>
        <w:t xml:space="preserve"> </w:t>
      </w:r>
    </w:p>
    <w:p w14:paraId="385A328D" w14:textId="77777777" w:rsidR="00B07BF8" w:rsidRDefault="00B07BF8" w:rsidP="00BE6D39">
      <w:pPr>
        <w:rPr>
          <w:rFonts w:ascii="Arial" w:hAnsi="Arial" w:cs="Arial"/>
          <w:color w:val="777777"/>
          <w:sz w:val="20"/>
          <w:szCs w:val="20"/>
          <w:shd w:val="clear" w:color="auto" w:fill="FFFFFF"/>
        </w:rPr>
      </w:pPr>
    </w:p>
    <w:p w14:paraId="64573A5F" w14:textId="0A339E94" w:rsidR="00B07BF8" w:rsidRDefault="00BE6D39" w:rsidP="00BE6D39">
      <w:pPr>
        <w:rPr>
          <w:rFonts w:ascii="Arial" w:hAnsi="Arial" w:cs="Arial"/>
          <w:color w:val="777777"/>
          <w:sz w:val="24"/>
          <w:szCs w:val="20"/>
          <w:shd w:val="clear" w:color="auto" w:fill="FFFFFF"/>
        </w:rPr>
      </w:pPr>
      <w:r w:rsidRPr="00B07BF8">
        <w:rPr>
          <w:rFonts w:ascii="Arial" w:hAnsi="Arial" w:cs="Arial"/>
          <w:color w:val="777777"/>
          <w:sz w:val="24"/>
          <w:szCs w:val="20"/>
          <w:shd w:val="clear" w:color="auto" w:fill="FFFFFF"/>
        </w:rPr>
        <w:t>Kelly’s Measure of Skewness is one of several ways to measure </w:t>
      </w:r>
      <w:hyperlink r:id="rId552" w:tgtFrame="_blank" w:history="1">
        <w:r w:rsidRPr="00B07BF8">
          <w:rPr>
            <w:rStyle w:val="Hyperlink"/>
            <w:rFonts w:ascii="Arial" w:hAnsi="Arial" w:cs="Arial"/>
            <w:color w:val="05A9C5"/>
            <w:sz w:val="24"/>
            <w:szCs w:val="20"/>
            <w:bdr w:val="none" w:sz="0" w:space="0" w:color="auto" w:frame="1"/>
            <w:shd w:val="clear" w:color="auto" w:fill="FFFFFF"/>
          </w:rPr>
          <w:t>skewness </w:t>
        </w:r>
      </w:hyperlink>
      <w:r w:rsidRPr="00B07BF8">
        <w:rPr>
          <w:rFonts w:ascii="Arial" w:hAnsi="Arial" w:cs="Arial"/>
          <w:color w:val="777777"/>
          <w:sz w:val="24"/>
          <w:szCs w:val="20"/>
          <w:shd w:val="clear" w:color="auto" w:fill="FFFFFF"/>
        </w:rPr>
        <w:t>in a data distribution. </w:t>
      </w:r>
      <w:hyperlink r:id="rId553" w:tgtFrame="_blank" w:history="1">
        <w:r w:rsidRPr="00400016">
          <w:rPr>
            <w:rStyle w:val="Hyperlink"/>
            <w:rFonts w:ascii="Arial" w:hAnsi="Arial" w:cs="Arial"/>
            <w:color w:val="ED7D31" w:themeColor="accent2"/>
            <w:sz w:val="24"/>
            <w:szCs w:val="20"/>
            <w:bdr w:val="none" w:sz="0" w:space="0" w:color="auto" w:frame="1"/>
            <w:shd w:val="clear" w:color="auto" w:fill="FFFFFF"/>
          </w:rPr>
          <w:t>Bowley’s skewness</w:t>
        </w:r>
      </w:hyperlink>
      <w:r w:rsidRPr="00400016">
        <w:rPr>
          <w:rFonts w:ascii="Arial" w:hAnsi="Arial" w:cs="Arial"/>
          <w:color w:val="ED7D31" w:themeColor="accent2"/>
          <w:sz w:val="24"/>
          <w:szCs w:val="20"/>
          <w:shd w:val="clear" w:color="auto" w:fill="FFFFFF"/>
        </w:rPr>
        <w:t> is based on the middle 50 percent of the observations in a data set. It leaves 25 percent of the observations in each tail of the distribution. Kelly suggested that leaving out fifty percent of data to calculate </w:t>
      </w:r>
      <w:hyperlink r:id="rId554" w:history="1">
        <w:r w:rsidRPr="00400016">
          <w:rPr>
            <w:rStyle w:val="Hyperlink"/>
            <w:rFonts w:ascii="Arial" w:hAnsi="Arial" w:cs="Arial"/>
            <w:color w:val="ED7D31" w:themeColor="accent2"/>
            <w:sz w:val="24"/>
            <w:szCs w:val="20"/>
            <w:bdr w:val="none" w:sz="0" w:space="0" w:color="auto" w:frame="1"/>
            <w:shd w:val="clear" w:color="auto" w:fill="FFFFFF"/>
          </w:rPr>
          <w:t>skewness </w:t>
        </w:r>
      </w:hyperlink>
      <w:r w:rsidRPr="00400016">
        <w:rPr>
          <w:rFonts w:ascii="Arial" w:hAnsi="Arial" w:cs="Arial"/>
          <w:color w:val="ED7D31" w:themeColor="accent2"/>
          <w:sz w:val="24"/>
          <w:szCs w:val="20"/>
          <w:shd w:val="clear" w:color="auto" w:fill="FFFFFF"/>
        </w:rPr>
        <w:t>was too extreme. He created a measure to find skewness with more data</w:t>
      </w:r>
      <w:r w:rsidRPr="00B07BF8">
        <w:rPr>
          <w:rFonts w:ascii="Arial" w:hAnsi="Arial" w:cs="Arial"/>
          <w:color w:val="777777"/>
          <w:sz w:val="24"/>
          <w:szCs w:val="20"/>
          <w:shd w:val="clear" w:color="auto" w:fill="FFFFFF"/>
        </w:rPr>
        <w:t>. Kelly’s measure is based on P</w:t>
      </w:r>
      <w:r w:rsidRPr="00B07BF8">
        <w:rPr>
          <w:rFonts w:ascii="Arial" w:hAnsi="Arial" w:cs="Arial"/>
          <w:color w:val="777777"/>
          <w:sz w:val="18"/>
          <w:szCs w:val="15"/>
          <w:bdr w:val="none" w:sz="0" w:space="0" w:color="auto" w:frame="1"/>
          <w:shd w:val="clear" w:color="auto" w:fill="FFFFFF"/>
          <w:vertAlign w:val="subscript"/>
        </w:rPr>
        <w:t>90</w:t>
      </w:r>
      <w:r w:rsidRPr="00B07BF8">
        <w:rPr>
          <w:rFonts w:ascii="Arial" w:hAnsi="Arial" w:cs="Arial"/>
          <w:color w:val="777777"/>
          <w:sz w:val="24"/>
          <w:szCs w:val="20"/>
          <w:shd w:val="clear" w:color="auto" w:fill="FFFFFF"/>
        </w:rPr>
        <w:t> (the 90th </w:t>
      </w:r>
      <w:hyperlink r:id="rId555" w:history="1">
        <w:r w:rsidRPr="00B07BF8">
          <w:rPr>
            <w:rStyle w:val="Hyperlink"/>
            <w:rFonts w:ascii="Arial" w:hAnsi="Arial" w:cs="Arial"/>
            <w:color w:val="05A9C5"/>
            <w:sz w:val="24"/>
            <w:szCs w:val="20"/>
            <w:bdr w:val="none" w:sz="0" w:space="0" w:color="auto" w:frame="1"/>
            <w:shd w:val="clear" w:color="auto" w:fill="FFFFFF"/>
          </w:rPr>
          <w:t>percentile</w:t>
        </w:r>
      </w:hyperlink>
      <w:r w:rsidRPr="00B07BF8">
        <w:rPr>
          <w:rFonts w:ascii="Arial" w:hAnsi="Arial" w:cs="Arial"/>
          <w:color w:val="777777"/>
          <w:sz w:val="24"/>
          <w:szCs w:val="20"/>
          <w:shd w:val="clear" w:color="auto" w:fill="FFFFFF"/>
        </w:rPr>
        <w:t>) and P</w:t>
      </w:r>
      <w:r w:rsidRPr="00B07BF8">
        <w:rPr>
          <w:rFonts w:ascii="Arial" w:hAnsi="Arial" w:cs="Arial"/>
          <w:color w:val="777777"/>
          <w:sz w:val="18"/>
          <w:szCs w:val="15"/>
          <w:bdr w:val="none" w:sz="0" w:space="0" w:color="auto" w:frame="1"/>
          <w:shd w:val="clear" w:color="auto" w:fill="FFFFFF"/>
          <w:vertAlign w:val="subscript"/>
        </w:rPr>
        <w:t>10</w:t>
      </w:r>
      <w:r w:rsidRPr="00B07BF8">
        <w:rPr>
          <w:rFonts w:ascii="Arial" w:hAnsi="Arial" w:cs="Arial"/>
          <w:color w:val="777777"/>
          <w:sz w:val="24"/>
          <w:szCs w:val="20"/>
          <w:shd w:val="clear" w:color="auto" w:fill="FFFFFF"/>
        </w:rPr>
        <w:t> (the 10th percentile). Only twenty percent of observations (ten percent in each tail) are excluded from the measure.</w:t>
      </w:r>
    </w:p>
    <w:p w14:paraId="1695470E" w14:textId="77777777" w:rsidR="00B07BF8" w:rsidRDefault="00B07BF8" w:rsidP="00B07BF8">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0DEE2405" wp14:editId="03E88499">
            <wp:extent cx="1432560" cy="1379220"/>
            <wp:effectExtent l="0" t="0" r="0" b="0"/>
            <wp:docPr id="235" name="Picture 235" descr="Kelly's Measure of Skewness">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elly's Measure of Skewness">
                      <a:hlinkClick r:id="rId411"/>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1432560" cy="1379220"/>
                    </a:xfrm>
                    <a:prstGeom prst="rect">
                      <a:avLst/>
                    </a:prstGeom>
                    <a:noFill/>
                    <a:ln>
                      <a:noFill/>
                    </a:ln>
                  </pic:spPr>
                </pic:pic>
              </a:graphicData>
            </a:graphic>
          </wp:inline>
        </w:drawing>
      </w:r>
    </w:p>
    <w:p w14:paraId="00AB8FA4" w14:textId="07DBA6A6" w:rsidR="00BE6D39" w:rsidRPr="00B07BF8" w:rsidRDefault="00B07BF8" w:rsidP="00B07BF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right-skewed distribution.</w:t>
      </w:r>
    </w:p>
    <w:p w14:paraId="50B232A3" w14:textId="1D252630" w:rsidR="00BE6D39" w:rsidRDefault="00BE6D39" w:rsidP="00AF646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646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Kelly’s Measure Formula</w:t>
      </w:r>
    </w:p>
    <w:p w14:paraId="3536AF78" w14:textId="77777777" w:rsidR="00AF6461" w:rsidRPr="00AF6461" w:rsidRDefault="00AF6461" w:rsidP="00AF6461">
      <w:pPr>
        <w:rPr>
          <w:lang w:eastAsia="en-IN"/>
        </w:rPr>
      </w:pPr>
    </w:p>
    <w:p w14:paraId="5F4D6990" w14:textId="358186AF" w:rsidR="00BE6D39"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r w:rsidRPr="0021786F">
        <w:rPr>
          <w:rFonts w:ascii="Arial" w:hAnsi="Arial" w:cs="Arial"/>
          <w:color w:val="777777"/>
          <w:szCs w:val="20"/>
        </w:rPr>
        <w:t xml:space="preserve">Kelley’s measure of skewness is given </w:t>
      </w:r>
      <w:r w:rsidRPr="0021786F">
        <w:rPr>
          <w:rFonts w:ascii="Arial" w:hAnsi="Arial" w:cs="Arial"/>
          <w:color w:val="ED7D31" w:themeColor="accent2"/>
          <w:szCs w:val="20"/>
        </w:rPr>
        <w:t>in terms of percentiles and </w:t>
      </w:r>
      <w:hyperlink r:id="rId557" w:tgtFrame="_blank" w:history="1">
        <w:r w:rsidRPr="0021786F">
          <w:rPr>
            <w:rStyle w:val="Hyperlink"/>
            <w:rFonts w:ascii="inherit" w:eastAsiaTheme="majorEastAsia" w:hAnsi="inherit" w:cs="Arial"/>
            <w:color w:val="ED7D31" w:themeColor="accent2"/>
            <w:szCs w:val="20"/>
            <w:bdr w:val="none" w:sz="0" w:space="0" w:color="auto" w:frame="1"/>
          </w:rPr>
          <w:t>deciles</w:t>
        </w:r>
      </w:hyperlink>
      <w:r w:rsidRPr="0021786F">
        <w:rPr>
          <w:rFonts w:ascii="Arial" w:hAnsi="Arial" w:cs="Arial"/>
          <w:color w:val="ED7D31" w:themeColor="accent2"/>
          <w:szCs w:val="20"/>
        </w:rPr>
        <w:t>(D).</w:t>
      </w:r>
      <w:r w:rsidRPr="0021786F">
        <w:rPr>
          <w:rFonts w:ascii="Arial" w:hAnsi="Arial" w:cs="Arial"/>
          <w:color w:val="777777"/>
          <w:szCs w:val="20"/>
        </w:rPr>
        <w:t xml:space="preserve"> Kelley’s absolute measure of skewness (</w:t>
      </w:r>
      <w:proofErr w:type="spellStart"/>
      <w:r w:rsidRPr="0021786F">
        <w:rPr>
          <w:rFonts w:ascii="Arial" w:hAnsi="Arial" w:cs="Arial"/>
          <w:color w:val="777777"/>
          <w:szCs w:val="20"/>
        </w:rPr>
        <w:t>S</w:t>
      </w:r>
      <w:r w:rsidRPr="0021786F">
        <w:rPr>
          <w:rFonts w:ascii="inherit" w:hAnsi="inherit" w:cs="Arial"/>
          <w:color w:val="777777"/>
          <w:sz w:val="19"/>
          <w:szCs w:val="15"/>
          <w:bdr w:val="none" w:sz="0" w:space="0" w:color="auto" w:frame="1"/>
          <w:vertAlign w:val="subscript"/>
        </w:rPr>
        <w:t>k</w:t>
      </w:r>
      <w:proofErr w:type="spellEnd"/>
      <w:r w:rsidRPr="0021786F">
        <w:rPr>
          <w:rFonts w:ascii="Arial" w:hAnsi="Arial" w:cs="Arial"/>
          <w:color w:val="777777"/>
          <w:szCs w:val="20"/>
        </w:rPr>
        <w:t>)is:</w:t>
      </w:r>
    </w:p>
    <w:p w14:paraId="4518BDBE"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37D79028" w14:textId="6133F784" w:rsidR="00BE6D39"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proofErr w:type="spellStart"/>
      <w:r w:rsidRPr="00C6123D">
        <w:rPr>
          <w:rFonts w:ascii="Arial" w:hAnsi="Arial" w:cs="Arial"/>
          <w:color w:val="ED7D31" w:themeColor="accent2"/>
          <w:szCs w:val="20"/>
        </w:rPr>
        <w:t>S</w:t>
      </w:r>
      <w:r w:rsidRPr="00C6123D">
        <w:rPr>
          <w:rFonts w:ascii="inherit" w:hAnsi="inherit" w:cs="Arial"/>
          <w:color w:val="ED7D31" w:themeColor="accent2"/>
          <w:sz w:val="19"/>
          <w:szCs w:val="15"/>
          <w:bdr w:val="none" w:sz="0" w:space="0" w:color="auto" w:frame="1"/>
          <w:vertAlign w:val="subscript"/>
        </w:rPr>
        <w:t>k</w:t>
      </w:r>
      <w:proofErr w:type="spellEnd"/>
      <w:r w:rsidRPr="00C6123D">
        <w:rPr>
          <w:rFonts w:ascii="Arial" w:hAnsi="Arial" w:cs="Arial"/>
          <w:color w:val="ED7D31" w:themeColor="accent2"/>
          <w:szCs w:val="20"/>
        </w:rPr>
        <w:t>=P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r w:rsidRPr="00C6123D">
        <w:rPr>
          <w:rFonts w:ascii="Arial" w:hAnsi="Arial" w:cs="Arial"/>
          <w:color w:val="ED7D31" w:themeColor="accent2"/>
          <w:szCs w:val="20"/>
        </w:rPr>
        <w:t> – 2*P</w:t>
      </w:r>
      <w:r w:rsidRPr="00C6123D">
        <w:rPr>
          <w:rFonts w:ascii="inherit" w:hAnsi="inherit" w:cs="Arial"/>
          <w:color w:val="ED7D31" w:themeColor="accent2"/>
          <w:sz w:val="19"/>
          <w:szCs w:val="15"/>
          <w:bdr w:val="none" w:sz="0" w:space="0" w:color="auto" w:frame="1"/>
          <w:vertAlign w:val="subscript"/>
        </w:rPr>
        <w:t>50</w:t>
      </w:r>
      <w:r w:rsidRPr="00C6123D">
        <w:rPr>
          <w:rFonts w:ascii="Arial" w:hAnsi="Arial" w:cs="Arial"/>
          <w:color w:val="ED7D31" w:themeColor="accent2"/>
          <w:szCs w:val="20"/>
        </w:rPr>
        <w:t> = D</w:t>
      </w:r>
      <w:r w:rsidRPr="00C6123D">
        <w:rPr>
          <w:rFonts w:ascii="inherit" w:hAnsi="inherit" w:cs="Arial"/>
          <w:color w:val="ED7D31" w:themeColor="accent2"/>
          <w:sz w:val="19"/>
          <w:szCs w:val="15"/>
          <w:bdr w:val="none" w:sz="0" w:space="0" w:color="auto" w:frame="1"/>
          <w:vertAlign w:val="subscript"/>
        </w:rPr>
        <w:t>9</w:t>
      </w:r>
      <w:r w:rsidRPr="00C6123D">
        <w:rPr>
          <w:rFonts w:ascii="Arial" w:hAnsi="Arial" w:cs="Arial"/>
          <w:color w:val="ED7D31" w:themeColor="accent2"/>
          <w:szCs w:val="20"/>
        </w:rPr>
        <w:t> + D</w:t>
      </w:r>
      <w:r w:rsidRPr="00C6123D">
        <w:rPr>
          <w:rFonts w:ascii="inherit" w:hAnsi="inherit" w:cs="Arial"/>
          <w:color w:val="ED7D31" w:themeColor="accent2"/>
          <w:sz w:val="19"/>
          <w:szCs w:val="15"/>
          <w:bdr w:val="none" w:sz="0" w:space="0" w:color="auto" w:frame="1"/>
          <w:vertAlign w:val="subscript"/>
        </w:rPr>
        <w:t>1</w:t>
      </w:r>
      <w:r w:rsidRPr="00C6123D">
        <w:rPr>
          <w:rFonts w:ascii="Arial" w:hAnsi="Arial" w:cs="Arial"/>
          <w:color w:val="ED7D31" w:themeColor="accent2"/>
          <w:szCs w:val="20"/>
        </w:rPr>
        <w:t>-2*D</w:t>
      </w:r>
      <w:r w:rsidRPr="00C6123D">
        <w:rPr>
          <w:rFonts w:ascii="inherit" w:hAnsi="inherit" w:cs="Arial"/>
          <w:color w:val="ED7D31" w:themeColor="accent2"/>
          <w:sz w:val="19"/>
          <w:szCs w:val="15"/>
          <w:bdr w:val="none" w:sz="0" w:space="0" w:color="auto" w:frame="1"/>
          <w:vertAlign w:val="subscript"/>
        </w:rPr>
        <w:t>5</w:t>
      </w:r>
      <w:r w:rsidRPr="0021786F">
        <w:rPr>
          <w:rFonts w:ascii="Arial" w:hAnsi="Arial" w:cs="Arial"/>
          <w:color w:val="777777"/>
          <w:szCs w:val="20"/>
        </w:rPr>
        <w:t>.</w:t>
      </w:r>
    </w:p>
    <w:p w14:paraId="21AB6676"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63C21603" w14:textId="77777777" w:rsidR="00BE6D39" w:rsidRPr="0021786F" w:rsidRDefault="00BE6D39" w:rsidP="00BE6D39">
      <w:pPr>
        <w:pStyle w:val="NormalWeb"/>
        <w:shd w:val="clear" w:color="auto" w:fill="FFFFFF"/>
        <w:spacing w:before="0" w:beforeAutospacing="0" w:after="225" w:afterAutospacing="0"/>
        <w:textAlignment w:val="baseline"/>
        <w:rPr>
          <w:rFonts w:ascii="Arial" w:hAnsi="Arial" w:cs="Arial"/>
          <w:color w:val="777777"/>
          <w:szCs w:val="20"/>
        </w:rPr>
      </w:pPr>
      <w:r w:rsidRPr="00C6123D">
        <w:rPr>
          <w:rFonts w:ascii="Arial" w:hAnsi="Arial" w:cs="Arial"/>
          <w:color w:val="ED7D31" w:themeColor="accent2"/>
          <w:szCs w:val="20"/>
        </w:rPr>
        <w:t xml:space="preserve">This formula is </w:t>
      </w:r>
      <w:r w:rsidRPr="00C6123D">
        <w:rPr>
          <w:rFonts w:ascii="Arial" w:hAnsi="Arial" w:cs="Arial"/>
          <w:b/>
          <w:color w:val="ED7D31" w:themeColor="accent2"/>
          <w:szCs w:val="20"/>
        </w:rPr>
        <w:t>not practically used</w:t>
      </w:r>
      <w:r w:rsidRPr="00C6123D">
        <w:rPr>
          <w:rFonts w:ascii="Arial" w:hAnsi="Arial" w:cs="Arial"/>
          <w:color w:val="ED7D31" w:themeColor="accent2"/>
          <w:szCs w:val="20"/>
        </w:rPr>
        <w:t xml:space="preserve">. In fact, Kelly’s measure of skewness is </w:t>
      </w:r>
      <w:r w:rsidRPr="00C6123D">
        <w:rPr>
          <w:rFonts w:ascii="Arial" w:hAnsi="Arial" w:cs="Arial"/>
          <w:b/>
          <w:color w:val="ED7D31" w:themeColor="accent2"/>
          <w:szCs w:val="20"/>
        </w:rPr>
        <w:t>rarely used</w:t>
      </w:r>
      <w:r w:rsidRPr="00C6123D">
        <w:rPr>
          <w:rFonts w:ascii="Arial" w:hAnsi="Arial" w:cs="Arial"/>
          <w:color w:val="ED7D31" w:themeColor="accent2"/>
          <w:szCs w:val="20"/>
        </w:rPr>
        <w:t xml:space="preserve"> at all</w:t>
      </w:r>
      <w:r w:rsidRPr="0021786F">
        <w:rPr>
          <w:rFonts w:ascii="Arial" w:hAnsi="Arial" w:cs="Arial"/>
          <w:color w:val="777777"/>
          <w:szCs w:val="20"/>
        </w:rPr>
        <w:t xml:space="preserve">, even in </w:t>
      </w:r>
      <w:proofErr w:type="spellStart"/>
      <w:proofErr w:type="gramStart"/>
      <w:r w:rsidRPr="0021786F">
        <w:rPr>
          <w:rFonts w:ascii="Arial" w:hAnsi="Arial" w:cs="Arial"/>
          <w:color w:val="777777"/>
          <w:szCs w:val="20"/>
        </w:rPr>
        <w:t>it’s</w:t>
      </w:r>
      <w:proofErr w:type="spellEnd"/>
      <w:proofErr w:type="gramEnd"/>
      <w:r w:rsidRPr="0021786F">
        <w:rPr>
          <w:rFonts w:ascii="Arial" w:hAnsi="Arial" w:cs="Arial"/>
          <w:color w:val="777777"/>
          <w:szCs w:val="20"/>
        </w:rPr>
        <w:t xml:space="preserve"> more common form, which is measured as coefficient of skewness:</w:t>
      </w:r>
    </w:p>
    <w:p w14:paraId="27D355DF" w14:textId="478678BC" w:rsidR="00BE6D39" w:rsidRPr="00C6123D" w:rsidRDefault="00BE6D39" w:rsidP="00BE6D39">
      <w:pPr>
        <w:pStyle w:val="NormalWeb"/>
        <w:shd w:val="clear" w:color="auto" w:fill="FFFFFF"/>
        <w:spacing w:before="0" w:beforeAutospacing="0" w:after="0" w:afterAutospacing="0"/>
        <w:textAlignment w:val="baseline"/>
        <w:rPr>
          <w:rFonts w:ascii="inherit" w:hAnsi="inherit" w:cs="Arial"/>
          <w:color w:val="ED7D31" w:themeColor="accent2"/>
          <w:sz w:val="19"/>
          <w:szCs w:val="15"/>
          <w:bdr w:val="none" w:sz="0" w:space="0" w:color="auto" w:frame="1"/>
          <w:vertAlign w:val="subscript"/>
        </w:rPr>
      </w:pPr>
      <w:r w:rsidRPr="00C6123D">
        <w:rPr>
          <w:rFonts w:ascii="Arial" w:hAnsi="Arial" w:cs="Arial"/>
          <w:color w:val="ED7D31" w:themeColor="accent2"/>
          <w:szCs w:val="20"/>
        </w:rPr>
        <w:t>S</w:t>
      </w:r>
      <w:r w:rsidRPr="00C6123D">
        <w:rPr>
          <w:rFonts w:ascii="inherit" w:hAnsi="inherit" w:cs="Arial"/>
          <w:color w:val="ED7D31" w:themeColor="accent2"/>
          <w:sz w:val="19"/>
          <w:szCs w:val="15"/>
          <w:bdr w:val="none" w:sz="0" w:space="0" w:color="auto" w:frame="1"/>
          <w:vertAlign w:val="subscript"/>
        </w:rPr>
        <w:t>P</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2*P</w:t>
      </w:r>
      <w:r w:rsidRPr="00C6123D">
        <w:rPr>
          <w:rFonts w:ascii="inherit" w:hAnsi="inherit" w:cs="Arial"/>
          <w:color w:val="ED7D31" w:themeColor="accent2"/>
          <w:sz w:val="19"/>
          <w:szCs w:val="15"/>
          <w:bdr w:val="none" w:sz="0" w:space="0" w:color="auto" w:frame="1"/>
          <w:vertAlign w:val="subscript"/>
        </w:rPr>
        <w:t>50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90</w:t>
      </w:r>
      <w:r w:rsidRPr="00C6123D">
        <w:rPr>
          <w:rFonts w:ascii="Arial" w:hAnsi="Arial" w:cs="Arial"/>
          <w:color w:val="ED7D31" w:themeColor="accent2"/>
          <w:szCs w:val="20"/>
        </w:rPr>
        <w:t> – P</w:t>
      </w:r>
      <w:r w:rsidRPr="00C6123D">
        <w:rPr>
          <w:rFonts w:ascii="inherit" w:hAnsi="inherit" w:cs="Arial"/>
          <w:color w:val="ED7D31" w:themeColor="accent2"/>
          <w:sz w:val="19"/>
          <w:szCs w:val="15"/>
          <w:bdr w:val="none" w:sz="0" w:space="0" w:color="auto" w:frame="1"/>
          <w:vertAlign w:val="subscript"/>
        </w:rPr>
        <w:t>10</w:t>
      </w:r>
    </w:p>
    <w:p w14:paraId="0CD2A329" w14:textId="77777777" w:rsidR="0021786F" w:rsidRPr="0021786F" w:rsidRDefault="0021786F" w:rsidP="00BE6D39">
      <w:pPr>
        <w:pStyle w:val="NormalWeb"/>
        <w:shd w:val="clear" w:color="auto" w:fill="FFFFFF"/>
        <w:spacing w:before="0" w:beforeAutospacing="0" w:after="0" w:afterAutospacing="0"/>
        <w:textAlignment w:val="baseline"/>
        <w:rPr>
          <w:rFonts w:ascii="Arial" w:hAnsi="Arial" w:cs="Arial"/>
          <w:color w:val="777777"/>
          <w:szCs w:val="20"/>
        </w:rPr>
      </w:pPr>
    </w:p>
    <w:p w14:paraId="71920B40" w14:textId="6965A4F5" w:rsidR="00BE6D39" w:rsidRDefault="00BE6D39" w:rsidP="00684DB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4D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Kelly’s Measure of Skewness Tell us?</w:t>
      </w:r>
    </w:p>
    <w:p w14:paraId="7B764090" w14:textId="77777777" w:rsidR="00684DB5" w:rsidRPr="00684DB5" w:rsidRDefault="00684DB5" w:rsidP="00684DB5">
      <w:pPr>
        <w:rPr>
          <w:lang w:eastAsia="en-IN"/>
        </w:rPr>
      </w:pPr>
    </w:p>
    <w:p w14:paraId="0AC67BC8" w14:textId="77777777" w:rsidR="00BE6D39" w:rsidRPr="000C3A40" w:rsidRDefault="00BE6D39" w:rsidP="00BE6D39">
      <w:pPr>
        <w:pStyle w:val="NormalWeb"/>
        <w:shd w:val="clear" w:color="auto" w:fill="FFFFFF"/>
        <w:spacing w:before="0" w:beforeAutospacing="0" w:after="0" w:afterAutospacing="0"/>
        <w:textAlignment w:val="baseline"/>
        <w:rPr>
          <w:rFonts w:ascii="Arial" w:hAnsi="Arial" w:cs="Arial"/>
          <w:color w:val="777777"/>
          <w:szCs w:val="20"/>
        </w:rPr>
      </w:pPr>
      <w:r w:rsidRPr="000C3A40">
        <w:rPr>
          <w:rFonts w:ascii="Arial" w:hAnsi="Arial" w:cs="Arial"/>
          <w:color w:val="777777"/>
          <w:szCs w:val="20"/>
        </w:rPr>
        <w:t>Kelly’s Measure of Skewness gives you the same information about skewness as the other three types of skewness measures (</w:t>
      </w:r>
      <w:hyperlink r:id="rId558" w:tgtFrame="_blank" w:history="1">
        <w:r w:rsidRPr="000C3A40">
          <w:rPr>
            <w:rStyle w:val="Hyperlink"/>
            <w:rFonts w:ascii="inherit" w:eastAsiaTheme="majorEastAsia" w:hAnsi="inherit" w:cs="Arial"/>
            <w:color w:val="05A9C5"/>
            <w:szCs w:val="20"/>
            <w:bdr w:val="none" w:sz="0" w:space="0" w:color="auto" w:frame="1"/>
          </w:rPr>
          <w:t>Bowley skewness</w:t>
        </w:r>
      </w:hyperlink>
      <w:r w:rsidRPr="000C3A40">
        <w:rPr>
          <w:rFonts w:ascii="Arial" w:hAnsi="Arial" w:cs="Arial"/>
          <w:color w:val="777777"/>
          <w:szCs w:val="20"/>
        </w:rPr>
        <w:t>, </w:t>
      </w:r>
      <w:hyperlink r:id="rId559" w:tgtFrame="_blank" w:history="1">
        <w:r w:rsidRPr="000C3A40">
          <w:rPr>
            <w:rStyle w:val="Hyperlink"/>
            <w:rFonts w:ascii="inherit" w:eastAsiaTheme="majorEastAsia" w:hAnsi="inherit" w:cs="Arial"/>
            <w:color w:val="05A9C5"/>
            <w:szCs w:val="20"/>
            <w:bdr w:val="none" w:sz="0" w:space="0" w:color="auto" w:frame="1"/>
          </w:rPr>
          <w:t>Pearson Mode Skewness</w:t>
        </w:r>
      </w:hyperlink>
      <w:r w:rsidRPr="000C3A40">
        <w:rPr>
          <w:rFonts w:ascii="Arial" w:hAnsi="Arial" w:cs="Arial"/>
          <w:color w:val="777777"/>
          <w:szCs w:val="20"/>
        </w:rPr>
        <w:t> and </w:t>
      </w:r>
      <w:proofErr w:type="spellStart"/>
      <w:r w:rsidR="00D07F14">
        <w:fldChar w:fldCharType="begin"/>
      </w:r>
      <w:r w:rsidR="00D07F14">
        <w:instrText xml:space="preserve"> HYPERLINK "https://www.statisticshowto.datasciencecentral.com/kellys-measure-of-skewness/momental" </w:instrText>
      </w:r>
      <w:r w:rsidR="00D07F14">
        <w:fldChar w:fldCharType="separate"/>
      </w:r>
      <w:r w:rsidRPr="000C3A40">
        <w:rPr>
          <w:rStyle w:val="Hyperlink"/>
          <w:rFonts w:ascii="inherit" w:eastAsiaTheme="majorEastAsia" w:hAnsi="inherit" w:cs="Arial"/>
          <w:color w:val="05A9C5"/>
          <w:szCs w:val="20"/>
          <w:bdr w:val="none" w:sz="0" w:space="0" w:color="auto" w:frame="1"/>
        </w:rPr>
        <w:t>Momental</w:t>
      </w:r>
      <w:proofErr w:type="spellEnd"/>
      <w:r w:rsidRPr="000C3A40">
        <w:rPr>
          <w:rStyle w:val="Hyperlink"/>
          <w:rFonts w:ascii="inherit" w:eastAsiaTheme="majorEastAsia" w:hAnsi="inherit" w:cs="Arial"/>
          <w:color w:val="05A9C5"/>
          <w:szCs w:val="20"/>
          <w:bdr w:val="none" w:sz="0" w:space="0" w:color="auto" w:frame="1"/>
        </w:rPr>
        <w:t xml:space="preserve"> Skewness.</w:t>
      </w:r>
      <w:r w:rsidR="00D07F14">
        <w:rPr>
          <w:rStyle w:val="Hyperlink"/>
          <w:rFonts w:ascii="inherit" w:eastAsiaTheme="majorEastAsia" w:hAnsi="inherit" w:cs="Arial"/>
          <w:color w:val="05A9C5"/>
          <w:szCs w:val="20"/>
          <w:bdr w:val="none" w:sz="0" w:space="0" w:color="auto" w:frame="1"/>
        </w:rPr>
        <w:fldChar w:fldCharType="end"/>
      </w:r>
      <w:r w:rsidRPr="000C3A40">
        <w:rPr>
          <w:rFonts w:ascii="Arial" w:hAnsi="Arial" w:cs="Arial"/>
          <w:color w:val="777777"/>
          <w:szCs w:val="20"/>
        </w:rPr>
        <w:t>).</w:t>
      </w:r>
    </w:p>
    <w:p w14:paraId="7B875FED" w14:textId="77777777" w:rsidR="00BE6D39" w:rsidRPr="000C3A40" w:rsidRDefault="00BE6D39" w:rsidP="00BE6D39">
      <w:pPr>
        <w:pStyle w:val="NormalWeb"/>
        <w:shd w:val="clear" w:color="auto" w:fill="FFFFFF"/>
        <w:spacing w:before="0" w:beforeAutospacing="0" w:after="225" w:afterAutospacing="0"/>
        <w:textAlignment w:val="baseline"/>
        <w:rPr>
          <w:rFonts w:ascii="Arial" w:hAnsi="Arial" w:cs="Arial"/>
          <w:color w:val="777777"/>
          <w:szCs w:val="20"/>
        </w:rPr>
      </w:pPr>
      <w:r w:rsidRPr="000C3A40">
        <w:rPr>
          <w:rFonts w:ascii="Arial" w:hAnsi="Arial" w:cs="Arial"/>
          <w:color w:val="777777"/>
          <w:szCs w:val="20"/>
        </w:rPr>
        <w:t>A measure of skewness = 0 means that the distribution is symmetrical.</w:t>
      </w:r>
      <w:r w:rsidRPr="000C3A40">
        <w:rPr>
          <w:rFonts w:ascii="Arial" w:hAnsi="Arial" w:cs="Arial"/>
          <w:color w:val="777777"/>
          <w:szCs w:val="20"/>
        </w:rPr>
        <w:br/>
        <w:t>A measure of skewness &gt; 0 means a positive skewness.</w:t>
      </w:r>
      <w:r w:rsidRPr="000C3A40">
        <w:rPr>
          <w:rFonts w:ascii="Arial" w:hAnsi="Arial" w:cs="Arial"/>
          <w:color w:val="777777"/>
          <w:szCs w:val="20"/>
        </w:rPr>
        <w:br/>
        <w:t>A measure of skewness &lt; means a negative skewness.</w:t>
      </w:r>
    </w:p>
    <w:p w14:paraId="1377F0C0" w14:textId="6EFBAC5D" w:rsidR="00BE6D39" w:rsidRDefault="00BE6D39" w:rsidP="00BE6D39">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BE70AB4" wp14:editId="60927E14">
            <wp:extent cx="1432560" cy="1432560"/>
            <wp:effectExtent l="0" t="0" r="0" b="0"/>
            <wp:docPr id="234" name="Picture 234" descr="Kelly's Measure of Skewness 2">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lly's Measure of Skewness 2">
                      <a:hlinkClick r:id="rId402"/>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C020FDB" w14:textId="47A60B47" w:rsidR="00A707F8" w:rsidRDefault="00536AA1" w:rsidP="00A707F8">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353BB">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Kurtosis: Definition, Leptokurtic, Platykurtic</w:t>
      </w:r>
    </w:p>
    <w:p w14:paraId="480B8C71" w14:textId="77777777" w:rsidR="00A707F8" w:rsidRPr="00A707F8" w:rsidRDefault="00A707F8" w:rsidP="00A707F8"/>
    <w:p w14:paraId="6E18B19A" w14:textId="77777777" w:rsidR="00536AA1" w:rsidRPr="001F6912" w:rsidRDefault="00536AA1" w:rsidP="00536AA1">
      <w:pPr>
        <w:numPr>
          <w:ilvl w:val="0"/>
          <w:numId w:val="126"/>
        </w:numPr>
        <w:shd w:val="clear" w:color="auto" w:fill="FFFFFF"/>
        <w:spacing w:after="0" w:line="240" w:lineRule="auto"/>
        <w:ind w:left="450"/>
        <w:textAlignment w:val="baseline"/>
        <w:rPr>
          <w:rFonts w:ascii="inherit" w:hAnsi="inherit" w:cs="Arial"/>
          <w:color w:val="777777"/>
          <w:sz w:val="24"/>
          <w:szCs w:val="20"/>
        </w:rPr>
      </w:pPr>
      <w:r w:rsidRPr="001F6912">
        <w:rPr>
          <w:rFonts w:ascii="inherit" w:hAnsi="inherit" w:cs="Arial"/>
          <w:color w:val="777777"/>
          <w:sz w:val="24"/>
          <w:szCs w:val="20"/>
        </w:rPr>
        <w:t>A </w:t>
      </w:r>
      <w:r w:rsidRPr="001F6912">
        <w:rPr>
          <w:rStyle w:val="Strong"/>
          <w:rFonts w:ascii="inherit" w:hAnsi="inherit" w:cs="Arial"/>
          <w:color w:val="777777"/>
          <w:sz w:val="24"/>
          <w:szCs w:val="20"/>
          <w:bdr w:val="none" w:sz="0" w:space="0" w:color="auto" w:frame="1"/>
        </w:rPr>
        <w:t>positive value</w:t>
      </w:r>
      <w:r w:rsidRPr="001F6912">
        <w:rPr>
          <w:rFonts w:ascii="inherit" w:hAnsi="inherit" w:cs="Arial"/>
          <w:color w:val="777777"/>
          <w:sz w:val="24"/>
          <w:szCs w:val="20"/>
        </w:rPr>
        <w:t> tells you that you have </w:t>
      </w:r>
      <w:hyperlink r:id="rId561" w:history="1">
        <w:r w:rsidRPr="00041639">
          <w:rPr>
            <w:rStyle w:val="Hyperlink"/>
            <w:rFonts w:ascii="inherit" w:hAnsi="inherit" w:cs="Arial"/>
            <w:color w:val="ED7D31" w:themeColor="accent2"/>
            <w:sz w:val="24"/>
            <w:szCs w:val="20"/>
            <w:bdr w:val="none" w:sz="0" w:space="0" w:color="auto" w:frame="1"/>
          </w:rPr>
          <w:t>heavy-tails</w:t>
        </w:r>
      </w:hyperlink>
      <w:r w:rsidRPr="001F6912">
        <w:rPr>
          <w:rFonts w:ascii="inherit" w:hAnsi="inherit" w:cs="Arial"/>
          <w:color w:val="777777"/>
          <w:sz w:val="24"/>
          <w:szCs w:val="20"/>
        </w:rPr>
        <w:t> (i.e. a lot of data in your tails).</w:t>
      </w:r>
    </w:p>
    <w:p w14:paraId="44624EDD" w14:textId="28271556" w:rsidR="00536AA1" w:rsidRDefault="00536AA1" w:rsidP="00536AA1">
      <w:pPr>
        <w:numPr>
          <w:ilvl w:val="0"/>
          <w:numId w:val="126"/>
        </w:numPr>
        <w:shd w:val="clear" w:color="auto" w:fill="FFFFFF"/>
        <w:spacing w:after="0" w:line="240" w:lineRule="auto"/>
        <w:ind w:left="450"/>
        <w:textAlignment w:val="baseline"/>
        <w:rPr>
          <w:rFonts w:ascii="inherit" w:hAnsi="inherit" w:cs="Arial"/>
          <w:color w:val="777777"/>
          <w:sz w:val="24"/>
          <w:szCs w:val="20"/>
        </w:rPr>
      </w:pPr>
      <w:r w:rsidRPr="001F6912">
        <w:rPr>
          <w:rFonts w:ascii="inherit" w:hAnsi="inherit" w:cs="Arial"/>
          <w:color w:val="777777"/>
          <w:sz w:val="24"/>
          <w:szCs w:val="20"/>
        </w:rPr>
        <w:t>A</w:t>
      </w:r>
      <w:r w:rsidRPr="001F6912">
        <w:rPr>
          <w:rStyle w:val="Strong"/>
          <w:rFonts w:ascii="inherit" w:hAnsi="inherit" w:cs="Arial"/>
          <w:color w:val="777777"/>
          <w:sz w:val="24"/>
          <w:szCs w:val="20"/>
          <w:bdr w:val="none" w:sz="0" w:space="0" w:color="auto" w:frame="1"/>
        </w:rPr>
        <w:t> negative value </w:t>
      </w:r>
      <w:r w:rsidRPr="001F6912">
        <w:rPr>
          <w:rFonts w:ascii="inherit" w:hAnsi="inherit" w:cs="Arial"/>
          <w:color w:val="777777"/>
          <w:sz w:val="24"/>
          <w:szCs w:val="20"/>
        </w:rPr>
        <w:t>means that you have </w:t>
      </w:r>
      <w:hyperlink r:id="rId562" w:history="1">
        <w:r w:rsidRPr="00041639">
          <w:rPr>
            <w:rStyle w:val="Hyperlink"/>
            <w:rFonts w:ascii="inherit" w:hAnsi="inherit" w:cs="Arial"/>
            <w:color w:val="ED7D31" w:themeColor="accent2"/>
            <w:sz w:val="24"/>
            <w:szCs w:val="20"/>
            <w:bdr w:val="none" w:sz="0" w:space="0" w:color="auto" w:frame="1"/>
          </w:rPr>
          <w:t>light-tails</w:t>
        </w:r>
      </w:hyperlink>
      <w:r w:rsidRPr="00041639">
        <w:rPr>
          <w:rFonts w:ascii="inherit" w:hAnsi="inherit" w:cs="Arial"/>
          <w:color w:val="ED7D31" w:themeColor="accent2"/>
          <w:sz w:val="24"/>
          <w:szCs w:val="20"/>
        </w:rPr>
        <w:t> </w:t>
      </w:r>
      <w:r w:rsidRPr="001F6912">
        <w:rPr>
          <w:rFonts w:ascii="inherit" w:hAnsi="inherit" w:cs="Arial"/>
          <w:color w:val="777777"/>
          <w:sz w:val="24"/>
          <w:szCs w:val="20"/>
        </w:rPr>
        <w:t>(i.e. little data in your tails).</w:t>
      </w:r>
    </w:p>
    <w:p w14:paraId="7E6A5F0D" w14:textId="77777777" w:rsidR="001F6912" w:rsidRPr="001F6912" w:rsidRDefault="001F6912" w:rsidP="001F6912">
      <w:pPr>
        <w:shd w:val="clear" w:color="auto" w:fill="FFFFFF"/>
        <w:spacing w:after="0" w:line="240" w:lineRule="auto"/>
        <w:ind w:left="450"/>
        <w:textAlignment w:val="baseline"/>
        <w:rPr>
          <w:rFonts w:ascii="inherit" w:hAnsi="inherit" w:cs="Arial"/>
          <w:color w:val="777777"/>
          <w:sz w:val="24"/>
          <w:szCs w:val="20"/>
        </w:rPr>
      </w:pPr>
    </w:p>
    <w:p w14:paraId="0A78601C" w14:textId="070ABBBA" w:rsidR="00536AA1" w:rsidRPr="00BC4887" w:rsidRDefault="00536AA1" w:rsidP="00536AA1">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BC4887">
        <w:rPr>
          <w:rFonts w:ascii="inherit" w:hAnsi="inherit" w:cs="Arial"/>
          <w:color w:val="ED7D31" w:themeColor="accent2"/>
          <w:szCs w:val="20"/>
        </w:rPr>
        <w:lastRenderedPageBreak/>
        <w:t>This heaviness or lightness in the tails usually means that your data looks flatter (or less flat) compared to the normal distribution. The standard normal distribution has a kurtosis of 3, so if your values are close to that then your graph’s tails are nearly normal. These distributions are called </w:t>
      </w:r>
      <w:r w:rsidRPr="00BC4887">
        <w:rPr>
          <w:rStyle w:val="Strong"/>
          <w:rFonts w:ascii="inherit" w:eastAsiaTheme="majorEastAsia" w:hAnsi="inherit" w:cs="Arial"/>
          <w:color w:val="ED7D31" w:themeColor="accent2"/>
          <w:szCs w:val="20"/>
          <w:bdr w:val="none" w:sz="0" w:space="0" w:color="auto" w:frame="1"/>
        </w:rPr>
        <w:t>mesokurtic</w:t>
      </w:r>
      <w:r w:rsidRPr="00BC4887">
        <w:rPr>
          <w:rFonts w:ascii="inherit" w:hAnsi="inherit" w:cs="Arial"/>
          <w:color w:val="ED7D31" w:themeColor="accent2"/>
          <w:szCs w:val="20"/>
        </w:rPr>
        <w:t>.</w:t>
      </w:r>
    </w:p>
    <w:p w14:paraId="41D090BB" w14:textId="77777777" w:rsidR="00BC4887" w:rsidRPr="00BC4887" w:rsidRDefault="00BC4887" w:rsidP="00536AA1">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470BD442" w14:textId="175525AE" w:rsidR="00536AA1" w:rsidRPr="00BC4887" w:rsidRDefault="00536AA1" w:rsidP="00536AA1">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BC4887">
        <w:rPr>
          <w:rFonts w:ascii="inherit" w:hAnsi="inherit" w:cs="Arial"/>
          <w:color w:val="ED7D31" w:themeColor="accent2"/>
          <w:szCs w:val="20"/>
        </w:rPr>
        <w:t>Kurtosis is the fourth </w:t>
      </w:r>
      <w:hyperlink r:id="rId563" w:tgtFrame="_blank" w:history="1">
        <w:r w:rsidRPr="00BC4887">
          <w:rPr>
            <w:rStyle w:val="Hyperlink"/>
            <w:rFonts w:ascii="inherit" w:hAnsi="inherit" w:cs="Arial"/>
            <w:color w:val="ED7D31" w:themeColor="accent2"/>
            <w:szCs w:val="20"/>
            <w:bdr w:val="none" w:sz="0" w:space="0" w:color="auto" w:frame="1"/>
          </w:rPr>
          <w:t>moment </w:t>
        </w:r>
      </w:hyperlink>
      <w:r w:rsidRPr="00BC4887">
        <w:rPr>
          <w:rFonts w:ascii="inherit" w:hAnsi="inherit" w:cs="Arial"/>
          <w:color w:val="ED7D31" w:themeColor="accent2"/>
          <w:szCs w:val="20"/>
        </w:rPr>
        <w:t>in statistics.</w:t>
      </w:r>
    </w:p>
    <w:p w14:paraId="38935403" w14:textId="77777777" w:rsidR="00BC4887" w:rsidRPr="001F6912" w:rsidRDefault="00BC4887"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2BDAC9C2" w14:textId="2527FC71" w:rsidR="00536AA1" w:rsidRDefault="00536AA1" w:rsidP="00536AA1">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5859A7A" wp14:editId="63B801C0">
            <wp:extent cx="4358640" cy="1379220"/>
            <wp:effectExtent l="0" t="0" r="3810" b="0"/>
            <wp:docPr id="299" name="Picture 299" descr="kurtosis">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urtosis">
                      <a:hlinkClick r:id="rId564"/>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358640" cy="1379220"/>
                    </a:xfrm>
                    <a:prstGeom prst="rect">
                      <a:avLst/>
                    </a:prstGeom>
                    <a:noFill/>
                    <a:ln>
                      <a:noFill/>
                    </a:ln>
                  </pic:spPr>
                </pic:pic>
              </a:graphicData>
            </a:graphic>
          </wp:inline>
        </w:drawing>
      </w:r>
    </w:p>
    <w:p w14:paraId="037AF2E5" w14:textId="77777777" w:rsidR="00536AA1" w:rsidRDefault="00536AA1" w:rsidP="00536AA1">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distribution on the left has a very negative kurtosis (no tails); the one on the right has positive kurtosis (heavier tails compared to the normal distribution).</w:t>
      </w:r>
    </w:p>
    <w:p w14:paraId="1EC4DF62" w14:textId="26757536" w:rsidR="00536AA1" w:rsidRDefault="00536AA1" w:rsidP="00536AA1">
      <w:pPr>
        <w:shd w:val="clear" w:color="auto" w:fill="FFFFFF"/>
        <w:textAlignment w:val="baseline"/>
        <w:rPr>
          <w:rFonts w:ascii="Arial" w:hAnsi="Arial" w:cs="Arial"/>
          <w:color w:val="777777"/>
          <w:sz w:val="20"/>
          <w:szCs w:val="20"/>
        </w:rPr>
      </w:pPr>
    </w:p>
    <w:p w14:paraId="01BA822E" w14:textId="43B3BA09" w:rsidR="00536AA1" w:rsidRDefault="00536AA1" w:rsidP="00A91F8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91F8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Mesokurtic</w:t>
      </w:r>
    </w:p>
    <w:p w14:paraId="60F4C5C8" w14:textId="77777777" w:rsidR="00AC433A" w:rsidRPr="00AC433A" w:rsidRDefault="00AC433A" w:rsidP="00AC433A">
      <w:pPr>
        <w:rPr>
          <w:lang w:eastAsia="en-IN"/>
        </w:rPr>
      </w:pPr>
    </w:p>
    <w:p w14:paraId="6B20CE70" w14:textId="08732203"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B700C7">
        <w:rPr>
          <w:rFonts w:ascii="inherit" w:hAnsi="inherit" w:cs="Arial"/>
          <w:color w:val="777777"/>
          <w:szCs w:val="20"/>
        </w:rPr>
        <w:t>Mesokurtic distributions are technically defined as having a kurtosis of zero, although the distribution doesn’t have to be </w:t>
      </w:r>
      <w:r w:rsidRPr="00B700C7">
        <w:rPr>
          <w:rStyle w:val="Emphasis"/>
          <w:rFonts w:ascii="inherit" w:hAnsi="inherit" w:cs="Arial"/>
          <w:color w:val="777777"/>
          <w:szCs w:val="20"/>
          <w:bdr w:val="none" w:sz="0" w:space="0" w:color="auto" w:frame="1"/>
        </w:rPr>
        <w:t>exactly</w:t>
      </w:r>
      <w:r w:rsidRPr="00B700C7">
        <w:rPr>
          <w:rFonts w:ascii="inherit" w:hAnsi="inherit" w:cs="Arial"/>
          <w:color w:val="777777"/>
          <w:szCs w:val="20"/>
        </w:rPr>
        <w:t xml:space="preserve"> zero </w:t>
      </w:r>
      <w:proofErr w:type="gramStart"/>
      <w:r w:rsidRPr="00B700C7">
        <w:rPr>
          <w:rFonts w:ascii="inherit" w:hAnsi="inherit" w:cs="Arial"/>
          <w:color w:val="777777"/>
          <w:szCs w:val="20"/>
        </w:rPr>
        <w:t>in order for</w:t>
      </w:r>
      <w:proofErr w:type="gramEnd"/>
      <w:r w:rsidRPr="00B700C7">
        <w:rPr>
          <w:rFonts w:ascii="inherit" w:hAnsi="inherit" w:cs="Arial"/>
          <w:color w:val="777777"/>
          <w:szCs w:val="20"/>
        </w:rPr>
        <w:t xml:space="preserve"> it to be classified as mesokurtic. The most common mesokurtic distributions are:</w:t>
      </w:r>
    </w:p>
    <w:p w14:paraId="43EC93C0" w14:textId="77777777" w:rsidR="00B700C7" w:rsidRPr="00B700C7" w:rsidRDefault="00B700C7"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649C9393" w14:textId="77777777" w:rsidR="00536AA1" w:rsidRPr="00B700C7" w:rsidRDefault="00536AA1" w:rsidP="00536AA1">
      <w:pPr>
        <w:numPr>
          <w:ilvl w:val="0"/>
          <w:numId w:val="127"/>
        </w:numPr>
        <w:shd w:val="clear" w:color="auto" w:fill="FFFFFF"/>
        <w:spacing w:after="0" w:line="240" w:lineRule="auto"/>
        <w:ind w:left="450"/>
        <w:textAlignment w:val="baseline"/>
        <w:rPr>
          <w:rFonts w:ascii="inherit" w:hAnsi="inherit" w:cs="Arial"/>
          <w:color w:val="777777"/>
          <w:sz w:val="24"/>
          <w:szCs w:val="20"/>
        </w:rPr>
      </w:pPr>
      <w:r w:rsidRPr="00B700C7">
        <w:rPr>
          <w:rFonts w:ascii="inherit" w:hAnsi="inherit" w:cs="Arial"/>
          <w:color w:val="777777"/>
          <w:sz w:val="24"/>
          <w:szCs w:val="20"/>
        </w:rPr>
        <w:t>The normal distribution.</w:t>
      </w:r>
    </w:p>
    <w:p w14:paraId="65D66D1B" w14:textId="77777777" w:rsidR="00536AA1" w:rsidRPr="00B700C7" w:rsidRDefault="00536AA1" w:rsidP="00536AA1">
      <w:pPr>
        <w:numPr>
          <w:ilvl w:val="0"/>
          <w:numId w:val="127"/>
        </w:numPr>
        <w:shd w:val="clear" w:color="auto" w:fill="FFFFFF"/>
        <w:spacing w:after="0" w:line="240" w:lineRule="auto"/>
        <w:ind w:left="450"/>
        <w:textAlignment w:val="baseline"/>
        <w:rPr>
          <w:rFonts w:ascii="inherit" w:hAnsi="inherit" w:cs="Arial"/>
          <w:color w:val="777777"/>
          <w:sz w:val="24"/>
          <w:szCs w:val="20"/>
        </w:rPr>
      </w:pPr>
      <w:r w:rsidRPr="00B700C7">
        <w:rPr>
          <w:rFonts w:ascii="inherit" w:hAnsi="inherit" w:cs="Arial"/>
          <w:color w:val="777777"/>
          <w:sz w:val="24"/>
          <w:szCs w:val="20"/>
        </w:rPr>
        <w:t>Any distribution with a Gaussian (normal) shape and zero probability at other places on the real line.</w:t>
      </w:r>
    </w:p>
    <w:p w14:paraId="6E248491" w14:textId="01575A17" w:rsidR="00536AA1" w:rsidRPr="00B700C7" w:rsidRDefault="00536AA1" w:rsidP="00536AA1">
      <w:pPr>
        <w:numPr>
          <w:ilvl w:val="0"/>
          <w:numId w:val="127"/>
        </w:numPr>
        <w:shd w:val="clear" w:color="auto" w:fill="FFFFFF"/>
        <w:spacing w:after="0" w:line="240" w:lineRule="auto"/>
        <w:ind w:left="450"/>
        <w:textAlignment w:val="baseline"/>
        <w:rPr>
          <w:rFonts w:ascii="inherit" w:hAnsi="inherit" w:cs="Arial"/>
          <w:color w:val="777777"/>
          <w:sz w:val="24"/>
          <w:szCs w:val="20"/>
        </w:rPr>
      </w:pPr>
      <w:r w:rsidRPr="00B700C7">
        <w:rPr>
          <w:rFonts w:ascii="inherit" w:hAnsi="inherit" w:cs="Arial"/>
          <w:color w:val="777777"/>
          <w:sz w:val="24"/>
          <w:szCs w:val="20"/>
        </w:rPr>
        <w:t>The </w:t>
      </w:r>
      <w:hyperlink r:id="rId566" w:history="1">
        <w:r w:rsidRPr="00B700C7">
          <w:rPr>
            <w:rStyle w:val="Hyperlink"/>
            <w:rFonts w:ascii="inherit" w:hAnsi="inherit" w:cs="Arial"/>
            <w:color w:val="777777"/>
            <w:sz w:val="24"/>
            <w:szCs w:val="20"/>
            <w:bdr w:val="none" w:sz="0" w:space="0" w:color="auto" w:frame="1"/>
          </w:rPr>
          <w:t>binomial distribution</w:t>
        </w:r>
      </w:hyperlink>
      <w:r w:rsidRPr="00B700C7">
        <w:rPr>
          <w:rFonts w:ascii="inherit" w:hAnsi="inherit" w:cs="Arial"/>
          <w:color w:val="777777"/>
          <w:sz w:val="24"/>
          <w:szCs w:val="20"/>
        </w:rPr>
        <w:t> is mesokurtic for some values (i.e. for p = 1/2±√(1/12).</w:t>
      </w:r>
    </w:p>
    <w:p w14:paraId="0F27C960" w14:textId="77777777" w:rsidR="00AC433A" w:rsidRDefault="00AC433A" w:rsidP="00AC433A">
      <w:pPr>
        <w:shd w:val="clear" w:color="auto" w:fill="FFFFFF"/>
        <w:spacing w:after="0" w:line="240" w:lineRule="auto"/>
        <w:ind w:left="450"/>
        <w:textAlignment w:val="baseline"/>
        <w:rPr>
          <w:rFonts w:ascii="inherit" w:hAnsi="inherit" w:cs="Arial"/>
          <w:color w:val="777777"/>
          <w:sz w:val="20"/>
          <w:szCs w:val="20"/>
        </w:rPr>
      </w:pPr>
    </w:p>
    <w:p w14:paraId="059138A7" w14:textId="04C85699" w:rsidR="00536AA1" w:rsidRDefault="00536AA1" w:rsidP="00AC433A">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C433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Excess kurtosis?</w:t>
      </w:r>
    </w:p>
    <w:p w14:paraId="14AED761" w14:textId="77777777" w:rsidR="00AC433A" w:rsidRPr="00AC433A" w:rsidRDefault="00AC433A" w:rsidP="00AC433A">
      <w:pPr>
        <w:rPr>
          <w:lang w:eastAsia="en-IN"/>
        </w:rPr>
      </w:pPr>
    </w:p>
    <w:p w14:paraId="2F3704BC" w14:textId="77777777" w:rsidR="00536AA1" w:rsidRPr="00B4179C"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B4179C">
        <w:rPr>
          <w:rFonts w:ascii="inherit" w:hAnsi="inherit" w:cs="Arial"/>
          <w:color w:val="777777"/>
          <w:szCs w:val="20"/>
        </w:rPr>
        <w:t>Excess kurtosis is </w:t>
      </w:r>
      <w:r w:rsidRPr="00B4179C">
        <w:rPr>
          <w:rStyle w:val="Emphasis"/>
          <w:rFonts w:ascii="inherit" w:hAnsi="inherit" w:cs="Arial"/>
          <w:color w:val="777777"/>
          <w:szCs w:val="20"/>
          <w:bdr w:val="none" w:sz="0" w:space="0" w:color="auto" w:frame="1"/>
        </w:rPr>
        <w:t>usually </w:t>
      </w:r>
      <w:r w:rsidRPr="00B4179C">
        <w:rPr>
          <w:rFonts w:ascii="inherit" w:hAnsi="inherit" w:cs="Arial"/>
          <w:color w:val="777777"/>
          <w:szCs w:val="20"/>
        </w:rPr>
        <w:t xml:space="preserve">defined as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 3 (see </w:t>
      </w:r>
      <w:hyperlink r:id="rId567" w:anchor="note" w:history="1">
        <w:r w:rsidRPr="00B4179C">
          <w:rPr>
            <w:rStyle w:val="Hyperlink"/>
            <w:rFonts w:ascii="inherit" w:hAnsi="inherit" w:cs="Arial"/>
            <w:color w:val="05A9C5"/>
            <w:szCs w:val="20"/>
            <w:bdr w:val="none" w:sz="0" w:space="0" w:color="auto" w:frame="1"/>
          </w:rPr>
          <w:t>Important note about equations</w:t>
        </w:r>
      </w:hyperlink>
      <w:r w:rsidRPr="00B4179C">
        <w:rPr>
          <w:rFonts w:ascii="inherit" w:hAnsi="inherit" w:cs="Arial"/>
          <w:color w:val="777777"/>
          <w:szCs w:val="20"/>
        </w:rPr>
        <w:t>). It is a measure of how the distribution’s tails compare to the normal (Aldrich, E, 2014).</w:t>
      </w:r>
    </w:p>
    <w:p w14:paraId="6CBD5E43" w14:textId="77777777" w:rsidR="00536AA1" w:rsidRPr="00B4179C" w:rsidRDefault="00536AA1" w:rsidP="00536AA1">
      <w:pPr>
        <w:numPr>
          <w:ilvl w:val="0"/>
          <w:numId w:val="128"/>
        </w:numPr>
        <w:shd w:val="clear" w:color="auto" w:fill="FFFFFF"/>
        <w:spacing w:after="0" w:line="240" w:lineRule="auto"/>
        <w:ind w:left="450"/>
        <w:textAlignment w:val="baseline"/>
        <w:rPr>
          <w:rFonts w:ascii="inherit" w:hAnsi="inherit" w:cs="Arial"/>
          <w:color w:val="777777"/>
          <w:sz w:val="24"/>
          <w:szCs w:val="20"/>
        </w:rPr>
      </w:pPr>
      <w:r w:rsidRPr="00B4179C">
        <w:rPr>
          <w:rFonts w:ascii="inherit" w:hAnsi="inherit" w:cs="Arial"/>
          <w:color w:val="777777"/>
          <w:sz w:val="24"/>
          <w:szCs w:val="20"/>
        </w:rPr>
        <w:t xml:space="preserve">Excess </w:t>
      </w:r>
      <w:proofErr w:type="spellStart"/>
      <w:r w:rsidRPr="00B4179C">
        <w:rPr>
          <w:rFonts w:ascii="inherit" w:hAnsi="inherit" w:cs="Arial"/>
          <w:color w:val="777777"/>
          <w:sz w:val="24"/>
          <w:szCs w:val="20"/>
        </w:rPr>
        <w:t>kurt</w:t>
      </w:r>
      <w:proofErr w:type="spellEnd"/>
      <w:r w:rsidRPr="00B4179C">
        <w:rPr>
          <w:rFonts w:ascii="inherit" w:hAnsi="inherit" w:cs="Arial"/>
          <w:color w:val="777777"/>
          <w:sz w:val="24"/>
          <w:szCs w:val="20"/>
        </w:rPr>
        <w:t xml:space="preserve"> for the normal distribution is 0 (i.e. 3 -3 = 0).</w:t>
      </w:r>
    </w:p>
    <w:p w14:paraId="37D6127F" w14:textId="77777777" w:rsidR="00536AA1" w:rsidRPr="00B4179C" w:rsidRDefault="00536AA1" w:rsidP="00536AA1">
      <w:pPr>
        <w:numPr>
          <w:ilvl w:val="0"/>
          <w:numId w:val="128"/>
        </w:numPr>
        <w:shd w:val="clear" w:color="auto" w:fill="FFFFFF"/>
        <w:spacing w:after="0" w:line="240" w:lineRule="auto"/>
        <w:ind w:left="450"/>
        <w:textAlignment w:val="baseline"/>
        <w:rPr>
          <w:rFonts w:ascii="inherit" w:hAnsi="inherit" w:cs="Arial"/>
          <w:color w:val="777777"/>
          <w:sz w:val="24"/>
          <w:szCs w:val="20"/>
        </w:rPr>
      </w:pPr>
      <w:r w:rsidRPr="00B4179C">
        <w:rPr>
          <w:rFonts w:ascii="inherit" w:hAnsi="inherit" w:cs="Arial"/>
          <w:color w:val="777777"/>
          <w:sz w:val="24"/>
          <w:szCs w:val="20"/>
        </w:rPr>
        <w:t>Negative excess equals lighter tails than a normal distribution.</w:t>
      </w:r>
    </w:p>
    <w:p w14:paraId="2A906A2E" w14:textId="77777777" w:rsidR="00536AA1" w:rsidRPr="00B4179C" w:rsidRDefault="00536AA1" w:rsidP="00536AA1">
      <w:pPr>
        <w:numPr>
          <w:ilvl w:val="0"/>
          <w:numId w:val="128"/>
        </w:numPr>
        <w:shd w:val="clear" w:color="auto" w:fill="FFFFFF"/>
        <w:spacing w:after="0" w:line="240" w:lineRule="auto"/>
        <w:ind w:left="450"/>
        <w:textAlignment w:val="baseline"/>
        <w:rPr>
          <w:rFonts w:ascii="inherit" w:hAnsi="inherit" w:cs="Arial"/>
          <w:color w:val="777777"/>
          <w:sz w:val="24"/>
          <w:szCs w:val="20"/>
        </w:rPr>
      </w:pPr>
      <w:r w:rsidRPr="00B4179C">
        <w:rPr>
          <w:rFonts w:ascii="inherit" w:hAnsi="inherit" w:cs="Arial"/>
          <w:color w:val="777777"/>
          <w:sz w:val="24"/>
          <w:szCs w:val="20"/>
        </w:rPr>
        <w:t>Positive excess equals heavier tails than the normal.</w:t>
      </w:r>
    </w:p>
    <w:p w14:paraId="01462A9A" w14:textId="017616D5"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 w:val="20"/>
          <w:szCs w:val="20"/>
        </w:rPr>
      </w:pPr>
      <w:r w:rsidRPr="00B4179C">
        <w:rPr>
          <w:rFonts w:ascii="inherit" w:hAnsi="inherit" w:cs="Arial"/>
          <w:color w:val="777777"/>
          <w:szCs w:val="20"/>
        </w:rPr>
        <w:t>The following graph shows a variety of distributions. Note how the tails are fatter or thinner than the normal (black):</w:t>
      </w:r>
      <w:r w:rsidRPr="00B4179C">
        <w:rPr>
          <w:rFonts w:ascii="inherit" w:hAnsi="inherit" w:cs="Arial"/>
          <w:color w:val="777777"/>
          <w:szCs w:val="20"/>
        </w:rPr>
        <w:br/>
      </w:r>
      <w:r w:rsidRPr="00B4179C">
        <w:rPr>
          <w:rFonts w:ascii="inherit" w:hAnsi="inherit" w:cs="Arial"/>
          <w:noProof/>
          <w:color w:val="05A9C5"/>
          <w:szCs w:val="20"/>
          <w:bdr w:val="none" w:sz="0" w:space="0" w:color="auto" w:frame="1"/>
        </w:rPr>
        <w:lastRenderedPageBreak/>
        <w:drawing>
          <wp:inline distT="0" distB="0" distL="0" distR="0" wp14:anchorId="4183FA3C" wp14:editId="5AA13143">
            <wp:extent cx="5731510" cy="4093845"/>
            <wp:effectExtent l="0" t="0" r="2540" b="1905"/>
            <wp:docPr id="298" name="Picture 298" descr="https://www.statisticshowto.datasciencecentral.com/wp-content/uploads/2017/12/1024px-Standard_symmetric_pdfs-1024x731.png">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statisticshowto.datasciencecentral.com/wp-content/uploads/2017/12/1024px-Standard_symmetric_pdfs-1024x731.png">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sidRPr="00B4179C">
        <w:rPr>
          <w:rFonts w:ascii="inherit" w:hAnsi="inherit" w:cs="Arial"/>
          <w:color w:val="777777"/>
          <w:szCs w:val="20"/>
        </w:rPr>
        <w:br/>
      </w:r>
      <w:r w:rsidRPr="00B4179C">
        <w:rPr>
          <w:rFonts w:ascii="inherit" w:hAnsi="inherit" w:cs="Arial"/>
          <w:color w:val="777777"/>
          <w:szCs w:val="20"/>
        </w:rPr>
        <w:br w:type="textWrapping" w:clear="left"/>
      </w:r>
      <w:r w:rsidRPr="00B4179C">
        <w:rPr>
          <w:rFonts w:ascii="inherit" w:hAnsi="inherit" w:cs="Arial"/>
          <w:color w:val="777777"/>
          <w:szCs w:val="20"/>
        </w:rPr>
        <w:br/>
        <w:t>Key:</w:t>
      </w:r>
      <w:r w:rsidRPr="00B4179C">
        <w:rPr>
          <w:rFonts w:ascii="inherit" w:hAnsi="inherit" w:cs="Arial"/>
          <w:color w:val="777777"/>
          <w:szCs w:val="20"/>
        </w:rPr>
        <w:br/>
        <w:t xml:space="preserve">Red,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3, Laplace (D)</w:t>
      </w:r>
      <w:proofErr w:type="spellStart"/>
      <w:r w:rsidRPr="00B4179C">
        <w:rPr>
          <w:rFonts w:ascii="inherit" w:hAnsi="inherit" w:cs="Arial"/>
          <w:color w:val="777777"/>
          <w:szCs w:val="20"/>
        </w:rPr>
        <w:t>ouble</w:t>
      </w:r>
      <w:proofErr w:type="spellEnd"/>
      <w:r w:rsidRPr="00B4179C">
        <w:rPr>
          <w:rFonts w:ascii="inherit" w:hAnsi="inherit" w:cs="Arial"/>
          <w:color w:val="777777"/>
          <w:szCs w:val="20"/>
        </w:rPr>
        <w:t xml:space="preserve"> exponential distribution;</w:t>
      </w:r>
      <w:r w:rsidRPr="00B4179C">
        <w:rPr>
          <w:rFonts w:ascii="inherit" w:hAnsi="inherit" w:cs="Arial"/>
          <w:color w:val="777777"/>
          <w:szCs w:val="20"/>
        </w:rPr>
        <w:br/>
        <w:t xml:space="preserve">Orange,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2, hyperbolic (S)</w:t>
      </w:r>
      <w:proofErr w:type="spellStart"/>
      <w:r w:rsidRPr="00B4179C">
        <w:rPr>
          <w:rFonts w:ascii="inherit" w:hAnsi="inherit" w:cs="Arial"/>
          <w:color w:val="777777"/>
          <w:szCs w:val="20"/>
        </w:rPr>
        <w:t>ecant</w:t>
      </w:r>
      <w:proofErr w:type="spellEnd"/>
      <w:r w:rsidRPr="00B4179C">
        <w:rPr>
          <w:rFonts w:ascii="inherit" w:hAnsi="inherit" w:cs="Arial"/>
          <w:color w:val="777777"/>
          <w:szCs w:val="20"/>
        </w:rPr>
        <w:t xml:space="preserve"> distribution;</w:t>
      </w:r>
      <w:r w:rsidRPr="00B4179C">
        <w:rPr>
          <w:rFonts w:ascii="inherit" w:hAnsi="inherit" w:cs="Arial"/>
          <w:color w:val="777777"/>
          <w:szCs w:val="20"/>
        </w:rPr>
        <w:br/>
        <w:t xml:space="preserve">Green,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1.2, </w:t>
      </w:r>
      <w:hyperlink r:id="rId570" w:history="1">
        <w:r w:rsidRPr="00B4179C">
          <w:rPr>
            <w:rStyle w:val="Hyperlink"/>
            <w:rFonts w:ascii="inherit" w:hAnsi="inherit" w:cs="Arial"/>
            <w:color w:val="05A9C5"/>
            <w:szCs w:val="20"/>
            <w:bdr w:val="none" w:sz="0" w:space="0" w:color="auto" w:frame="1"/>
          </w:rPr>
          <w:t>(L)</w:t>
        </w:r>
        <w:proofErr w:type="spellStart"/>
        <w:r w:rsidRPr="00B4179C">
          <w:rPr>
            <w:rStyle w:val="Hyperlink"/>
            <w:rFonts w:ascii="inherit" w:hAnsi="inherit" w:cs="Arial"/>
            <w:color w:val="05A9C5"/>
            <w:szCs w:val="20"/>
            <w:bdr w:val="none" w:sz="0" w:space="0" w:color="auto" w:frame="1"/>
          </w:rPr>
          <w:t>ogistic</w:t>
        </w:r>
        <w:proofErr w:type="spellEnd"/>
        <w:r w:rsidRPr="00B4179C">
          <w:rPr>
            <w:rStyle w:val="Hyperlink"/>
            <w:rFonts w:ascii="inherit" w:hAnsi="inherit" w:cs="Arial"/>
            <w:color w:val="05A9C5"/>
            <w:szCs w:val="20"/>
            <w:bdr w:val="none" w:sz="0" w:space="0" w:color="auto" w:frame="1"/>
          </w:rPr>
          <w:t xml:space="preserve"> distribution;</w:t>
        </w:r>
      </w:hyperlink>
      <w:r w:rsidRPr="00B4179C">
        <w:rPr>
          <w:rFonts w:ascii="inherit" w:hAnsi="inherit" w:cs="Arial"/>
          <w:color w:val="777777"/>
          <w:szCs w:val="20"/>
        </w:rPr>
        <w:br/>
        <w:t xml:space="preserve">Black,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0, (N)</w:t>
      </w:r>
      <w:proofErr w:type="spellStart"/>
      <w:r w:rsidRPr="00B4179C">
        <w:rPr>
          <w:rFonts w:ascii="inherit" w:hAnsi="inherit" w:cs="Arial"/>
          <w:color w:val="777777"/>
          <w:szCs w:val="20"/>
        </w:rPr>
        <w:t>ormal</w:t>
      </w:r>
      <w:proofErr w:type="spellEnd"/>
      <w:r w:rsidRPr="00B4179C">
        <w:rPr>
          <w:rFonts w:ascii="inherit" w:hAnsi="inherit" w:cs="Arial"/>
          <w:color w:val="777777"/>
          <w:szCs w:val="20"/>
        </w:rPr>
        <w:t xml:space="preserve"> distribution;</w:t>
      </w:r>
      <w:r w:rsidRPr="00B4179C">
        <w:rPr>
          <w:rFonts w:ascii="inherit" w:hAnsi="inherit" w:cs="Arial"/>
          <w:color w:val="777777"/>
          <w:szCs w:val="20"/>
        </w:rPr>
        <w:br/>
        <w:t xml:space="preserve">Cyan,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−0.593762…, raised (C)</w:t>
      </w:r>
      <w:proofErr w:type="spellStart"/>
      <w:r w:rsidRPr="00B4179C">
        <w:rPr>
          <w:rFonts w:ascii="inherit" w:hAnsi="inherit" w:cs="Arial"/>
          <w:color w:val="777777"/>
          <w:szCs w:val="20"/>
        </w:rPr>
        <w:t>osine</w:t>
      </w:r>
      <w:proofErr w:type="spellEnd"/>
      <w:r w:rsidRPr="00B4179C">
        <w:rPr>
          <w:rFonts w:ascii="inherit" w:hAnsi="inherit" w:cs="Arial"/>
          <w:color w:val="777777"/>
          <w:szCs w:val="20"/>
        </w:rPr>
        <w:t xml:space="preserve"> distribution;</w:t>
      </w:r>
      <w:r w:rsidRPr="00B4179C">
        <w:rPr>
          <w:rFonts w:ascii="inherit" w:hAnsi="inherit" w:cs="Arial"/>
          <w:color w:val="777777"/>
          <w:szCs w:val="20"/>
        </w:rPr>
        <w:br/>
        <w:t xml:space="preserve">Blue,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−1, (W)</w:t>
      </w:r>
      <w:proofErr w:type="spellStart"/>
      <w:r w:rsidRPr="00B4179C">
        <w:rPr>
          <w:rFonts w:ascii="inherit" w:hAnsi="inherit" w:cs="Arial"/>
          <w:color w:val="777777"/>
          <w:szCs w:val="20"/>
        </w:rPr>
        <w:t>igner</w:t>
      </w:r>
      <w:proofErr w:type="spellEnd"/>
      <w:r w:rsidRPr="00B4179C">
        <w:rPr>
          <w:rFonts w:ascii="inherit" w:hAnsi="inherit" w:cs="Arial"/>
          <w:color w:val="777777"/>
          <w:szCs w:val="20"/>
        </w:rPr>
        <w:t xml:space="preserve"> semicircle distribution;</w:t>
      </w:r>
      <w:r w:rsidRPr="00B4179C">
        <w:rPr>
          <w:rFonts w:ascii="inherit" w:hAnsi="inherit" w:cs="Arial"/>
          <w:color w:val="777777"/>
          <w:szCs w:val="20"/>
        </w:rPr>
        <w:br/>
        <w:t xml:space="preserve">Magenta, </w:t>
      </w:r>
      <w:proofErr w:type="spellStart"/>
      <w:r w:rsidRPr="00B4179C">
        <w:rPr>
          <w:rFonts w:ascii="inherit" w:hAnsi="inherit" w:cs="Arial"/>
          <w:color w:val="777777"/>
          <w:szCs w:val="20"/>
        </w:rPr>
        <w:t>kurt</w:t>
      </w:r>
      <w:proofErr w:type="spellEnd"/>
      <w:r w:rsidRPr="00B4179C">
        <w:rPr>
          <w:rFonts w:ascii="inherit" w:hAnsi="inherit" w:cs="Arial"/>
          <w:color w:val="777777"/>
          <w:szCs w:val="20"/>
        </w:rPr>
        <w:t xml:space="preserve"> −1.2,</w:t>
      </w:r>
      <w:hyperlink r:id="rId571" w:history="1">
        <w:r w:rsidRPr="00B4179C">
          <w:rPr>
            <w:rStyle w:val="Hyperlink"/>
            <w:rFonts w:ascii="inherit" w:hAnsi="inherit" w:cs="Arial"/>
            <w:color w:val="05A9C5"/>
            <w:szCs w:val="20"/>
            <w:bdr w:val="none" w:sz="0" w:space="0" w:color="auto" w:frame="1"/>
          </w:rPr>
          <w:t> (U)</w:t>
        </w:r>
        <w:proofErr w:type="spellStart"/>
        <w:r w:rsidRPr="00B4179C">
          <w:rPr>
            <w:rStyle w:val="Hyperlink"/>
            <w:rFonts w:ascii="inherit" w:hAnsi="inherit" w:cs="Arial"/>
            <w:color w:val="05A9C5"/>
            <w:szCs w:val="20"/>
            <w:bdr w:val="none" w:sz="0" w:space="0" w:color="auto" w:frame="1"/>
          </w:rPr>
          <w:t>niform</w:t>
        </w:r>
        <w:proofErr w:type="spellEnd"/>
        <w:r w:rsidRPr="00B4179C">
          <w:rPr>
            <w:rStyle w:val="Hyperlink"/>
            <w:rFonts w:ascii="inherit" w:hAnsi="inherit" w:cs="Arial"/>
            <w:color w:val="05A9C5"/>
            <w:szCs w:val="20"/>
            <w:bdr w:val="none" w:sz="0" w:space="0" w:color="auto" w:frame="1"/>
          </w:rPr>
          <w:t xml:space="preserve"> distribution.</w:t>
        </w:r>
      </w:hyperlink>
      <w:r w:rsidRPr="00B4179C">
        <w:rPr>
          <w:rFonts w:ascii="inherit" w:hAnsi="inherit" w:cs="Arial"/>
          <w:color w:val="777777"/>
          <w:szCs w:val="20"/>
        </w:rPr>
        <w:br/>
      </w:r>
    </w:p>
    <w:p w14:paraId="39232A57" w14:textId="14446BE4" w:rsidR="00C46C6A" w:rsidRDefault="00536AA1" w:rsidP="001A792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6C6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Calculating Kurtosis</w:t>
      </w:r>
    </w:p>
    <w:p w14:paraId="1FEBBE5B" w14:textId="77777777" w:rsidR="00A67DEF" w:rsidRPr="00A67DEF" w:rsidRDefault="00A67DEF" w:rsidP="00A67DEF">
      <w:pPr>
        <w:rPr>
          <w:lang w:eastAsia="en-IN"/>
        </w:rPr>
      </w:pPr>
    </w:p>
    <w:p w14:paraId="6741229E" w14:textId="26E5EC65"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1C53D7">
        <w:rPr>
          <w:rStyle w:val="Strong"/>
          <w:rFonts w:ascii="inherit" w:eastAsiaTheme="majorEastAsia" w:hAnsi="inherit" w:cs="Arial"/>
          <w:color w:val="777777"/>
          <w:szCs w:val="20"/>
          <w:bdr w:val="none" w:sz="0" w:space="0" w:color="auto" w:frame="1"/>
        </w:rPr>
        <w:t>Important Note about formulas:</w:t>
      </w:r>
      <w:r w:rsidRPr="001C53D7">
        <w:rPr>
          <w:rFonts w:ascii="inherit" w:hAnsi="inherit" w:cs="Arial"/>
          <w:color w:val="777777"/>
          <w:szCs w:val="20"/>
        </w:rPr>
        <w:t> </w:t>
      </w:r>
      <w:r w:rsidRPr="001C53D7">
        <w:rPr>
          <w:rStyle w:val="Strong"/>
          <w:rFonts w:ascii="inherit" w:eastAsiaTheme="majorEastAsia" w:hAnsi="inherit" w:cs="Arial"/>
          <w:color w:val="777777"/>
          <w:szCs w:val="20"/>
          <w:bdr w:val="none" w:sz="0" w:space="0" w:color="auto" w:frame="1"/>
        </w:rPr>
        <w:t xml:space="preserve">There’s no real consensus for exactly what the correct equation is for calculating </w:t>
      </w:r>
      <w:proofErr w:type="spellStart"/>
      <w:r w:rsidRPr="001C53D7">
        <w:rPr>
          <w:rStyle w:val="Strong"/>
          <w:rFonts w:ascii="inherit" w:eastAsiaTheme="majorEastAsia" w:hAnsi="inherit" w:cs="Arial"/>
          <w:color w:val="777777"/>
          <w:szCs w:val="20"/>
          <w:bdr w:val="none" w:sz="0" w:space="0" w:color="auto" w:frame="1"/>
        </w:rPr>
        <w:t>kurt</w:t>
      </w:r>
      <w:proofErr w:type="spellEnd"/>
      <w:r w:rsidRPr="001C53D7">
        <w:rPr>
          <w:rFonts w:ascii="inherit" w:hAnsi="inherit" w:cs="Arial"/>
          <w:color w:val="777777"/>
          <w:szCs w:val="20"/>
        </w:rPr>
        <w:t xml:space="preserve">. Which definition/equation you use is a matter of convention in your field, the </w:t>
      </w:r>
      <w:proofErr w:type="gramStart"/>
      <w:r w:rsidRPr="001C53D7">
        <w:rPr>
          <w:rFonts w:ascii="inherit" w:hAnsi="inherit" w:cs="Arial"/>
          <w:color w:val="777777"/>
          <w:szCs w:val="20"/>
        </w:rPr>
        <w:t>particular software</w:t>
      </w:r>
      <w:proofErr w:type="gramEnd"/>
      <w:r w:rsidRPr="001C53D7">
        <w:rPr>
          <w:rFonts w:ascii="inherit" w:hAnsi="inherit" w:cs="Arial"/>
          <w:color w:val="777777"/>
          <w:szCs w:val="20"/>
        </w:rPr>
        <w:t xml:space="preserve"> you’re working with, and sometimes the preference of the author. Therefore, it’s a good idea to check which formula you’re working with. </w:t>
      </w:r>
      <w:hyperlink r:id="rId572" w:tgtFrame="_blank" w:history="1">
        <w:r w:rsidRPr="001C53D7">
          <w:rPr>
            <w:rStyle w:val="Hyperlink"/>
            <w:rFonts w:ascii="inherit" w:hAnsi="inherit" w:cs="Arial"/>
            <w:color w:val="05A9C5"/>
            <w:szCs w:val="20"/>
            <w:bdr w:val="none" w:sz="0" w:space="0" w:color="auto" w:frame="1"/>
          </w:rPr>
          <w:t>This Cross Validated thread</w:t>
        </w:r>
      </w:hyperlink>
      <w:r w:rsidRPr="001C53D7">
        <w:rPr>
          <w:rFonts w:ascii="inherit" w:hAnsi="inherit" w:cs="Arial"/>
          <w:color w:val="777777"/>
          <w:szCs w:val="20"/>
        </w:rPr>
        <w:t> has an excellent rundown of the different equations and which software uses which equation.</w:t>
      </w:r>
    </w:p>
    <w:p w14:paraId="5DAAB1DC" w14:textId="77777777" w:rsidR="001C53D7" w:rsidRPr="001C53D7" w:rsidRDefault="001C53D7"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48D9E67B" w14:textId="77777777" w:rsidR="00536AA1" w:rsidRPr="001C53D7" w:rsidRDefault="00536AA1" w:rsidP="00536AA1">
      <w:pPr>
        <w:pStyle w:val="NormalWeb"/>
        <w:shd w:val="clear" w:color="auto" w:fill="FFFFFF"/>
        <w:spacing w:before="0" w:beforeAutospacing="0" w:after="225" w:afterAutospacing="0"/>
        <w:textAlignment w:val="baseline"/>
        <w:rPr>
          <w:rFonts w:ascii="inherit" w:hAnsi="inherit" w:cs="Arial"/>
          <w:color w:val="777777"/>
          <w:szCs w:val="20"/>
        </w:rPr>
      </w:pPr>
      <w:r w:rsidRPr="001C53D7">
        <w:rPr>
          <w:rFonts w:ascii="inherit" w:hAnsi="inherit" w:cs="Arial"/>
          <w:color w:val="777777"/>
          <w:szCs w:val="20"/>
        </w:rPr>
        <w:t>For Minitab and SPSS, you can find the option in the “Descriptive Statistics” tab.</w:t>
      </w:r>
    </w:p>
    <w:p w14:paraId="6A6BE9C7" w14:textId="77777777" w:rsidR="00536AA1" w:rsidRPr="00BD262E" w:rsidRDefault="00536AA1" w:rsidP="00BD262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D262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Kurtosis in Excel 2013</w:t>
      </w:r>
    </w:p>
    <w:p w14:paraId="48F4631D" w14:textId="77777777" w:rsidR="00536AA1" w:rsidRPr="00745AA7"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745AA7">
        <w:rPr>
          <w:rStyle w:val="Strong"/>
          <w:rFonts w:ascii="inherit" w:eastAsiaTheme="majorEastAsia" w:hAnsi="inherit" w:cs="Arial"/>
          <w:color w:val="777777"/>
          <w:szCs w:val="20"/>
          <w:bdr w:val="none" w:sz="0" w:space="0" w:color="auto" w:frame="1"/>
        </w:rPr>
        <w:t>Note</w:t>
      </w:r>
      <w:r w:rsidRPr="00745AA7">
        <w:rPr>
          <w:rFonts w:ascii="inherit" w:hAnsi="inherit" w:cs="Arial"/>
          <w:color w:val="777777"/>
          <w:szCs w:val="20"/>
        </w:rPr>
        <w:t xml:space="preserve">: The “KURT” reported by Excel is </w:t>
      </w:r>
      <w:proofErr w:type="gramStart"/>
      <w:r w:rsidRPr="00745AA7">
        <w:rPr>
          <w:rFonts w:ascii="inherit" w:hAnsi="inherit" w:cs="Arial"/>
          <w:color w:val="777777"/>
          <w:szCs w:val="20"/>
        </w:rPr>
        <w:t>actually the</w:t>
      </w:r>
      <w:proofErr w:type="gramEnd"/>
      <w:r w:rsidRPr="00745AA7">
        <w:rPr>
          <w:rFonts w:ascii="inherit" w:hAnsi="inherit" w:cs="Arial"/>
          <w:color w:val="777777"/>
          <w:szCs w:val="20"/>
        </w:rPr>
        <w:t> </w:t>
      </w:r>
      <w:r w:rsidRPr="00745AA7">
        <w:rPr>
          <w:rStyle w:val="Strong"/>
          <w:rFonts w:ascii="inherit" w:eastAsiaTheme="majorEastAsia" w:hAnsi="inherit" w:cs="Arial"/>
          <w:color w:val="777777"/>
          <w:szCs w:val="20"/>
          <w:bdr w:val="none" w:sz="0" w:space="0" w:color="auto" w:frame="1"/>
        </w:rPr>
        <w:t>excess </w:t>
      </w:r>
      <w:r w:rsidRPr="00745AA7">
        <w:rPr>
          <w:rFonts w:ascii="inherit" w:hAnsi="inherit" w:cs="Arial"/>
          <w:color w:val="777777"/>
          <w:szCs w:val="20"/>
        </w:rPr>
        <w:t>kurtosis. See the </w:t>
      </w:r>
      <w:hyperlink r:id="rId573" w:anchor="note" w:history="1">
        <w:r w:rsidRPr="00745AA7">
          <w:rPr>
            <w:rStyle w:val="Hyperlink"/>
            <w:rFonts w:ascii="inherit" w:hAnsi="inherit" w:cs="Arial"/>
            <w:color w:val="05A9C5"/>
            <w:szCs w:val="20"/>
            <w:bdr w:val="none" w:sz="0" w:space="0" w:color="auto" w:frame="1"/>
          </w:rPr>
          <w:t>note on formulas</w:t>
        </w:r>
      </w:hyperlink>
      <w:r w:rsidRPr="00745AA7">
        <w:rPr>
          <w:rFonts w:ascii="inherit" w:hAnsi="inherit" w:cs="Arial"/>
          <w:color w:val="777777"/>
          <w:szCs w:val="20"/>
        </w:rPr>
        <w:t> above.</w:t>
      </w:r>
    </w:p>
    <w:p w14:paraId="628B37FC" w14:textId="77777777" w:rsidR="00536AA1" w:rsidRPr="00745AA7" w:rsidRDefault="00536AA1" w:rsidP="00536AA1">
      <w:pPr>
        <w:pStyle w:val="NormalWeb"/>
        <w:shd w:val="clear" w:color="auto" w:fill="FFFFFF"/>
        <w:spacing w:before="0" w:beforeAutospacing="0" w:after="225" w:afterAutospacing="0"/>
        <w:textAlignment w:val="baseline"/>
        <w:rPr>
          <w:rFonts w:ascii="inherit" w:hAnsi="inherit" w:cs="Arial"/>
          <w:color w:val="777777"/>
          <w:szCs w:val="20"/>
        </w:rPr>
      </w:pPr>
      <w:r w:rsidRPr="00745AA7">
        <w:rPr>
          <w:rFonts w:ascii="inherit" w:hAnsi="inherit" w:cs="Arial"/>
          <w:color w:val="777777"/>
          <w:szCs w:val="20"/>
        </w:rPr>
        <w:lastRenderedPageBreak/>
        <w:t>Watch the video or read the steps below:</w:t>
      </w:r>
    </w:p>
    <w:p w14:paraId="11EFA055" w14:textId="2F96761A" w:rsidR="00536AA1" w:rsidRPr="00745AA7" w:rsidRDefault="00536AA1" w:rsidP="00536AA1">
      <w:pPr>
        <w:shd w:val="clear" w:color="auto" w:fill="FFFFFF"/>
        <w:textAlignment w:val="baseline"/>
        <w:rPr>
          <w:rFonts w:ascii="inherit" w:hAnsi="inherit" w:cs="Arial"/>
          <w:color w:val="777777"/>
          <w:sz w:val="24"/>
          <w:szCs w:val="20"/>
        </w:rPr>
      </w:pPr>
      <w:r w:rsidRPr="00745AA7">
        <w:rPr>
          <w:rFonts w:ascii="inherit" w:hAnsi="inherit" w:cs="Arial"/>
          <w:noProof/>
          <w:color w:val="777777"/>
          <w:sz w:val="24"/>
          <w:szCs w:val="20"/>
        </w:rPr>
        <w:drawing>
          <wp:inline distT="0" distB="0" distL="0" distR="0" wp14:anchorId="7F23A74F" wp14:editId="034CAD06">
            <wp:extent cx="4572000" cy="3429000"/>
            <wp:effectExtent l="0" t="0" r="0" b="0"/>
            <wp:docPr id="297" name="Picture 297" descr="https://i.ytimg.com/vi/4n6nGlISUrw/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ytimg.com/vi/4n6nGlISUrw/hqdefault.jp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0E691EE" w14:textId="5C4CFED3" w:rsidR="00536AA1" w:rsidRPr="00745AA7" w:rsidRDefault="00536AA1" w:rsidP="00536AA1">
      <w:pPr>
        <w:shd w:val="clear" w:color="auto" w:fill="FFFFFF"/>
        <w:textAlignment w:val="baseline"/>
        <w:rPr>
          <w:rFonts w:ascii="inherit" w:hAnsi="inherit" w:cs="Arial"/>
          <w:color w:val="777777"/>
          <w:sz w:val="24"/>
          <w:szCs w:val="20"/>
        </w:rPr>
      </w:pPr>
      <w:r w:rsidRPr="00745AA7">
        <w:rPr>
          <w:rFonts w:ascii="inherit" w:hAnsi="inherit" w:cs="Arial"/>
          <w:noProof/>
          <w:color w:val="05A9C5"/>
          <w:sz w:val="24"/>
          <w:szCs w:val="20"/>
          <w:bdr w:val="none" w:sz="0" w:space="0" w:color="auto" w:frame="1"/>
        </w:rPr>
        <w:drawing>
          <wp:inline distT="0" distB="0" distL="0" distR="0" wp14:anchorId="15D687E6" wp14:editId="3FC0A37E">
            <wp:extent cx="2857500" cy="891540"/>
            <wp:effectExtent l="0" t="0" r="0" b="3810"/>
            <wp:docPr id="296" name="Picture 296" descr="Excel 2013">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cel 2013">
                      <a:hlinkClick r:id="rId564"/>
                    </pic:cNvPr>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857500" cy="891540"/>
                    </a:xfrm>
                    <a:prstGeom prst="rect">
                      <a:avLst/>
                    </a:prstGeom>
                    <a:noFill/>
                    <a:ln>
                      <a:noFill/>
                    </a:ln>
                  </pic:spPr>
                </pic:pic>
              </a:graphicData>
            </a:graphic>
          </wp:inline>
        </w:drawing>
      </w:r>
    </w:p>
    <w:p w14:paraId="18792204" w14:textId="77777777" w:rsidR="00536AA1" w:rsidRPr="00745AA7" w:rsidRDefault="00536AA1" w:rsidP="00536AA1">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745AA7">
        <w:rPr>
          <w:rFonts w:ascii="inherit" w:hAnsi="inherit" w:cs="Arial"/>
          <w:i/>
          <w:iCs/>
          <w:color w:val="777777"/>
          <w:szCs w:val="20"/>
        </w:rPr>
        <w:t xml:space="preserve">Negative </w:t>
      </w:r>
      <w:proofErr w:type="spellStart"/>
      <w:r w:rsidRPr="00745AA7">
        <w:rPr>
          <w:rFonts w:ascii="inherit" w:hAnsi="inherit" w:cs="Arial"/>
          <w:i/>
          <w:iCs/>
          <w:color w:val="777777"/>
          <w:szCs w:val="20"/>
        </w:rPr>
        <w:t>kurt</w:t>
      </w:r>
      <w:proofErr w:type="spellEnd"/>
      <w:r w:rsidRPr="00745AA7">
        <w:rPr>
          <w:rFonts w:ascii="inherit" w:hAnsi="inherit" w:cs="Arial"/>
          <w:i/>
          <w:iCs/>
          <w:color w:val="777777"/>
          <w:szCs w:val="20"/>
        </w:rPr>
        <w:t xml:space="preserve">(left) and positive </w:t>
      </w:r>
      <w:proofErr w:type="spellStart"/>
      <w:r w:rsidRPr="00745AA7">
        <w:rPr>
          <w:rFonts w:ascii="inherit" w:hAnsi="inherit" w:cs="Arial"/>
          <w:i/>
          <w:iCs/>
          <w:color w:val="777777"/>
          <w:szCs w:val="20"/>
        </w:rPr>
        <w:t>kurt</w:t>
      </w:r>
      <w:proofErr w:type="spellEnd"/>
      <w:r w:rsidRPr="00745AA7">
        <w:rPr>
          <w:rFonts w:ascii="inherit" w:hAnsi="inherit" w:cs="Arial"/>
          <w:i/>
          <w:iCs/>
          <w:color w:val="777777"/>
          <w:szCs w:val="20"/>
        </w:rPr>
        <w:t xml:space="preserve"> (right)</w:t>
      </w:r>
    </w:p>
    <w:p w14:paraId="7A1AC306" w14:textId="77777777" w:rsidR="00536AA1" w:rsidRPr="00745AA7" w:rsidRDefault="00536AA1" w:rsidP="00536AA1">
      <w:pPr>
        <w:shd w:val="clear" w:color="auto" w:fill="FFFFFF"/>
        <w:textAlignment w:val="baseline"/>
        <w:rPr>
          <w:rFonts w:ascii="Arial" w:hAnsi="Arial" w:cs="Arial"/>
          <w:color w:val="777777"/>
          <w:sz w:val="24"/>
          <w:szCs w:val="20"/>
        </w:rPr>
      </w:pPr>
      <w:r w:rsidRPr="00745AA7">
        <w:rPr>
          <w:rFonts w:ascii="Arial" w:hAnsi="Arial" w:cs="Arial"/>
          <w:color w:val="777777"/>
          <w:sz w:val="24"/>
          <w:szCs w:val="20"/>
        </w:rPr>
        <w:br/>
        <w:t xml:space="preserve">There are two options in Excel for finding kurtosis: the KURT Function and the Data Analysis </w:t>
      </w:r>
      <w:proofErr w:type="spellStart"/>
      <w:r w:rsidRPr="00745AA7">
        <w:rPr>
          <w:rFonts w:ascii="Arial" w:hAnsi="Arial" w:cs="Arial"/>
          <w:color w:val="777777"/>
          <w:sz w:val="24"/>
          <w:szCs w:val="20"/>
        </w:rPr>
        <w:t>Toolpak</w:t>
      </w:r>
      <w:proofErr w:type="spellEnd"/>
      <w:r w:rsidRPr="00745AA7">
        <w:rPr>
          <w:rFonts w:ascii="Arial" w:hAnsi="Arial" w:cs="Arial"/>
          <w:color w:val="777777"/>
          <w:sz w:val="24"/>
          <w:szCs w:val="20"/>
        </w:rPr>
        <w:t xml:space="preserve"> (How to </w:t>
      </w:r>
      <w:hyperlink r:id="rId576" w:history="1">
        <w:r w:rsidRPr="00745AA7">
          <w:rPr>
            <w:rStyle w:val="Hyperlink"/>
            <w:rFonts w:ascii="inherit" w:hAnsi="inherit" w:cs="Arial"/>
            <w:color w:val="05A9C5"/>
            <w:sz w:val="24"/>
            <w:szCs w:val="20"/>
            <w:bdr w:val="none" w:sz="0" w:space="0" w:color="auto" w:frame="1"/>
          </w:rPr>
          <w:t xml:space="preserve">load the Data Analysis </w:t>
        </w:r>
        <w:proofErr w:type="spellStart"/>
        <w:r w:rsidRPr="00745AA7">
          <w:rPr>
            <w:rStyle w:val="Hyperlink"/>
            <w:rFonts w:ascii="inherit" w:hAnsi="inherit" w:cs="Arial"/>
            <w:color w:val="05A9C5"/>
            <w:sz w:val="24"/>
            <w:szCs w:val="20"/>
            <w:bdr w:val="none" w:sz="0" w:space="0" w:color="auto" w:frame="1"/>
          </w:rPr>
          <w:t>Toolpak</w:t>
        </w:r>
        <w:proofErr w:type="spellEnd"/>
      </w:hyperlink>
      <w:r w:rsidRPr="00745AA7">
        <w:rPr>
          <w:rFonts w:ascii="Arial" w:hAnsi="Arial" w:cs="Arial"/>
          <w:color w:val="777777"/>
          <w:sz w:val="24"/>
          <w:szCs w:val="20"/>
        </w:rPr>
        <w:t>).</w:t>
      </w:r>
    </w:p>
    <w:p w14:paraId="6FB8B9A2" w14:textId="77777777" w:rsidR="00536AA1" w:rsidRPr="00CD5C2D" w:rsidRDefault="00536AA1" w:rsidP="00536AA1">
      <w:pPr>
        <w:pStyle w:val="Heading3"/>
        <w:shd w:val="clear" w:color="auto" w:fill="FFFFFF"/>
        <w:spacing w:before="0" w:line="480" w:lineRule="atLeast"/>
        <w:textAlignment w:val="baseline"/>
        <w:rPr>
          <w:rFonts w:ascii="Arial" w:hAnsi="Arial" w:cs="Arial"/>
          <w:color w:val="555555"/>
          <w:sz w:val="28"/>
          <w:szCs w:val="39"/>
        </w:rPr>
      </w:pPr>
      <w:r w:rsidRPr="00CD5C2D">
        <w:rPr>
          <w:rFonts w:ascii="Arial" w:hAnsi="Arial" w:cs="Arial"/>
          <w:b/>
          <w:bCs/>
          <w:color w:val="555555"/>
          <w:sz w:val="28"/>
          <w:szCs w:val="39"/>
        </w:rPr>
        <w:t>Kurtosis Excel 2013: KURT function</w:t>
      </w:r>
    </w:p>
    <w:p w14:paraId="7B1FA5ED" w14:textId="77777777" w:rsidR="00CD5C2D"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D5C2D">
        <w:rPr>
          <w:rFonts w:ascii="inherit" w:hAnsi="inherit" w:cs="Arial"/>
          <w:color w:val="0000FF"/>
          <w:szCs w:val="20"/>
          <w:bdr w:val="none" w:sz="0" w:space="0" w:color="auto" w:frame="1"/>
        </w:rPr>
        <w:t>Step 1: </w:t>
      </w:r>
      <w:r w:rsidRPr="00CD5C2D">
        <w:rPr>
          <w:rFonts w:ascii="inherit" w:hAnsi="inherit" w:cs="Arial"/>
          <w:color w:val="777777"/>
          <w:szCs w:val="20"/>
        </w:rPr>
        <w:t>Type your data into columns in an Excel worksheet.</w:t>
      </w:r>
      <w:r w:rsidRPr="00CD5C2D">
        <w:rPr>
          <w:rFonts w:ascii="inherit" w:hAnsi="inherit" w:cs="Arial"/>
          <w:color w:val="777777"/>
          <w:szCs w:val="20"/>
        </w:rPr>
        <w:br/>
      </w:r>
    </w:p>
    <w:p w14:paraId="527B6269" w14:textId="77777777" w:rsidR="00CD5C2D"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D5C2D">
        <w:rPr>
          <w:rFonts w:ascii="inherit" w:hAnsi="inherit" w:cs="Arial"/>
          <w:color w:val="0000FF"/>
          <w:szCs w:val="20"/>
          <w:bdr w:val="none" w:sz="0" w:space="0" w:color="auto" w:frame="1"/>
        </w:rPr>
        <w:t>Step 2: </w:t>
      </w:r>
      <w:r w:rsidRPr="00CD5C2D">
        <w:rPr>
          <w:rFonts w:ascii="inherit" w:hAnsi="inherit" w:cs="Arial"/>
          <w:color w:val="777777"/>
          <w:szCs w:val="20"/>
        </w:rPr>
        <w:t>Click a blank cell.</w:t>
      </w:r>
      <w:r w:rsidRPr="00CD5C2D">
        <w:rPr>
          <w:rFonts w:ascii="inherit" w:hAnsi="inherit" w:cs="Arial"/>
          <w:color w:val="777777"/>
          <w:szCs w:val="20"/>
        </w:rPr>
        <w:br/>
      </w:r>
    </w:p>
    <w:p w14:paraId="1CB670D1" w14:textId="082D7202" w:rsidR="00536AA1" w:rsidRPr="00CD5C2D"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CD5C2D">
        <w:rPr>
          <w:rFonts w:ascii="inherit" w:hAnsi="inherit" w:cs="Arial"/>
          <w:color w:val="0000FF"/>
          <w:szCs w:val="20"/>
          <w:bdr w:val="none" w:sz="0" w:space="0" w:color="auto" w:frame="1"/>
        </w:rPr>
        <w:t>Step 3: </w:t>
      </w:r>
      <w:r w:rsidRPr="00CD5C2D">
        <w:rPr>
          <w:rFonts w:ascii="inherit" w:hAnsi="inherit" w:cs="Arial"/>
          <w:color w:val="777777"/>
          <w:szCs w:val="20"/>
        </w:rPr>
        <w:t>Type “=</w:t>
      </w:r>
      <w:proofErr w:type="gramStart"/>
      <w:r w:rsidRPr="00CD5C2D">
        <w:rPr>
          <w:rFonts w:ascii="inherit" w:hAnsi="inherit" w:cs="Arial"/>
          <w:color w:val="777777"/>
          <w:szCs w:val="20"/>
        </w:rPr>
        <w:t>KURT(</w:t>
      </w:r>
      <w:proofErr w:type="gramEnd"/>
      <w:r w:rsidRPr="00CD5C2D">
        <w:rPr>
          <w:rFonts w:ascii="inherit" w:hAnsi="inherit" w:cs="Arial"/>
          <w:color w:val="777777"/>
          <w:szCs w:val="20"/>
        </w:rPr>
        <w:t>A1:A99)” where A1:99 is the cell locations for your data.</w:t>
      </w:r>
    </w:p>
    <w:p w14:paraId="1E12CA3C" w14:textId="77777777" w:rsidR="00536AA1" w:rsidRPr="00CF5349" w:rsidRDefault="00536AA1" w:rsidP="00536AA1">
      <w:pPr>
        <w:pStyle w:val="Heading3"/>
        <w:shd w:val="clear" w:color="auto" w:fill="FFFFFF"/>
        <w:spacing w:before="0" w:line="480" w:lineRule="atLeast"/>
        <w:textAlignment w:val="baseline"/>
        <w:rPr>
          <w:rFonts w:ascii="Arial" w:hAnsi="Arial" w:cs="Arial"/>
          <w:color w:val="555555"/>
          <w:sz w:val="28"/>
          <w:szCs w:val="39"/>
        </w:rPr>
      </w:pPr>
      <w:r w:rsidRPr="00CF5349">
        <w:rPr>
          <w:rFonts w:ascii="Arial" w:hAnsi="Arial" w:cs="Arial"/>
          <w:b/>
          <w:bCs/>
          <w:color w:val="555555"/>
          <w:sz w:val="28"/>
          <w:szCs w:val="39"/>
        </w:rPr>
        <w:t>Kurtosis Excel 2013: Data Analysis</w:t>
      </w:r>
    </w:p>
    <w:p w14:paraId="6314FEF9"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 w:val="18"/>
          <w:szCs w:val="20"/>
          <w:bdr w:val="none" w:sz="0" w:space="0" w:color="auto" w:frame="1"/>
        </w:rPr>
        <w:t>S</w:t>
      </w:r>
      <w:r w:rsidRPr="00CF5349">
        <w:rPr>
          <w:rFonts w:ascii="inherit" w:hAnsi="inherit" w:cs="Arial"/>
          <w:color w:val="0000FF"/>
          <w:szCs w:val="20"/>
          <w:bdr w:val="none" w:sz="0" w:space="0" w:color="auto" w:frame="1"/>
        </w:rPr>
        <w:t>tep 1: </w:t>
      </w:r>
      <w:r w:rsidRPr="00CF5349">
        <w:rPr>
          <w:rFonts w:ascii="inherit" w:hAnsi="inherit" w:cs="Arial"/>
          <w:color w:val="777777"/>
          <w:szCs w:val="20"/>
        </w:rPr>
        <w:t>Click the “Data” tab and then click “Data Analysis.”</w:t>
      </w:r>
      <w:r w:rsidRPr="00CF5349">
        <w:rPr>
          <w:rFonts w:ascii="inherit" w:hAnsi="inherit" w:cs="Arial"/>
          <w:color w:val="777777"/>
          <w:szCs w:val="20"/>
        </w:rPr>
        <w:br/>
      </w:r>
    </w:p>
    <w:p w14:paraId="3D8BAE64"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t>Step 2: </w:t>
      </w:r>
      <w:r w:rsidRPr="00CF5349">
        <w:rPr>
          <w:rFonts w:ascii="inherit" w:hAnsi="inherit" w:cs="Arial"/>
          <w:color w:val="777777"/>
          <w:szCs w:val="20"/>
        </w:rPr>
        <w:t>Click “Descriptive Statistics” and then click “OK.”</w:t>
      </w:r>
      <w:r w:rsidRPr="00CF5349">
        <w:rPr>
          <w:rFonts w:ascii="inherit" w:hAnsi="inherit" w:cs="Arial"/>
          <w:color w:val="777777"/>
          <w:szCs w:val="20"/>
        </w:rPr>
        <w:br/>
      </w:r>
    </w:p>
    <w:p w14:paraId="59F040F9"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t>Step 3: </w:t>
      </w:r>
      <w:r w:rsidRPr="00CF5349">
        <w:rPr>
          <w:rFonts w:ascii="inherit" w:hAnsi="inherit" w:cs="Arial"/>
          <w:color w:val="777777"/>
          <w:szCs w:val="20"/>
        </w:rPr>
        <w:t>Click the Input Range box and then type the location for your data. For example, if you typed your data into cells A1 to A10, type “A1:A10” into that box</w:t>
      </w:r>
      <w:r w:rsidRPr="00CF5349">
        <w:rPr>
          <w:rFonts w:ascii="inherit" w:hAnsi="inherit" w:cs="Arial"/>
          <w:color w:val="777777"/>
          <w:szCs w:val="20"/>
        </w:rPr>
        <w:br/>
      </w:r>
    </w:p>
    <w:p w14:paraId="2DA5FDCE"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lastRenderedPageBreak/>
        <w:t>Step 4: </w:t>
      </w:r>
      <w:r w:rsidRPr="00CF5349">
        <w:rPr>
          <w:rFonts w:ascii="inherit" w:hAnsi="inherit" w:cs="Arial"/>
          <w:color w:val="777777"/>
          <w:szCs w:val="20"/>
        </w:rPr>
        <w:t>Click the radio button for Rows or Columns, depending on how your data is laid out.</w:t>
      </w:r>
      <w:r w:rsidRPr="00CF5349">
        <w:rPr>
          <w:rFonts w:ascii="inherit" w:hAnsi="inherit" w:cs="Arial"/>
          <w:color w:val="777777"/>
          <w:szCs w:val="20"/>
        </w:rPr>
        <w:br/>
      </w:r>
    </w:p>
    <w:p w14:paraId="1C7846E7"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t>Step 5: </w:t>
      </w:r>
      <w:r w:rsidRPr="00CF5349">
        <w:rPr>
          <w:rFonts w:ascii="inherit" w:hAnsi="inherit" w:cs="Arial"/>
          <w:color w:val="777777"/>
          <w:szCs w:val="20"/>
        </w:rPr>
        <w:t>Click the “Labels in first row” box if your data has column headers.</w:t>
      </w:r>
      <w:r w:rsidRPr="00CF5349">
        <w:rPr>
          <w:rFonts w:ascii="inherit" w:hAnsi="inherit" w:cs="Arial"/>
          <w:color w:val="777777"/>
          <w:szCs w:val="20"/>
        </w:rPr>
        <w:br/>
      </w:r>
    </w:p>
    <w:p w14:paraId="63F8FA22"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t>Step 6: </w:t>
      </w:r>
      <w:r w:rsidRPr="00CF5349">
        <w:rPr>
          <w:rFonts w:ascii="inherit" w:hAnsi="inherit" w:cs="Arial"/>
          <w:color w:val="777777"/>
          <w:szCs w:val="20"/>
        </w:rPr>
        <w:t>Click the “Descriptive Statistics” check box.</w:t>
      </w:r>
      <w:r w:rsidRPr="00CF5349">
        <w:rPr>
          <w:rFonts w:ascii="inherit" w:hAnsi="inherit" w:cs="Arial"/>
          <w:color w:val="777777"/>
          <w:szCs w:val="20"/>
        </w:rPr>
        <w:br/>
      </w:r>
    </w:p>
    <w:p w14:paraId="73A9AE65" w14:textId="77777777" w:rsidR="00CF5349" w:rsidRDefault="00536AA1" w:rsidP="00536AA1">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r w:rsidRPr="00CF5349">
        <w:rPr>
          <w:rFonts w:ascii="inherit" w:hAnsi="inherit" w:cs="Arial"/>
          <w:color w:val="0000FF"/>
          <w:szCs w:val="20"/>
          <w:bdr w:val="none" w:sz="0" w:space="0" w:color="auto" w:frame="1"/>
        </w:rPr>
        <w:t>Step 7: </w:t>
      </w:r>
      <w:r w:rsidRPr="00CF5349">
        <w:rPr>
          <w:rFonts w:ascii="inherit" w:hAnsi="inherit" w:cs="Arial"/>
          <w:color w:val="777777"/>
          <w:szCs w:val="20"/>
        </w:rPr>
        <w:t>Select a location for your output. For example, click the “New Worksheet” radio button.</w:t>
      </w:r>
      <w:r w:rsidRPr="00CF5349">
        <w:rPr>
          <w:rFonts w:ascii="inherit" w:hAnsi="inherit" w:cs="Arial"/>
          <w:color w:val="777777"/>
          <w:szCs w:val="20"/>
        </w:rPr>
        <w:br/>
      </w:r>
    </w:p>
    <w:p w14:paraId="51E51E23" w14:textId="0DD7FCDF"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CF5349">
        <w:rPr>
          <w:rFonts w:ascii="inherit" w:hAnsi="inherit" w:cs="Arial"/>
          <w:color w:val="0000FF"/>
          <w:szCs w:val="20"/>
          <w:bdr w:val="none" w:sz="0" w:space="0" w:color="auto" w:frame="1"/>
        </w:rPr>
        <w:t>Step 8: </w:t>
      </w:r>
      <w:r w:rsidRPr="00CF5349">
        <w:rPr>
          <w:rFonts w:ascii="inherit" w:hAnsi="inherit" w:cs="Arial"/>
          <w:color w:val="777777"/>
          <w:szCs w:val="20"/>
        </w:rPr>
        <w:t>Click “OK.”</w:t>
      </w:r>
    </w:p>
    <w:p w14:paraId="320CACBD" w14:textId="77777777" w:rsidR="009B5F91" w:rsidRPr="00CF5349" w:rsidRDefault="009B5F91"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770756FA" w14:textId="622122B1" w:rsidR="00536AA1" w:rsidRDefault="00536AA1" w:rsidP="00EB42B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B42B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Platykurtic</w:t>
      </w:r>
    </w:p>
    <w:p w14:paraId="2C3CD1E5" w14:textId="77777777" w:rsidR="00EB42B2" w:rsidRPr="00EB42B2" w:rsidRDefault="00EB42B2" w:rsidP="00EB42B2">
      <w:pPr>
        <w:rPr>
          <w:lang w:eastAsia="en-IN"/>
        </w:rPr>
      </w:pPr>
    </w:p>
    <w:p w14:paraId="6FA0B95E" w14:textId="77777777" w:rsidR="00536AA1" w:rsidRPr="00EB42B2" w:rsidRDefault="00536AA1" w:rsidP="00536AA1">
      <w:pPr>
        <w:pStyle w:val="NormalWeb"/>
        <w:shd w:val="clear" w:color="auto" w:fill="FFFFFF"/>
        <w:spacing w:before="0" w:beforeAutospacing="0" w:after="225" w:afterAutospacing="0"/>
        <w:textAlignment w:val="baseline"/>
        <w:rPr>
          <w:rFonts w:ascii="inherit" w:hAnsi="inherit" w:cs="Arial"/>
          <w:color w:val="777777"/>
          <w:szCs w:val="20"/>
        </w:rPr>
      </w:pPr>
      <w:r w:rsidRPr="008B2E50">
        <w:rPr>
          <w:rFonts w:ascii="inherit" w:hAnsi="inherit" w:cs="Arial"/>
          <w:color w:val="ED7D31" w:themeColor="accent2"/>
          <w:szCs w:val="20"/>
        </w:rPr>
        <w:t>Platykurtic distributions have negative kurtosis. The tails are very thin compared to the normal distribution, or — as in the case of the uniform distribution— non-existent</w:t>
      </w:r>
      <w:r w:rsidRPr="00EB42B2">
        <w:rPr>
          <w:rFonts w:ascii="inherit" w:hAnsi="inherit" w:cs="Arial"/>
          <w:color w:val="777777"/>
          <w:szCs w:val="20"/>
        </w:rPr>
        <w:t>.</w:t>
      </w:r>
    </w:p>
    <w:p w14:paraId="03F4316E" w14:textId="6F77C61A" w:rsidR="00536AA1" w:rsidRDefault="00536AA1" w:rsidP="00536AA1">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2284251" wp14:editId="3C6AFCFA">
            <wp:extent cx="4358640" cy="1379220"/>
            <wp:effectExtent l="0" t="0" r="3810" b="0"/>
            <wp:docPr id="295" name="Picture 295" descr="platykurtic">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latykurtic">
                      <a:hlinkClick r:id="rId564"/>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358640" cy="1379220"/>
                    </a:xfrm>
                    <a:prstGeom prst="rect">
                      <a:avLst/>
                    </a:prstGeom>
                    <a:noFill/>
                    <a:ln>
                      <a:noFill/>
                    </a:ln>
                  </pic:spPr>
                </pic:pic>
              </a:graphicData>
            </a:graphic>
          </wp:inline>
        </w:drawing>
      </w:r>
    </w:p>
    <w:p w14:paraId="4A18FA30" w14:textId="77777777" w:rsidR="00536AA1" w:rsidRDefault="00536AA1" w:rsidP="00536AA1">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Platykurtic (left) and leptokurtic (right).</w:t>
      </w:r>
    </w:p>
    <w:p w14:paraId="3B42EA3D" w14:textId="77777777" w:rsidR="00536AA1" w:rsidRDefault="00536AA1" w:rsidP="00536AA1">
      <w:pPr>
        <w:shd w:val="clear" w:color="auto" w:fill="FFFFFF"/>
        <w:textAlignment w:val="baseline"/>
        <w:rPr>
          <w:rFonts w:ascii="Arial" w:hAnsi="Arial" w:cs="Arial"/>
          <w:color w:val="777777"/>
          <w:sz w:val="20"/>
          <w:szCs w:val="20"/>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t>An example of a very platykurtic distribution is the </w:t>
      </w:r>
      <w:hyperlink r:id="rId577" w:history="1">
        <w:r>
          <w:rPr>
            <w:rStyle w:val="Hyperlink"/>
            <w:rFonts w:ascii="inherit" w:hAnsi="inherit" w:cs="Arial"/>
            <w:color w:val="05A9C5"/>
            <w:sz w:val="20"/>
            <w:szCs w:val="20"/>
            <w:bdr w:val="none" w:sz="0" w:space="0" w:color="auto" w:frame="1"/>
          </w:rPr>
          <w:t>uniform distribution</w:t>
        </w:r>
      </w:hyperlink>
      <w:r>
        <w:rPr>
          <w:rFonts w:ascii="Arial" w:hAnsi="Arial" w:cs="Arial"/>
          <w:color w:val="777777"/>
          <w:sz w:val="20"/>
          <w:szCs w:val="20"/>
        </w:rPr>
        <w:t>.</w:t>
      </w:r>
    </w:p>
    <w:p w14:paraId="11210818" w14:textId="35161232" w:rsidR="00536AA1" w:rsidRDefault="00536AA1" w:rsidP="00536AA1">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D850D5E" wp14:editId="44EF8D8C">
            <wp:extent cx="1889760" cy="1828800"/>
            <wp:effectExtent l="0" t="0" r="0" b="0"/>
            <wp:docPr id="294" name="Picture 294" descr="A uniform distribu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uniform distribu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1828800"/>
                    </a:xfrm>
                    <a:prstGeom prst="rect">
                      <a:avLst/>
                    </a:prstGeom>
                    <a:noFill/>
                    <a:ln>
                      <a:noFill/>
                    </a:ln>
                  </pic:spPr>
                </pic:pic>
              </a:graphicData>
            </a:graphic>
          </wp:inline>
        </w:drawing>
      </w:r>
    </w:p>
    <w:p w14:paraId="3B4043B5" w14:textId="77777777" w:rsidR="00536AA1" w:rsidRDefault="00536AA1" w:rsidP="00536AA1">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uniform distribution.</w:t>
      </w:r>
    </w:p>
    <w:p w14:paraId="2B723911" w14:textId="77777777" w:rsidR="00536AA1" w:rsidRDefault="00536AA1" w:rsidP="00536AA1">
      <w:pPr>
        <w:shd w:val="clear" w:color="auto" w:fill="FFFFFF"/>
        <w:textAlignment w:val="baseline"/>
        <w:rPr>
          <w:rFonts w:ascii="Arial" w:hAnsi="Arial" w:cs="Arial"/>
          <w:color w:val="777777"/>
          <w:sz w:val="20"/>
          <w:szCs w:val="20"/>
        </w:rPr>
      </w:pPr>
      <w:r>
        <w:rPr>
          <w:rFonts w:ascii="Arial" w:hAnsi="Arial" w:cs="Arial"/>
          <w:color w:val="777777"/>
          <w:sz w:val="20"/>
          <w:szCs w:val="20"/>
        </w:rPr>
        <w:br/>
      </w:r>
      <w:r>
        <w:rPr>
          <w:rFonts w:ascii="Arial" w:hAnsi="Arial" w:cs="Arial"/>
          <w:color w:val="777777"/>
          <w:sz w:val="20"/>
          <w:szCs w:val="20"/>
        </w:rPr>
        <w:br w:type="textWrapping" w:clear="left"/>
      </w:r>
    </w:p>
    <w:p w14:paraId="5804117F" w14:textId="174A17F0" w:rsidR="00536AA1" w:rsidRDefault="00536AA1" w:rsidP="00C45AF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5AF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Leptokurtic</w:t>
      </w:r>
    </w:p>
    <w:p w14:paraId="10851C72" w14:textId="77777777" w:rsidR="00C45AF8" w:rsidRPr="00C45AF8" w:rsidRDefault="00C45AF8" w:rsidP="00C45AF8">
      <w:pPr>
        <w:rPr>
          <w:lang w:eastAsia="en-IN"/>
        </w:rPr>
      </w:pPr>
    </w:p>
    <w:p w14:paraId="2F202A8D" w14:textId="1FB22002"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 w:val="20"/>
          <w:szCs w:val="20"/>
        </w:rPr>
      </w:pPr>
      <w:r w:rsidRPr="00881E32">
        <w:rPr>
          <w:rFonts w:ascii="inherit" w:hAnsi="inherit" w:cs="Arial"/>
          <w:color w:val="ED7D31" w:themeColor="accent2"/>
          <w:szCs w:val="20"/>
        </w:rPr>
        <w:t>A leptokurtic distribution has excess positive </w:t>
      </w:r>
      <w:hyperlink r:id="rId578" w:history="1">
        <w:r w:rsidRPr="00881E32">
          <w:rPr>
            <w:rStyle w:val="Hyperlink"/>
            <w:rFonts w:ascii="inherit" w:hAnsi="inherit" w:cs="Arial"/>
            <w:color w:val="ED7D31" w:themeColor="accent2"/>
            <w:szCs w:val="20"/>
            <w:bdr w:val="none" w:sz="0" w:space="0" w:color="auto" w:frame="1"/>
          </w:rPr>
          <w:t>kurtosis</w:t>
        </w:r>
      </w:hyperlink>
      <w:r w:rsidRPr="00881E32">
        <w:rPr>
          <w:rFonts w:ascii="inherit" w:hAnsi="inherit" w:cs="Arial"/>
          <w:color w:val="ED7D31" w:themeColor="accent2"/>
          <w:szCs w:val="20"/>
        </w:rPr>
        <w:t>, where the </w:t>
      </w:r>
      <w:hyperlink r:id="rId579" w:history="1">
        <w:r w:rsidRPr="00881E32">
          <w:rPr>
            <w:rStyle w:val="Hyperlink"/>
            <w:rFonts w:ascii="inherit" w:hAnsi="inherit" w:cs="Arial"/>
            <w:color w:val="ED7D31" w:themeColor="accent2"/>
            <w:szCs w:val="20"/>
            <w:bdr w:val="none" w:sz="0" w:space="0" w:color="auto" w:frame="1"/>
          </w:rPr>
          <w:t>kurtosis </w:t>
        </w:r>
      </w:hyperlink>
      <w:r w:rsidRPr="00881E32">
        <w:rPr>
          <w:rFonts w:ascii="inherit" w:hAnsi="inherit" w:cs="Arial"/>
          <w:color w:val="ED7D31" w:themeColor="accent2"/>
          <w:szCs w:val="20"/>
        </w:rPr>
        <w:t>is greater than 3. The tails are fatter than the normal distribution</w:t>
      </w:r>
      <w:r w:rsidRPr="008657F3">
        <w:rPr>
          <w:rFonts w:ascii="inherit" w:hAnsi="inherit" w:cs="Arial"/>
          <w:color w:val="777777"/>
          <w:szCs w:val="20"/>
        </w:rPr>
        <w:t>. The following</w:t>
      </w:r>
      <w:r w:rsidR="009F4BBC">
        <w:rPr>
          <w:rFonts w:ascii="inherit" w:hAnsi="inherit" w:cs="Arial"/>
          <w:color w:val="777777"/>
          <w:szCs w:val="20"/>
        </w:rPr>
        <w:t xml:space="preserve"> </w:t>
      </w:r>
      <w:r w:rsidRPr="008657F3">
        <w:rPr>
          <w:rFonts w:ascii="inherit" w:hAnsi="inherit" w:cs="Arial"/>
          <w:color w:val="777777"/>
          <w:szCs w:val="20"/>
        </w:rPr>
        <w:t>illustration</w:t>
      </w:r>
      <w:hyperlink r:id="rId580" w:history="1"/>
      <w:r w:rsidR="009F4BBC">
        <w:rPr>
          <w:rFonts w:ascii="inherit" w:hAnsi="inherit" w:cs="Arial"/>
          <w:color w:val="777777"/>
          <w:sz w:val="19"/>
          <w:szCs w:val="15"/>
          <w:bdr w:val="none" w:sz="0" w:space="0" w:color="auto" w:frame="1"/>
          <w:vertAlign w:val="superscript"/>
        </w:rPr>
        <w:t xml:space="preserve"> </w:t>
      </w:r>
      <w:r w:rsidRPr="008657F3">
        <w:rPr>
          <w:rFonts w:ascii="inherit" w:hAnsi="inherit" w:cs="Arial"/>
          <w:color w:val="777777"/>
          <w:szCs w:val="20"/>
        </w:rPr>
        <w:t> shows a leptokurtic distribution along with a normal distribution (dotted line).</w:t>
      </w:r>
      <w:r w:rsidRPr="008657F3">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345EB73A" wp14:editId="35E71751">
            <wp:extent cx="1737360" cy="1143000"/>
            <wp:effectExtent l="0" t="0" r="0" b="0"/>
            <wp:docPr id="293" name="Picture 293" descr="lepto">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epto">
                      <a:hlinkClick r:id="rId581"/>
                    </pic:cNvPr>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737360" cy="1143000"/>
                    </a:xfrm>
                    <a:prstGeom prst="rect">
                      <a:avLst/>
                    </a:prstGeom>
                    <a:noFill/>
                    <a:ln>
                      <a:noFill/>
                    </a:ln>
                  </pic:spPr>
                </pic:pic>
              </a:graphicData>
            </a:graphic>
          </wp:inline>
        </w:drawing>
      </w:r>
    </w:p>
    <w:p w14:paraId="000D2EE8" w14:textId="34F21AC3" w:rsidR="00536AA1" w:rsidRPr="008657F3" w:rsidRDefault="00536AA1" w:rsidP="001A7622">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657F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Leptokurtic T-Test</w:t>
      </w:r>
    </w:p>
    <w:p w14:paraId="46F979E4" w14:textId="77777777" w:rsidR="001A7622" w:rsidRPr="001A7622" w:rsidRDefault="001A7622" w:rsidP="001A7622">
      <w:pPr>
        <w:rPr>
          <w:lang w:eastAsia="en-IN"/>
        </w:rPr>
      </w:pPr>
    </w:p>
    <w:p w14:paraId="14CD18EE" w14:textId="6702374D"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r w:rsidRPr="00FB6895">
        <w:rPr>
          <w:rFonts w:ascii="inherit" w:hAnsi="inherit" w:cs="Arial"/>
          <w:color w:val="777777"/>
          <w:szCs w:val="20"/>
        </w:rPr>
        <w:t>The </w:t>
      </w:r>
      <w:hyperlink r:id="rId583" w:history="1">
        <w:r w:rsidRPr="00FB6895">
          <w:rPr>
            <w:rStyle w:val="Hyperlink"/>
            <w:rFonts w:ascii="inherit" w:hAnsi="inherit" w:cs="Arial"/>
            <w:color w:val="05A9C5"/>
            <w:szCs w:val="20"/>
            <w:bdr w:val="none" w:sz="0" w:space="0" w:color="auto" w:frame="1"/>
          </w:rPr>
          <w:t>T distribution</w:t>
        </w:r>
      </w:hyperlink>
      <w:r w:rsidRPr="00FB6895">
        <w:rPr>
          <w:rFonts w:ascii="inherit" w:hAnsi="inherit" w:cs="Arial"/>
          <w:color w:val="777777"/>
          <w:szCs w:val="20"/>
        </w:rPr>
        <w:t xml:space="preserve"> is an example of a leptokurtic distribution. </w:t>
      </w:r>
      <w:r w:rsidRPr="00EF66EA">
        <w:rPr>
          <w:rFonts w:ascii="inherit" w:hAnsi="inherit" w:cs="Arial"/>
          <w:color w:val="ED7D31" w:themeColor="accent2"/>
          <w:szCs w:val="20"/>
        </w:rPr>
        <w:t xml:space="preserve">It has fatter tails than the normal </w:t>
      </w:r>
      <w:r w:rsidRPr="00FB6895">
        <w:rPr>
          <w:rFonts w:ascii="inherit" w:hAnsi="inherit" w:cs="Arial"/>
          <w:color w:val="777777"/>
          <w:szCs w:val="20"/>
        </w:rPr>
        <w:t xml:space="preserve">(you can also look at the first image above to see the fatter tails). </w:t>
      </w:r>
      <w:r w:rsidRPr="00EF66EA">
        <w:rPr>
          <w:rFonts w:ascii="inherit" w:hAnsi="inherit" w:cs="Arial"/>
          <w:color w:val="ED7D31" w:themeColor="accent2"/>
          <w:szCs w:val="20"/>
        </w:rPr>
        <w:t>Therefore, the </w:t>
      </w:r>
      <w:hyperlink r:id="rId584" w:history="1">
        <w:r w:rsidRPr="003357F7">
          <w:rPr>
            <w:rStyle w:val="Hyperlink"/>
            <w:rFonts w:ascii="inherit" w:hAnsi="inherit" w:cs="Arial"/>
            <w:color w:val="00B0F0"/>
            <w:szCs w:val="20"/>
            <w:bdr w:val="none" w:sz="0" w:space="0" w:color="auto" w:frame="1"/>
          </w:rPr>
          <w:t>critical values</w:t>
        </w:r>
      </w:hyperlink>
      <w:r w:rsidRPr="00EF66EA">
        <w:rPr>
          <w:rFonts w:ascii="inherit" w:hAnsi="inherit" w:cs="Arial"/>
          <w:color w:val="ED7D31" w:themeColor="accent2"/>
          <w:szCs w:val="20"/>
        </w:rPr>
        <w:t> in a </w:t>
      </w:r>
      <w:hyperlink r:id="rId585" w:history="1">
        <w:r w:rsidRPr="00EF66EA">
          <w:rPr>
            <w:rStyle w:val="Hyperlink"/>
            <w:rFonts w:ascii="inherit" w:hAnsi="inherit" w:cs="Arial"/>
            <w:color w:val="ED7D31" w:themeColor="accent2"/>
            <w:szCs w:val="20"/>
            <w:bdr w:val="none" w:sz="0" w:space="0" w:color="auto" w:frame="1"/>
          </w:rPr>
          <w:t>Student’s t-test</w:t>
        </w:r>
      </w:hyperlink>
      <w:r w:rsidRPr="00EF66EA">
        <w:rPr>
          <w:rFonts w:ascii="inherit" w:hAnsi="inherit" w:cs="Arial"/>
          <w:color w:val="ED7D31" w:themeColor="accent2"/>
          <w:szCs w:val="20"/>
        </w:rPr>
        <w:t> will be larger than the critical values from a </w:t>
      </w:r>
      <w:hyperlink r:id="rId586" w:history="1">
        <w:r w:rsidRPr="00EF66EA">
          <w:rPr>
            <w:rStyle w:val="Hyperlink"/>
            <w:rFonts w:ascii="inherit" w:hAnsi="inherit" w:cs="Arial"/>
            <w:color w:val="ED7D31" w:themeColor="accent2"/>
            <w:szCs w:val="20"/>
            <w:bdr w:val="none" w:sz="0" w:space="0" w:color="auto" w:frame="1"/>
          </w:rPr>
          <w:t>z-test</w:t>
        </w:r>
      </w:hyperlink>
      <w:r w:rsidRPr="00FB6895">
        <w:rPr>
          <w:rFonts w:ascii="inherit" w:hAnsi="inherit" w:cs="Arial"/>
          <w:color w:val="777777"/>
          <w:szCs w:val="20"/>
        </w:rPr>
        <w:t>.</w:t>
      </w:r>
    </w:p>
    <w:p w14:paraId="5B106747" w14:textId="77777777" w:rsidR="00FB6895" w:rsidRPr="00FB6895" w:rsidRDefault="00FB6895"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1B42211B" w14:textId="51635096" w:rsidR="00536AA1" w:rsidRDefault="00536AA1" w:rsidP="00536AA1">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0A7EB03" wp14:editId="024CA505">
            <wp:extent cx="4389120" cy="1828800"/>
            <wp:effectExtent l="0" t="0" r="0" b="0"/>
            <wp:docPr id="292" name="Picture 292" descr="leptokurtic">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ptokurtic">
                      <a:hlinkClick r:id="rId587"/>
                    </pic:cNvPr>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4389120" cy="1828800"/>
                    </a:xfrm>
                    <a:prstGeom prst="rect">
                      <a:avLst/>
                    </a:prstGeom>
                    <a:noFill/>
                    <a:ln>
                      <a:noFill/>
                    </a:ln>
                  </pic:spPr>
                </pic:pic>
              </a:graphicData>
            </a:graphic>
          </wp:inline>
        </w:drawing>
      </w:r>
    </w:p>
    <w:p w14:paraId="52FCC43F" w14:textId="77777777" w:rsidR="00536AA1" w:rsidRDefault="00536AA1" w:rsidP="00536AA1">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t-distribution.</w:t>
      </w:r>
    </w:p>
    <w:p w14:paraId="4601786F" w14:textId="77777777" w:rsidR="00536AA1" w:rsidRPr="00745AA7" w:rsidRDefault="00536AA1" w:rsidP="00745AA7">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45AA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Financial Markets</w:t>
      </w:r>
    </w:p>
    <w:p w14:paraId="4176021B" w14:textId="0D33B82E" w:rsidR="00536AA1" w:rsidRDefault="00536AA1" w:rsidP="00536AA1">
      <w:pPr>
        <w:pStyle w:val="NormalWeb"/>
        <w:shd w:val="clear" w:color="auto" w:fill="FFFFFF"/>
        <w:spacing w:before="0" w:beforeAutospacing="0" w:after="0" w:afterAutospacing="0"/>
        <w:textAlignment w:val="baseline"/>
        <w:rPr>
          <w:rFonts w:ascii="inherit" w:hAnsi="inherit" w:cs="Arial"/>
          <w:color w:val="777777"/>
          <w:szCs w:val="20"/>
        </w:rPr>
      </w:pPr>
      <w:hyperlink r:id="rId589" w:history="1">
        <w:r w:rsidRPr="00745AA7">
          <w:rPr>
            <w:rStyle w:val="Hyperlink"/>
            <w:rFonts w:ascii="inherit" w:hAnsi="inherit" w:cs="Arial"/>
            <w:color w:val="05A9C5"/>
            <w:szCs w:val="20"/>
            <w:bdr w:val="none" w:sz="0" w:space="0" w:color="auto" w:frame="1"/>
          </w:rPr>
          <w:t>Kurtosis </w:t>
        </w:r>
      </w:hyperlink>
      <w:r w:rsidRPr="00745AA7">
        <w:rPr>
          <w:rFonts w:ascii="inherit" w:hAnsi="inherit" w:cs="Arial"/>
          <w:color w:val="777777"/>
          <w:szCs w:val="20"/>
        </w:rPr>
        <w:t>isn’t just a theory confined to mathematical textbooks; it has real life applications, especially in the world of economics. Fund managers usually focus on risks and returns, </w:t>
      </w:r>
      <w:hyperlink r:id="rId590" w:history="1">
        <w:r w:rsidRPr="00745AA7">
          <w:rPr>
            <w:rStyle w:val="Hyperlink"/>
            <w:rFonts w:ascii="inherit" w:hAnsi="inherit" w:cs="Arial"/>
            <w:color w:val="05A9C5"/>
            <w:szCs w:val="20"/>
            <w:bdr w:val="none" w:sz="0" w:space="0" w:color="auto" w:frame="1"/>
          </w:rPr>
          <w:t>kurtosis </w:t>
        </w:r>
      </w:hyperlink>
      <w:r w:rsidRPr="00745AA7">
        <w:rPr>
          <w:rFonts w:ascii="inherit" w:hAnsi="inherit" w:cs="Arial"/>
          <w:color w:val="777777"/>
          <w:szCs w:val="20"/>
        </w:rPr>
        <w:t xml:space="preserve">(in particular if an investment is </w:t>
      </w:r>
      <w:proofErr w:type="spellStart"/>
      <w:r w:rsidRPr="00745AA7">
        <w:rPr>
          <w:rFonts w:ascii="inherit" w:hAnsi="inherit" w:cs="Arial"/>
          <w:color w:val="777777"/>
          <w:szCs w:val="20"/>
        </w:rPr>
        <w:t>lepto</w:t>
      </w:r>
      <w:proofErr w:type="spellEnd"/>
      <w:r w:rsidRPr="00745AA7">
        <w:rPr>
          <w:rFonts w:ascii="inherit" w:hAnsi="inherit" w:cs="Arial"/>
          <w:color w:val="777777"/>
          <w:szCs w:val="20"/>
        </w:rPr>
        <w:t>- or platy-</w:t>
      </w:r>
      <w:proofErr w:type="spellStart"/>
      <w:r w:rsidRPr="00745AA7">
        <w:rPr>
          <w:rFonts w:ascii="inherit" w:hAnsi="inherit" w:cs="Arial"/>
          <w:color w:val="777777"/>
          <w:szCs w:val="20"/>
        </w:rPr>
        <w:t>kurtic</w:t>
      </w:r>
      <w:proofErr w:type="spellEnd"/>
      <w:r w:rsidRPr="00745AA7">
        <w:rPr>
          <w:rFonts w:ascii="inherit" w:hAnsi="inherit" w:cs="Arial"/>
          <w:color w:val="777777"/>
          <w:szCs w:val="20"/>
        </w:rPr>
        <w:t>). According to stock trader and analyst Michael Harris, a leptokurtic return means that risks are coming from </w:t>
      </w:r>
      <w:hyperlink r:id="rId591" w:history="1">
        <w:r w:rsidRPr="00745AA7">
          <w:rPr>
            <w:rStyle w:val="Hyperlink"/>
            <w:rFonts w:ascii="inherit" w:hAnsi="inherit" w:cs="Arial"/>
            <w:color w:val="05A9C5"/>
            <w:szCs w:val="20"/>
            <w:bdr w:val="none" w:sz="0" w:space="0" w:color="auto" w:frame="1"/>
          </w:rPr>
          <w:t>outlier </w:t>
        </w:r>
      </w:hyperlink>
      <w:r w:rsidRPr="00745AA7">
        <w:rPr>
          <w:rFonts w:ascii="inherit" w:hAnsi="inherit" w:cs="Arial"/>
          <w:color w:val="777777"/>
          <w:szCs w:val="20"/>
        </w:rPr>
        <w:t xml:space="preserve">events. This would be a stock for investors willing to take extreme risks. For example, real estate (with a </w:t>
      </w:r>
      <w:proofErr w:type="spellStart"/>
      <w:r w:rsidRPr="00745AA7">
        <w:rPr>
          <w:rFonts w:ascii="inherit" w:hAnsi="inherit" w:cs="Arial"/>
          <w:color w:val="777777"/>
          <w:szCs w:val="20"/>
        </w:rPr>
        <w:t>kurt</w:t>
      </w:r>
      <w:proofErr w:type="spellEnd"/>
      <w:r w:rsidRPr="00745AA7">
        <w:rPr>
          <w:rFonts w:ascii="inherit" w:hAnsi="inherit" w:cs="Arial"/>
          <w:color w:val="777777"/>
          <w:szCs w:val="20"/>
        </w:rPr>
        <w:t xml:space="preserve"> of 8.75) and High Yield US bonds (8.63) are high risk investments while Investment grade US bonds (1.06) and Small cap US stocks (1.08) would be considered safer investments.</w:t>
      </w:r>
    </w:p>
    <w:p w14:paraId="142D677F" w14:textId="77777777" w:rsidR="007E7F68" w:rsidRPr="00745AA7" w:rsidRDefault="007E7F68" w:rsidP="00536AA1">
      <w:pPr>
        <w:pStyle w:val="NormalWeb"/>
        <w:shd w:val="clear" w:color="auto" w:fill="FFFFFF"/>
        <w:spacing w:before="0" w:beforeAutospacing="0" w:after="0" w:afterAutospacing="0"/>
        <w:textAlignment w:val="baseline"/>
        <w:rPr>
          <w:rFonts w:ascii="inherit" w:hAnsi="inherit" w:cs="Arial"/>
          <w:color w:val="777777"/>
          <w:szCs w:val="20"/>
        </w:rPr>
      </w:pPr>
    </w:p>
    <w:p w14:paraId="4F887A52" w14:textId="6DDE2328" w:rsidR="00843388" w:rsidRDefault="00843388" w:rsidP="00D67BB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67BB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Interquartile Range (IQR</w:t>
      </w:r>
      <w:r w:rsidR="00D67BB3" w:rsidRPr="00D67BB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3E8197DF" w14:textId="77777777" w:rsidR="00D67BB3" w:rsidRPr="00D67BB3" w:rsidRDefault="00D67BB3" w:rsidP="00D67BB3"/>
    <w:p w14:paraId="41C970AF" w14:textId="77777777" w:rsidR="00843388" w:rsidRPr="001903AB" w:rsidRDefault="00843388" w:rsidP="0084338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903AB">
        <w:rPr>
          <w:rFonts w:ascii="inherit" w:hAnsi="inherit" w:cs="Arial"/>
          <w:color w:val="ED7D31" w:themeColor="accent2"/>
          <w:szCs w:val="20"/>
        </w:rPr>
        <w:lastRenderedPageBreak/>
        <w:t>The </w:t>
      </w:r>
      <w:r w:rsidRPr="001903AB">
        <w:rPr>
          <w:rStyle w:val="Strong"/>
          <w:rFonts w:ascii="inherit" w:hAnsi="inherit" w:cs="Arial"/>
          <w:color w:val="ED7D31" w:themeColor="accent2"/>
          <w:szCs w:val="20"/>
          <w:bdr w:val="none" w:sz="0" w:space="0" w:color="auto" w:frame="1"/>
        </w:rPr>
        <w:t>interquartile range</w:t>
      </w:r>
      <w:r w:rsidRPr="001903AB">
        <w:rPr>
          <w:rFonts w:ascii="inherit" w:hAnsi="inherit" w:cs="Arial"/>
          <w:color w:val="ED7D31" w:themeColor="accent2"/>
          <w:szCs w:val="20"/>
        </w:rPr>
        <w:t> is a measure of where the “</w:t>
      </w:r>
      <w:hyperlink r:id="rId592" w:history="1">
        <w:r w:rsidRPr="001903AB">
          <w:rPr>
            <w:rStyle w:val="Hyperlink"/>
            <w:rFonts w:ascii="inherit" w:hAnsi="inherit" w:cs="Arial"/>
            <w:color w:val="00B0F0"/>
            <w:szCs w:val="20"/>
            <w:bdr w:val="none" w:sz="0" w:space="0" w:color="auto" w:frame="1"/>
          </w:rPr>
          <w:t>middle fifty</w:t>
        </w:r>
      </w:hyperlink>
      <w:r w:rsidRPr="001903AB">
        <w:rPr>
          <w:rFonts w:ascii="inherit" w:hAnsi="inherit" w:cs="Arial"/>
          <w:color w:val="ED7D31" w:themeColor="accent2"/>
          <w:szCs w:val="20"/>
        </w:rPr>
        <w:t>” is in a data set. Where a </w:t>
      </w:r>
      <w:hyperlink r:id="rId593" w:history="1">
        <w:r w:rsidRPr="001903AB">
          <w:rPr>
            <w:rStyle w:val="Hyperlink"/>
            <w:rFonts w:ascii="inherit" w:hAnsi="inherit" w:cs="Arial"/>
            <w:color w:val="ED7D31" w:themeColor="accent2"/>
            <w:szCs w:val="20"/>
            <w:bdr w:val="none" w:sz="0" w:space="0" w:color="auto" w:frame="1"/>
          </w:rPr>
          <w:t>range </w:t>
        </w:r>
      </w:hyperlink>
      <w:r w:rsidRPr="001903AB">
        <w:rPr>
          <w:rFonts w:ascii="inherit" w:hAnsi="inherit" w:cs="Arial"/>
          <w:color w:val="ED7D31" w:themeColor="accent2"/>
          <w:szCs w:val="20"/>
        </w:rPr>
        <w:t>is a measure of where the beginning and end are in a set, </w:t>
      </w:r>
      <w:r w:rsidRPr="001903AB">
        <w:rPr>
          <w:rStyle w:val="Strong"/>
          <w:rFonts w:ascii="inherit" w:hAnsi="inherit" w:cs="Arial"/>
          <w:color w:val="ED7D31" w:themeColor="accent2"/>
          <w:szCs w:val="20"/>
          <w:bdr w:val="none" w:sz="0" w:space="0" w:color="auto" w:frame="1"/>
        </w:rPr>
        <w:t>an interquartile range is a measure of where the bulk of the values lie.</w:t>
      </w:r>
      <w:r w:rsidRPr="001903AB">
        <w:rPr>
          <w:rFonts w:ascii="inherit" w:hAnsi="inherit" w:cs="Arial"/>
          <w:color w:val="ED7D31" w:themeColor="accent2"/>
          <w:szCs w:val="20"/>
        </w:rPr>
        <w:t> That’s why it’s preferred over many other </w:t>
      </w:r>
      <w:hyperlink r:id="rId594" w:history="1">
        <w:r w:rsidRPr="001903AB">
          <w:rPr>
            <w:rStyle w:val="Hyperlink"/>
            <w:rFonts w:ascii="inherit" w:hAnsi="inherit" w:cs="Arial"/>
            <w:color w:val="ED7D31" w:themeColor="accent2"/>
            <w:szCs w:val="20"/>
            <w:bdr w:val="none" w:sz="0" w:space="0" w:color="auto" w:frame="1"/>
          </w:rPr>
          <w:t>measures of spread</w:t>
        </w:r>
      </w:hyperlink>
      <w:r w:rsidRPr="001903AB">
        <w:rPr>
          <w:rFonts w:ascii="inherit" w:hAnsi="inherit" w:cs="Arial"/>
          <w:color w:val="ED7D31" w:themeColor="accent2"/>
          <w:szCs w:val="20"/>
        </w:rPr>
        <w:t> (i.e. the </w:t>
      </w:r>
      <w:hyperlink r:id="rId595" w:history="1">
        <w:r w:rsidRPr="001903AB">
          <w:rPr>
            <w:rStyle w:val="Hyperlink"/>
            <w:rFonts w:ascii="inherit" w:hAnsi="inherit" w:cs="Arial"/>
            <w:color w:val="ED7D31" w:themeColor="accent2"/>
            <w:szCs w:val="20"/>
            <w:bdr w:val="none" w:sz="0" w:space="0" w:color="auto" w:frame="1"/>
          </w:rPr>
          <w:t>average </w:t>
        </w:r>
      </w:hyperlink>
      <w:r w:rsidRPr="001903AB">
        <w:rPr>
          <w:rFonts w:ascii="inherit" w:hAnsi="inherit" w:cs="Arial"/>
          <w:color w:val="ED7D31" w:themeColor="accent2"/>
          <w:szCs w:val="20"/>
        </w:rPr>
        <w:t>or </w:t>
      </w:r>
      <w:hyperlink r:id="rId596" w:anchor="median" w:history="1">
        <w:r w:rsidRPr="001903AB">
          <w:rPr>
            <w:rStyle w:val="Hyperlink"/>
            <w:rFonts w:ascii="inherit" w:hAnsi="inherit" w:cs="Arial"/>
            <w:color w:val="ED7D31" w:themeColor="accent2"/>
            <w:szCs w:val="20"/>
            <w:bdr w:val="none" w:sz="0" w:space="0" w:color="auto" w:frame="1"/>
          </w:rPr>
          <w:t>median</w:t>
        </w:r>
      </w:hyperlink>
      <w:r w:rsidRPr="001903AB">
        <w:rPr>
          <w:rFonts w:ascii="inherit" w:hAnsi="inherit" w:cs="Arial"/>
          <w:color w:val="ED7D31" w:themeColor="accent2"/>
          <w:szCs w:val="20"/>
        </w:rPr>
        <w:t>) when reporting things like school performance or SAT scores.</w:t>
      </w:r>
    </w:p>
    <w:p w14:paraId="67F4BBB2" w14:textId="77777777" w:rsidR="00843388" w:rsidRPr="001903AB" w:rsidRDefault="00843388" w:rsidP="0084338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903AB">
        <w:rPr>
          <w:rFonts w:ascii="inherit" w:hAnsi="inherit" w:cs="Arial"/>
          <w:color w:val="ED7D31" w:themeColor="accent2"/>
          <w:szCs w:val="20"/>
        </w:rPr>
        <w:t>The interquartile range formula is the first </w:t>
      </w:r>
      <w:hyperlink r:id="rId597" w:history="1">
        <w:r w:rsidRPr="001903AB">
          <w:rPr>
            <w:rStyle w:val="Hyperlink"/>
            <w:rFonts w:ascii="inherit" w:hAnsi="inherit" w:cs="Arial"/>
            <w:color w:val="ED7D31" w:themeColor="accent2"/>
            <w:szCs w:val="20"/>
            <w:bdr w:val="none" w:sz="0" w:space="0" w:color="auto" w:frame="1"/>
          </w:rPr>
          <w:t>quartile </w:t>
        </w:r>
      </w:hyperlink>
      <w:r w:rsidRPr="001903AB">
        <w:rPr>
          <w:rFonts w:ascii="inherit" w:hAnsi="inherit" w:cs="Arial"/>
          <w:color w:val="ED7D31" w:themeColor="accent2"/>
          <w:szCs w:val="20"/>
        </w:rPr>
        <w:t>subtracted from the third </w:t>
      </w:r>
      <w:hyperlink r:id="rId598" w:history="1">
        <w:r w:rsidRPr="001903AB">
          <w:rPr>
            <w:rStyle w:val="Hyperlink"/>
            <w:rFonts w:ascii="inherit" w:hAnsi="inherit" w:cs="Arial"/>
            <w:color w:val="ED7D31" w:themeColor="accent2"/>
            <w:szCs w:val="20"/>
            <w:bdr w:val="none" w:sz="0" w:space="0" w:color="auto" w:frame="1"/>
          </w:rPr>
          <w:t>quartile</w:t>
        </w:r>
      </w:hyperlink>
      <w:r w:rsidRPr="001903AB">
        <w:rPr>
          <w:rFonts w:ascii="inherit" w:hAnsi="inherit" w:cs="Arial"/>
          <w:color w:val="ED7D31" w:themeColor="accent2"/>
          <w:szCs w:val="20"/>
        </w:rPr>
        <w:t>:</w:t>
      </w:r>
    </w:p>
    <w:p w14:paraId="32D17880" w14:textId="77777777" w:rsidR="00843388" w:rsidRPr="001903AB" w:rsidRDefault="00843388" w:rsidP="00843388">
      <w:pPr>
        <w:shd w:val="clear" w:color="auto" w:fill="FFFFFF"/>
        <w:jc w:val="center"/>
        <w:textAlignment w:val="baseline"/>
        <w:rPr>
          <w:rFonts w:ascii="Arial" w:hAnsi="Arial" w:cs="Arial"/>
          <w:color w:val="ED7D31" w:themeColor="accent2"/>
          <w:sz w:val="24"/>
          <w:szCs w:val="20"/>
        </w:rPr>
      </w:pPr>
      <w:r w:rsidRPr="001903AB">
        <w:rPr>
          <w:rStyle w:val="Strong"/>
          <w:rFonts w:ascii="inherit" w:hAnsi="inherit" w:cs="Arial"/>
          <w:color w:val="ED7D31" w:themeColor="accent2"/>
          <w:sz w:val="24"/>
          <w:szCs w:val="20"/>
          <w:bdr w:val="none" w:sz="0" w:space="0" w:color="auto" w:frame="1"/>
        </w:rPr>
        <w:t>IQR = Q</w:t>
      </w:r>
      <w:r w:rsidRPr="001903AB">
        <w:rPr>
          <w:rStyle w:val="Strong"/>
          <w:rFonts w:ascii="inherit" w:hAnsi="inherit" w:cs="Arial"/>
          <w:color w:val="ED7D31" w:themeColor="accent2"/>
          <w:sz w:val="19"/>
          <w:szCs w:val="15"/>
          <w:bdr w:val="none" w:sz="0" w:space="0" w:color="auto" w:frame="1"/>
          <w:vertAlign w:val="subscript"/>
        </w:rPr>
        <w:t>3</w:t>
      </w:r>
      <w:r w:rsidRPr="001903AB">
        <w:rPr>
          <w:rStyle w:val="Strong"/>
          <w:rFonts w:ascii="inherit" w:hAnsi="inherit" w:cs="Arial"/>
          <w:color w:val="ED7D31" w:themeColor="accent2"/>
          <w:sz w:val="24"/>
          <w:szCs w:val="20"/>
          <w:bdr w:val="none" w:sz="0" w:space="0" w:color="auto" w:frame="1"/>
        </w:rPr>
        <w:t> – Q</w:t>
      </w:r>
      <w:r w:rsidRPr="001903AB">
        <w:rPr>
          <w:rStyle w:val="Strong"/>
          <w:rFonts w:ascii="inherit" w:hAnsi="inherit" w:cs="Arial"/>
          <w:color w:val="ED7D31" w:themeColor="accent2"/>
          <w:sz w:val="19"/>
          <w:szCs w:val="15"/>
          <w:bdr w:val="none" w:sz="0" w:space="0" w:color="auto" w:frame="1"/>
          <w:vertAlign w:val="subscript"/>
        </w:rPr>
        <w:t>1</w:t>
      </w:r>
      <w:r w:rsidRPr="001903AB">
        <w:rPr>
          <w:rStyle w:val="Strong"/>
          <w:rFonts w:ascii="inherit" w:hAnsi="inherit" w:cs="Arial"/>
          <w:color w:val="ED7D31" w:themeColor="accent2"/>
          <w:sz w:val="24"/>
          <w:szCs w:val="20"/>
          <w:bdr w:val="none" w:sz="0" w:space="0" w:color="auto" w:frame="1"/>
        </w:rPr>
        <w:t>.</w:t>
      </w:r>
    </w:p>
    <w:p w14:paraId="4F3DFADF" w14:textId="7528B7BE" w:rsidR="00D07F14" w:rsidRDefault="00843388" w:rsidP="007D074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2" w:name="interquartile_range_by_hand"/>
      <w:r w:rsidRPr="001E5F5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Solve the formula by hand</w:t>
      </w:r>
      <w:bookmarkEnd w:id="12"/>
    </w:p>
    <w:p w14:paraId="361DEE3B" w14:textId="77777777" w:rsidR="007D0745" w:rsidRPr="007D0745" w:rsidRDefault="007D0745" w:rsidP="007D0745">
      <w:pPr>
        <w:rPr>
          <w:lang w:eastAsia="en-IN"/>
        </w:rPr>
      </w:pPr>
    </w:p>
    <w:p w14:paraId="29475927" w14:textId="77777777" w:rsidR="004F3852" w:rsidRDefault="00D07F14" w:rsidP="004F3852">
      <w:pPr>
        <w:pStyle w:val="NormalWeb"/>
        <w:shd w:val="clear" w:color="auto" w:fill="FFFFFF"/>
        <w:spacing w:before="0" w:beforeAutospacing="0" w:after="225" w:afterAutospacing="0"/>
        <w:textAlignment w:val="baseline"/>
        <w:rPr>
          <w:rFonts w:ascii="inherit" w:hAnsi="inherit" w:cs="Arial"/>
          <w:color w:val="777777"/>
          <w:sz w:val="20"/>
          <w:szCs w:val="20"/>
        </w:rPr>
      </w:pPr>
      <w:hyperlink r:id="rId599" w:history="1">
        <w:r w:rsidR="00843388" w:rsidRPr="00D07F14">
          <w:rPr>
            <w:rStyle w:val="Hyperlink"/>
            <w:rFonts w:ascii="inherit" w:hAnsi="inherit" w:cs="Arial"/>
            <w:szCs w:val="20"/>
          </w:rPr>
          <w:t>Watch the video</w:t>
        </w:r>
      </w:hyperlink>
      <w:r w:rsidR="00843388" w:rsidRPr="00D07F14">
        <w:rPr>
          <w:rFonts w:ascii="inherit" w:hAnsi="inherit" w:cs="Arial"/>
          <w:color w:val="777777"/>
          <w:szCs w:val="20"/>
        </w:rPr>
        <w:t xml:space="preserve"> or read the steps below</w:t>
      </w:r>
      <w:r w:rsidR="00843388">
        <w:rPr>
          <w:rFonts w:ascii="inherit" w:hAnsi="inherit" w:cs="Arial"/>
          <w:color w:val="777777"/>
          <w:sz w:val="20"/>
          <w:szCs w:val="20"/>
        </w:rPr>
        <w:t>:</w:t>
      </w:r>
    </w:p>
    <w:p w14:paraId="5BC433A5" w14:textId="0CC98030" w:rsidR="00843388" w:rsidRPr="004F3852" w:rsidRDefault="00843388" w:rsidP="004F3852">
      <w:pPr>
        <w:pStyle w:val="NormalWeb"/>
        <w:shd w:val="clear" w:color="auto" w:fill="FFFFFF"/>
        <w:spacing w:before="0" w:beforeAutospacing="0" w:after="225" w:afterAutospacing="0"/>
        <w:textAlignment w:val="baseline"/>
        <w:rPr>
          <w:rFonts w:ascii="inherit" w:hAnsi="inherit" w:cs="Arial"/>
          <w:color w:val="777777"/>
          <w:sz w:val="20"/>
          <w:szCs w:val="20"/>
        </w:rPr>
      </w:pPr>
      <w:r w:rsidRPr="008818D1">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Steps:</w:t>
      </w:r>
    </w:p>
    <w:p w14:paraId="10FE34C9" w14:textId="32FB0F7A"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4"/>
          <w:szCs w:val="20"/>
        </w:rPr>
      </w:pPr>
      <w:r w:rsidRPr="00DA2095">
        <w:rPr>
          <w:rFonts w:ascii="inherit" w:hAnsi="inherit" w:cs="Arial"/>
          <w:color w:val="0000FF"/>
          <w:sz w:val="24"/>
          <w:szCs w:val="20"/>
          <w:bdr w:val="none" w:sz="0" w:space="0" w:color="auto" w:frame="1"/>
        </w:rPr>
        <w:t>Step 1: </w:t>
      </w:r>
      <w:r w:rsidRPr="00DA2095">
        <w:rPr>
          <w:rStyle w:val="Strong"/>
          <w:rFonts w:ascii="inherit" w:hAnsi="inherit" w:cs="Arial"/>
          <w:color w:val="777777"/>
          <w:sz w:val="24"/>
          <w:szCs w:val="20"/>
          <w:bdr w:val="none" w:sz="0" w:space="0" w:color="auto" w:frame="1"/>
        </w:rPr>
        <w:t>Put the numbers in order.</w:t>
      </w:r>
      <w:r w:rsidRPr="00DA2095">
        <w:rPr>
          <w:rFonts w:ascii="inherit" w:hAnsi="inherit" w:cs="Arial"/>
          <w:color w:val="777777"/>
          <w:sz w:val="24"/>
          <w:szCs w:val="20"/>
        </w:rPr>
        <w:br/>
        <w:t>1, 2, 5, 6, 7, 9, 12, 15, 18, 19, 27.</w:t>
      </w:r>
    </w:p>
    <w:p w14:paraId="648D82F3" w14:textId="77777777" w:rsidR="00DA2095" w:rsidRPr="00DA2095" w:rsidRDefault="00DA2095" w:rsidP="00DA2095">
      <w:pPr>
        <w:shd w:val="clear" w:color="auto" w:fill="FFFFFF"/>
        <w:spacing w:after="0" w:line="240" w:lineRule="auto"/>
        <w:ind w:left="450"/>
        <w:textAlignment w:val="baseline"/>
        <w:rPr>
          <w:rFonts w:ascii="inherit" w:hAnsi="inherit" w:cs="Arial"/>
          <w:color w:val="777777"/>
          <w:sz w:val="24"/>
          <w:szCs w:val="20"/>
        </w:rPr>
      </w:pPr>
    </w:p>
    <w:p w14:paraId="033BAF75" w14:textId="23E596FF"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4"/>
          <w:szCs w:val="20"/>
        </w:rPr>
      </w:pPr>
      <w:r w:rsidRPr="00DA2095">
        <w:rPr>
          <w:rFonts w:ascii="inherit" w:hAnsi="inherit" w:cs="Arial"/>
          <w:color w:val="0000FF"/>
          <w:sz w:val="24"/>
          <w:szCs w:val="20"/>
          <w:bdr w:val="none" w:sz="0" w:space="0" w:color="auto" w:frame="1"/>
        </w:rPr>
        <w:t>Step 2: </w:t>
      </w:r>
      <w:r w:rsidRPr="00DA2095">
        <w:rPr>
          <w:rStyle w:val="Strong"/>
          <w:rFonts w:ascii="inherit" w:hAnsi="inherit" w:cs="Arial"/>
          <w:color w:val="777777"/>
          <w:sz w:val="24"/>
          <w:szCs w:val="20"/>
          <w:bdr w:val="none" w:sz="0" w:space="0" w:color="auto" w:frame="1"/>
        </w:rPr>
        <w:t>Find the </w:t>
      </w:r>
      <w:hyperlink r:id="rId600" w:anchor="median" w:history="1">
        <w:r w:rsidRPr="00DA2095">
          <w:rPr>
            <w:rStyle w:val="Hyperlink"/>
            <w:rFonts w:ascii="inherit" w:hAnsi="inherit" w:cs="Arial"/>
            <w:b/>
            <w:bCs/>
            <w:color w:val="777777"/>
            <w:sz w:val="24"/>
            <w:szCs w:val="20"/>
            <w:bdr w:val="none" w:sz="0" w:space="0" w:color="auto" w:frame="1"/>
          </w:rPr>
          <w:t>median</w:t>
        </w:r>
      </w:hyperlink>
      <w:r w:rsidRPr="00DA2095">
        <w:rPr>
          <w:rFonts w:ascii="inherit" w:hAnsi="inherit" w:cs="Arial"/>
          <w:color w:val="777777"/>
          <w:sz w:val="24"/>
          <w:szCs w:val="20"/>
        </w:rPr>
        <w:t>.</w:t>
      </w:r>
      <w:r w:rsidRPr="00DA2095">
        <w:rPr>
          <w:rFonts w:ascii="inherit" w:hAnsi="inherit" w:cs="Arial"/>
          <w:color w:val="777777"/>
          <w:sz w:val="24"/>
          <w:szCs w:val="20"/>
        </w:rPr>
        <w:br/>
        <w:t>1, 2, 5, 6, 7</w:t>
      </w:r>
      <w:r w:rsidRPr="00DA2095">
        <w:rPr>
          <w:rStyle w:val="Strong"/>
          <w:rFonts w:ascii="inherit" w:hAnsi="inherit" w:cs="Arial"/>
          <w:color w:val="777777"/>
          <w:sz w:val="24"/>
          <w:szCs w:val="20"/>
          <w:bdr w:val="none" w:sz="0" w:space="0" w:color="auto" w:frame="1"/>
        </w:rPr>
        <w:t>, 9</w:t>
      </w:r>
      <w:r w:rsidRPr="00DA2095">
        <w:rPr>
          <w:rFonts w:ascii="inherit" w:hAnsi="inherit" w:cs="Arial"/>
          <w:color w:val="777777"/>
          <w:sz w:val="24"/>
          <w:szCs w:val="20"/>
        </w:rPr>
        <w:t>, 12, 15, 18, 19, 27.</w:t>
      </w:r>
    </w:p>
    <w:p w14:paraId="39DE6BA3" w14:textId="77777777" w:rsidR="00DA2095" w:rsidRPr="00DA2095" w:rsidRDefault="00DA2095" w:rsidP="00DA2095">
      <w:pPr>
        <w:shd w:val="clear" w:color="auto" w:fill="FFFFFF"/>
        <w:spacing w:after="0" w:line="240" w:lineRule="auto"/>
        <w:textAlignment w:val="baseline"/>
        <w:rPr>
          <w:rFonts w:ascii="inherit" w:hAnsi="inherit" w:cs="Arial"/>
          <w:color w:val="777777"/>
          <w:sz w:val="24"/>
          <w:szCs w:val="20"/>
        </w:rPr>
      </w:pPr>
    </w:p>
    <w:p w14:paraId="23C6C3F8" w14:textId="75E22580"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4"/>
          <w:szCs w:val="20"/>
        </w:rPr>
      </w:pPr>
      <w:r w:rsidRPr="00DA2095">
        <w:rPr>
          <w:rFonts w:ascii="inherit" w:hAnsi="inherit" w:cs="Arial"/>
          <w:color w:val="0000FF"/>
          <w:sz w:val="24"/>
          <w:szCs w:val="20"/>
          <w:bdr w:val="none" w:sz="0" w:space="0" w:color="auto" w:frame="1"/>
        </w:rPr>
        <w:t>Step 3: </w:t>
      </w:r>
      <w:r w:rsidRPr="00DA2095">
        <w:rPr>
          <w:rStyle w:val="Strong"/>
          <w:rFonts w:ascii="inherit" w:hAnsi="inherit" w:cs="Arial"/>
          <w:color w:val="777777"/>
          <w:sz w:val="24"/>
          <w:szCs w:val="20"/>
          <w:bdr w:val="none" w:sz="0" w:space="0" w:color="auto" w:frame="1"/>
        </w:rPr>
        <w:t>Place parentheses around the numbers above and below the median.</w:t>
      </w:r>
      <w:r w:rsidRPr="00DA2095">
        <w:rPr>
          <w:rFonts w:ascii="inherit" w:hAnsi="inherit" w:cs="Arial"/>
          <w:color w:val="777777"/>
          <w:sz w:val="24"/>
          <w:szCs w:val="20"/>
        </w:rPr>
        <w:br/>
        <w:t>Not necessary </w:t>
      </w:r>
      <w:r w:rsidRPr="00DA2095">
        <w:rPr>
          <w:rStyle w:val="Strong"/>
          <w:rFonts w:ascii="inherit" w:hAnsi="inherit" w:cs="Arial"/>
          <w:color w:val="777777"/>
          <w:sz w:val="24"/>
          <w:szCs w:val="20"/>
          <w:bdr w:val="none" w:sz="0" w:space="0" w:color="auto" w:frame="1"/>
        </w:rPr>
        <w:t>statistically</w:t>
      </w:r>
      <w:r w:rsidRPr="00DA2095">
        <w:rPr>
          <w:rFonts w:ascii="inherit" w:hAnsi="inherit" w:cs="Arial"/>
          <w:color w:val="777777"/>
          <w:sz w:val="24"/>
          <w:szCs w:val="20"/>
        </w:rPr>
        <w:t>, but it makes Q1 and Q3 easier to spot.</w:t>
      </w:r>
      <w:r w:rsidRPr="00DA2095">
        <w:rPr>
          <w:rFonts w:ascii="inherit" w:hAnsi="inherit" w:cs="Arial"/>
          <w:color w:val="777777"/>
          <w:sz w:val="24"/>
          <w:szCs w:val="20"/>
        </w:rPr>
        <w:br/>
        <w:t>(1, 2, 5, 6, 7), 9, (12, 15, 18, 19, 27).</w:t>
      </w:r>
    </w:p>
    <w:p w14:paraId="7FC5A5B1" w14:textId="77777777" w:rsidR="00DA2095" w:rsidRPr="00DA2095" w:rsidRDefault="00DA2095" w:rsidP="00DA2095">
      <w:pPr>
        <w:shd w:val="clear" w:color="auto" w:fill="FFFFFF"/>
        <w:spacing w:after="0" w:line="240" w:lineRule="auto"/>
        <w:textAlignment w:val="baseline"/>
        <w:rPr>
          <w:rFonts w:ascii="inherit" w:hAnsi="inherit" w:cs="Arial"/>
          <w:color w:val="777777"/>
          <w:sz w:val="24"/>
          <w:szCs w:val="20"/>
        </w:rPr>
      </w:pPr>
    </w:p>
    <w:p w14:paraId="1B58B7DF" w14:textId="3036CC67"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4"/>
          <w:szCs w:val="20"/>
        </w:rPr>
      </w:pPr>
      <w:r w:rsidRPr="00DA2095">
        <w:rPr>
          <w:rFonts w:ascii="inherit" w:hAnsi="inherit" w:cs="Arial"/>
          <w:color w:val="0000FF"/>
          <w:sz w:val="24"/>
          <w:szCs w:val="20"/>
          <w:bdr w:val="none" w:sz="0" w:space="0" w:color="auto" w:frame="1"/>
        </w:rPr>
        <w:t>Step 4: </w:t>
      </w:r>
      <w:r w:rsidRPr="00DA2095">
        <w:rPr>
          <w:rStyle w:val="Strong"/>
          <w:rFonts w:ascii="inherit" w:hAnsi="inherit" w:cs="Arial"/>
          <w:color w:val="777777"/>
          <w:sz w:val="24"/>
          <w:szCs w:val="20"/>
          <w:bdr w:val="none" w:sz="0" w:space="0" w:color="auto" w:frame="1"/>
        </w:rPr>
        <w:t>Find Q1 and Q3</w:t>
      </w:r>
      <w:r w:rsidRPr="00DA2095">
        <w:rPr>
          <w:rFonts w:ascii="inherit" w:hAnsi="inherit" w:cs="Arial"/>
          <w:color w:val="777777"/>
          <w:sz w:val="24"/>
          <w:szCs w:val="20"/>
        </w:rPr>
        <w:br/>
        <w:t>Think of Q1 as a median in the lower half of the data and think of Q3 as a median for the upper half of data.</w:t>
      </w:r>
      <w:r w:rsidRPr="00DA2095">
        <w:rPr>
          <w:rFonts w:ascii="inherit" w:hAnsi="inherit" w:cs="Arial"/>
          <w:color w:val="777777"/>
          <w:sz w:val="24"/>
          <w:szCs w:val="20"/>
        </w:rPr>
        <w:br/>
        <w:t>(1, 2, </w:t>
      </w:r>
      <w:r w:rsidRPr="00DA2095">
        <w:rPr>
          <w:rStyle w:val="Strong"/>
          <w:rFonts w:ascii="inherit" w:hAnsi="inherit" w:cs="Arial"/>
          <w:color w:val="777777"/>
          <w:sz w:val="24"/>
          <w:szCs w:val="20"/>
          <w:bdr w:val="none" w:sz="0" w:space="0" w:color="auto" w:frame="1"/>
        </w:rPr>
        <w:t>5</w:t>
      </w:r>
      <w:r w:rsidRPr="00DA2095">
        <w:rPr>
          <w:rFonts w:ascii="inherit" w:hAnsi="inherit" w:cs="Arial"/>
          <w:color w:val="777777"/>
          <w:sz w:val="24"/>
          <w:szCs w:val="20"/>
        </w:rPr>
        <w:t>, 6, 7</w:t>
      </w:r>
      <w:proofErr w:type="gramStart"/>
      <w:r w:rsidRPr="00DA2095">
        <w:rPr>
          <w:rFonts w:ascii="inherit" w:hAnsi="inherit" w:cs="Arial"/>
          <w:color w:val="777777"/>
          <w:sz w:val="24"/>
          <w:szCs w:val="20"/>
        </w:rPr>
        <w:t>)</w:t>
      </w:r>
      <w:r w:rsidRPr="00DA2095">
        <w:rPr>
          <w:rStyle w:val="Strong"/>
          <w:rFonts w:ascii="inherit" w:hAnsi="inherit" w:cs="Arial"/>
          <w:color w:val="777777"/>
          <w:sz w:val="24"/>
          <w:szCs w:val="20"/>
          <w:bdr w:val="none" w:sz="0" w:space="0" w:color="auto" w:frame="1"/>
        </w:rPr>
        <w:t>,  9</w:t>
      </w:r>
      <w:proofErr w:type="gramEnd"/>
      <w:r w:rsidRPr="00DA2095">
        <w:rPr>
          <w:rFonts w:ascii="inherit" w:hAnsi="inherit" w:cs="Arial"/>
          <w:color w:val="777777"/>
          <w:sz w:val="24"/>
          <w:szCs w:val="20"/>
        </w:rPr>
        <w:t>, ( 12, 15, </w:t>
      </w:r>
      <w:r w:rsidRPr="00DA2095">
        <w:rPr>
          <w:rStyle w:val="Strong"/>
          <w:rFonts w:ascii="inherit" w:hAnsi="inherit" w:cs="Arial"/>
          <w:color w:val="777777"/>
          <w:sz w:val="24"/>
          <w:szCs w:val="20"/>
          <w:bdr w:val="none" w:sz="0" w:space="0" w:color="auto" w:frame="1"/>
        </w:rPr>
        <w:t>18</w:t>
      </w:r>
      <w:r w:rsidRPr="00DA2095">
        <w:rPr>
          <w:rFonts w:ascii="inherit" w:hAnsi="inherit" w:cs="Arial"/>
          <w:color w:val="777777"/>
          <w:sz w:val="24"/>
          <w:szCs w:val="20"/>
        </w:rPr>
        <w:t>, 19, 27). Q1 = 5 and Q3 = 18.</w:t>
      </w:r>
    </w:p>
    <w:p w14:paraId="414C5419" w14:textId="77777777" w:rsidR="00DA2095" w:rsidRPr="00DA2095" w:rsidRDefault="00DA2095" w:rsidP="00DA2095">
      <w:pPr>
        <w:shd w:val="clear" w:color="auto" w:fill="FFFFFF"/>
        <w:spacing w:after="0" w:line="240" w:lineRule="auto"/>
        <w:textAlignment w:val="baseline"/>
        <w:rPr>
          <w:rFonts w:ascii="inherit" w:hAnsi="inherit" w:cs="Arial"/>
          <w:color w:val="777777"/>
          <w:sz w:val="24"/>
          <w:szCs w:val="20"/>
        </w:rPr>
      </w:pPr>
    </w:p>
    <w:p w14:paraId="3592A806" w14:textId="69FE3C8B" w:rsidR="00843388" w:rsidRDefault="00843388" w:rsidP="001730F0">
      <w:pPr>
        <w:numPr>
          <w:ilvl w:val="0"/>
          <w:numId w:val="115"/>
        </w:numPr>
        <w:shd w:val="clear" w:color="auto" w:fill="FFFFFF"/>
        <w:spacing w:after="0" w:line="240" w:lineRule="auto"/>
        <w:ind w:left="450"/>
        <w:textAlignment w:val="baseline"/>
        <w:rPr>
          <w:rFonts w:ascii="inherit" w:hAnsi="inherit" w:cs="Arial"/>
          <w:color w:val="777777"/>
          <w:sz w:val="24"/>
          <w:szCs w:val="20"/>
        </w:rPr>
      </w:pPr>
      <w:r w:rsidRPr="00DA2095">
        <w:rPr>
          <w:rFonts w:ascii="inherit" w:hAnsi="inherit" w:cs="Arial"/>
          <w:color w:val="0000FF"/>
          <w:sz w:val="24"/>
          <w:szCs w:val="20"/>
          <w:bdr w:val="none" w:sz="0" w:space="0" w:color="auto" w:frame="1"/>
        </w:rPr>
        <w:t>Step 5: </w:t>
      </w:r>
      <w:r w:rsidRPr="00DA2095">
        <w:rPr>
          <w:rStyle w:val="Strong"/>
          <w:rFonts w:ascii="inherit" w:hAnsi="inherit" w:cs="Arial"/>
          <w:color w:val="777777"/>
          <w:sz w:val="24"/>
          <w:szCs w:val="20"/>
          <w:bdr w:val="none" w:sz="0" w:space="0" w:color="auto" w:frame="1"/>
        </w:rPr>
        <w:t>Subtract Q1 from Q3 to find the interquartile range</w:t>
      </w:r>
      <w:r w:rsidRPr="00DA2095">
        <w:rPr>
          <w:rFonts w:ascii="inherit" w:hAnsi="inherit" w:cs="Arial"/>
          <w:color w:val="777777"/>
          <w:sz w:val="24"/>
          <w:szCs w:val="20"/>
        </w:rPr>
        <w:t>.</w:t>
      </w:r>
      <w:r w:rsidRPr="00DA2095">
        <w:rPr>
          <w:rFonts w:ascii="inherit" w:hAnsi="inherit" w:cs="Arial"/>
          <w:color w:val="777777"/>
          <w:sz w:val="24"/>
          <w:szCs w:val="20"/>
        </w:rPr>
        <w:br/>
        <w:t>18 – 5 = 13</w:t>
      </w:r>
    </w:p>
    <w:p w14:paraId="27DF97CF" w14:textId="77777777" w:rsidR="00843388" w:rsidRPr="00CB1A6F" w:rsidRDefault="00843388" w:rsidP="00CB1A6F">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3" w:name="even_numbers"/>
      <w:r w:rsidRPr="00CB1A6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if I Have an Even Set of Numbers?</w:t>
      </w:r>
      <w:bookmarkEnd w:id="13"/>
    </w:p>
    <w:p w14:paraId="47CFAA61" w14:textId="261C4EA7"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3669B6">
        <w:rPr>
          <w:rStyle w:val="Strong"/>
          <w:rFonts w:ascii="inherit" w:hAnsi="inherit" w:cs="Arial"/>
          <w:color w:val="777777"/>
          <w:szCs w:val="20"/>
          <w:bdr w:val="none" w:sz="0" w:space="0" w:color="auto" w:frame="1"/>
        </w:rPr>
        <w:t>Sample question</w:t>
      </w:r>
      <w:r w:rsidRPr="003669B6">
        <w:rPr>
          <w:rFonts w:ascii="inherit" w:hAnsi="inherit" w:cs="Arial"/>
          <w:color w:val="777777"/>
          <w:szCs w:val="20"/>
        </w:rPr>
        <w:t>: Find the IQR for the following data set: 3, 5, 7, 8, 9, 11, 15, 16, 20, 21.</w:t>
      </w:r>
    </w:p>
    <w:p w14:paraId="27021E75" w14:textId="77777777" w:rsidR="003669B6" w:rsidRPr="003669B6" w:rsidRDefault="003669B6" w:rsidP="00843388">
      <w:pPr>
        <w:pStyle w:val="NormalWeb"/>
        <w:shd w:val="clear" w:color="auto" w:fill="FFFFFF"/>
        <w:spacing w:before="0" w:beforeAutospacing="0" w:after="0" w:afterAutospacing="0"/>
        <w:textAlignment w:val="baseline"/>
        <w:rPr>
          <w:rFonts w:ascii="inherit" w:hAnsi="inherit" w:cs="Arial"/>
          <w:color w:val="777777"/>
          <w:szCs w:val="20"/>
        </w:rPr>
      </w:pPr>
    </w:p>
    <w:p w14:paraId="04C81E56" w14:textId="1757346A"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4"/>
          <w:szCs w:val="20"/>
        </w:rPr>
      </w:pPr>
      <w:r w:rsidRPr="003669B6">
        <w:rPr>
          <w:rFonts w:ascii="inherit" w:hAnsi="inherit" w:cs="Arial"/>
          <w:color w:val="0000FF"/>
          <w:sz w:val="24"/>
          <w:szCs w:val="20"/>
          <w:bdr w:val="none" w:sz="0" w:space="0" w:color="auto" w:frame="1"/>
        </w:rPr>
        <w:t>Step 1: </w:t>
      </w:r>
      <w:r w:rsidRPr="003669B6">
        <w:rPr>
          <w:rStyle w:val="Strong"/>
          <w:rFonts w:ascii="inherit" w:hAnsi="inherit" w:cs="Arial"/>
          <w:color w:val="777777"/>
          <w:sz w:val="24"/>
          <w:szCs w:val="20"/>
          <w:bdr w:val="none" w:sz="0" w:space="0" w:color="auto" w:frame="1"/>
        </w:rPr>
        <w:t>Put the numbers in order</w:t>
      </w:r>
      <w:r w:rsidRPr="003669B6">
        <w:rPr>
          <w:rFonts w:ascii="inherit" w:hAnsi="inherit" w:cs="Arial"/>
          <w:color w:val="777777"/>
          <w:sz w:val="24"/>
          <w:szCs w:val="20"/>
        </w:rPr>
        <w:t>.</w:t>
      </w:r>
      <w:r w:rsidRPr="003669B6">
        <w:rPr>
          <w:rFonts w:ascii="inherit" w:hAnsi="inherit" w:cs="Arial"/>
          <w:color w:val="777777"/>
          <w:sz w:val="24"/>
          <w:szCs w:val="20"/>
        </w:rPr>
        <w:br/>
        <w:t>3, 5, 7, 8, 9, 11, 15, 16, 20, 21.</w:t>
      </w:r>
    </w:p>
    <w:p w14:paraId="07828C0C" w14:textId="77777777" w:rsidR="003669B6" w:rsidRPr="003669B6" w:rsidRDefault="003669B6" w:rsidP="003669B6">
      <w:pPr>
        <w:shd w:val="clear" w:color="auto" w:fill="FFFFFF"/>
        <w:spacing w:after="0" w:line="240" w:lineRule="auto"/>
        <w:ind w:left="450"/>
        <w:textAlignment w:val="baseline"/>
        <w:rPr>
          <w:rFonts w:ascii="inherit" w:hAnsi="inherit" w:cs="Arial"/>
          <w:color w:val="777777"/>
          <w:sz w:val="24"/>
          <w:szCs w:val="20"/>
        </w:rPr>
      </w:pPr>
    </w:p>
    <w:p w14:paraId="0C408D95" w14:textId="62C00CB2"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4"/>
          <w:szCs w:val="20"/>
        </w:rPr>
      </w:pPr>
      <w:r w:rsidRPr="003669B6">
        <w:rPr>
          <w:rFonts w:ascii="inherit" w:hAnsi="inherit" w:cs="Arial"/>
          <w:color w:val="0000FF"/>
          <w:sz w:val="24"/>
          <w:szCs w:val="20"/>
          <w:bdr w:val="none" w:sz="0" w:space="0" w:color="auto" w:frame="1"/>
        </w:rPr>
        <w:t>Step 2: </w:t>
      </w:r>
      <w:r w:rsidRPr="003669B6">
        <w:rPr>
          <w:rStyle w:val="Strong"/>
          <w:rFonts w:ascii="inherit" w:hAnsi="inherit" w:cs="Arial"/>
          <w:color w:val="777777"/>
          <w:sz w:val="24"/>
          <w:szCs w:val="20"/>
          <w:bdr w:val="none" w:sz="0" w:space="0" w:color="auto" w:frame="1"/>
        </w:rPr>
        <w:t xml:space="preserve">Make a mark in the </w:t>
      </w:r>
      <w:proofErr w:type="spellStart"/>
      <w:r w:rsidRPr="003669B6">
        <w:rPr>
          <w:rStyle w:val="Strong"/>
          <w:rFonts w:ascii="inherit" w:hAnsi="inherit" w:cs="Arial"/>
          <w:color w:val="777777"/>
          <w:sz w:val="24"/>
          <w:szCs w:val="20"/>
          <w:bdr w:val="none" w:sz="0" w:space="0" w:color="auto" w:frame="1"/>
        </w:rPr>
        <w:t>center</w:t>
      </w:r>
      <w:proofErr w:type="spellEnd"/>
      <w:r w:rsidRPr="003669B6">
        <w:rPr>
          <w:rStyle w:val="Strong"/>
          <w:rFonts w:ascii="inherit" w:hAnsi="inherit" w:cs="Arial"/>
          <w:color w:val="777777"/>
          <w:sz w:val="24"/>
          <w:szCs w:val="20"/>
          <w:bdr w:val="none" w:sz="0" w:space="0" w:color="auto" w:frame="1"/>
        </w:rPr>
        <w:t xml:space="preserve"> of the data</w:t>
      </w:r>
      <w:r w:rsidRPr="003669B6">
        <w:rPr>
          <w:rFonts w:ascii="inherit" w:hAnsi="inherit" w:cs="Arial"/>
          <w:color w:val="777777"/>
          <w:sz w:val="24"/>
          <w:szCs w:val="20"/>
        </w:rPr>
        <w:t>:</w:t>
      </w:r>
      <w:r w:rsidRPr="003669B6">
        <w:rPr>
          <w:rFonts w:ascii="inherit" w:hAnsi="inherit" w:cs="Arial"/>
          <w:color w:val="777777"/>
          <w:sz w:val="24"/>
          <w:szCs w:val="20"/>
        </w:rPr>
        <w:br/>
        <w:t>3, 5, 7, 8, 9, </w:t>
      </w:r>
      <w:r w:rsidRPr="003669B6">
        <w:rPr>
          <w:rStyle w:val="Strong"/>
          <w:rFonts w:ascii="inherit" w:hAnsi="inherit" w:cs="Arial"/>
          <w:color w:val="777777"/>
          <w:sz w:val="24"/>
          <w:szCs w:val="20"/>
          <w:bdr w:val="none" w:sz="0" w:space="0" w:color="auto" w:frame="1"/>
        </w:rPr>
        <w:t>|</w:t>
      </w:r>
      <w:r w:rsidRPr="003669B6">
        <w:rPr>
          <w:rFonts w:ascii="inherit" w:hAnsi="inherit" w:cs="Arial"/>
          <w:color w:val="777777"/>
          <w:sz w:val="24"/>
          <w:szCs w:val="20"/>
        </w:rPr>
        <w:t> 11, 15, 16, 20, 21</w:t>
      </w:r>
    </w:p>
    <w:p w14:paraId="4EA30F62" w14:textId="77777777" w:rsidR="003669B6" w:rsidRPr="003669B6" w:rsidRDefault="003669B6" w:rsidP="003669B6">
      <w:pPr>
        <w:shd w:val="clear" w:color="auto" w:fill="FFFFFF"/>
        <w:spacing w:after="0" w:line="240" w:lineRule="auto"/>
        <w:textAlignment w:val="baseline"/>
        <w:rPr>
          <w:rFonts w:ascii="inherit" w:hAnsi="inherit" w:cs="Arial"/>
          <w:color w:val="777777"/>
          <w:sz w:val="24"/>
          <w:szCs w:val="20"/>
        </w:rPr>
      </w:pPr>
    </w:p>
    <w:p w14:paraId="2384336B" w14:textId="686A25C8"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4"/>
          <w:szCs w:val="20"/>
        </w:rPr>
      </w:pPr>
      <w:r w:rsidRPr="003669B6">
        <w:rPr>
          <w:rFonts w:ascii="inherit" w:hAnsi="inherit" w:cs="Arial"/>
          <w:color w:val="0000FF"/>
          <w:sz w:val="24"/>
          <w:szCs w:val="20"/>
          <w:bdr w:val="none" w:sz="0" w:space="0" w:color="auto" w:frame="1"/>
        </w:rPr>
        <w:t>Step 3: </w:t>
      </w:r>
      <w:r w:rsidRPr="003669B6">
        <w:rPr>
          <w:rStyle w:val="Strong"/>
          <w:rFonts w:ascii="inherit" w:hAnsi="inherit" w:cs="Arial"/>
          <w:color w:val="777777"/>
          <w:sz w:val="24"/>
          <w:szCs w:val="20"/>
          <w:bdr w:val="none" w:sz="0" w:space="0" w:color="auto" w:frame="1"/>
        </w:rPr>
        <w:t>Place parentheses around the numbers above and below the mark you made in Step 2–it makes Q1 and Q3 easier to spot.</w:t>
      </w:r>
      <w:r w:rsidRPr="003669B6">
        <w:rPr>
          <w:rFonts w:ascii="inherit" w:hAnsi="inherit" w:cs="Arial"/>
          <w:color w:val="777777"/>
          <w:sz w:val="24"/>
          <w:szCs w:val="20"/>
        </w:rPr>
        <w:br/>
        <w:t>(3, 5, 7, 8, 9), </w:t>
      </w:r>
      <w:r w:rsidRPr="003669B6">
        <w:rPr>
          <w:rStyle w:val="Strong"/>
          <w:rFonts w:ascii="inherit" w:hAnsi="inherit" w:cs="Arial"/>
          <w:color w:val="777777"/>
          <w:sz w:val="24"/>
          <w:szCs w:val="20"/>
          <w:bdr w:val="none" w:sz="0" w:space="0" w:color="auto" w:frame="1"/>
        </w:rPr>
        <w:t>|</w:t>
      </w:r>
      <w:r w:rsidRPr="003669B6">
        <w:rPr>
          <w:rFonts w:ascii="inherit" w:hAnsi="inherit" w:cs="Arial"/>
          <w:color w:val="777777"/>
          <w:sz w:val="24"/>
          <w:szCs w:val="20"/>
        </w:rPr>
        <w:t> (11, 15, 16, 20, 21)</w:t>
      </w:r>
    </w:p>
    <w:p w14:paraId="3048EFC1" w14:textId="77777777" w:rsidR="003669B6" w:rsidRPr="003669B6" w:rsidRDefault="003669B6" w:rsidP="003669B6">
      <w:pPr>
        <w:shd w:val="clear" w:color="auto" w:fill="FFFFFF"/>
        <w:spacing w:after="0" w:line="240" w:lineRule="auto"/>
        <w:textAlignment w:val="baseline"/>
        <w:rPr>
          <w:rFonts w:ascii="inherit" w:hAnsi="inherit" w:cs="Arial"/>
          <w:color w:val="777777"/>
          <w:sz w:val="24"/>
          <w:szCs w:val="20"/>
        </w:rPr>
      </w:pPr>
    </w:p>
    <w:p w14:paraId="21B562BE" w14:textId="3F0ABD8C" w:rsidR="00843388"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4"/>
          <w:szCs w:val="20"/>
        </w:rPr>
      </w:pPr>
      <w:r w:rsidRPr="003669B6">
        <w:rPr>
          <w:rFonts w:ascii="inherit" w:hAnsi="inherit" w:cs="Arial"/>
          <w:color w:val="0000FF"/>
          <w:sz w:val="24"/>
          <w:szCs w:val="20"/>
          <w:bdr w:val="none" w:sz="0" w:space="0" w:color="auto" w:frame="1"/>
        </w:rPr>
        <w:t>Step 4: </w:t>
      </w:r>
      <w:r w:rsidRPr="003669B6">
        <w:rPr>
          <w:rStyle w:val="Strong"/>
          <w:rFonts w:ascii="inherit" w:hAnsi="inherit" w:cs="Arial"/>
          <w:color w:val="777777"/>
          <w:sz w:val="24"/>
          <w:szCs w:val="20"/>
          <w:bdr w:val="none" w:sz="0" w:space="0" w:color="auto" w:frame="1"/>
        </w:rPr>
        <w:t>Find Q1 and Q3</w:t>
      </w:r>
      <w:r w:rsidRPr="003669B6">
        <w:rPr>
          <w:rFonts w:ascii="inherit" w:hAnsi="inherit" w:cs="Arial"/>
          <w:color w:val="777777"/>
          <w:sz w:val="24"/>
          <w:szCs w:val="20"/>
        </w:rPr>
        <w:br/>
        <w:t>Q1 is the median (the middle) of the lower half of the data, and Q3 is the median (the middle) of the upper half of the data.</w:t>
      </w:r>
      <w:r w:rsidRPr="003669B6">
        <w:rPr>
          <w:rFonts w:ascii="inherit" w:hAnsi="inherit" w:cs="Arial"/>
          <w:color w:val="777777"/>
          <w:sz w:val="24"/>
          <w:szCs w:val="20"/>
        </w:rPr>
        <w:br/>
        <w:t>(3, 5, </w:t>
      </w:r>
      <w:r w:rsidRPr="003669B6">
        <w:rPr>
          <w:rStyle w:val="Strong"/>
          <w:rFonts w:ascii="inherit" w:hAnsi="inherit" w:cs="Arial"/>
          <w:color w:val="777777"/>
          <w:sz w:val="24"/>
          <w:szCs w:val="20"/>
          <w:bdr w:val="none" w:sz="0" w:space="0" w:color="auto" w:frame="1"/>
        </w:rPr>
        <w:t>7</w:t>
      </w:r>
      <w:r w:rsidRPr="003669B6">
        <w:rPr>
          <w:rFonts w:ascii="inherit" w:hAnsi="inherit" w:cs="Arial"/>
          <w:color w:val="777777"/>
          <w:sz w:val="24"/>
          <w:szCs w:val="20"/>
        </w:rPr>
        <w:t>, 8, 9), </w:t>
      </w:r>
      <w:r w:rsidRPr="003669B6">
        <w:rPr>
          <w:rStyle w:val="Strong"/>
          <w:rFonts w:ascii="inherit" w:hAnsi="inherit" w:cs="Arial"/>
          <w:color w:val="777777"/>
          <w:sz w:val="24"/>
          <w:szCs w:val="20"/>
          <w:bdr w:val="none" w:sz="0" w:space="0" w:color="auto" w:frame="1"/>
        </w:rPr>
        <w:t>|</w:t>
      </w:r>
      <w:r w:rsidRPr="003669B6">
        <w:rPr>
          <w:rFonts w:ascii="inherit" w:hAnsi="inherit" w:cs="Arial"/>
          <w:color w:val="777777"/>
          <w:sz w:val="24"/>
          <w:szCs w:val="20"/>
        </w:rPr>
        <w:t> (11, 15, </w:t>
      </w:r>
      <w:r w:rsidRPr="003669B6">
        <w:rPr>
          <w:rStyle w:val="Strong"/>
          <w:rFonts w:ascii="inherit" w:hAnsi="inherit" w:cs="Arial"/>
          <w:color w:val="777777"/>
          <w:sz w:val="24"/>
          <w:szCs w:val="20"/>
          <w:bdr w:val="none" w:sz="0" w:space="0" w:color="auto" w:frame="1"/>
        </w:rPr>
        <w:t>16,</w:t>
      </w:r>
      <w:r w:rsidRPr="003669B6">
        <w:rPr>
          <w:rFonts w:ascii="inherit" w:hAnsi="inherit" w:cs="Arial"/>
          <w:color w:val="777777"/>
          <w:sz w:val="24"/>
          <w:szCs w:val="20"/>
        </w:rPr>
        <w:t> 20, 21). Q1 = 7 and Q3 = 16.</w:t>
      </w:r>
    </w:p>
    <w:p w14:paraId="1A167143" w14:textId="77777777" w:rsidR="003669B6" w:rsidRPr="003669B6" w:rsidRDefault="003669B6" w:rsidP="003669B6">
      <w:pPr>
        <w:shd w:val="clear" w:color="auto" w:fill="FFFFFF"/>
        <w:spacing w:after="0" w:line="240" w:lineRule="auto"/>
        <w:textAlignment w:val="baseline"/>
        <w:rPr>
          <w:rFonts w:ascii="inherit" w:hAnsi="inherit" w:cs="Arial"/>
          <w:color w:val="777777"/>
          <w:sz w:val="24"/>
          <w:szCs w:val="20"/>
        </w:rPr>
      </w:pPr>
    </w:p>
    <w:p w14:paraId="4699E8D1" w14:textId="322EBB91" w:rsidR="00843388" w:rsidRPr="003669B6" w:rsidRDefault="00843388" w:rsidP="001730F0">
      <w:pPr>
        <w:numPr>
          <w:ilvl w:val="0"/>
          <w:numId w:val="116"/>
        </w:numPr>
        <w:shd w:val="clear" w:color="auto" w:fill="FFFFFF"/>
        <w:spacing w:after="0" w:line="240" w:lineRule="auto"/>
        <w:ind w:left="450"/>
        <w:textAlignment w:val="baseline"/>
        <w:rPr>
          <w:rFonts w:ascii="inherit" w:hAnsi="inherit" w:cs="Arial"/>
          <w:color w:val="777777"/>
          <w:sz w:val="24"/>
          <w:szCs w:val="20"/>
        </w:rPr>
      </w:pPr>
      <w:r w:rsidRPr="003669B6">
        <w:rPr>
          <w:rFonts w:ascii="inherit" w:hAnsi="inherit" w:cs="Arial"/>
          <w:color w:val="0000FF"/>
          <w:sz w:val="24"/>
          <w:szCs w:val="20"/>
          <w:bdr w:val="none" w:sz="0" w:space="0" w:color="auto" w:frame="1"/>
        </w:rPr>
        <w:t>Step 5: </w:t>
      </w:r>
      <w:r w:rsidRPr="003669B6">
        <w:rPr>
          <w:rStyle w:val="Strong"/>
          <w:rFonts w:ascii="inherit" w:hAnsi="inherit" w:cs="Arial"/>
          <w:color w:val="777777"/>
          <w:sz w:val="24"/>
          <w:szCs w:val="20"/>
          <w:bdr w:val="none" w:sz="0" w:space="0" w:color="auto" w:frame="1"/>
        </w:rPr>
        <w:t>Subtract Q1 from Q3</w:t>
      </w:r>
      <w:r w:rsidRPr="003669B6">
        <w:rPr>
          <w:rFonts w:ascii="inherit" w:hAnsi="inherit" w:cs="Arial"/>
          <w:color w:val="777777"/>
          <w:sz w:val="24"/>
          <w:szCs w:val="20"/>
        </w:rPr>
        <w:t>.</w:t>
      </w:r>
      <w:r w:rsidRPr="003669B6">
        <w:rPr>
          <w:rFonts w:ascii="inherit" w:hAnsi="inherit" w:cs="Arial"/>
          <w:color w:val="777777"/>
          <w:sz w:val="24"/>
          <w:szCs w:val="20"/>
        </w:rPr>
        <w:br/>
        <w:t>16 – 7 = 9.</w:t>
      </w:r>
      <w:r w:rsidRPr="003669B6">
        <w:rPr>
          <w:rFonts w:ascii="inherit" w:hAnsi="inherit" w:cs="Arial"/>
          <w:color w:val="777777"/>
          <w:sz w:val="24"/>
          <w:szCs w:val="20"/>
        </w:rPr>
        <w:br/>
      </w:r>
    </w:p>
    <w:p w14:paraId="2F97594D" w14:textId="77777777" w:rsidR="00843388" w:rsidRPr="00E6021E" w:rsidRDefault="00843388" w:rsidP="00E6021E">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4" w:name="odd"/>
      <w:r w:rsidRPr="00E6021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 an interquartile range for an odd set of numbers: Alternate Method</w:t>
      </w:r>
      <w:bookmarkEnd w:id="14"/>
    </w:p>
    <w:p w14:paraId="317B85A3" w14:textId="5DF5CAA1" w:rsidR="006B365C"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B365C">
        <w:rPr>
          <w:rFonts w:ascii="inherit" w:hAnsi="inherit" w:cs="Arial"/>
          <w:color w:val="777777"/>
          <w:szCs w:val="20"/>
        </w:rPr>
        <w:t xml:space="preserve">As you may already know, nothing is “set in stone” in statistics: when some statisticians find an interquartile range for a set of odd numbers, </w:t>
      </w:r>
      <w:r w:rsidRPr="00121323">
        <w:rPr>
          <w:rFonts w:ascii="inherit" w:hAnsi="inherit" w:cs="Arial"/>
          <w:color w:val="ED7D31" w:themeColor="accent2"/>
          <w:szCs w:val="20"/>
        </w:rPr>
        <w:t>they include the median in </w:t>
      </w:r>
      <w:proofErr w:type="gramStart"/>
      <w:r w:rsidRPr="00121323">
        <w:rPr>
          <w:rStyle w:val="Emphasis"/>
          <w:rFonts w:ascii="inherit" w:hAnsi="inherit" w:cs="Arial"/>
          <w:color w:val="ED7D31" w:themeColor="accent2"/>
          <w:szCs w:val="20"/>
          <w:bdr w:val="none" w:sz="0" w:space="0" w:color="auto" w:frame="1"/>
        </w:rPr>
        <w:t>both</w:t>
      </w:r>
      <w:r w:rsidRPr="00121323">
        <w:rPr>
          <w:rFonts w:ascii="inherit" w:hAnsi="inherit" w:cs="Arial"/>
          <w:color w:val="ED7D31" w:themeColor="accent2"/>
          <w:szCs w:val="20"/>
        </w:rPr>
        <w:t>  quartiles</w:t>
      </w:r>
      <w:proofErr w:type="gramEnd"/>
      <w:r w:rsidRPr="006B365C">
        <w:rPr>
          <w:rFonts w:ascii="inherit" w:hAnsi="inherit" w:cs="Arial"/>
          <w:color w:val="777777"/>
          <w:szCs w:val="20"/>
        </w:rPr>
        <w:t>. For example, in the following set of numbers: 1,2,5,6,7,9,12,15,18,19,27 some statisticians would break it into two halves, including the median (9) in both halves:</w:t>
      </w:r>
      <w:r w:rsidRPr="006B365C">
        <w:rPr>
          <w:rFonts w:ascii="inherit" w:hAnsi="inherit" w:cs="Arial"/>
          <w:color w:val="777777"/>
          <w:szCs w:val="20"/>
        </w:rPr>
        <w:br/>
        <w:t>(1,2,5,6,7,9</w:t>
      </w:r>
      <w:proofErr w:type="gramStart"/>
      <w:r w:rsidRPr="006B365C">
        <w:rPr>
          <w:rFonts w:ascii="inherit" w:hAnsi="inherit" w:cs="Arial"/>
          <w:color w:val="777777"/>
          <w:szCs w:val="20"/>
        </w:rPr>
        <w:t>),(</w:t>
      </w:r>
      <w:proofErr w:type="gramEnd"/>
      <w:r w:rsidRPr="006B365C">
        <w:rPr>
          <w:rFonts w:ascii="inherit" w:hAnsi="inherit" w:cs="Arial"/>
          <w:color w:val="777777"/>
          <w:szCs w:val="20"/>
        </w:rPr>
        <w:t>9,12,15,18,19,27)</w:t>
      </w:r>
    </w:p>
    <w:p w14:paraId="5C4998F7" w14:textId="32CE5ABB" w:rsidR="00843388" w:rsidRPr="006B365C"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B365C">
        <w:rPr>
          <w:rFonts w:ascii="inherit" w:hAnsi="inherit" w:cs="Arial"/>
          <w:color w:val="777777"/>
          <w:szCs w:val="20"/>
        </w:rPr>
        <w:br/>
        <w:t>This leads to two halves with an even set of numbers, so you can follow the steps above to find the IQR.</w:t>
      </w:r>
      <w:r w:rsidRPr="006B365C">
        <w:rPr>
          <w:rFonts w:ascii="inherit" w:hAnsi="inherit" w:cs="Arial"/>
          <w:color w:val="777777"/>
          <w:szCs w:val="20"/>
        </w:rPr>
        <w:br/>
      </w:r>
    </w:p>
    <w:p w14:paraId="0E7E2C34" w14:textId="77777777" w:rsidR="00843388" w:rsidRDefault="00843388" w:rsidP="00843388">
      <w:pPr>
        <w:pStyle w:val="Heading2"/>
        <w:shd w:val="clear" w:color="auto" w:fill="FFFFFF"/>
        <w:spacing w:before="0" w:line="525" w:lineRule="atLeast"/>
        <w:textAlignment w:val="baseline"/>
        <w:rPr>
          <w:rFonts w:ascii="Arial" w:hAnsi="Arial" w:cs="Arial"/>
          <w:color w:val="555555"/>
          <w:sz w:val="42"/>
          <w:szCs w:val="42"/>
        </w:rPr>
      </w:pPr>
      <w:r>
        <w:rPr>
          <w:rFonts w:ascii="Arial" w:hAnsi="Arial" w:cs="Arial"/>
          <w:b/>
          <w:bCs/>
          <w:color w:val="555555"/>
          <w:sz w:val="42"/>
          <w:szCs w:val="42"/>
        </w:rPr>
        <w:t>Box Plot interquartile range: How to find it</w:t>
      </w:r>
    </w:p>
    <w:p w14:paraId="19726CA8" w14:textId="77777777"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steps below:</w:t>
      </w:r>
    </w:p>
    <w:p w14:paraId="55BF317C" w14:textId="53DE38A8" w:rsidR="00843388" w:rsidRDefault="000B2195" w:rsidP="0084338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F3076C7" wp14:editId="674E08B7">
            <wp:extent cx="4572000" cy="3429000"/>
            <wp:effectExtent l="0" t="0" r="0" b="0"/>
            <wp:docPr id="281" name="Video 281">
              <a:hlinkClick xmlns:a="http://schemas.openxmlformats.org/drawingml/2006/main" r:id="rId6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Video 281">
                      <a:hlinkClick r:id="rId601"/>
                    </pic:cNvPr>
                    <pic:cNvPicPr/>
                  </pic:nvPicPr>
                  <pic:blipFill>
                    <a:blip r:embed="rId60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I0qDG5ZqZg&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2DA54B0" w14:textId="77777777" w:rsidR="00843388" w:rsidRPr="003072D1" w:rsidRDefault="00843388" w:rsidP="003072D1">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072D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Box Plot interquartile range: How to find it</w:t>
      </w:r>
    </w:p>
    <w:p w14:paraId="2CEFBA55" w14:textId="4E1FDC46" w:rsidR="00843388" w:rsidRDefault="00843388" w:rsidP="00843388">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5AEDA289" wp14:editId="1A65CAC0">
            <wp:extent cx="3840480" cy="1470660"/>
            <wp:effectExtent l="0" t="0" r="7620" b="0"/>
            <wp:docPr id="274" name="Picture 274" descr="box plot interquartil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x plot interquartile range"/>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03CC12EB" w14:textId="77777777" w:rsidR="00843388" w:rsidRPr="00923745"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923745">
        <w:rPr>
          <w:rStyle w:val="Strong"/>
          <w:rFonts w:ascii="inherit" w:hAnsi="inherit" w:cs="Arial"/>
          <w:color w:val="777777"/>
          <w:szCs w:val="20"/>
          <w:bdr w:val="none" w:sz="0" w:space="0" w:color="auto" w:frame="1"/>
        </w:rPr>
        <w:t>Sample question:</w:t>
      </w:r>
      <w:r w:rsidRPr="00923745">
        <w:rPr>
          <w:rFonts w:ascii="inherit" w:hAnsi="inherit" w:cs="Arial"/>
          <w:color w:val="777777"/>
          <w:szCs w:val="20"/>
        </w:rPr>
        <w:t> Find the interquartile range for the above box plot.</w:t>
      </w:r>
    </w:p>
    <w:p w14:paraId="46FE7226" w14:textId="3DA1545A" w:rsidR="00843388"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0"/>
          <w:szCs w:val="20"/>
        </w:rPr>
      </w:pPr>
      <w:r w:rsidRPr="00923745">
        <w:rPr>
          <w:rStyle w:val="Strong"/>
          <w:rFonts w:ascii="inherit" w:hAnsi="inherit" w:cs="Arial"/>
          <w:color w:val="0000FF"/>
          <w:sz w:val="24"/>
          <w:szCs w:val="20"/>
          <w:bdr w:val="none" w:sz="0" w:space="0" w:color="auto" w:frame="1"/>
        </w:rPr>
        <w:t>Step 1:</w:t>
      </w:r>
      <w:r w:rsidRPr="00923745">
        <w:rPr>
          <w:rFonts w:ascii="inherit" w:hAnsi="inherit" w:cs="Arial"/>
          <w:color w:val="777777"/>
          <w:sz w:val="24"/>
          <w:szCs w:val="20"/>
        </w:rPr>
        <w:t> </w:t>
      </w:r>
      <w:r w:rsidRPr="00923745">
        <w:rPr>
          <w:rStyle w:val="Emphasis"/>
          <w:rFonts w:ascii="inherit" w:hAnsi="inherit" w:cs="Arial"/>
          <w:color w:val="777777"/>
          <w:sz w:val="24"/>
          <w:szCs w:val="20"/>
          <w:bdr w:val="none" w:sz="0" w:space="0" w:color="auto" w:frame="1"/>
        </w:rPr>
        <w:t>Find Q1</w:t>
      </w:r>
      <w:r w:rsidRPr="00923745">
        <w:rPr>
          <w:rFonts w:ascii="inherit" w:hAnsi="inherit" w:cs="Arial"/>
          <w:color w:val="777777"/>
          <w:sz w:val="24"/>
          <w:szCs w:val="20"/>
        </w:rPr>
        <w:t xml:space="preserve">.Q1 is represented by the </w:t>
      </w:r>
      <w:proofErr w:type="gramStart"/>
      <w:r w:rsidRPr="00923745">
        <w:rPr>
          <w:rFonts w:ascii="inherit" w:hAnsi="inherit" w:cs="Arial"/>
          <w:color w:val="777777"/>
          <w:sz w:val="24"/>
          <w:szCs w:val="20"/>
        </w:rPr>
        <w:t>left hand</w:t>
      </w:r>
      <w:proofErr w:type="gramEnd"/>
      <w:r w:rsidRPr="00923745">
        <w:rPr>
          <w:rFonts w:ascii="inherit" w:hAnsi="inherit" w:cs="Arial"/>
          <w:color w:val="777777"/>
          <w:sz w:val="24"/>
          <w:szCs w:val="20"/>
        </w:rPr>
        <w:t xml:space="preserve"> edge of the “box” (at the point where the whisker stops).</w:t>
      </w:r>
      <w:r>
        <w:rPr>
          <w:rFonts w:ascii="inherit" w:hAnsi="inherit" w:cs="Arial"/>
          <w:color w:val="777777"/>
          <w:sz w:val="20"/>
          <w:szCs w:val="20"/>
        </w:rPr>
        <w:br/>
      </w:r>
      <w:r>
        <w:rPr>
          <w:rFonts w:ascii="inherit" w:hAnsi="inherit" w:cs="Arial"/>
          <w:noProof/>
          <w:color w:val="777777"/>
          <w:sz w:val="20"/>
          <w:szCs w:val="20"/>
        </w:rPr>
        <w:drawing>
          <wp:inline distT="0" distB="0" distL="0" distR="0" wp14:anchorId="6981595A" wp14:editId="3EB4EAD2">
            <wp:extent cx="3840480" cy="1470660"/>
            <wp:effectExtent l="0" t="0" r="7620" b="0"/>
            <wp:docPr id="273" name="Picture 273" descr="finding q1 on the box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ding q1 on the boxplot graph"/>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2A6DFF29" w14:textId="77777777" w:rsidR="00843388" w:rsidRPr="00F87F25" w:rsidRDefault="00843388" w:rsidP="00843388">
      <w:pPr>
        <w:pStyle w:val="NormalWeb"/>
        <w:shd w:val="clear" w:color="auto" w:fill="FFFFFF"/>
        <w:spacing w:before="0" w:beforeAutospacing="0" w:after="0" w:afterAutospacing="0"/>
        <w:ind w:left="450"/>
        <w:textAlignment w:val="baseline"/>
        <w:rPr>
          <w:rFonts w:ascii="inherit" w:hAnsi="inherit" w:cs="Arial"/>
          <w:color w:val="777777"/>
          <w:szCs w:val="20"/>
        </w:rPr>
      </w:pPr>
      <w:r w:rsidRPr="00F87F25">
        <w:rPr>
          <w:rFonts w:ascii="inherit" w:hAnsi="inherit" w:cs="Arial"/>
          <w:color w:val="777777"/>
          <w:szCs w:val="20"/>
        </w:rPr>
        <w:t>In the above graph, Q1 is approximately at </w:t>
      </w:r>
      <w:r w:rsidRPr="00F87F25">
        <w:rPr>
          <w:rStyle w:val="Strong"/>
          <w:rFonts w:ascii="inherit" w:hAnsi="inherit" w:cs="Arial"/>
          <w:color w:val="777777"/>
          <w:szCs w:val="20"/>
          <w:bdr w:val="none" w:sz="0" w:space="0" w:color="auto" w:frame="1"/>
        </w:rPr>
        <w:t>2.6</w:t>
      </w:r>
      <w:r w:rsidRPr="00F87F25">
        <w:rPr>
          <w:rFonts w:ascii="inherit" w:hAnsi="inherit" w:cs="Arial"/>
          <w:color w:val="777777"/>
          <w:szCs w:val="20"/>
        </w:rPr>
        <w:t>. (A complete explanation of Q1 is here: </w:t>
      </w:r>
      <w:hyperlink r:id="rId605" w:history="1">
        <w:r w:rsidRPr="00F87F25">
          <w:rPr>
            <w:rStyle w:val="Hyperlink"/>
            <w:rFonts w:ascii="inherit" w:hAnsi="inherit" w:cs="Arial"/>
            <w:color w:val="777777"/>
            <w:szCs w:val="20"/>
            <w:bdr w:val="none" w:sz="0" w:space="0" w:color="auto" w:frame="1"/>
          </w:rPr>
          <w:t>The five number summary</w:t>
        </w:r>
      </w:hyperlink>
      <w:r w:rsidRPr="00F87F25">
        <w:rPr>
          <w:rFonts w:ascii="inherit" w:hAnsi="inherit" w:cs="Arial"/>
          <w:color w:val="777777"/>
          <w:szCs w:val="20"/>
        </w:rPr>
        <w:t>.)</w:t>
      </w:r>
    </w:p>
    <w:p w14:paraId="58E29C30" w14:textId="05B1C7DD" w:rsidR="00843388"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0"/>
          <w:szCs w:val="20"/>
        </w:rPr>
      </w:pPr>
      <w:r w:rsidRPr="00F87F25">
        <w:rPr>
          <w:rStyle w:val="Strong"/>
          <w:rFonts w:ascii="inherit" w:hAnsi="inherit" w:cs="Arial"/>
          <w:color w:val="0000FF"/>
          <w:sz w:val="24"/>
          <w:szCs w:val="20"/>
          <w:bdr w:val="none" w:sz="0" w:space="0" w:color="auto" w:frame="1"/>
        </w:rPr>
        <w:t>Step 2:</w:t>
      </w:r>
      <w:r w:rsidRPr="00F87F25">
        <w:rPr>
          <w:rFonts w:ascii="inherit" w:hAnsi="inherit" w:cs="Arial"/>
          <w:color w:val="777777"/>
          <w:sz w:val="24"/>
          <w:szCs w:val="20"/>
        </w:rPr>
        <w:t> </w:t>
      </w:r>
      <w:r w:rsidRPr="00F87F25">
        <w:rPr>
          <w:rStyle w:val="Emphasis"/>
          <w:rFonts w:ascii="inherit" w:hAnsi="inherit" w:cs="Arial"/>
          <w:color w:val="777777"/>
          <w:sz w:val="24"/>
          <w:szCs w:val="20"/>
          <w:bdr w:val="none" w:sz="0" w:space="0" w:color="auto" w:frame="1"/>
        </w:rPr>
        <w:t>Find Q3</w:t>
      </w:r>
      <w:r w:rsidRPr="00F87F25">
        <w:rPr>
          <w:rFonts w:ascii="inherit" w:hAnsi="inherit" w:cs="Arial"/>
          <w:color w:val="777777"/>
          <w:sz w:val="24"/>
          <w:szCs w:val="20"/>
        </w:rPr>
        <w:t>.</w:t>
      </w:r>
      <w:r w:rsidRPr="00F87F25">
        <w:rPr>
          <w:rFonts w:ascii="inherit" w:hAnsi="inherit" w:cs="Arial"/>
          <w:color w:val="777777"/>
          <w:sz w:val="24"/>
          <w:szCs w:val="20"/>
        </w:rPr>
        <w:br/>
        <w:t xml:space="preserve">Q3 is represented on a boxplot by the </w:t>
      </w:r>
      <w:proofErr w:type="gramStart"/>
      <w:r w:rsidRPr="00F87F25">
        <w:rPr>
          <w:rFonts w:ascii="inherit" w:hAnsi="inherit" w:cs="Arial"/>
          <w:color w:val="777777"/>
          <w:sz w:val="24"/>
          <w:szCs w:val="20"/>
        </w:rPr>
        <w:t>right hand</w:t>
      </w:r>
      <w:proofErr w:type="gramEnd"/>
      <w:r w:rsidRPr="00F87F25">
        <w:rPr>
          <w:rFonts w:ascii="inherit" w:hAnsi="inherit" w:cs="Arial"/>
          <w:color w:val="777777"/>
          <w:sz w:val="24"/>
          <w:szCs w:val="20"/>
        </w:rPr>
        <w:t xml:space="preserve"> edge of the “box”.</w:t>
      </w:r>
      <w:r w:rsidRPr="00F87F25">
        <w:rPr>
          <w:rFonts w:ascii="inherit" w:hAnsi="inherit" w:cs="Arial"/>
          <w:color w:val="777777"/>
          <w:sz w:val="24"/>
          <w:szCs w:val="20"/>
        </w:rPr>
        <w:br/>
      </w:r>
      <w:r>
        <w:rPr>
          <w:rFonts w:ascii="inherit" w:hAnsi="inherit" w:cs="Arial"/>
          <w:noProof/>
          <w:color w:val="777777"/>
          <w:sz w:val="20"/>
          <w:szCs w:val="20"/>
        </w:rPr>
        <w:drawing>
          <wp:inline distT="0" distB="0" distL="0" distR="0" wp14:anchorId="224DCE01" wp14:editId="615B46A3">
            <wp:extent cx="3749040" cy="1440180"/>
            <wp:effectExtent l="0" t="0" r="3810" b="7620"/>
            <wp:docPr id="272" name="Picture 272" descr="finding q3 on the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ing q3 on the boxplot"/>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3749040" cy="1440180"/>
                    </a:xfrm>
                    <a:prstGeom prst="rect">
                      <a:avLst/>
                    </a:prstGeom>
                    <a:noFill/>
                    <a:ln>
                      <a:noFill/>
                    </a:ln>
                  </pic:spPr>
                </pic:pic>
              </a:graphicData>
            </a:graphic>
          </wp:inline>
        </w:drawing>
      </w:r>
      <w:r>
        <w:rPr>
          <w:rFonts w:ascii="inherit" w:hAnsi="inherit" w:cs="Arial"/>
          <w:color w:val="777777"/>
          <w:sz w:val="20"/>
          <w:szCs w:val="20"/>
        </w:rPr>
        <w:br/>
        <w:t>Q3 is approximately </w:t>
      </w:r>
      <w:r>
        <w:rPr>
          <w:rStyle w:val="Strong"/>
          <w:rFonts w:ascii="inherit" w:hAnsi="inherit" w:cs="Arial"/>
          <w:color w:val="777777"/>
          <w:sz w:val="20"/>
          <w:szCs w:val="20"/>
          <w:bdr w:val="none" w:sz="0" w:space="0" w:color="auto" w:frame="1"/>
        </w:rPr>
        <w:t>12</w:t>
      </w:r>
      <w:r>
        <w:rPr>
          <w:rFonts w:ascii="inherit" w:hAnsi="inherit" w:cs="Arial"/>
          <w:color w:val="777777"/>
          <w:sz w:val="20"/>
          <w:szCs w:val="20"/>
        </w:rPr>
        <w:t> in this graph.</w:t>
      </w:r>
    </w:p>
    <w:p w14:paraId="088EC48B" w14:textId="77777777" w:rsidR="00843388" w:rsidRPr="00D759EA" w:rsidRDefault="00843388" w:rsidP="001730F0">
      <w:pPr>
        <w:numPr>
          <w:ilvl w:val="0"/>
          <w:numId w:val="117"/>
        </w:numPr>
        <w:shd w:val="clear" w:color="auto" w:fill="FFFFFF"/>
        <w:spacing w:after="0" w:line="240" w:lineRule="auto"/>
        <w:ind w:left="450"/>
        <w:textAlignment w:val="baseline"/>
        <w:rPr>
          <w:rFonts w:ascii="inherit" w:hAnsi="inherit" w:cs="Arial"/>
          <w:color w:val="777777"/>
          <w:sz w:val="24"/>
          <w:szCs w:val="20"/>
        </w:rPr>
      </w:pPr>
      <w:r w:rsidRPr="00D759EA">
        <w:rPr>
          <w:rStyle w:val="Strong"/>
          <w:rFonts w:ascii="inherit" w:hAnsi="inherit" w:cs="Arial"/>
          <w:color w:val="0000FF"/>
          <w:sz w:val="24"/>
          <w:szCs w:val="20"/>
          <w:bdr w:val="none" w:sz="0" w:space="0" w:color="auto" w:frame="1"/>
        </w:rPr>
        <w:t>Step 3:</w:t>
      </w:r>
      <w:r w:rsidRPr="00D759EA">
        <w:rPr>
          <w:rFonts w:ascii="inherit" w:hAnsi="inherit" w:cs="Arial"/>
          <w:color w:val="777777"/>
          <w:sz w:val="24"/>
          <w:szCs w:val="20"/>
        </w:rPr>
        <w:t> </w:t>
      </w:r>
      <w:r w:rsidRPr="00D759EA">
        <w:rPr>
          <w:rStyle w:val="Emphasis"/>
          <w:rFonts w:ascii="inherit" w:hAnsi="inherit" w:cs="Arial"/>
          <w:color w:val="777777"/>
          <w:sz w:val="24"/>
          <w:szCs w:val="20"/>
          <w:bdr w:val="none" w:sz="0" w:space="0" w:color="auto" w:frame="1"/>
        </w:rPr>
        <w:t>Subtract the number you found in step 1 from the number you found in step 3.</w:t>
      </w:r>
      <w:r w:rsidRPr="00D759EA">
        <w:rPr>
          <w:rFonts w:ascii="inherit" w:hAnsi="inherit" w:cs="Arial"/>
          <w:color w:val="777777"/>
          <w:sz w:val="24"/>
          <w:szCs w:val="20"/>
        </w:rPr>
        <w:br/>
        <w:t>This will give you the interquartile range. 12 – 2.6 = </w:t>
      </w:r>
      <w:r w:rsidRPr="00D759EA">
        <w:rPr>
          <w:rStyle w:val="Strong"/>
          <w:rFonts w:ascii="inherit" w:hAnsi="inherit" w:cs="Arial"/>
          <w:color w:val="777777"/>
          <w:sz w:val="24"/>
          <w:szCs w:val="20"/>
          <w:bdr w:val="none" w:sz="0" w:space="0" w:color="auto" w:frame="1"/>
        </w:rPr>
        <w:t>9.4</w:t>
      </w:r>
      <w:r w:rsidRPr="00D759EA">
        <w:rPr>
          <w:rFonts w:ascii="inherit" w:hAnsi="inherit" w:cs="Arial"/>
          <w:color w:val="777777"/>
          <w:sz w:val="24"/>
          <w:szCs w:val="20"/>
        </w:rPr>
        <w:t>.</w:t>
      </w:r>
    </w:p>
    <w:p w14:paraId="6816B992" w14:textId="77777777" w:rsidR="00843388" w:rsidRPr="00D759EA" w:rsidRDefault="00843388" w:rsidP="00843388">
      <w:pPr>
        <w:pStyle w:val="NormalWeb"/>
        <w:shd w:val="clear" w:color="auto" w:fill="FFFFFF"/>
        <w:spacing w:before="0" w:beforeAutospacing="0" w:after="225" w:afterAutospacing="0"/>
        <w:textAlignment w:val="baseline"/>
        <w:rPr>
          <w:rFonts w:ascii="inherit" w:hAnsi="inherit" w:cs="Arial"/>
          <w:color w:val="777777"/>
          <w:szCs w:val="20"/>
        </w:rPr>
      </w:pPr>
      <w:r w:rsidRPr="00D759EA">
        <w:rPr>
          <w:rFonts w:ascii="inherit" w:hAnsi="inherit" w:cs="Arial"/>
          <w:color w:val="777777"/>
          <w:szCs w:val="20"/>
        </w:rPr>
        <w:t>That’s it!</w:t>
      </w:r>
    </w:p>
    <w:p w14:paraId="564CBE49" w14:textId="77777777" w:rsidR="00843388" w:rsidRPr="00D81538" w:rsidRDefault="00843388" w:rsidP="00D8153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8153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Interquartile Range in Excel 2007</w:t>
      </w:r>
    </w:p>
    <w:p w14:paraId="592CD9A6" w14:textId="77777777" w:rsidR="00843388" w:rsidRPr="00D81538" w:rsidRDefault="00843388" w:rsidP="00D81538">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8153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an Interquartile Range Excel 2007</w:t>
      </w:r>
    </w:p>
    <w:p w14:paraId="28A69B0F" w14:textId="46D0E5CD" w:rsidR="00843388" w:rsidRPr="00E0243D" w:rsidRDefault="000B2195" w:rsidP="00843388">
      <w:pPr>
        <w:pStyle w:val="NormalWeb"/>
        <w:shd w:val="clear" w:color="auto" w:fill="FFFFFF"/>
        <w:spacing w:before="0" w:beforeAutospacing="0" w:after="225" w:afterAutospacing="0"/>
        <w:textAlignment w:val="baseline"/>
        <w:rPr>
          <w:rFonts w:ascii="inherit" w:hAnsi="inherit" w:cs="Arial"/>
          <w:color w:val="777777"/>
          <w:szCs w:val="20"/>
        </w:rPr>
      </w:pPr>
      <w:hyperlink r:id="rId607" w:history="1">
        <w:r w:rsidR="00843388" w:rsidRPr="000B2195">
          <w:rPr>
            <w:rStyle w:val="Hyperlink"/>
            <w:rFonts w:ascii="inherit" w:hAnsi="inherit" w:cs="Arial"/>
            <w:szCs w:val="20"/>
          </w:rPr>
          <w:t>Watch the video</w:t>
        </w:r>
      </w:hyperlink>
      <w:r w:rsidR="00843388" w:rsidRPr="00E0243D">
        <w:rPr>
          <w:rFonts w:ascii="inherit" w:hAnsi="inherit" w:cs="Arial"/>
          <w:color w:val="777777"/>
          <w:szCs w:val="20"/>
        </w:rPr>
        <w:t xml:space="preserve"> or read the steps below to find an interquartile range in Excel 2007:</w:t>
      </w:r>
    </w:p>
    <w:p w14:paraId="1A975B8E" w14:textId="37B132F7" w:rsidR="00843388" w:rsidRDefault="00843388" w:rsidP="00843388">
      <w:pPr>
        <w:shd w:val="clear" w:color="auto" w:fill="FFFFFF"/>
        <w:textAlignment w:val="baseline"/>
        <w:rPr>
          <w:rFonts w:ascii="inherit" w:hAnsi="inherit" w:cs="Arial"/>
          <w:color w:val="777777"/>
          <w:sz w:val="20"/>
          <w:szCs w:val="20"/>
        </w:rPr>
      </w:pPr>
    </w:p>
    <w:p w14:paraId="3BA0068A" w14:textId="1D4B256B" w:rsidR="00843388" w:rsidRPr="0067195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noProof/>
          <w:color w:val="05A9C5"/>
          <w:sz w:val="20"/>
          <w:szCs w:val="20"/>
          <w:bdr w:val="none" w:sz="0" w:space="0" w:color="auto" w:frame="1"/>
        </w:rPr>
        <w:lastRenderedPageBreak/>
        <w:drawing>
          <wp:inline distT="0" distB="0" distL="0" distR="0" wp14:anchorId="0A2D2897" wp14:editId="7C45D00B">
            <wp:extent cx="3802380" cy="2583180"/>
            <wp:effectExtent l="0" t="0" r="7620" b="7620"/>
            <wp:docPr id="264" name="Picture 264" descr="https://www.statisticshowto.datasciencecentral.com/wp-content/uploads/2012/04/iqr.jpg">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tatisticshowto.datasciencecentral.com/wp-content/uploads/2012/04/iqr.jpg">
                      <a:hlinkClick r:id="rId608"/>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3802380" cy="258318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r>
        <w:rPr>
          <w:rFonts w:ascii="inherit" w:hAnsi="inherit" w:cs="Arial"/>
          <w:color w:val="777777"/>
          <w:sz w:val="20"/>
          <w:szCs w:val="20"/>
        </w:rPr>
        <w:br/>
      </w:r>
      <w:r w:rsidRPr="0067195A">
        <w:rPr>
          <w:rStyle w:val="Strong"/>
          <w:rFonts w:ascii="inherit" w:hAnsi="inherit" w:cs="Arial"/>
          <w:color w:val="777777"/>
          <w:szCs w:val="20"/>
          <w:bdr w:val="none" w:sz="0" w:space="0" w:color="auto" w:frame="1"/>
        </w:rPr>
        <w:t>Steps:</w:t>
      </w:r>
      <w:r w:rsidRPr="0067195A">
        <w:rPr>
          <w:rFonts w:ascii="inherit" w:hAnsi="inherit" w:cs="Arial"/>
          <w:b/>
          <w:bCs/>
          <w:color w:val="777777"/>
          <w:szCs w:val="20"/>
          <w:bdr w:val="none" w:sz="0" w:space="0" w:color="auto" w:frame="1"/>
        </w:rPr>
        <w:br/>
      </w:r>
      <w:r w:rsidRPr="0067195A">
        <w:rPr>
          <w:rFonts w:ascii="inherit" w:hAnsi="inherit" w:cs="Arial"/>
          <w:color w:val="0000FF"/>
          <w:szCs w:val="20"/>
          <w:bdr w:val="none" w:sz="0" w:space="0" w:color="auto" w:frame="1"/>
        </w:rPr>
        <w:t>Step 1: </w:t>
      </w:r>
      <w:r w:rsidRPr="0067195A">
        <w:rPr>
          <w:rFonts w:ascii="inherit" w:hAnsi="inherit" w:cs="Arial"/>
          <w:color w:val="777777"/>
          <w:szCs w:val="20"/>
        </w:rPr>
        <w:t>Enter your data into a single Excel column on a worksheet. For example, type your data in cells A2 to A10. Don’t leave any gaps in your data.</w:t>
      </w:r>
    </w:p>
    <w:p w14:paraId="5A9EEA38" w14:textId="77777777" w:rsidR="0067195A" w:rsidRDefault="0067195A" w:rsidP="0084338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527BF91" w14:textId="50AB6718" w:rsidR="00843388" w:rsidRPr="0067195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7195A">
        <w:rPr>
          <w:rFonts w:ascii="inherit" w:hAnsi="inherit" w:cs="Arial"/>
          <w:color w:val="0000FF"/>
          <w:szCs w:val="20"/>
          <w:bdr w:val="none" w:sz="0" w:space="0" w:color="auto" w:frame="1"/>
        </w:rPr>
        <w:t>Step 2: </w:t>
      </w:r>
      <w:r w:rsidRPr="0067195A">
        <w:rPr>
          <w:rFonts w:ascii="inherit" w:hAnsi="inherit" w:cs="Arial"/>
          <w:color w:val="777777"/>
          <w:szCs w:val="20"/>
        </w:rPr>
        <w:t>Click a blank cell (for example, click cell B2) and then type </w:t>
      </w:r>
      <w:r w:rsidRPr="000965C1">
        <w:rPr>
          <w:rStyle w:val="Strong"/>
          <w:rFonts w:ascii="inherit" w:hAnsi="inherit" w:cs="Arial"/>
          <w:color w:val="ED7D31" w:themeColor="accent2"/>
          <w:szCs w:val="20"/>
          <w:bdr w:val="none" w:sz="0" w:space="0" w:color="auto" w:frame="1"/>
        </w:rPr>
        <w:t>=</w:t>
      </w:r>
      <w:proofErr w:type="gramStart"/>
      <w:r w:rsidRPr="000965C1">
        <w:rPr>
          <w:rStyle w:val="Strong"/>
          <w:rFonts w:ascii="inherit" w:hAnsi="inherit" w:cs="Arial"/>
          <w:color w:val="ED7D31" w:themeColor="accent2"/>
          <w:szCs w:val="20"/>
          <w:bdr w:val="none" w:sz="0" w:space="0" w:color="auto" w:frame="1"/>
        </w:rPr>
        <w:t>QUARTILE(</w:t>
      </w:r>
      <w:proofErr w:type="gramEnd"/>
      <w:r w:rsidRPr="000965C1">
        <w:rPr>
          <w:rStyle w:val="Strong"/>
          <w:rFonts w:ascii="inherit" w:hAnsi="inherit" w:cs="Arial"/>
          <w:color w:val="ED7D31" w:themeColor="accent2"/>
          <w:szCs w:val="20"/>
          <w:bdr w:val="none" w:sz="0" w:space="0" w:color="auto" w:frame="1"/>
        </w:rPr>
        <w:t>A2:A10,1)</w:t>
      </w:r>
      <w:r w:rsidRPr="000965C1">
        <w:rPr>
          <w:rFonts w:ascii="inherit" w:hAnsi="inherit" w:cs="Arial"/>
          <w:color w:val="ED7D31" w:themeColor="accent2"/>
          <w:szCs w:val="20"/>
        </w:rPr>
        <w:t xml:space="preserve">. </w:t>
      </w:r>
      <w:r w:rsidRPr="0067195A">
        <w:rPr>
          <w:rFonts w:ascii="inherit" w:hAnsi="inherit" w:cs="Arial"/>
          <w:color w:val="777777"/>
          <w:szCs w:val="20"/>
        </w:rPr>
        <w:t>You’ll need to replace A2:A10 with the actual values from your data set. For example, if you typed your data into B2 to B50, the equation is </w:t>
      </w:r>
      <w:r w:rsidRPr="0067195A">
        <w:rPr>
          <w:rStyle w:val="Strong"/>
          <w:rFonts w:ascii="inherit" w:hAnsi="inherit" w:cs="Arial"/>
          <w:color w:val="777777"/>
          <w:szCs w:val="20"/>
          <w:bdr w:val="none" w:sz="0" w:space="0" w:color="auto" w:frame="1"/>
        </w:rPr>
        <w:t>=</w:t>
      </w:r>
      <w:proofErr w:type="gramStart"/>
      <w:r w:rsidRPr="0067195A">
        <w:rPr>
          <w:rStyle w:val="Strong"/>
          <w:rFonts w:ascii="inherit" w:hAnsi="inherit" w:cs="Arial"/>
          <w:color w:val="777777"/>
          <w:szCs w:val="20"/>
          <w:bdr w:val="none" w:sz="0" w:space="0" w:color="auto" w:frame="1"/>
        </w:rPr>
        <w:t>QUARTILE(</w:t>
      </w:r>
      <w:proofErr w:type="gramEnd"/>
      <w:r w:rsidRPr="0067195A">
        <w:rPr>
          <w:rStyle w:val="Strong"/>
          <w:rFonts w:ascii="inherit" w:hAnsi="inherit" w:cs="Arial"/>
          <w:color w:val="777777"/>
          <w:szCs w:val="20"/>
          <w:bdr w:val="none" w:sz="0" w:space="0" w:color="auto" w:frame="1"/>
        </w:rPr>
        <w:t>B2:B50,1)</w:t>
      </w:r>
      <w:r w:rsidRPr="0067195A">
        <w:rPr>
          <w:rFonts w:ascii="inherit" w:hAnsi="inherit" w:cs="Arial"/>
          <w:color w:val="777777"/>
          <w:szCs w:val="20"/>
        </w:rPr>
        <w:t xml:space="preserve">. The “1” in this Excel </w:t>
      </w:r>
      <w:proofErr w:type="gramStart"/>
      <w:r w:rsidRPr="0067195A">
        <w:rPr>
          <w:rFonts w:ascii="inherit" w:hAnsi="inherit" w:cs="Arial"/>
          <w:color w:val="777777"/>
          <w:szCs w:val="20"/>
        </w:rPr>
        <w:t>formula(</w:t>
      </w:r>
      <w:proofErr w:type="gramEnd"/>
      <w:r w:rsidRPr="0067195A">
        <w:rPr>
          <w:rFonts w:ascii="inherit" w:hAnsi="inherit" w:cs="Arial"/>
          <w:color w:val="777777"/>
          <w:szCs w:val="20"/>
        </w:rPr>
        <w:t>A2:A10,</w:t>
      </w:r>
      <w:r w:rsidRPr="0067195A">
        <w:rPr>
          <w:rStyle w:val="Strong"/>
          <w:rFonts w:ascii="inherit" w:hAnsi="inherit" w:cs="Arial"/>
          <w:color w:val="777777"/>
          <w:szCs w:val="20"/>
          <w:bdr w:val="none" w:sz="0" w:space="0" w:color="auto" w:frame="1"/>
        </w:rPr>
        <w:t>1</w:t>
      </w:r>
      <w:r w:rsidRPr="0067195A">
        <w:rPr>
          <w:rFonts w:ascii="inherit" w:hAnsi="inherit" w:cs="Arial"/>
          <w:color w:val="777777"/>
          <w:szCs w:val="20"/>
        </w:rPr>
        <w:t>) represents the first quartile (</w:t>
      </w:r>
      <w:proofErr w:type="spellStart"/>
      <w:r w:rsidRPr="0067195A">
        <w:rPr>
          <w:rFonts w:ascii="inherit" w:hAnsi="inherit" w:cs="Arial"/>
          <w:color w:val="777777"/>
          <w:szCs w:val="20"/>
        </w:rPr>
        <w:t>i.e</w:t>
      </w:r>
      <w:proofErr w:type="spellEnd"/>
      <w:r w:rsidRPr="0067195A">
        <w:rPr>
          <w:rFonts w:ascii="inherit" w:hAnsi="inherit" w:cs="Arial"/>
          <w:color w:val="777777"/>
          <w:szCs w:val="20"/>
        </w:rPr>
        <w:t xml:space="preserve"> the point lying at 25% of the data set).</w:t>
      </w:r>
    </w:p>
    <w:p w14:paraId="2B4FFCAD" w14:textId="77777777" w:rsidR="0067195A" w:rsidRDefault="0067195A" w:rsidP="0084338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0ECD293" w14:textId="1D8C52C4" w:rsidR="00843388" w:rsidRPr="0067195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7195A">
        <w:rPr>
          <w:rFonts w:ascii="inherit" w:hAnsi="inherit" w:cs="Arial"/>
          <w:color w:val="0000FF"/>
          <w:szCs w:val="20"/>
          <w:bdr w:val="none" w:sz="0" w:space="0" w:color="auto" w:frame="1"/>
        </w:rPr>
        <w:t>Step 3: </w:t>
      </w:r>
      <w:r w:rsidRPr="0067195A">
        <w:rPr>
          <w:rFonts w:ascii="inherit" w:hAnsi="inherit" w:cs="Arial"/>
          <w:color w:val="777777"/>
          <w:szCs w:val="20"/>
        </w:rPr>
        <w:t>Click a second blank cell (for example, click cell B3) and then type </w:t>
      </w:r>
      <w:r w:rsidRPr="000965C1">
        <w:rPr>
          <w:rStyle w:val="Strong"/>
          <w:rFonts w:ascii="inherit" w:hAnsi="inherit" w:cs="Arial"/>
          <w:color w:val="ED7D31" w:themeColor="accent2"/>
          <w:szCs w:val="20"/>
          <w:bdr w:val="none" w:sz="0" w:space="0" w:color="auto" w:frame="1"/>
        </w:rPr>
        <w:t>=</w:t>
      </w:r>
      <w:proofErr w:type="gramStart"/>
      <w:r w:rsidRPr="000965C1">
        <w:rPr>
          <w:rStyle w:val="Strong"/>
          <w:rFonts w:ascii="inherit" w:hAnsi="inherit" w:cs="Arial"/>
          <w:color w:val="ED7D31" w:themeColor="accent2"/>
          <w:szCs w:val="20"/>
          <w:bdr w:val="none" w:sz="0" w:space="0" w:color="auto" w:frame="1"/>
        </w:rPr>
        <w:t>QUARTILE(</w:t>
      </w:r>
      <w:proofErr w:type="gramEnd"/>
      <w:r w:rsidRPr="000965C1">
        <w:rPr>
          <w:rStyle w:val="Strong"/>
          <w:rFonts w:ascii="inherit" w:hAnsi="inherit" w:cs="Arial"/>
          <w:color w:val="ED7D31" w:themeColor="accent2"/>
          <w:szCs w:val="20"/>
          <w:bdr w:val="none" w:sz="0" w:space="0" w:color="auto" w:frame="1"/>
        </w:rPr>
        <w:t>A2:A10,3)</w:t>
      </w:r>
      <w:r w:rsidRPr="000965C1">
        <w:rPr>
          <w:rFonts w:ascii="inherit" w:hAnsi="inherit" w:cs="Arial"/>
          <w:color w:val="ED7D31" w:themeColor="accent2"/>
          <w:szCs w:val="20"/>
        </w:rPr>
        <w:t xml:space="preserve">. </w:t>
      </w:r>
      <w:r w:rsidRPr="0067195A">
        <w:rPr>
          <w:rFonts w:ascii="inherit" w:hAnsi="inherit" w:cs="Arial"/>
          <w:color w:val="777777"/>
          <w:szCs w:val="20"/>
        </w:rPr>
        <w:t>Replace A2:A10 with the actual values from your data set. The “3” in this Excel formula (A2:A10,</w:t>
      </w:r>
      <w:r w:rsidRPr="0067195A">
        <w:rPr>
          <w:rStyle w:val="Strong"/>
          <w:rFonts w:ascii="inherit" w:hAnsi="inherit" w:cs="Arial"/>
          <w:color w:val="777777"/>
          <w:szCs w:val="20"/>
          <w:bdr w:val="none" w:sz="0" w:space="0" w:color="auto" w:frame="1"/>
        </w:rPr>
        <w:t>3</w:t>
      </w:r>
      <w:r w:rsidRPr="0067195A">
        <w:rPr>
          <w:rFonts w:ascii="inherit" w:hAnsi="inherit" w:cs="Arial"/>
          <w:color w:val="777777"/>
          <w:szCs w:val="20"/>
        </w:rPr>
        <w:t>) represents the third quartile (i.e. the point lying at 75% of the data set).</w:t>
      </w:r>
    </w:p>
    <w:p w14:paraId="48B9E6CE" w14:textId="77777777" w:rsidR="0067195A" w:rsidRDefault="0067195A" w:rsidP="0084338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8573461" w14:textId="369D39A9" w:rsidR="00843388" w:rsidRPr="0067195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7195A">
        <w:rPr>
          <w:rFonts w:ascii="inherit" w:hAnsi="inherit" w:cs="Arial"/>
          <w:color w:val="0000FF"/>
          <w:szCs w:val="20"/>
          <w:bdr w:val="none" w:sz="0" w:space="0" w:color="auto" w:frame="1"/>
        </w:rPr>
        <w:t>Step 4: </w:t>
      </w:r>
      <w:r w:rsidRPr="0067195A">
        <w:rPr>
          <w:rFonts w:ascii="inherit" w:hAnsi="inherit" w:cs="Arial"/>
          <w:color w:val="777777"/>
          <w:szCs w:val="20"/>
        </w:rPr>
        <w:t>Click a third blank cell (for example, click cell B4) and then type </w:t>
      </w:r>
      <w:r w:rsidRPr="0067195A">
        <w:rPr>
          <w:rStyle w:val="Strong"/>
          <w:rFonts w:ascii="inherit" w:hAnsi="inherit" w:cs="Arial"/>
          <w:color w:val="777777"/>
          <w:szCs w:val="20"/>
          <w:bdr w:val="none" w:sz="0" w:space="0" w:color="auto" w:frame="1"/>
        </w:rPr>
        <w:t>=B3-B2</w:t>
      </w:r>
      <w:r w:rsidRPr="0067195A">
        <w:rPr>
          <w:rFonts w:ascii="inherit" w:hAnsi="inherit" w:cs="Arial"/>
          <w:color w:val="777777"/>
          <w:szCs w:val="20"/>
        </w:rPr>
        <w:t>. If your quartile functions from Step 2 and 3 are in different locations, change the cell references.</w:t>
      </w:r>
    </w:p>
    <w:p w14:paraId="6958B550" w14:textId="77777777" w:rsidR="0067195A" w:rsidRDefault="0067195A" w:rsidP="0084338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4816B6B" w14:textId="1ED84195" w:rsidR="00843388" w:rsidRPr="0067195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7195A">
        <w:rPr>
          <w:rFonts w:ascii="inherit" w:hAnsi="inherit" w:cs="Arial"/>
          <w:color w:val="0000FF"/>
          <w:szCs w:val="20"/>
          <w:bdr w:val="none" w:sz="0" w:space="0" w:color="auto" w:frame="1"/>
        </w:rPr>
        <w:t>Step 5: </w:t>
      </w:r>
      <w:r w:rsidRPr="0067195A">
        <w:rPr>
          <w:rFonts w:ascii="inherit" w:hAnsi="inherit" w:cs="Arial"/>
          <w:color w:val="777777"/>
          <w:szCs w:val="20"/>
        </w:rPr>
        <w:t>Press the “Enter” key. Excel will return the IQR in the cell you clicked in Step 4</w:t>
      </w:r>
    </w:p>
    <w:p w14:paraId="3402BD37" w14:textId="46664F19" w:rsidR="00843388" w:rsidRDefault="00843388" w:rsidP="00843388">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67195A">
        <w:rPr>
          <w:rStyle w:val="Emphasis"/>
          <w:rFonts w:ascii="inherit" w:hAnsi="inherit" w:cs="Arial"/>
          <w:color w:val="777777"/>
          <w:szCs w:val="20"/>
          <w:bdr w:val="none" w:sz="0" w:space="0" w:color="auto" w:frame="1"/>
        </w:rPr>
        <w:t>That’s it!</w:t>
      </w:r>
    </w:p>
    <w:p w14:paraId="5DF55609" w14:textId="77777777" w:rsidR="002C2FD2" w:rsidRPr="0067195A" w:rsidRDefault="002C2FD2" w:rsidP="00843388">
      <w:pPr>
        <w:pStyle w:val="NormalWeb"/>
        <w:shd w:val="clear" w:color="auto" w:fill="FFFFFF"/>
        <w:spacing w:before="0" w:beforeAutospacing="0" w:after="0" w:afterAutospacing="0"/>
        <w:textAlignment w:val="baseline"/>
        <w:rPr>
          <w:rFonts w:ascii="inherit" w:hAnsi="inherit" w:cs="Arial"/>
          <w:color w:val="777777"/>
          <w:szCs w:val="20"/>
        </w:rPr>
      </w:pPr>
    </w:p>
    <w:p w14:paraId="5364E659" w14:textId="77777777" w:rsidR="00843388" w:rsidRPr="002C2FD2" w:rsidRDefault="00843388" w:rsidP="002C2FD2">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5" w:name="what_is"/>
      <w:r w:rsidRPr="002C2FD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an Interquartile Range?</w:t>
      </w:r>
    </w:p>
    <w:bookmarkEnd w:id="15"/>
    <w:p w14:paraId="60E5D88B" w14:textId="77777777" w:rsidR="00843388" w:rsidRPr="002878E3"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br/>
      </w:r>
      <w:r w:rsidRPr="002878E3">
        <w:rPr>
          <w:rFonts w:ascii="inherit" w:hAnsi="inherit" w:cs="Arial"/>
          <w:color w:val="777777"/>
          <w:szCs w:val="20"/>
        </w:rPr>
        <w:t>Imagine all the data in a set as points on a </w:t>
      </w:r>
      <w:hyperlink r:id="rId610" w:tgtFrame="_blank" w:history="1">
        <w:r w:rsidRPr="002878E3">
          <w:rPr>
            <w:rStyle w:val="Hyperlink"/>
            <w:rFonts w:ascii="inherit" w:hAnsi="inherit" w:cs="Arial"/>
            <w:color w:val="05A9C5"/>
            <w:szCs w:val="20"/>
            <w:bdr w:val="none" w:sz="0" w:space="0" w:color="auto" w:frame="1"/>
          </w:rPr>
          <w:t>number line</w:t>
        </w:r>
      </w:hyperlink>
      <w:r w:rsidRPr="002878E3">
        <w:rPr>
          <w:rFonts w:ascii="inherit" w:hAnsi="inherit" w:cs="Arial"/>
          <w:color w:val="777777"/>
          <w:szCs w:val="20"/>
        </w:rPr>
        <w:t xml:space="preserve">. For example, if you have 3, 7 and 28 in your set of data, imagine them as points on a number line that is </w:t>
      </w:r>
      <w:proofErr w:type="spellStart"/>
      <w:r w:rsidRPr="002878E3">
        <w:rPr>
          <w:rFonts w:ascii="inherit" w:hAnsi="inherit" w:cs="Arial"/>
          <w:color w:val="777777"/>
          <w:szCs w:val="20"/>
        </w:rPr>
        <w:t>centered</w:t>
      </w:r>
      <w:proofErr w:type="spellEnd"/>
      <w:r w:rsidRPr="002878E3">
        <w:rPr>
          <w:rFonts w:ascii="inherit" w:hAnsi="inherit" w:cs="Arial"/>
          <w:color w:val="777777"/>
          <w:szCs w:val="20"/>
        </w:rPr>
        <w:t xml:space="preserve"> on 0 but stretches both infinitely below zero and infinitely above zero. Once plotted on that number line, the smallest data point and the biggest data point in the set of data create the boundaries of an interval of space on the number line that contains all data points in the set. The </w:t>
      </w:r>
      <w:r w:rsidRPr="002878E3">
        <w:rPr>
          <w:rStyle w:val="Strong"/>
          <w:rFonts w:ascii="inherit" w:hAnsi="inherit" w:cs="Arial"/>
          <w:color w:val="777777"/>
          <w:szCs w:val="20"/>
          <w:bdr w:val="none" w:sz="0" w:space="0" w:color="auto" w:frame="1"/>
        </w:rPr>
        <w:t>interquartile range</w:t>
      </w:r>
      <w:r w:rsidRPr="002878E3">
        <w:rPr>
          <w:rFonts w:ascii="inherit" w:hAnsi="inherit" w:cs="Arial"/>
          <w:color w:val="777777"/>
          <w:szCs w:val="20"/>
        </w:rPr>
        <w:t> (IQR) is the length of the middle 50% of that interval of space.</w:t>
      </w:r>
    </w:p>
    <w:p w14:paraId="6CB14222" w14:textId="261B664C" w:rsidR="00843388" w:rsidRDefault="00843388" w:rsidP="00843388">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35DB12D" wp14:editId="56195D41">
            <wp:extent cx="4221480" cy="1569720"/>
            <wp:effectExtent l="0" t="0" r="7620" b="0"/>
            <wp:docPr id="259" name="Picture 259" descr="what is an interquartile range">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an interquartile range">
                      <a:hlinkClick r:id="rId611"/>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221480" cy="1569720"/>
                    </a:xfrm>
                    <a:prstGeom prst="rect">
                      <a:avLst/>
                    </a:prstGeom>
                    <a:noFill/>
                    <a:ln>
                      <a:noFill/>
                    </a:ln>
                  </pic:spPr>
                </pic:pic>
              </a:graphicData>
            </a:graphic>
          </wp:inline>
        </w:drawing>
      </w:r>
    </w:p>
    <w:p w14:paraId="6742F2EF" w14:textId="77777777" w:rsidR="00843388" w:rsidRDefault="00843388" w:rsidP="0084338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The interquartile range is the middle 50% of a data set. Box and whiskers image by </w:t>
      </w:r>
      <w:proofErr w:type="spellStart"/>
      <w:r>
        <w:rPr>
          <w:rFonts w:ascii="inherit" w:hAnsi="inherit" w:cs="Arial"/>
          <w:i/>
          <w:iCs/>
          <w:color w:val="777777"/>
          <w:sz w:val="20"/>
          <w:szCs w:val="20"/>
        </w:rPr>
        <w:t>Jhguch</w:t>
      </w:r>
      <w:proofErr w:type="spellEnd"/>
      <w:r>
        <w:rPr>
          <w:rFonts w:ascii="inherit" w:hAnsi="inherit" w:cs="Arial"/>
          <w:i/>
          <w:iCs/>
          <w:color w:val="777777"/>
          <w:sz w:val="20"/>
          <w:szCs w:val="20"/>
        </w:rPr>
        <w:t xml:space="preserve"> at </w:t>
      </w:r>
      <w:proofErr w:type="spellStart"/>
      <w:proofErr w:type="gramStart"/>
      <w:r>
        <w:rPr>
          <w:rFonts w:ascii="inherit" w:hAnsi="inherit" w:cs="Arial"/>
          <w:i/>
          <w:iCs/>
          <w:color w:val="777777"/>
          <w:sz w:val="20"/>
          <w:szCs w:val="20"/>
        </w:rPr>
        <w:t>en.wikipedia</w:t>
      </w:r>
      <w:proofErr w:type="spellEnd"/>
      <w:proofErr w:type="gramEnd"/>
    </w:p>
    <w:p w14:paraId="0E6E99E9" w14:textId="77777777" w:rsidR="00843388" w:rsidRPr="003D29A6" w:rsidRDefault="00843388" w:rsidP="00843388">
      <w:pPr>
        <w:shd w:val="clear" w:color="auto" w:fill="FFFFFF"/>
        <w:textAlignment w:val="baseline"/>
        <w:rPr>
          <w:rFonts w:ascii="Arial" w:hAnsi="Arial" w:cs="Arial"/>
          <w:color w:val="ED7D31" w:themeColor="accent2"/>
          <w:sz w:val="24"/>
          <w:szCs w:val="20"/>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3D29A6">
        <w:rPr>
          <w:rFonts w:ascii="Arial" w:hAnsi="Arial" w:cs="Arial"/>
          <w:color w:val="ED7D31" w:themeColor="accent2"/>
          <w:sz w:val="24"/>
          <w:szCs w:val="20"/>
        </w:rPr>
        <w:t>If you want to know that the IQR is in formal terms, the IQR is calculated as: The difference between the third or </w:t>
      </w:r>
      <w:r w:rsidRPr="003D29A6">
        <w:rPr>
          <w:rStyle w:val="Strong"/>
          <w:rFonts w:ascii="inherit" w:hAnsi="inherit" w:cs="Arial"/>
          <w:color w:val="ED7D31" w:themeColor="accent2"/>
          <w:sz w:val="24"/>
          <w:szCs w:val="20"/>
          <w:bdr w:val="none" w:sz="0" w:space="0" w:color="auto" w:frame="1"/>
        </w:rPr>
        <w:t>upper quartile</w:t>
      </w:r>
      <w:r w:rsidRPr="003D29A6">
        <w:rPr>
          <w:rFonts w:ascii="Arial" w:hAnsi="Arial" w:cs="Arial"/>
          <w:color w:val="ED7D31" w:themeColor="accent2"/>
          <w:sz w:val="24"/>
          <w:szCs w:val="20"/>
        </w:rPr>
        <w:t> and the first or </w:t>
      </w:r>
      <w:r w:rsidRPr="003D29A6">
        <w:rPr>
          <w:rStyle w:val="Strong"/>
          <w:rFonts w:ascii="inherit" w:hAnsi="inherit" w:cs="Arial"/>
          <w:color w:val="ED7D31" w:themeColor="accent2"/>
          <w:sz w:val="24"/>
          <w:szCs w:val="20"/>
          <w:bdr w:val="none" w:sz="0" w:space="0" w:color="auto" w:frame="1"/>
        </w:rPr>
        <w:t>lower quartile</w:t>
      </w:r>
      <w:r w:rsidRPr="003D29A6">
        <w:rPr>
          <w:rFonts w:ascii="Arial" w:hAnsi="Arial" w:cs="Arial"/>
          <w:color w:val="ED7D31" w:themeColor="accent2"/>
          <w:sz w:val="24"/>
          <w:szCs w:val="20"/>
        </w:rPr>
        <w:t>. Quartile is a term used to describe how to divide the set of data into four equal portions (think </w:t>
      </w:r>
      <w:r w:rsidRPr="003D29A6">
        <w:rPr>
          <w:rStyle w:val="Emphasis"/>
          <w:rFonts w:ascii="inherit" w:hAnsi="inherit" w:cs="Arial"/>
          <w:color w:val="ED7D31" w:themeColor="accent2"/>
          <w:sz w:val="24"/>
          <w:szCs w:val="20"/>
          <w:bdr w:val="none" w:sz="0" w:space="0" w:color="auto" w:frame="1"/>
        </w:rPr>
        <w:t>quarter</w:t>
      </w:r>
      <w:r w:rsidRPr="003D29A6">
        <w:rPr>
          <w:rFonts w:ascii="Arial" w:hAnsi="Arial" w:cs="Arial"/>
          <w:color w:val="ED7D31" w:themeColor="accent2"/>
          <w:sz w:val="24"/>
          <w:szCs w:val="20"/>
        </w:rPr>
        <w:t>).</w:t>
      </w:r>
    </w:p>
    <w:p w14:paraId="44134660" w14:textId="77777777" w:rsidR="00843388" w:rsidRPr="00674650" w:rsidRDefault="00843388" w:rsidP="00843388">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7465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IQR Example</w:t>
      </w:r>
    </w:p>
    <w:p w14:paraId="327FBCB3" w14:textId="77777777" w:rsidR="00843388" w:rsidRPr="00674650"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74650">
        <w:rPr>
          <w:rFonts w:ascii="inherit" w:hAnsi="inherit" w:cs="Arial"/>
          <w:color w:val="777777"/>
          <w:szCs w:val="20"/>
        </w:rPr>
        <w:t>If you have a set containing the data points 1, 3, 5, 7, 8, 10, 11 and 13, the first quartile is 4, the second quartile is 7.5 and the third quartile is 10.5. Draw these points on a number line and you’ll see that those three numbers divide the number line in quarters from 1 to 13. As such, the </w:t>
      </w:r>
      <w:r w:rsidRPr="00674650">
        <w:rPr>
          <w:rStyle w:val="Strong"/>
          <w:rFonts w:ascii="inherit" w:hAnsi="inherit" w:cs="Arial"/>
          <w:color w:val="777777"/>
          <w:szCs w:val="20"/>
          <w:bdr w:val="none" w:sz="0" w:space="0" w:color="auto" w:frame="1"/>
        </w:rPr>
        <w:t>IQR </w:t>
      </w:r>
      <w:r w:rsidRPr="00674650">
        <w:rPr>
          <w:rFonts w:ascii="inherit" w:hAnsi="inherit" w:cs="Arial"/>
          <w:color w:val="777777"/>
          <w:szCs w:val="20"/>
        </w:rPr>
        <w:t>of that data set is 6.5, calculated as 10.5 minus 4. The first and third quartiles are also sometimes called the 25th and 75th </w:t>
      </w:r>
      <w:hyperlink r:id="rId613" w:history="1">
        <w:r w:rsidRPr="00674650">
          <w:rPr>
            <w:rStyle w:val="Hyperlink"/>
            <w:rFonts w:ascii="inherit" w:hAnsi="inherit" w:cs="Arial"/>
            <w:color w:val="05A9C5"/>
            <w:szCs w:val="20"/>
            <w:bdr w:val="none" w:sz="0" w:space="0" w:color="auto" w:frame="1"/>
          </w:rPr>
          <w:t>percentiles </w:t>
        </w:r>
      </w:hyperlink>
      <w:r w:rsidRPr="00674650">
        <w:rPr>
          <w:rFonts w:ascii="inherit" w:hAnsi="inherit" w:cs="Arial"/>
          <w:color w:val="777777"/>
          <w:szCs w:val="20"/>
        </w:rPr>
        <w:t xml:space="preserve">because those are the equivalent figures when the data set is divided into </w:t>
      </w:r>
      <w:proofErr w:type="spellStart"/>
      <w:r w:rsidRPr="00674650">
        <w:rPr>
          <w:rFonts w:ascii="inherit" w:hAnsi="inherit" w:cs="Arial"/>
          <w:color w:val="777777"/>
          <w:szCs w:val="20"/>
        </w:rPr>
        <w:t>percents</w:t>
      </w:r>
      <w:proofErr w:type="spellEnd"/>
      <w:r w:rsidRPr="00674650">
        <w:rPr>
          <w:rFonts w:ascii="inherit" w:hAnsi="inherit" w:cs="Arial"/>
          <w:color w:val="777777"/>
          <w:szCs w:val="20"/>
        </w:rPr>
        <w:t xml:space="preserve"> rather than quarters.</w:t>
      </w:r>
    </w:p>
    <w:p w14:paraId="60FAC5EB" w14:textId="7BA53474" w:rsidR="00843388" w:rsidRDefault="00843388" w:rsidP="00CB447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447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Interquartile Range Formula?</w:t>
      </w:r>
    </w:p>
    <w:p w14:paraId="0BDA49DE" w14:textId="77777777" w:rsidR="00CB4475" w:rsidRPr="00CB4475" w:rsidRDefault="00CB4475" w:rsidP="00CB4475">
      <w:pPr>
        <w:rPr>
          <w:lang w:eastAsia="en-IN"/>
        </w:rPr>
      </w:pPr>
    </w:p>
    <w:p w14:paraId="0F87C19C" w14:textId="77777777" w:rsidR="00843388" w:rsidRPr="006658B9"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658B9">
        <w:rPr>
          <w:rFonts w:ascii="inherit" w:hAnsi="inherit" w:cs="Arial"/>
          <w:color w:val="777777"/>
          <w:szCs w:val="20"/>
        </w:rPr>
        <w:t>The IQR formula is:</w:t>
      </w:r>
      <w:r w:rsidRPr="006658B9">
        <w:rPr>
          <w:rFonts w:ascii="inherit" w:hAnsi="inherit" w:cs="Arial"/>
          <w:color w:val="777777"/>
          <w:szCs w:val="20"/>
        </w:rPr>
        <w:br/>
        <w:t>IQR = Q</w:t>
      </w:r>
      <w:r w:rsidRPr="006658B9">
        <w:rPr>
          <w:rFonts w:ascii="inherit" w:hAnsi="inherit" w:cs="Arial"/>
          <w:color w:val="777777"/>
          <w:sz w:val="19"/>
          <w:szCs w:val="15"/>
          <w:bdr w:val="none" w:sz="0" w:space="0" w:color="auto" w:frame="1"/>
          <w:vertAlign w:val="subscript"/>
        </w:rPr>
        <w:t>3</w:t>
      </w:r>
      <w:r w:rsidRPr="006658B9">
        <w:rPr>
          <w:rFonts w:ascii="inherit" w:hAnsi="inherit" w:cs="Arial"/>
          <w:color w:val="777777"/>
          <w:szCs w:val="20"/>
        </w:rPr>
        <w:t> – Q</w:t>
      </w:r>
      <w:r w:rsidRPr="006658B9">
        <w:rPr>
          <w:rFonts w:ascii="inherit" w:hAnsi="inherit" w:cs="Arial"/>
          <w:color w:val="777777"/>
          <w:sz w:val="19"/>
          <w:szCs w:val="15"/>
          <w:bdr w:val="none" w:sz="0" w:space="0" w:color="auto" w:frame="1"/>
          <w:vertAlign w:val="subscript"/>
        </w:rPr>
        <w:t>1</w:t>
      </w:r>
    </w:p>
    <w:p w14:paraId="661B2D19" w14:textId="73F055BF"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sidRPr="006658B9">
        <w:rPr>
          <w:rFonts w:ascii="inherit" w:hAnsi="inherit" w:cs="Arial"/>
          <w:color w:val="777777"/>
          <w:szCs w:val="20"/>
        </w:rPr>
        <w:t>Where Q</w:t>
      </w:r>
      <w:r w:rsidRPr="006658B9">
        <w:rPr>
          <w:rFonts w:ascii="inherit" w:hAnsi="inherit" w:cs="Arial"/>
          <w:color w:val="777777"/>
          <w:sz w:val="19"/>
          <w:szCs w:val="15"/>
          <w:bdr w:val="none" w:sz="0" w:space="0" w:color="auto" w:frame="1"/>
          <w:vertAlign w:val="subscript"/>
        </w:rPr>
        <w:t>3</w:t>
      </w:r>
      <w:r w:rsidRPr="006658B9">
        <w:rPr>
          <w:rFonts w:ascii="inherit" w:hAnsi="inherit" w:cs="Arial"/>
          <w:color w:val="777777"/>
          <w:szCs w:val="20"/>
        </w:rPr>
        <w:t> is the upper quartile and Q</w:t>
      </w:r>
      <w:r w:rsidRPr="006658B9">
        <w:rPr>
          <w:rFonts w:ascii="inherit" w:hAnsi="inherit" w:cs="Arial"/>
          <w:color w:val="777777"/>
          <w:sz w:val="19"/>
          <w:szCs w:val="15"/>
          <w:bdr w:val="none" w:sz="0" w:space="0" w:color="auto" w:frame="1"/>
          <w:vertAlign w:val="subscript"/>
        </w:rPr>
        <w:t>1</w:t>
      </w:r>
      <w:r w:rsidRPr="006658B9">
        <w:rPr>
          <w:rFonts w:ascii="inherit" w:hAnsi="inherit" w:cs="Arial"/>
          <w:color w:val="777777"/>
          <w:szCs w:val="20"/>
        </w:rPr>
        <w:t> is the lower quartile.</w:t>
      </w:r>
    </w:p>
    <w:p w14:paraId="66166B4F" w14:textId="77777777" w:rsidR="006658B9" w:rsidRPr="006658B9" w:rsidRDefault="006658B9" w:rsidP="00843388">
      <w:pPr>
        <w:pStyle w:val="NormalWeb"/>
        <w:shd w:val="clear" w:color="auto" w:fill="FFFFFF"/>
        <w:spacing w:before="0" w:beforeAutospacing="0" w:after="0" w:afterAutospacing="0"/>
        <w:textAlignment w:val="baseline"/>
        <w:rPr>
          <w:rFonts w:ascii="inherit" w:hAnsi="inherit" w:cs="Arial"/>
          <w:color w:val="777777"/>
          <w:szCs w:val="20"/>
        </w:rPr>
      </w:pPr>
    </w:p>
    <w:p w14:paraId="3B9E1776" w14:textId="3EF6BE7C" w:rsidR="00843388" w:rsidRDefault="00843388" w:rsidP="0084338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B2080FD" wp14:editId="4D6837EA">
            <wp:extent cx="3840480" cy="1470660"/>
            <wp:effectExtent l="0" t="0" r="7620" b="0"/>
            <wp:docPr id="256" name="Picture 256" descr="the interquartile range formula">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interquartile range formula">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1AF67F4E" w14:textId="77777777" w:rsidR="00AE4DE0" w:rsidRDefault="00AE4DE0" w:rsidP="00843388">
      <w:pPr>
        <w:pStyle w:val="NormalWeb"/>
        <w:shd w:val="clear" w:color="auto" w:fill="FFFFFF"/>
        <w:spacing w:before="0" w:beforeAutospacing="0" w:after="0" w:afterAutospacing="0"/>
        <w:textAlignment w:val="baseline"/>
        <w:rPr>
          <w:rFonts w:ascii="inherit" w:hAnsi="inherit" w:cs="Arial"/>
          <w:color w:val="777777"/>
          <w:sz w:val="20"/>
          <w:szCs w:val="20"/>
        </w:rPr>
      </w:pPr>
    </w:p>
    <w:p w14:paraId="3AF6DB9D" w14:textId="77777777" w:rsidR="00843388" w:rsidRPr="00AE4DE0" w:rsidRDefault="00843388" w:rsidP="00AE4DE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E4DE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IQR as a test for normal distribution</w:t>
      </w:r>
    </w:p>
    <w:p w14:paraId="77CF657C" w14:textId="77777777" w:rsidR="002D797A" w:rsidRDefault="00843388" w:rsidP="00843388">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br/>
      </w:r>
      <w:r>
        <w:rPr>
          <w:rFonts w:ascii="inherit" w:hAnsi="inherit" w:cs="Arial"/>
          <w:color w:val="777777"/>
          <w:sz w:val="20"/>
          <w:szCs w:val="20"/>
        </w:rPr>
        <w:br/>
      </w:r>
      <w:r w:rsidRPr="002D797A">
        <w:rPr>
          <w:rFonts w:ascii="inherit" w:hAnsi="inherit" w:cs="Arial"/>
          <w:color w:val="777777"/>
          <w:szCs w:val="20"/>
        </w:rPr>
        <w:t>Use the interquartile range formula with the mean and </w:t>
      </w:r>
      <w:hyperlink r:id="rId616" w:tgtFrame="_blank" w:history="1">
        <w:r w:rsidRPr="002D797A">
          <w:rPr>
            <w:rStyle w:val="Hyperlink"/>
            <w:rFonts w:ascii="inherit" w:hAnsi="inherit" w:cs="Arial"/>
            <w:color w:val="05A9C5"/>
            <w:szCs w:val="20"/>
            <w:bdr w:val="none" w:sz="0" w:space="0" w:color="auto" w:frame="1"/>
          </w:rPr>
          <w:t>standard deviation</w:t>
        </w:r>
      </w:hyperlink>
      <w:r w:rsidRPr="002D797A">
        <w:rPr>
          <w:rFonts w:ascii="inherit" w:hAnsi="inherit" w:cs="Arial"/>
          <w:color w:val="777777"/>
          <w:szCs w:val="20"/>
        </w:rPr>
        <w:t xml:space="preserve"> to test </w:t>
      </w:r>
      <w:r w:rsidRPr="002D797A">
        <w:rPr>
          <w:rFonts w:ascii="inherit" w:hAnsi="inherit" w:cs="Arial"/>
          <w:color w:val="777777"/>
          <w:szCs w:val="20"/>
        </w:rPr>
        <w:lastRenderedPageBreak/>
        <w:t>whether or not a population has a </w:t>
      </w:r>
      <w:hyperlink r:id="rId617" w:history="1">
        <w:r w:rsidRPr="002D797A">
          <w:rPr>
            <w:rStyle w:val="Hyperlink"/>
            <w:rFonts w:ascii="inherit" w:hAnsi="inherit" w:cs="Arial"/>
            <w:color w:val="05A9C5"/>
            <w:szCs w:val="20"/>
            <w:bdr w:val="none" w:sz="0" w:space="0" w:color="auto" w:frame="1"/>
          </w:rPr>
          <w:t>normal distribution</w:t>
        </w:r>
      </w:hyperlink>
      <w:r w:rsidRPr="002D797A">
        <w:rPr>
          <w:rFonts w:ascii="inherit" w:hAnsi="inherit" w:cs="Arial"/>
          <w:color w:val="777777"/>
          <w:szCs w:val="20"/>
        </w:rPr>
        <w:t xml:space="preserve">. The formula to determine </w:t>
      </w:r>
      <w:proofErr w:type="gramStart"/>
      <w:r w:rsidRPr="002D797A">
        <w:rPr>
          <w:rFonts w:ascii="inherit" w:hAnsi="inherit" w:cs="Arial"/>
          <w:color w:val="777777"/>
          <w:szCs w:val="20"/>
        </w:rPr>
        <w:t>whether or not</w:t>
      </w:r>
      <w:proofErr w:type="gramEnd"/>
      <w:r w:rsidRPr="002D797A">
        <w:rPr>
          <w:rFonts w:ascii="inherit" w:hAnsi="inherit" w:cs="Arial"/>
          <w:color w:val="777777"/>
          <w:szCs w:val="20"/>
        </w:rPr>
        <w:t xml:space="preserve"> a population is normally distributed are:</w:t>
      </w:r>
    </w:p>
    <w:p w14:paraId="2D7CD4CC" w14:textId="77777777" w:rsidR="002D797A" w:rsidRDefault="00843388" w:rsidP="0084338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2D797A">
        <w:rPr>
          <w:rFonts w:ascii="inherit" w:hAnsi="inherit" w:cs="Arial"/>
          <w:color w:val="777777"/>
          <w:szCs w:val="20"/>
        </w:rPr>
        <w:br/>
      </w:r>
      <w:r w:rsidRPr="002D797A">
        <w:rPr>
          <w:rFonts w:ascii="inherit" w:hAnsi="inherit" w:cs="Arial"/>
          <w:color w:val="ED7D31" w:themeColor="accent2"/>
          <w:szCs w:val="20"/>
        </w:rPr>
        <w:t>Q</w:t>
      </w:r>
      <w:r w:rsidRPr="002D797A">
        <w:rPr>
          <w:rFonts w:ascii="inherit" w:hAnsi="inherit" w:cs="Arial"/>
          <w:color w:val="ED7D31" w:themeColor="accent2"/>
          <w:sz w:val="19"/>
          <w:szCs w:val="15"/>
          <w:bdr w:val="none" w:sz="0" w:space="0" w:color="auto" w:frame="1"/>
          <w:vertAlign w:val="subscript"/>
        </w:rPr>
        <w:t>1</w:t>
      </w:r>
      <w:r w:rsidRPr="002D797A">
        <w:rPr>
          <w:rFonts w:ascii="inherit" w:hAnsi="inherit" w:cs="Arial"/>
          <w:color w:val="ED7D31" w:themeColor="accent2"/>
          <w:szCs w:val="20"/>
        </w:rPr>
        <w:t> – (σ z</w:t>
      </w:r>
      <w:r w:rsidRPr="002D797A">
        <w:rPr>
          <w:rFonts w:ascii="inherit" w:hAnsi="inherit" w:cs="Arial"/>
          <w:color w:val="ED7D31" w:themeColor="accent2"/>
          <w:sz w:val="19"/>
          <w:szCs w:val="15"/>
          <w:bdr w:val="none" w:sz="0" w:space="0" w:color="auto" w:frame="1"/>
          <w:vertAlign w:val="subscript"/>
        </w:rPr>
        <w:t>1</w:t>
      </w:r>
      <w:r w:rsidRPr="002D797A">
        <w:rPr>
          <w:rFonts w:ascii="inherit" w:hAnsi="inherit" w:cs="Arial"/>
          <w:color w:val="ED7D31" w:themeColor="accent2"/>
          <w:szCs w:val="20"/>
        </w:rPr>
        <w:t>) + X</w:t>
      </w:r>
      <w:r w:rsidRPr="002D797A">
        <w:rPr>
          <w:rFonts w:ascii="inherit" w:hAnsi="inherit" w:cs="Arial"/>
          <w:color w:val="ED7D31" w:themeColor="accent2"/>
          <w:szCs w:val="20"/>
        </w:rPr>
        <w:br/>
        <w:t>Q</w:t>
      </w:r>
      <w:r w:rsidRPr="002D797A">
        <w:rPr>
          <w:rFonts w:ascii="inherit" w:hAnsi="inherit" w:cs="Arial"/>
          <w:color w:val="ED7D31" w:themeColor="accent2"/>
          <w:sz w:val="19"/>
          <w:szCs w:val="15"/>
          <w:bdr w:val="none" w:sz="0" w:space="0" w:color="auto" w:frame="1"/>
          <w:vertAlign w:val="subscript"/>
        </w:rPr>
        <w:t>3</w:t>
      </w:r>
      <w:r w:rsidRPr="002D797A">
        <w:rPr>
          <w:rFonts w:ascii="inherit" w:hAnsi="inherit" w:cs="Arial"/>
          <w:color w:val="ED7D31" w:themeColor="accent2"/>
          <w:szCs w:val="20"/>
        </w:rPr>
        <w:t> – (σ z</w:t>
      </w:r>
      <w:r w:rsidRPr="002D797A">
        <w:rPr>
          <w:rFonts w:ascii="inherit" w:hAnsi="inherit" w:cs="Arial"/>
          <w:color w:val="ED7D31" w:themeColor="accent2"/>
          <w:sz w:val="19"/>
          <w:szCs w:val="15"/>
          <w:bdr w:val="none" w:sz="0" w:space="0" w:color="auto" w:frame="1"/>
          <w:vertAlign w:val="subscript"/>
        </w:rPr>
        <w:t>3</w:t>
      </w:r>
      <w:r w:rsidRPr="002D797A">
        <w:rPr>
          <w:rFonts w:ascii="inherit" w:hAnsi="inherit" w:cs="Arial"/>
          <w:color w:val="ED7D31" w:themeColor="accent2"/>
          <w:szCs w:val="20"/>
        </w:rPr>
        <w:t>) + X</w:t>
      </w:r>
    </w:p>
    <w:p w14:paraId="2B53F665" w14:textId="5FD10EF6" w:rsidR="00843388" w:rsidRDefault="00843388" w:rsidP="00843388">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2D797A">
        <w:rPr>
          <w:rFonts w:ascii="inherit" w:hAnsi="inherit" w:cs="Arial"/>
          <w:color w:val="ED7D31" w:themeColor="accent2"/>
          <w:szCs w:val="20"/>
        </w:rPr>
        <w:br/>
      </w:r>
      <w:r w:rsidRPr="002D797A">
        <w:rPr>
          <w:rFonts w:ascii="inherit" w:hAnsi="inherit" w:cs="Arial"/>
          <w:color w:val="777777"/>
          <w:szCs w:val="20"/>
        </w:rPr>
        <w:t>Where Q</w:t>
      </w:r>
      <w:r w:rsidRPr="002D797A">
        <w:rPr>
          <w:rFonts w:ascii="inherit" w:hAnsi="inherit" w:cs="Arial"/>
          <w:color w:val="777777"/>
          <w:sz w:val="19"/>
          <w:szCs w:val="15"/>
          <w:bdr w:val="none" w:sz="0" w:space="0" w:color="auto" w:frame="1"/>
          <w:vertAlign w:val="subscript"/>
        </w:rPr>
        <w:t>1</w:t>
      </w:r>
      <w:r w:rsidRPr="002D797A">
        <w:rPr>
          <w:rFonts w:ascii="inherit" w:hAnsi="inherit" w:cs="Arial"/>
          <w:color w:val="777777"/>
          <w:szCs w:val="20"/>
        </w:rPr>
        <w:t> is the first quartile, Q</w:t>
      </w:r>
      <w:r w:rsidRPr="002D797A">
        <w:rPr>
          <w:rFonts w:ascii="inherit" w:hAnsi="inherit" w:cs="Arial"/>
          <w:color w:val="777777"/>
          <w:sz w:val="19"/>
          <w:szCs w:val="15"/>
          <w:bdr w:val="none" w:sz="0" w:space="0" w:color="auto" w:frame="1"/>
          <w:vertAlign w:val="subscript"/>
        </w:rPr>
        <w:t>3</w:t>
      </w:r>
      <w:r w:rsidRPr="002D797A">
        <w:rPr>
          <w:rFonts w:ascii="inherit" w:hAnsi="inherit" w:cs="Arial"/>
          <w:color w:val="777777"/>
          <w:szCs w:val="20"/>
        </w:rPr>
        <w:t> is the third quartile, σ is the standard deviation, z is the standard score (“</w:t>
      </w:r>
      <w:hyperlink r:id="rId618" w:tgtFrame="_blank" w:history="1">
        <w:r w:rsidRPr="002D797A">
          <w:rPr>
            <w:rStyle w:val="Hyperlink"/>
            <w:rFonts w:ascii="inherit" w:hAnsi="inherit" w:cs="Arial"/>
            <w:color w:val="05A9C5"/>
            <w:szCs w:val="20"/>
            <w:bdr w:val="none" w:sz="0" w:space="0" w:color="auto" w:frame="1"/>
          </w:rPr>
          <w:t>z-score</w:t>
        </w:r>
      </w:hyperlink>
      <w:r w:rsidRPr="002D797A">
        <w:rPr>
          <w:rFonts w:ascii="inherit" w:hAnsi="inherit" w:cs="Arial"/>
          <w:color w:val="777777"/>
          <w:szCs w:val="20"/>
        </w:rPr>
        <w:t xml:space="preserve">“) and X is the mean. In order to tell whether a population is normally distributed, solve both equations and then compare the results. </w:t>
      </w:r>
      <w:r w:rsidRPr="002D797A">
        <w:rPr>
          <w:rFonts w:ascii="inherit" w:hAnsi="inherit" w:cs="Arial"/>
          <w:color w:val="ED7D31" w:themeColor="accent2"/>
          <w:szCs w:val="20"/>
        </w:rPr>
        <w:t>If there is a significant difference between the results and the first or third quartiles, then the population is not normally distributed.</w:t>
      </w:r>
    </w:p>
    <w:p w14:paraId="7237DBD1" w14:textId="77777777" w:rsidR="003F47A1" w:rsidRPr="002D797A" w:rsidRDefault="003F47A1" w:rsidP="00843388">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24E2403D" w14:textId="289D2C0D" w:rsidR="00843388" w:rsidRPr="00A317D4" w:rsidRDefault="00843388" w:rsidP="00A317D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16" w:name="used_for"/>
      <w:r w:rsidRPr="00A317D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an Interquartile Range Used For?</w:t>
      </w:r>
    </w:p>
    <w:bookmarkEnd w:id="16"/>
    <w:p w14:paraId="146A3046" w14:textId="706B571F" w:rsidR="00FA1E8E" w:rsidRDefault="00843388" w:rsidP="00A457FF">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color w:val="777777"/>
          <w:sz w:val="20"/>
          <w:szCs w:val="20"/>
        </w:rPr>
        <w:br/>
      </w:r>
      <w:r w:rsidRPr="00CE2AB0">
        <w:rPr>
          <w:rFonts w:ascii="inherit" w:hAnsi="inherit" w:cs="Arial"/>
          <w:color w:val="ED7D31" w:themeColor="accent2"/>
          <w:szCs w:val="20"/>
        </w:rPr>
        <w:t>The IQR is used to measure how spread out the data points in a set are from the </w:t>
      </w:r>
      <w:hyperlink r:id="rId619" w:anchor="mean" w:history="1">
        <w:r w:rsidRPr="00CE2AB0">
          <w:rPr>
            <w:rStyle w:val="Hyperlink"/>
            <w:rFonts w:ascii="inherit" w:hAnsi="inherit" w:cs="Arial"/>
            <w:color w:val="ED7D31" w:themeColor="accent2"/>
            <w:szCs w:val="20"/>
            <w:bdr w:val="none" w:sz="0" w:space="0" w:color="auto" w:frame="1"/>
          </w:rPr>
          <w:t>mean </w:t>
        </w:r>
      </w:hyperlink>
      <w:r w:rsidRPr="00CE2AB0">
        <w:rPr>
          <w:rFonts w:ascii="inherit" w:hAnsi="inherit" w:cs="Arial"/>
          <w:color w:val="ED7D31" w:themeColor="accent2"/>
          <w:szCs w:val="20"/>
        </w:rPr>
        <w:t>of the data set. The higher the IQR, the more spread out the data points; in contrast, the smaller the IQR, the more bunched up the data points are around the mean</w:t>
      </w:r>
      <w:r w:rsidRPr="00882173">
        <w:rPr>
          <w:rFonts w:ascii="inherit" w:hAnsi="inherit" w:cs="Arial"/>
          <w:color w:val="777777"/>
          <w:szCs w:val="20"/>
        </w:rPr>
        <w:t xml:space="preserve">. The IQR range is one of many measurements used to measure how spread out the data points in a data set are. </w:t>
      </w:r>
      <w:r w:rsidRPr="00CE2AB0">
        <w:rPr>
          <w:rFonts w:ascii="inherit" w:hAnsi="inherit" w:cs="Arial"/>
          <w:color w:val="ED7D31" w:themeColor="accent2"/>
          <w:szCs w:val="20"/>
        </w:rPr>
        <w:t>It is best used with other measurements such as the median and total range to build a complete picture of a data set’s tendency to cluster around its mean</w:t>
      </w:r>
      <w:r w:rsidRPr="00882173">
        <w:rPr>
          <w:rFonts w:ascii="inherit" w:hAnsi="inherit" w:cs="Arial"/>
          <w:color w:val="777777"/>
          <w:szCs w:val="20"/>
        </w:rPr>
        <w:t>.</w:t>
      </w:r>
    </w:p>
    <w:p w14:paraId="60FA33A6" w14:textId="77777777" w:rsidR="00A457FF" w:rsidRPr="00A457FF" w:rsidRDefault="00A457FF" w:rsidP="00A457FF">
      <w:pPr>
        <w:pStyle w:val="NormalWeb"/>
        <w:shd w:val="clear" w:color="auto" w:fill="FFFFFF"/>
        <w:spacing w:before="0" w:beforeAutospacing="0" w:after="0" w:afterAutospacing="0"/>
        <w:textAlignment w:val="baseline"/>
        <w:rPr>
          <w:rFonts w:ascii="inherit" w:hAnsi="inherit" w:cs="Arial"/>
          <w:color w:val="777777"/>
          <w:szCs w:val="20"/>
        </w:rPr>
      </w:pPr>
    </w:p>
    <w:p w14:paraId="5B85C15A" w14:textId="77777777" w:rsidR="00FA1E8E" w:rsidRPr="009B759D" w:rsidRDefault="00FA1E8E" w:rsidP="009B759D">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B759D">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Interquartile Mean (IQM) / </w:t>
      </w:r>
      <w:proofErr w:type="spellStart"/>
      <w:r w:rsidRPr="009B759D">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Midmean</w:t>
      </w:r>
      <w:proofErr w:type="spellEnd"/>
    </w:p>
    <w:p w14:paraId="2EE8DE39" w14:textId="77777777" w:rsidR="007B5596" w:rsidRDefault="007B5596" w:rsidP="00FA1E8E">
      <w:pPr>
        <w:pStyle w:val="NormalWeb"/>
        <w:shd w:val="clear" w:color="auto" w:fill="FFFFFF"/>
        <w:spacing w:before="0" w:beforeAutospacing="0" w:after="0" w:afterAutospacing="0"/>
        <w:textAlignment w:val="baseline"/>
        <w:rPr>
          <w:rFonts w:ascii="inherit" w:hAnsi="inherit" w:cs="Arial"/>
          <w:color w:val="777777"/>
          <w:sz w:val="20"/>
          <w:szCs w:val="20"/>
        </w:rPr>
      </w:pPr>
    </w:p>
    <w:p w14:paraId="176407CE" w14:textId="163A07D8" w:rsidR="00FA1E8E" w:rsidRDefault="00FA1E8E" w:rsidP="00FA1E8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B5596">
        <w:rPr>
          <w:rFonts w:ascii="inherit" w:hAnsi="inherit" w:cs="Arial"/>
          <w:color w:val="ED7D31" w:themeColor="accent2"/>
          <w:szCs w:val="20"/>
        </w:rPr>
        <w:t>The interquartile mean (IQM) is the mean of the middle 50 percent of data in a data set. Unlike the “regular” </w:t>
      </w:r>
      <w:hyperlink r:id="rId620" w:history="1">
        <w:r w:rsidRPr="007B5596">
          <w:rPr>
            <w:rStyle w:val="Hyperlink"/>
            <w:rFonts w:ascii="inherit" w:eastAsiaTheme="majorEastAsia" w:hAnsi="inherit" w:cs="Arial"/>
            <w:color w:val="ED7D31" w:themeColor="accent2"/>
            <w:szCs w:val="20"/>
            <w:bdr w:val="none" w:sz="0" w:space="0" w:color="auto" w:frame="1"/>
          </w:rPr>
          <w:t>arithmetic mean</w:t>
        </w:r>
      </w:hyperlink>
      <w:r w:rsidRPr="007B5596">
        <w:rPr>
          <w:rFonts w:ascii="inherit" w:hAnsi="inherit" w:cs="Arial"/>
          <w:color w:val="ED7D31" w:themeColor="accent2"/>
          <w:szCs w:val="20"/>
        </w:rPr>
        <w:t>, it is </w:t>
      </w:r>
      <w:hyperlink r:id="rId621" w:tgtFrame="_blank" w:history="1">
        <w:r w:rsidRPr="007B5596">
          <w:rPr>
            <w:rStyle w:val="Hyperlink"/>
            <w:rFonts w:ascii="inherit" w:eastAsiaTheme="majorEastAsia" w:hAnsi="inherit" w:cs="Arial"/>
            <w:color w:val="ED7D31" w:themeColor="accent2"/>
            <w:szCs w:val="20"/>
            <w:bdr w:val="none" w:sz="0" w:space="0" w:color="auto" w:frame="1"/>
          </w:rPr>
          <w:t>resistant </w:t>
        </w:r>
      </w:hyperlink>
      <w:r w:rsidRPr="007B5596">
        <w:rPr>
          <w:rFonts w:ascii="inherit" w:hAnsi="inherit" w:cs="Arial"/>
          <w:color w:val="ED7D31" w:themeColor="accent2"/>
          <w:szCs w:val="20"/>
        </w:rPr>
        <w:t>to </w:t>
      </w:r>
      <w:hyperlink r:id="rId622" w:tgtFrame="_blank" w:history="1">
        <w:r w:rsidRPr="007B5596">
          <w:rPr>
            <w:rStyle w:val="Hyperlink"/>
            <w:rFonts w:ascii="inherit" w:eastAsiaTheme="majorEastAsia" w:hAnsi="inherit" w:cs="Arial"/>
            <w:color w:val="ED7D31" w:themeColor="accent2"/>
            <w:szCs w:val="20"/>
            <w:bdr w:val="none" w:sz="0" w:space="0" w:color="auto" w:frame="1"/>
          </w:rPr>
          <w:t>outliers</w:t>
        </w:r>
      </w:hyperlink>
      <w:r w:rsidRPr="007B5596">
        <w:rPr>
          <w:rFonts w:ascii="inherit" w:hAnsi="inherit" w:cs="Arial"/>
          <w:color w:val="ED7D31" w:themeColor="accent2"/>
          <w:szCs w:val="20"/>
        </w:rPr>
        <w:t>.</w:t>
      </w:r>
    </w:p>
    <w:p w14:paraId="4B4B98D3" w14:textId="77777777" w:rsidR="007B5596" w:rsidRPr="007B5596" w:rsidRDefault="007B5596" w:rsidP="00FA1E8E">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738C27CC" w14:textId="2E32A8B3" w:rsidR="00FA1E8E" w:rsidRDefault="00FA1E8E" w:rsidP="00FA1E8E">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73E490F" wp14:editId="4EB21672">
            <wp:extent cx="4221480" cy="1569720"/>
            <wp:effectExtent l="0" t="0" r="7620" b="0"/>
            <wp:docPr id="253" name="Picture 253" descr="interquartile mean">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quartile mean">
                      <a:hlinkClick r:id="rId611"/>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221480" cy="1569720"/>
                    </a:xfrm>
                    <a:prstGeom prst="rect">
                      <a:avLst/>
                    </a:prstGeom>
                    <a:noFill/>
                    <a:ln>
                      <a:noFill/>
                    </a:ln>
                  </pic:spPr>
                </pic:pic>
              </a:graphicData>
            </a:graphic>
          </wp:inline>
        </w:drawing>
      </w:r>
    </w:p>
    <w:p w14:paraId="687EB0E5" w14:textId="77777777" w:rsidR="007B5596" w:rsidRDefault="007B5596" w:rsidP="00FA1E8E">
      <w:pPr>
        <w:shd w:val="clear" w:color="auto" w:fill="FFFFFF"/>
        <w:textAlignment w:val="baseline"/>
        <w:rPr>
          <w:rFonts w:ascii="inherit" w:hAnsi="inherit" w:cs="Arial"/>
          <w:color w:val="777777"/>
          <w:sz w:val="20"/>
          <w:szCs w:val="20"/>
        </w:rPr>
      </w:pPr>
    </w:p>
    <w:p w14:paraId="62DFC5A0" w14:textId="77777777" w:rsidR="00FA1E8E" w:rsidRDefault="00FA1E8E" w:rsidP="00FA1E8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IQM is the mean of the interquartile range (IQR).</w:t>
      </w:r>
    </w:p>
    <w:p w14:paraId="3DAD8988" w14:textId="77777777" w:rsidR="00FA1E8E" w:rsidRDefault="00FA1E8E" w:rsidP="00FA1E8E">
      <w:pPr>
        <w:shd w:val="clear" w:color="auto" w:fill="FFFFFF"/>
        <w:textAlignment w:val="baseline"/>
        <w:rPr>
          <w:rFonts w:ascii="Arial" w:hAnsi="Arial" w:cs="Arial"/>
          <w:color w:val="777777"/>
          <w:sz w:val="20"/>
          <w:szCs w:val="20"/>
        </w:rPr>
      </w:pPr>
      <w:r>
        <w:rPr>
          <w:rFonts w:ascii="Arial" w:hAnsi="Arial" w:cs="Arial"/>
          <w:color w:val="777777"/>
          <w:sz w:val="20"/>
          <w:szCs w:val="20"/>
        </w:rPr>
        <w:br w:type="textWrapping" w:clear="left"/>
      </w:r>
    </w:p>
    <w:p w14:paraId="4581EA4B" w14:textId="77777777" w:rsidR="00FA1E8E" w:rsidRPr="00995CF6" w:rsidRDefault="00FA1E8E" w:rsidP="00995CF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95CF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the Interquartile Mean</w:t>
      </w:r>
    </w:p>
    <w:p w14:paraId="24060874" w14:textId="77777777" w:rsidR="00FA1E8E" w:rsidRPr="00995CF6" w:rsidRDefault="00FA1E8E" w:rsidP="00FA1E8E">
      <w:pPr>
        <w:pStyle w:val="NormalWeb"/>
        <w:shd w:val="clear" w:color="auto" w:fill="FFFFFF"/>
        <w:spacing w:before="0" w:beforeAutospacing="0" w:after="225" w:afterAutospacing="0"/>
        <w:textAlignment w:val="baseline"/>
        <w:rPr>
          <w:rFonts w:ascii="inherit" w:hAnsi="inherit" w:cs="Arial"/>
          <w:color w:val="777777"/>
          <w:szCs w:val="20"/>
        </w:rPr>
      </w:pPr>
      <w:r w:rsidRPr="00995CF6">
        <w:rPr>
          <w:rFonts w:ascii="inherit" w:hAnsi="inherit" w:cs="Arial"/>
          <w:color w:val="777777"/>
          <w:szCs w:val="20"/>
        </w:rPr>
        <w:t>The calculation is different depending on if your data is divisible by 4 or not.</w:t>
      </w:r>
    </w:p>
    <w:p w14:paraId="167F0F61" w14:textId="77777777" w:rsidR="00FA1E8E" w:rsidRPr="00995CF6" w:rsidRDefault="00FA1E8E" w:rsidP="00995CF6">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95CF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is Divisible by Four</w:t>
      </w:r>
    </w:p>
    <w:p w14:paraId="237DA96C" w14:textId="77777777" w:rsidR="00FA1E8E" w:rsidRPr="00995CF6"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95CF6">
        <w:rPr>
          <w:rStyle w:val="Strong"/>
          <w:rFonts w:ascii="inherit" w:hAnsi="inherit" w:cs="Arial"/>
          <w:color w:val="777777"/>
          <w:szCs w:val="20"/>
          <w:bdr w:val="none" w:sz="0" w:space="0" w:color="auto" w:frame="1"/>
        </w:rPr>
        <w:t>Example question: </w:t>
      </w:r>
      <w:r w:rsidRPr="00995CF6">
        <w:rPr>
          <w:rFonts w:ascii="inherit" w:hAnsi="inherit" w:cs="Arial"/>
          <w:color w:val="777777"/>
          <w:szCs w:val="20"/>
        </w:rPr>
        <w:t>Find the IQM for the following data set:</w:t>
      </w:r>
      <w:r w:rsidRPr="00995CF6">
        <w:rPr>
          <w:rFonts w:ascii="inherit" w:hAnsi="inherit" w:cs="Arial"/>
          <w:color w:val="777777"/>
          <w:szCs w:val="20"/>
        </w:rPr>
        <w:br/>
        <w:t>5 6 17 30 44 55 56 8 9 11 13 15 1 3 16 65</w:t>
      </w:r>
    </w:p>
    <w:p w14:paraId="26D95C04" w14:textId="77777777" w:rsidR="00FA1E8E" w:rsidRPr="00995CF6"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95CF6">
        <w:rPr>
          <w:rFonts w:ascii="inherit" w:hAnsi="inherit" w:cs="Arial"/>
          <w:color w:val="0000FF"/>
          <w:szCs w:val="20"/>
          <w:bdr w:val="none" w:sz="0" w:space="0" w:color="auto" w:frame="1"/>
        </w:rPr>
        <w:lastRenderedPageBreak/>
        <w:t>Step 1: </w:t>
      </w:r>
      <w:r w:rsidRPr="00995CF6">
        <w:rPr>
          <w:rFonts w:ascii="inherit" w:hAnsi="inherit" w:cs="Arial"/>
          <w:color w:val="777777"/>
          <w:szCs w:val="20"/>
        </w:rPr>
        <w:t>Sort the data from smallest to largest:</w:t>
      </w:r>
      <w:r w:rsidRPr="00995CF6">
        <w:rPr>
          <w:rFonts w:ascii="inherit" w:hAnsi="inherit" w:cs="Arial"/>
          <w:color w:val="777777"/>
          <w:szCs w:val="20"/>
        </w:rPr>
        <w:br/>
        <w:t>1 3 5 6 8 9 11 13 15 16 17 30 44 55 56 65</w:t>
      </w:r>
    </w:p>
    <w:p w14:paraId="04C0DECD" w14:textId="77777777" w:rsidR="00995CF6" w:rsidRDefault="00995CF6"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BABDFBD" w14:textId="03202F3D" w:rsidR="00FA1E8E" w:rsidRPr="00995CF6"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95CF6">
        <w:rPr>
          <w:rFonts w:ascii="inherit" w:hAnsi="inherit" w:cs="Arial"/>
          <w:color w:val="0000FF"/>
          <w:szCs w:val="20"/>
          <w:bdr w:val="none" w:sz="0" w:space="0" w:color="auto" w:frame="1"/>
        </w:rPr>
        <w:t>Step 2: </w:t>
      </w:r>
      <w:r w:rsidRPr="00995CF6">
        <w:rPr>
          <w:rFonts w:ascii="inherit" w:hAnsi="inherit" w:cs="Arial"/>
          <w:color w:val="777777"/>
          <w:szCs w:val="20"/>
        </w:rPr>
        <w:t>Discard the bottom 25% and top 25% of numbers. In other words, split the data set into quarters and remove the top and bottom quarters:</w:t>
      </w:r>
      <w:r w:rsidRPr="00995CF6">
        <w:rPr>
          <w:rFonts w:ascii="inherit" w:hAnsi="inherit" w:cs="Arial"/>
          <w:color w:val="777777"/>
          <w:szCs w:val="20"/>
        </w:rPr>
        <w:br/>
      </w:r>
      <w:del w:id="17" w:author="Unknown">
        <w:r w:rsidRPr="00995CF6">
          <w:rPr>
            <w:rFonts w:ascii="inherit" w:hAnsi="inherit" w:cs="Arial"/>
            <w:color w:val="777777"/>
            <w:szCs w:val="20"/>
            <w:bdr w:val="none" w:sz="0" w:space="0" w:color="auto" w:frame="1"/>
          </w:rPr>
          <w:delText>1 3 5 6 </w:delText>
        </w:r>
      </w:del>
      <w:r w:rsidRPr="00995CF6">
        <w:rPr>
          <w:rFonts w:ascii="inherit" w:hAnsi="inherit" w:cs="Arial"/>
          <w:color w:val="777777"/>
          <w:szCs w:val="20"/>
        </w:rPr>
        <w:t>| 8 9 11 13 | 15 16 17 30 |</w:t>
      </w:r>
      <w:del w:id="18" w:author="Unknown">
        <w:r w:rsidRPr="00995CF6">
          <w:rPr>
            <w:rFonts w:ascii="inherit" w:hAnsi="inherit" w:cs="Arial"/>
            <w:color w:val="777777"/>
            <w:szCs w:val="20"/>
            <w:bdr w:val="none" w:sz="0" w:space="0" w:color="auto" w:frame="1"/>
          </w:rPr>
          <w:delText> 44 55 56 65</w:delText>
        </w:r>
      </w:del>
    </w:p>
    <w:p w14:paraId="2DAEDA20" w14:textId="77777777" w:rsidR="00995CF6" w:rsidRDefault="00995CF6"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BB35125" w14:textId="76301552" w:rsidR="00FA1E8E" w:rsidRPr="00995CF6"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95CF6">
        <w:rPr>
          <w:rFonts w:ascii="inherit" w:hAnsi="inherit" w:cs="Arial"/>
          <w:color w:val="0000FF"/>
          <w:szCs w:val="20"/>
          <w:bdr w:val="none" w:sz="0" w:space="0" w:color="auto" w:frame="1"/>
        </w:rPr>
        <w:t>Step 3: </w:t>
      </w:r>
      <w:hyperlink r:id="rId623" w:anchor="video" w:history="1">
        <w:r w:rsidRPr="00995CF6">
          <w:rPr>
            <w:rStyle w:val="Hyperlink"/>
            <w:rFonts w:ascii="inherit" w:eastAsiaTheme="majorEastAsia" w:hAnsi="inherit" w:cs="Arial"/>
            <w:color w:val="05A9C5"/>
            <w:szCs w:val="20"/>
            <w:bdr w:val="none" w:sz="0" w:space="0" w:color="auto" w:frame="1"/>
          </w:rPr>
          <w:t>Find the mean</w:t>
        </w:r>
      </w:hyperlink>
      <w:r w:rsidRPr="00995CF6">
        <w:rPr>
          <w:rFonts w:ascii="inherit" w:hAnsi="inherit" w:cs="Arial"/>
          <w:color w:val="777777"/>
          <w:szCs w:val="20"/>
        </w:rPr>
        <w:t> of the remaining numbers:</w:t>
      </w:r>
      <w:r w:rsidRPr="00995CF6">
        <w:rPr>
          <w:rFonts w:ascii="inherit" w:hAnsi="inherit" w:cs="Arial"/>
          <w:color w:val="777777"/>
          <w:szCs w:val="20"/>
        </w:rPr>
        <w:br/>
        <w:t>(8 + 9 + 11 + 13 + 15 + 16 + 17 + 30 ) / 8 = 14.875</w:t>
      </w:r>
    </w:p>
    <w:p w14:paraId="793CB91A" w14:textId="77777777" w:rsidR="00FA1E8E" w:rsidRPr="00995CF6"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95CF6">
        <w:rPr>
          <w:rStyle w:val="Emphasis"/>
          <w:rFonts w:ascii="inherit" w:hAnsi="inherit" w:cs="Arial"/>
          <w:color w:val="777777"/>
          <w:szCs w:val="20"/>
          <w:bdr w:val="none" w:sz="0" w:space="0" w:color="auto" w:frame="1"/>
        </w:rPr>
        <w:t>That’s it!</w:t>
      </w:r>
    </w:p>
    <w:p w14:paraId="29961149" w14:textId="77777777" w:rsidR="00FA1E8E" w:rsidRPr="00023DCB" w:rsidRDefault="00FA1E8E" w:rsidP="00023DCB">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23D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is NOT Divisible by Four</w:t>
      </w:r>
    </w:p>
    <w:p w14:paraId="7D21D44A" w14:textId="77777777"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Style w:val="Strong"/>
          <w:rFonts w:ascii="inherit" w:hAnsi="inherit" w:cs="Arial"/>
          <w:color w:val="777777"/>
          <w:szCs w:val="20"/>
          <w:bdr w:val="none" w:sz="0" w:space="0" w:color="auto" w:frame="1"/>
        </w:rPr>
        <w:t>Example question: </w:t>
      </w:r>
      <w:r w:rsidRPr="009F5294">
        <w:rPr>
          <w:rFonts w:ascii="inherit" w:hAnsi="inherit" w:cs="Arial"/>
          <w:color w:val="777777"/>
          <w:szCs w:val="20"/>
        </w:rPr>
        <w:t>Find the IQM for the following data set:</w:t>
      </w:r>
      <w:r w:rsidRPr="009F5294">
        <w:rPr>
          <w:rFonts w:ascii="inherit" w:hAnsi="inherit" w:cs="Arial"/>
          <w:color w:val="777777"/>
          <w:szCs w:val="20"/>
        </w:rPr>
        <w:br/>
        <w:t>6 17 30 44 55 56 8 9 11 13 15 1 3 16 65</w:t>
      </w:r>
    </w:p>
    <w:p w14:paraId="018D43B8"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5DA129F" w14:textId="4681EDD1"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1: </w:t>
      </w:r>
      <w:r w:rsidRPr="009F5294">
        <w:rPr>
          <w:rFonts w:ascii="inherit" w:hAnsi="inherit" w:cs="Arial"/>
          <w:color w:val="777777"/>
          <w:szCs w:val="20"/>
        </w:rPr>
        <w:t>Sort the data from smallest to largest:</w:t>
      </w:r>
      <w:r w:rsidRPr="009F5294">
        <w:rPr>
          <w:rFonts w:ascii="inherit" w:hAnsi="inherit" w:cs="Arial"/>
          <w:color w:val="777777"/>
          <w:szCs w:val="20"/>
        </w:rPr>
        <w:br/>
        <w:t>1 3 6 8 9 11 13 15 16 17 30 44 55 56 65</w:t>
      </w:r>
    </w:p>
    <w:p w14:paraId="73E6744B"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A091B6D" w14:textId="236BA6B0"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2: </w:t>
      </w:r>
      <w:r w:rsidRPr="009F5294">
        <w:rPr>
          <w:rFonts w:ascii="inherit" w:hAnsi="inherit" w:cs="Arial"/>
          <w:color w:val="777777"/>
          <w:szCs w:val="20"/>
        </w:rPr>
        <w:t>Divide the number of items in the set by four. The set has 15 items, so 15/4 = 3.75.</w:t>
      </w:r>
    </w:p>
    <w:p w14:paraId="3AC1C3BC"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A6E113E" w14:textId="6B085C17"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3: </w:t>
      </w:r>
      <w:r w:rsidRPr="009F5294">
        <w:rPr>
          <w:rFonts w:ascii="inherit" w:hAnsi="inherit" w:cs="Arial"/>
          <w:color w:val="777777"/>
          <w:szCs w:val="20"/>
        </w:rPr>
        <w:t>Remove the </w:t>
      </w:r>
      <w:hyperlink r:id="rId624" w:history="1">
        <w:r w:rsidRPr="009F5294">
          <w:rPr>
            <w:rStyle w:val="Hyperlink"/>
            <w:rFonts w:ascii="inherit" w:eastAsiaTheme="majorEastAsia" w:hAnsi="inherit" w:cs="Arial"/>
            <w:color w:val="05A9C5"/>
            <w:szCs w:val="20"/>
            <w:bdr w:val="none" w:sz="0" w:space="0" w:color="auto" w:frame="1"/>
          </w:rPr>
          <w:t>whole number</w:t>
        </w:r>
      </w:hyperlink>
      <w:r w:rsidRPr="009F5294">
        <w:rPr>
          <w:rFonts w:ascii="inherit" w:hAnsi="inherit" w:cs="Arial"/>
          <w:color w:val="777777"/>
          <w:szCs w:val="20"/>
        </w:rPr>
        <w:t> (Step 2) from the bottom and the top of the set. For this example, the whole number is 3 (from 3.75):</w:t>
      </w:r>
      <w:r w:rsidRPr="009F5294">
        <w:rPr>
          <w:rFonts w:ascii="inherit" w:hAnsi="inherit" w:cs="Arial"/>
          <w:color w:val="777777"/>
          <w:szCs w:val="20"/>
        </w:rPr>
        <w:br/>
      </w:r>
      <w:del w:id="19" w:author="Unknown">
        <w:r w:rsidRPr="009F5294">
          <w:rPr>
            <w:rFonts w:ascii="inherit" w:hAnsi="inherit" w:cs="Arial"/>
            <w:color w:val="777777"/>
            <w:szCs w:val="20"/>
            <w:bdr w:val="none" w:sz="0" w:space="0" w:color="auto" w:frame="1"/>
          </w:rPr>
          <w:delText>1 3 6</w:delText>
        </w:r>
      </w:del>
      <w:r w:rsidRPr="009F5294">
        <w:rPr>
          <w:rFonts w:ascii="inherit" w:hAnsi="inherit" w:cs="Arial"/>
          <w:color w:val="777777"/>
          <w:szCs w:val="20"/>
        </w:rPr>
        <w:t> 8 9 11 13 15 16 17 30 44 </w:t>
      </w:r>
      <w:del w:id="20" w:author="Unknown">
        <w:r w:rsidRPr="009F5294">
          <w:rPr>
            <w:rFonts w:ascii="inherit" w:hAnsi="inherit" w:cs="Arial"/>
            <w:color w:val="777777"/>
            <w:szCs w:val="20"/>
            <w:bdr w:val="none" w:sz="0" w:space="0" w:color="auto" w:frame="1"/>
          </w:rPr>
          <w:delText>55 56 65</w:delText>
        </w:r>
      </w:del>
      <w:r w:rsidRPr="009F5294">
        <w:rPr>
          <w:rFonts w:ascii="inherit" w:hAnsi="inherit" w:cs="Arial"/>
          <w:color w:val="777777"/>
          <w:szCs w:val="20"/>
        </w:rPr>
        <w:br/>
        <w:t>which leaves:</w:t>
      </w:r>
      <w:r w:rsidRPr="009F5294">
        <w:rPr>
          <w:rFonts w:ascii="inherit" w:hAnsi="inherit" w:cs="Arial"/>
          <w:color w:val="777777"/>
          <w:szCs w:val="20"/>
        </w:rPr>
        <w:br/>
        <w:t>8 9 11 13 15 16 17 30 44</w:t>
      </w:r>
    </w:p>
    <w:p w14:paraId="3A97A92A"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B985FE5" w14:textId="367ED3FF"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4: </w:t>
      </w:r>
      <w:r w:rsidRPr="009F5294">
        <w:rPr>
          <w:rFonts w:ascii="inherit" w:hAnsi="inherit" w:cs="Arial"/>
          <w:color w:val="777777"/>
          <w:szCs w:val="20"/>
        </w:rPr>
        <w:t>Figure out how many items are in the </w:t>
      </w:r>
      <w:hyperlink r:id="rId625" w:history="1">
        <w:r w:rsidRPr="009F5294">
          <w:rPr>
            <w:rStyle w:val="Hyperlink"/>
            <w:rFonts w:ascii="inherit" w:eastAsiaTheme="majorEastAsia" w:hAnsi="inherit" w:cs="Arial"/>
            <w:color w:val="05A9C5"/>
            <w:szCs w:val="20"/>
            <w:bdr w:val="none" w:sz="0" w:space="0" w:color="auto" w:frame="1"/>
          </w:rPr>
          <w:t>interquartile range</w:t>
        </w:r>
      </w:hyperlink>
      <w:r w:rsidRPr="009F5294">
        <w:rPr>
          <w:rFonts w:ascii="inherit" w:hAnsi="inherit" w:cs="Arial"/>
          <w:color w:val="777777"/>
          <w:szCs w:val="20"/>
        </w:rPr>
        <w:t>. The IQR is the middle two quarters, so there would be 3.75 * 2 = 7.5 numbers.</w:t>
      </w:r>
    </w:p>
    <w:p w14:paraId="58E5AC8C"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FA3D571" w14:textId="67418DB1"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5: </w:t>
      </w:r>
      <w:r w:rsidRPr="009F5294">
        <w:rPr>
          <w:rFonts w:ascii="inherit" w:hAnsi="inherit" w:cs="Arial"/>
          <w:color w:val="777777"/>
          <w:szCs w:val="20"/>
        </w:rPr>
        <w:t>Place parentheses around the middle set of numbers using the whole number from Step 4. In this example, the whole number is 7:</w:t>
      </w:r>
      <w:r w:rsidRPr="009F5294">
        <w:rPr>
          <w:rFonts w:ascii="inherit" w:hAnsi="inherit" w:cs="Arial"/>
          <w:color w:val="777777"/>
          <w:szCs w:val="20"/>
        </w:rPr>
        <w:br/>
        <w:t>8 (9 11 13 15 16 17 30) 44</w:t>
      </w:r>
    </w:p>
    <w:p w14:paraId="2B427FD3"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B4036A0" w14:textId="7E194A40" w:rsidR="00FA1E8E" w:rsidRPr="00CB020D" w:rsidRDefault="00FA1E8E" w:rsidP="00FA1E8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9F5294">
        <w:rPr>
          <w:rFonts w:ascii="inherit" w:hAnsi="inherit" w:cs="Arial"/>
          <w:color w:val="0000FF"/>
          <w:szCs w:val="20"/>
          <w:bdr w:val="none" w:sz="0" w:space="0" w:color="auto" w:frame="1"/>
        </w:rPr>
        <w:t>Step 6: </w:t>
      </w:r>
      <w:r w:rsidRPr="009F5294">
        <w:rPr>
          <w:rFonts w:ascii="inherit" w:hAnsi="inherit" w:cs="Arial"/>
          <w:color w:val="777777"/>
          <w:szCs w:val="20"/>
        </w:rPr>
        <w:t>Take the fractional part from Step 4 (.5 in this case) and divide it by two (because there are two numbers on the outside of the parentheses):</w:t>
      </w:r>
      <w:r w:rsidRPr="009F5294">
        <w:rPr>
          <w:rFonts w:ascii="inherit" w:hAnsi="inherit" w:cs="Arial"/>
          <w:color w:val="777777"/>
          <w:szCs w:val="20"/>
        </w:rPr>
        <w:br/>
        <w:t>.5/2 = .25</w:t>
      </w:r>
      <w:r w:rsidRPr="009F5294">
        <w:rPr>
          <w:rFonts w:ascii="inherit" w:hAnsi="inherit" w:cs="Arial"/>
          <w:color w:val="777777"/>
          <w:szCs w:val="20"/>
        </w:rPr>
        <w:br/>
      </w:r>
      <w:r w:rsidRPr="00CB020D">
        <w:rPr>
          <w:rFonts w:ascii="inherit" w:hAnsi="inherit" w:cs="Arial"/>
          <w:color w:val="ED7D31" w:themeColor="accent2"/>
          <w:szCs w:val="20"/>
        </w:rPr>
        <w:t>This means that the numbers 8 and 44 will each contribute 25% to the IQM.</w:t>
      </w:r>
    </w:p>
    <w:p w14:paraId="5F9DB5A8" w14:textId="77777777" w:rsidR="009F5294" w:rsidRDefault="009F5294" w:rsidP="00FA1E8E">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97C8B84" w14:textId="312E7DD2" w:rsidR="00FA1E8E" w:rsidRPr="009F5294" w:rsidRDefault="00FA1E8E" w:rsidP="00FA1E8E">
      <w:pPr>
        <w:pStyle w:val="NormalWeb"/>
        <w:shd w:val="clear" w:color="auto" w:fill="FFFFFF"/>
        <w:spacing w:before="0" w:beforeAutospacing="0" w:after="0" w:afterAutospacing="0"/>
        <w:textAlignment w:val="baseline"/>
        <w:rPr>
          <w:rFonts w:ascii="inherit" w:hAnsi="inherit" w:cs="Arial"/>
          <w:color w:val="777777"/>
          <w:szCs w:val="20"/>
        </w:rPr>
      </w:pPr>
      <w:r w:rsidRPr="009F5294">
        <w:rPr>
          <w:rFonts w:ascii="inherit" w:hAnsi="inherit" w:cs="Arial"/>
          <w:color w:val="0000FF"/>
          <w:szCs w:val="20"/>
          <w:bdr w:val="none" w:sz="0" w:space="0" w:color="auto" w:frame="1"/>
        </w:rPr>
        <w:t>Step 7: </w:t>
      </w:r>
      <w:r w:rsidRPr="009F5294">
        <w:rPr>
          <w:rFonts w:ascii="inherit" w:hAnsi="inherit" w:cs="Arial"/>
          <w:color w:val="777777"/>
          <w:szCs w:val="20"/>
        </w:rPr>
        <w:t>Multiply the two “outside” numbers (8 and 44 in this case) by the fraction in Step 6:</w:t>
      </w:r>
      <w:r w:rsidRPr="009F5294">
        <w:rPr>
          <w:rFonts w:ascii="inherit" w:hAnsi="inherit" w:cs="Arial"/>
          <w:color w:val="777777"/>
          <w:szCs w:val="20"/>
        </w:rPr>
        <w:br/>
        <w:t>8 * .25 = 2</w:t>
      </w:r>
      <w:r w:rsidRPr="009F5294">
        <w:rPr>
          <w:rFonts w:ascii="inherit" w:hAnsi="inherit" w:cs="Arial"/>
          <w:color w:val="777777"/>
          <w:szCs w:val="20"/>
        </w:rPr>
        <w:br/>
        <w:t>44 * .25 = 11</w:t>
      </w:r>
    </w:p>
    <w:p w14:paraId="2C5EA4C4" w14:textId="77777777" w:rsidR="009F5294" w:rsidRDefault="009F5294" w:rsidP="004B2DA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22F7722" w14:textId="404EDC1A" w:rsidR="00FA1E8E" w:rsidRPr="009F5294" w:rsidRDefault="00FA1E8E" w:rsidP="004B2DA5">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9F5294">
        <w:rPr>
          <w:rFonts w:ascii="inherit" w:hAnsi="inherit" w:cs="Arial"/>
          <w:color w:val="0000FF"/>
          <w:szCs w:val="20"/>
          <w:bdr w:val="none" w:sz="0" w:space="0" w:color="auto" w:frame="1"/>
        </w:rPr>
        <w:t>Step 8: </w:t>
      </w:r>
      <w:r w:rsidRPr="009F5294">
        <w:rPr>
          <w:rFonts w:ascii="inherit" w:hAnsi="inherit" w:cs="Arial"/>
          <w:color w:val="777777"/>
          <w:szCs w:val="20"/>
        </w:rPr>
        <w:t>Replace the two outside numbers by the fractional numbers (Step 7) and find the mean. </w:t>
      </w:r>
      <w:r w:rsidRPr="009F5294">
        <w:rPr>
          <w:rStyle w:val="Strong"/>
          <w:rFonts w:ascii="inherit" w:hAnsi="inherit" w:cs="Arial"/>
          <w:color w:val="777777"/>
          <w:szCs w:val="20"/>
          <w:bdr w:val="none" w:sz="0" w:space="0" w:color="auto" w:frame="1"/>
        </w:rPr>
        <w:t>When dividing by “n”, use the number of items in the IQR from Step 4 (7.5 in this case), not the actual number count (9 in this example):</w:t>
      </w:r>
      <w:r w:rsidRPr="009F5294">
        <w:rPr>
          <w:rFonts w:ascii="inherit" w:hAnsi="inherit" w:cs="Arial"/>
          <w:color w:val="777777"/>
          <w:szCs w:val="20"/>
        </w:rPr>
        <w:br/>
      </w:r>
      <w:del w:id="21" w:author="Unknown">
        <w:r w:rsidRPr="009F5294">
          <w:rPr>
            <w:rFonts w:ascii="inherit" w:hAnsi="inherit" w:cs="Arial"/>
            <w:color w:val="777777"/>
            <w:szCs w:val="20"/>
            <w:bdr w:val="none" w:sz="0" w:space="0" w:color="auto" w:frame="1"/>
          </w:rPr>
          <w:delText>8</w:delText>
        </w:r>
      </w:del>
      <w:r w:rsidRPr="009F5294">
        <w:rPr>
          <w:rFonts w:ascii="inherit" w:hAnsi="inherit" w:cs="Arial"/>
          <w:color w:val="777777"/>
          <w:szCs w:val="20"/>
        </w:rPr>
        <w:t>2 (9 11 13 15 16 17 30) </w:t>
      </w:r>
      <w:del w:id="22" w:author="Unknown">
        <w:r w:rsidRPr="009F5294">
          <w:rPr>
            <w:rFonts w:ascii="inherit" w:hAnsi="inherit" w:cs="Arial"/>
            <w:color w:val="777777"/>
            <w:szCs w:val="20"/>
            <w:bdr w:val="none" w:sz="0" w:space="0" w:color="auto" w:frame="1"/>
          </w:rPr>
          <w:delText>44</w:delText>
        </w:r>
      </w:del>
      <w:r w:rsidRPr="009F5294">
        <w:rPr>
          <w:rFonts w:ascii="inherit" w:hAnsi="inherit" w:cs="Arial"/>
          <w:color w:val="777777"/>
          <w:szCs w:val="20"/>
        </w:rPr>
        <w:t>11 =</w:t>
      </w:r>
      <w:r w:rsidRPr="009F5294">
        <w:rPr>
          <w:rFonts w:ascii="inherit" w:hAnsi="inherit" w:cs="Arial"/>
          <w:color w:val="777777"/>
          <w:szCs w:val="20"/>
        </w:rPr>
        <w:br/>
        <w:t>(2 + 9 + 11 + 13 + 15 + 16 + 17 + 30 + 11)/7.5 = </w:t>
      </w:r>
      <w:r w:rsidRPr="009F5294">
        <w:rPr>
          <w:rStyle w:val="Strong"/>
          <w:rFonts w:ascii="inherit" w:hAnsi="inherit" w:cs="Arial"/>
          <w:color w:val="777777"/>
          <w:szCs w:val="20"/>
          <w:bdr w:val="none" w:sz="0" w:space="0" w:color="auto" w:frame="1"/>
        </w:rPr>
        <w:t>16.53.</w:t>
      </w:r>
    </w:p>
    <w:p w14:paraId="3BC3CC8E" w14:textId="77777777" w:rsidR="004B2DA5" w:rsidRPr="009F5294" w:rsidRDefault="004B2DA5" w:rsidP="004B2DA5">
      <w:pPr>
        <w:pStyle w:val="NormalWeb"/>
        <w:shd w:val="clear" w:color="auto" w:fill="FFFFFF"/>
        <w:spacing w:before="0" w:beforeAutospacing="0" w:after="0" w:afterAutospacing="0"/>
        <w:textAlignment w:val="baseline"/>
        <w:rPr>
          <w:rFonts w:ascii="inherit" w:hAnsi="inherit" w:cs="Arial"/>
          <w:color w:val="777777"/>
          <w:szCs w:val="20"/>
        </w:rPr>
      </w:pPr>
    </w:p>
    <w:p w14:paraId="42282C2F" w14:textId="5630423E" w:rsidR="00787195" w:rsidRDefault="00787195" w:rsidP="009B759D">
      <w:pPr>
        <w:pStyle w:val="Heading2"/>
        <w:shd w:val="clear" w:color="auto" w:fill="FFFFFF"/>
        <w:spacing w:before="0" w:line="525" w:lineRule="atLeast"/>
        <w:textAlignment w:val="baseline"/>
        <w:rPr>
          <w:rFonts w:ascii="Arial" w:hAnsi="Arial" w:cs="Arial"/>
          <w:color w:val="555555"/>
          <w:sz w:val="36"/>
          <w:szCs w:val="36"/>
        </w:rPr>
      </w:pPr>
      <w:r w:rsidRPr="009B759D">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Semi Interquartile Range / Quartile Deviation</w:t>
      </w:r>
    </w:p>
    <w:p w14:paraId="6CA3A28E" w14:textId="77777777" w:rsidR="003E5340" w:rsidRDefault="003E5340" w:rsidP="00787195">
      <w:pPr>
        <w:pStyle w:val="NormalWeb"/>
        <w:shd w:val="clear" w:color="auto" w:fill="FFFFFF"/>
        <w:spacing w:before="0" w:beforeAutospacing="0" w:after="0" w:afterAutospacing="0"/>
        <w:textAlignment w:val="baseline"/>
        <w:rPr>
          <w:rFonts w:ascii="inherit" w:hAnsi="inherit" w:cs="Arial"/>
          <w:color w:val="777777"/>
          <w:sz w:val="20"/>
          <w:szCs w:val="20"/>
        </w:rPr>
      </w:pPr>
    </w:p>
    <w:p w14:paraId="7B1B7C51" w14:textId="40551F16" w:rsidR="00787195" w:rsidRPr="00277B8A" w:rsidRDefault="00787195" w:rsidP="00787195">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277B8A">
        <w:rPr>
          <w:rFonts w:ascii="inherit" w:hAnsi="inherit" w:cs="Arial"/>
          <w:color w:val="ED7D31" w:themeColor="accent2"/>
          <w:szCs w:val="20"/>
        </w:rPr>
        <w:t>The </w:t>
      </w:r>
      <w:r w:rsidRPr="00277B8A">
        <w:rPr>
          <w:rStyle w:val="Strong"/>
          <w:rFonts w:ascii="inherit" w:hAnsi="inherit" w:cs="Arial"/>
          <w:color w:val="ED7D31" w:themeColor="accent2"/>
          <w:szCs w:val="20"/>
          <w:bdr w:val="none" w:sz="0" w:space="0" w:color="auto" w:frame="1"/>
        </w:rPr>
        <w:t>semi interquartile range (SIR)</w:t>
      </w:r>
      <w:r w:rsidRPr="00277B8A">
        <w:rPr>
          <w:rFonts w:ascii="inherit" w:hAnsi="inherit" w:cs="Arial"/>
          <w:color w:val="ED7D31" w:themeColor="accent2"/>
          <w:szCs w:val="20"/>
        </w:rPr>
        <w:t> (also called the </w:t>
      </w:r>
      <w:r w:rsidRPr="00277B8A">
        <w:rPr>
          <w:rStyle w:val="Emphasis"/>
          <w:rFonts w:ascii="inherit" w:hAnsi="inherit" w:cs="Arial"/>
          <w:color w:val="ED7D31" w:themeColor="accent2"/>
          <w:szCs w:val="20"/>
          <w:bdr w:val="none" w:sz="0" w:space="0" w:color="auto" w:frame="1"/>
        </w:rPr>
        <w:t>quartile deviation</w:t>
      </w:r>
      <w:r w:rsidRPr="00277B8A">
        <w:rPr>
          <w:rFonts w:ascii="inherit" w:hAnsi="inherit" w:cs="Arial"/>
          <w:color w:val="ED7D31" w:themeColor="accent2"/>
          <w:szCs w:val="20"/>
        </w:rPr>
        <w:t>) is a</w:t>
      </w:r>
      <w:hyperlink r:id="rId626" w:history="1">
        <w:r w:rsidRPr="00277B8A">
          <w:rPr>
            <w:rStyle w:val="Hyperlink"/>
            <w:rFonts w:ascii="inherit" w:eastAsiaTheme="majorEastAsia" w:hAnsi="inherit" w:cs="Arial"/>
            <w:color w:val="ED7D31" w:themeColor="accent2"/>
            <w:szCs w:val="20"/>
            <w:bdr w:val="none" w:sz="0" w:space="0" w:color="auto" w:frame="1"/>
          </w:rPr>
          <w:t> measure of spread</w:t>
        </w:r>
      </w:hyperlink>
      <w:r w:rsidRPr="00277B8A">
        <w:rPr>
          <w:rFonts w:ascii="inherit" w:hAnsi="inherit" w:cs="Arial"/>
          <w:color w:val="ED7D31" w:themeColor="accent2"/>
          <w:szCs w:val="20"/>
        </w:rPr>
        <w:t>. It tells you something about how data is dispersed around a central point (usually the </w:t>
      </w:r>
      <w:hyperlink r:id="rId627" w:anchor="mean" w:history="1">
        <w:r w:rsidRPr="00277B8A">
          <w:rPr>
            <w:rStyle w:val="Hyperlink"/>
            <w:rFonts w:ascii="inherit" w:eastAsiaTheme="majorEastAsia" w:hAnsi="inherit" w:cs="Arial"/>
            <w:color w:val="ED7D31" w:themeColor="accent2"/>
            <w:szCs w:val="20"/>
            <w:bdr w:val="none" w:sz="0" w:space="0" w:color="auto" w:frame="1"/>
          </w:rPr>
          <w:t>mean</w:t>
        </w:r>
      </w:hyperlink>
      <w:r w:rsidRPr="00277B8A">
        <w:rPr>
          <w:rFonts w:ascii="inherit" w:hAnsi="inherit" w:cs="Arial"/>
          <w:color w:val="ED7D31" w:themeColor="accent2"/>
          <w:szCs w:val="20"/>
        </w:rPr>
        <w:t>).</w:t>
      </w:r>
      <w:r w:rsidR="00277B8A" w:rsidRPr="00277B8A">
        <w:rPr>
          <w:rFonts w:ascii="inherit" w:hAnsi="inherit" w:cs="Arial"/>
          <w:color w:val="ED7D31" w:themeColor="accent2"/>
          <w:szCs w:val="20"/>
        </w:rPr>
        <w:t xml:space="preserve"> </w:t>
      </w:r>
      <w:r w:rsidRPr="00277B8A">
        <w:rPr>
          <w:rFonts w:ascii="inherit" w:hAnsi="inherit" w:cs="Arial"/>
          <w:color w:val="ED7D31" w:themeColor="accent2"/>
          <w:szCs w:val="20"/>
        </w:rPr>
        <w:t>The SIR is half of the </w:t>
      </w:r>
      <w:hyperlink r:id="rId628" w:history="1">
        <w:r w:rsidRPr="00277B8A">
          <w:rPr>
            <w:rStyle w:val="Hyperlink"/>
            <w:rFonts w:ascii="inherit" w:eastAsiaTheme="majorEastAsia" w:hAnsi="inherit" w:cs="Arial"/>
            <w:color w:val="ED7D31" w:themeColor="accent2"/>
            <w:szCs w:val="20"/>
            <w:bdr w:val="none" w:sz="0" w:space="0" w:color="auto" w:frame="1"/>
          </w:rPr>
          <w:t>interquartile range</w:t>
        </w:r>
      </w:hyperlink>
      <w:r w:rsidRPr="00277B8A">
        <w:rPr>
          <w:rFonts w:ascii="inherit" w:hAnsi="inherit" w:cs="Arial"/>
          <w:color w:val="ED7D31" w:themeColor="accent2"/>
          <w:szCs w:val="20"/>
        </w:rPr>
        <w:t>.</w:t>
      </w:r>
    </w:p>
    <w:p w14:paraId="5C62BB7C" w14:textId="77777777" w:rsidR="00E076C7" w:rsidRPr="00E076C7" w:rsidRDefault="00E076C7" w:rsidP="00787195">
      <w:pPr>
        <w:pStyle w:val="NormalWeb"/>
        <w:shd w:val="clear" w:color="auto" w:fill="FFFFFF"/>
        <w:spacing w:before="0" w:beforeAutospacing="0" w:after="0" w:afterAutospacing="0"/>
        <w:textAlignment w:val="baseline"/>
        <w:rPr>
          <w:rFonts w:ascii="inherit" w:hAnsi="inherit" w:cs="Arial"/>
          <w:color w:val="777777"/>
          <w:szCs w:val="20"/>
        </w:rPr>
      </w:pPr>
    </w:p>
    <w:p w14:paraId="687D17B9" w14:textId="1C965CC5" w:rsidR="00787195" w:rsidRDefault="00787195" w:rsidP="00277B8A">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77B8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the Semi Interquartile Range / Quartile Deviation</w:t>
      </w:r>
    </w:p>
    <w:p w14:paraId="4F71B9DF" w14:textId="77777777" w:rsidR="00277B8A" w:rsidRPr="00277B8A" w:rsidRDefault="00277B8A" w:rsidP="00277B8A">
      <w:pPr>
        <w:rPr>
          <w:lang w:eastAsia="en-IN"/>
        </w:rPr>
      </w:pPr>
    </w:p>
    <w:p w14:paraId="22040E6B" w14:textId="77777777"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777777"/>
          <w:szCs w:val="20"/>
        </w:rPr>
        <w:t>As the SIR is half of the Interquartile Range, all you need to do is</w:t>
      </w:r>
      <w:hyperlink r:id="rId629" w:anchor="interquartile%20range%20by%20hand" w:history="1">
        <w:r w:rsidRPr="009F7389">
          <w:rPr>
            <w:rStyle w:val="Hyperlink"/>
            <w:rFonts w:ascii="inherit" w:eastAsiaTheme="majorEastAsia" w:hAnsi="inherit" w:cs="Arial"/>
            <w:color w:val="05A9C5"/>
            <w:szCs w:val="20"/>
            <w:bdr w:val="none" w:sz="0" w:space="0" w:color="auto" w:frame="1"/>
          </w:rPr>
          <w:t> find the IQR </w:t>
        </w:r>
      </w:hyperlink>
      <w:r w:rsidRPr="009F7389">
        <w:rPr>
          <w:rFonts w:ascii="inherit" w:hAnsi="inherit" w:cs="Arial"/>
          <w:color w:val="777777"/>
          <w:szCs w:val="20"/>
        </w:rPr>
        <w:t>and then divide your answer by 2.</w:t>
      </w:r>
    </w:p>
    <w:p w14:paraId="10A9DC2A" w14:textId="47539915"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777777"/>
          <w:szCs w:val="20"/>
        </w:rPr>
        <w:t>Another way is to use the </w:t>
      </w:r>
      <w:r w:rsidRPr="009F7389">
        <w:rPr>
          <w:rStyle w:val="Strong"/>
          <w:rFonts w:ascii="inherit" w:hAnsi="inherit" w:cs="Arial"/>
          <w:color w:val="777777"/>
          <w:szCs w:val="20"/>
          <w:bdr w:val="none" w:sz="0" w:space="0" w:color="auto" w:frame="1"/>
        </w:rPr>
        <w:t>quartile deviation formula</w:t>
      </w:r>
      <w:r w:rsidRPr="009F7389">
        <w:rPr>
          <w:rFonts w:ascii="inherit" w:hAnsi="inherit" w:cs="Arial"/>
          <w:color w:val="777777"/>
          <w:szCs w:val="20"/>
        </w:rPr>
        <w:t>:</w:t>
      </w:r>
      <w:r w:rsidRPr="009F7389">
        <w:rPr>
          <w:rFonts w:ascii="inherit" w:hAnsi="inherit" w:cs="Arial"/>
          <w:color w:val="777777"/>
          <w:szCs w:val="20"/>
        </w:rPr>
        <w:br/>
      </w:r>
      <w:r w:rsidRPr="009F7389">
        <w:rPr>
          <w:rFonts w:ascii="inherit" w:hAnsi="inherit" w:cs="Arial"/>
          <w:noProof/>
          <w:color w:val="05A9C5"/>
          <w:szCs w:val="20"/>
          <w:bdr w:val="none" w:sz="0" w:space="0" w:color="auto" w:frame="1"/>
        </w:rPr>
        <w:drawing>
          <wp:inline distT="0" distB="0" distL="0" distR="0" wp14:anchorId="564C4727" wp14:editId="2D985076">
            <wp:extent cx="4290060" cy="403860"/>
            <wp:effectExtent l="0" t="0" r="0" b="0"/>
            <wp:docPr id="248" name="Picture 248" descr="semi interquartile range">
              <a:hlinkClick xmlns:a="http://schemas.openxmlformats.org/drawingml/2006/main" r:id="rId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i interquartile range">
                      <a:hlinkClick r:id="rId630"/>
                    </pic:cNvPr>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4290060" cy="403860"/>
                    </a:xfrm>
                    <a:prstGeom prst="rect">
                      <a:avLst/>
                    </a:prstGeom>
                    <a:noFill/>
                    <a:ln>
                      <a:noFill/>
                    </a:ln>
                  </pic:spPr>
                </pic:pic>
              </a:graphicData>
            </a:graphic>
          </wp:inline>
        </w:drawing>
      </w:r>
      <w:r w:rsidRPr="009F7389">
        <w:rPr>
          <w:rFonts w:ascii="inherit" w:hAnsi="inherit" w:cs="Arial"/>
          <w:color w:val="777777"/>
          <w:szCs w:val="20"/>
        </w:rPr>
        <w:br w:type="textWrapping" w:clear="left"/>
      </w:r>
      <w:r w:rsidRPr="009F7389">
        <w:rPr>
          <w:rFonts w:ascii="inherit" w:hAnsi="inherit" w:cs="Arial"/>
          <w:color w:val="777777"/>
          <w:szCs w:val="20"/>
        </w:rPr>
        <w:br/>
      </w:r>
      <w:r w:rsidRPr="009F7389">
        <w:rPr>
          <w:rStyle w:val="Strong"/>
          <w:rFonts w:ascii="inherit" w:hAnsi="inherit" w:cs="Arial"/>
          <w:color w:val="777777"/>
          <w:szCs w:val="20"/>
          <w:bdr w:val="none" w:sz="0" w:space="0" w:color="auto" w:frame="1"/>
        </w:rPr>
        <w:t>Note</w:t>
      </w:r>
      <w:r w:rsidRPr="009F7389">
        <w:rPr>
          <w:rFonts w:ascii="inherit" w:hAnsi="inherit" w:cs="Arial"/>
          <w:color w:val="777777"/>
          <w:szCs w:val="20"/>
        </w:rPr>
        <w:t>: You might see the formula QD = 1/2(Q</w:t>
      </w:r>
      <w:r w:rsidRPr="009F7389">
        <w:rPr>
          <w:rFonts w:ascii="inherit" w:hAnsi="inherit" w:cs="Arial"/>
          <w:color w:val="777777"/>
          <w:sz w:val="19"/>
          <w:szCs w:val="15"/>
          <w:bdr w:val="none" w:sz="0" w:space="0" w:color="auto" w:frame="1"/>
          <w:vertAlign w:val="subscript"/>
        </w:rPr>
        <w:t>3</w:t>
      </w:r>
      <w:r w:rsidRPr="009F7389">
        <w:rPr>
          <w:rFonts w:ascii="inherit" w:hAnsi="inherit" w:cs="Arial"/>
          <w:color w:val="777777"/>
          <w:szCs w:val="20"/>
        </w:rPr>
        <w:t> – Q</w:t>
      </w:r>
      <w:r w:rsidRPr="009F7389">
        <w:rPr>
          <w:rFonts w:ascii="inherit" w:hAnsi="inherit" w:cs="Arial"/>
          <w:color w:val="777777"/>
          <w:sz w:val="19"/>
          <w:szCs w:val="15"/>
          <w:bdr w:val="none" w:sz="0" w:space="0" w:color="auto" w:frame="1"/>
          <w:vertAlign w:val="subscript"/>
        </w:rPr>
        <w:t>1</w:t>
      </w:r>
      <w:r w:rsidRPr="009F7389">
        <w:rPr>
          <w:rFonts w:ascii="inherit" w:hAnsi="inherit" w:cs="Arial"/>
          <w:color w:val="777777"/>
          <w:szCs w:val="20"/>
        </w:rPr>
        <w:t>). Algebraically they are the same.</w:t>
      </w:r>
    </w:p>
    <w:p w14:paraId="79751B26" w14:textId="77777777" w:rsidR="00C70C33" w:rsidRDefault="00C70C33" w:rsidP="00787195">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5F700110" w14:textId="3B2444ED"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Style w:val="Strong"/>
          <w:rFonts w:ascii="inherit" w:hAnsi="inherit" w:cs="Arial"/>
          <w:color w:val="777777"/>
          <w:szCs w:val="20"/>
          <w:bdr w:val="none" w:sz="0" w:space="0" w:color="auto" w:frame="1"/>
        </w:rPr>
        <w:t>Breaking down the above formula:</w:t>
      </w:r>
    </w:p>
    <w:p w14:paraId="66E5996D" w14:textId="77777777"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0000FF"/>
          <w:szCs w:val="20"/>
          <w:bdr w:val="none" w:sz="0" w:space="0" w:color="auto" w:frame="1"/>
        </w:rPr>
        <w:t>Step 1: </w:t>
      </w:r>
      <w:r w:rsidRPr="009F7389">
        <w:rPr>
          <w:rFonts w:ascii="inherit" w:hAnsi="inherit" w:cs="Arial"/>
          <w:color w:val="777777"/>
          <w:szCs w:val="20"/>
        </w:rPr>
        <w:t>Find the </w:t>
      </w:r>
      <w:r w:rsidRPr="009F7389">
        <w:rPr>
          <w:rStyle w:val="Strong"/>
          <w:rFonts w:ascii="inherit" w:hAnsi="inherit" w:cs="Arial"/>
          <w:color w:val="777777"/>
          <w:szCs w:val="20"/>
          <w:bdr w:val="none" w:sz="0" w:space="0" w:color="auto" w:frame="1"/>
        </w:rPr>
        <w:t>first </w:t>
      </w:r>
      <w:r w:rsidRPr="009F7389">
        <w:rPr>
          <w:rFonts w:ascii="inherit" w:hAnsi="inherit" w:cs="Arial"/>
          <w:color w:val="777777"/>
          <w:szCs w:val="20"/>
        </w:rPr>
        <w:t>quartile, Q</w:t>
      </w:r>
      <w:r w:rsidRPr="009F7389">
        <w:rPr>
          <w:rFonts w:ascii="inherit" w:hAnsi="inherit" w:cs="Arial"/>
          <w:color w:val="777777"/>
          <w:sz w:val="19"/>
          <w:szCs w:val="15"/>
          <w:bdr w:val="none" w:sz="0" w:space="0" w:color="auto" w:frame="1"/>
          <w:vertAlign w:val="subscript"/>
        </w:rPr>
        <w:t>1</w:t>
      </w:r>
      <w:r w:rsidRPr="009F7389">
        <w:rPr>
          <w:rFonts w:ascii="inherit" w:hAnsi="inherit" w:cs="Arial"/>
          <w:color w:val="777777"/>
          <w:szCs w:val="20"/>
        </w:rPr>
        <w:t>. If you’re given Q</w:t>
      </w:r>
      <w:r w:rsidRPr="009F7389">
        <w:rPr>
          <w:rFonts w:ascii="inherit" w:hAnsi="inherit" w:cs="Arial"/>
          <w:color w:val="777777"/>
          <w:sz w:val="19"/>
          <w:szCs w:val="15"/>
          <w:bdr w:val="none" w:sz="0" w:space="0" w:color="auto" w:frame="1"/>
          <w:vertAlign w:val="subscript"/>
        </w:rPr>
        <w:t>1</w:t>
      </w:r>
      <w:r w:rsidRPr="009F7389">
        <w:rPr>
          <w:rFonts w:ascii="inherit" w:hAnsi="inherit" w:cs="Arial"/>
          <w:color w:val="777777"/>
          <w:szCs w:val="20"/>
        </w:rPr>
        <w:t> in the question, great. If not, you’ve got several options, including:</w:t>
      </w:r>
    </w:p>
    <w:p w14:paraId="113BE9E7" w14:textId="77777777" w:rsidR="00787195" w:rsidRPr="009F7389" w:rsidRDefault="00787195" w:rsidP="00787195">
      <w:pPr>
        <w:numPr>
          <w:ilvl w:val="0"/>
          <w:numId w:val="119"/>
        </w:numPr>
        <w:shd w:val="clear" w:color="auto" w:fill="FFFFFF"/>
        <w:spacing w:after="0" w:line="240" w:lineRule="auto"/>
        <w:ind w:left="450"/>
        <w:textAlignment w:val="baseline"/>
        <w:rPr>
          <w:rFonts w:ascii="inherit" w:hAnsi="inherit" w:cs="Arial"/>
          <w:color w:val="777777"/>
          <w:sz w:val="24"/>
          <w:szCs w:val="20"/>
        </w:rPr>
      </w:pPr>
      <w:r w:rsidRPr="009F7389">
        <w:rPr>
          <w:rFonts w:ascii="inherit" w:hAnsi="inherit" w:cs="Arial"/>
          <w:color w:val="777777"/>
          <w:sz w:val="24"/>
          <w:szCs w:val="20"/>
        </w:rPr>
        <w:t>Use a calculator, like </w:t>
      </w:r>
      <w:hyperlink r:id="rId632" w:history="1">
        <w:r w:rsidRPr="009F7389">
          <w:rPr>
            <w:rStyle w:val="Emphasis"/>
            <w:rFonts w:ascii="inherit" w:hAnsi="inherit" w:cs="Arial"/>
            <w:color w:val="777777"/>
            <w:sz w:val="24"/>
            <w:szCs w:val="20"/>
            <w:bdr w:val="none" w:sz="0" w:space="0" w:color="auto" w:frame="1"/>
          </w:rPr>
          <w:t>this one</w:t>
        </w:r>
      </w:hyperlink>
      <w:r w:rsidRPr="009F7389">
        <w:rPr>
          <w:rFonts w:ascii="inherit" w:hAnsi="inherit" w:cs="Arial"/>
          <w:color w:val="777777"/>
          <w:sz w:val="24"/>
          <w:szCs w:val="20"/>
        </w:rPr>
        <w:t>. Plug in your numbers and click the blue button. Q</w:t>
      </w:r>
      <w:r w:rsidRPr="009F7389">
        <w:rPr>
          <w:rFonts w:ascii="inherit" w:hAnsi="inherit" w:cs="Arial"/>
          <w:color w:val="777777"/>
          <w:sz w:val="19"/>
          <w:szCs w:val="15"/>
          <w:bdr w:val="none" w:sz="0" w:space="0" w:color="auto" w:frame="1"/>
          <w:vertAlign w:val="subscript"/>
        </w:rPr>
        <w:t>1</w:t>
      </w:r>
      <w:r w:rsidRPr="009F7389">
        <w:rPr>
          <w:rFonts w:ascii="inherit" w:hAnsi="inherit" w:cs="Arial"/>
          <w:color w:val="777777"/>
          <w:sz w:val="24"/>
          <w:szCs w:val="20"/>
        </w:rPr>
        <w:t> is equal to the 25th percentile listed in the results.</w:t>
      </w:r>
    </w:p>
    <w:p w14:paraId="42890DB2" w14:textId="77777777" w:rsidR="00787195" w:rsidRPr="009F7389" w:rsidRDefault="00787195" w:rsidP="00787195">
      <w:pPr>
        <w:numPr>
          <w:ilvl w:val="0"/>
          <w:numId w:val="119"/>
        </w:numPr>
        <w:shd w:val="clear" w:color="auto" w:fill="FFFFFF"/>
        <w:spacing w:after="0" w:line="240" w:lineRule="auto"/>
        <w:ind w:left="450"/>
        <w:textAlignment w:val="baseline"/>
        <w:rPr>
          <w:rFonts w:ascii="inherit" w:hAnsi="inherit" w:cs="Arial"/>
          <w:color w:val="777777"/>
          <w:sz w:val="24"/>
          <w:szCs w:val="20"/>
        </w:rPr>
      </w:pPr>
      <w:r w:rsidRPr="009F7389">
        <w:rPr>
          <w:rFonts w:ascii="inherit" w:hAnsi="inherit" w:cs="Arial"/>
          <w:color w:val="777777"/>
          <w:sz w:val="24"/>
          <w:szCs w:val="20"/>
        </w:rPr>
        <w:t>Follow </w:t>
      </w:r>
      <w:hyperlink r:id="rId633" w:anchor="interquartile%20range%20by%20hand" w:history="1">
        <w:r w:rsidRPr="009F7389">
          <w:rPr>
            <w:rStyle w:val="Hyperlink"/>
            <w:rFonts w:ascii="inherit" w:hAnsi="inherit" w:cs="Arial"/>
            <w:i/>
            <w:iCs/>
            <w:color w:val="777777"/>
            <w:sz w:val="24"/>
            <w:szCs w:val="20"/>
            <w:bdr w:val="none" w:sz="0" w:space="0" w:color="auto" w:frame="1"/>
          </w:rPr>
          <w:t>these instructions to find the interquartile range by hand</w:t>
        </w:r>
      </w:hyperlink>
      <w:r w:rsidRPr="009F7389">
        <w:rPr>
          <w:rStyle w:val="Emphasis"/>
          <w:rFonts w:ascii="inherit" w:hAnsi="inherit" w:cs="Arial"/>
          <w:color w:val="777777"/>
          <w:sz w:val="24"/>
          <w:szCs w:val="20"/>
          <w:bdr w:val="none" w:sz="0" w:space="0" w:color="auto" w:frame="1"/>
        </w:rPr>
        <w:t> (part of the process is to find </w:t>
      </w:r>
      <w:hyperlink r:id="rId634" w:history="1">
        <w:r w:rsidRPr="009F7389">
          <w:rPr>
            <w:rStyle w:val="Hyperlink"/>
            <w:rFonts w:ascii="inherit" w:hAnsi="inherit" w:cs="Arial"/>
            <w:i/>
            <w:iCs/>
            <w:color w:val="777777"/>
            <w:sz w:val="24"/>
            <w:szCs w:val="20"/>
            <w:bdr w:val="none" w:sz="0" w:space="0" w:color="auto" w:frame="1"/>
          </w:rPr>
          <w:t>quartiles</w:t>
        </w:r>
      </w:hyperlink>
      <w:r w:rsidRPr="009F7389">
        <w:rPr>
          <w:rStyle w:val="Emphasis"/>
          <w:rFonts w:ascii="inherit" w:hAnsi="inherit" w:cs="Arial"/>
          <w:color w:val="777777"/>
          <w:sz w:val="24"/>
          <w:szCs w:val="20"/>
          <w:bdr w:val="none" w:sz="0" w:space="0" w:color="auto" w:frame="1"/>
        </w:rPr>
        <w:t>).</w:t>
      </w:r>
    </w:p>
    <w:p w14:paraId="2EE2B2F0"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EDF4A25" w14:textId="1C9F85F4"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0000FF"/>
          <w:szCs w:val="20"/>
          <w:bdr w:val="none" w:sz="0" w:space="0" w:color="auto" w:frame="1"/>
        </w:rPr>
        <w:t>Step 2: </w:t>
      </w:r>
      <w:r w:rsidRPr="009F7389">
        <w:rPr>
          <w:rFonts w:ascii="inherit" w:hAnsi="inherit" w:cs="Arial"/>
          <w:color w:val="777777"/>
          <w:szCs w:val="20"/>
        </w:rPr>
        <w:t>Find the </w:t>
      </w:r>
      <w:r w:rsidRPr="009F7389">
        <w:rPr>
          <w:rStyle w:val="Strong"/>
          <w:rFonts w:ascii="inherit" w:hAnsi="inherit" w:cs="Arial"/>
          <w:color w:val="777777"/>
          <w:szCs w:val="20"/>
          <w:bdr w:val="none" w:sz="0" w:space="0" w:color="auto" w:frame="1"/>
        </w:rPr>
        <w:t>third </w:t>
      </w:r>
      <w:r w:rsidRPr="009F7389">
        <w:rPr>
          <w:rFonts w:ascii="inherit" w:hAnsi="inherit" w:cs="Arial"/>
          <w:color w:val="777777"/>
          <w:szCs w:val="20"/>
        </w:rPr>
        <w:t>quartile, Q</w:t>
      </w:r>
      <w:r w:rsidRPr="009F7389">
        <w:rPr>
          <w:rFonts w:ascii="inherit" w:hAnsi="inherit" w:cs="Arial"/>
          <w:color w:val="777777"/>
          <w:sz w:val="19"/>
          <w:szCs w:val="15"/>
          <w:bdr w:val="none" w:sz="0" w:space="0" w:color="auto" w:frame="1"/>
          <w:vertAlign w:val="subscript"/>
        </w:rPr>
        <w:t>3</w:t>
      </w:r>
      <w:r w:rsidRPr="009F7389">
        <w:rPr>
          <w:rFonts w:ascii="inherit" w:hAnsi="inherit" w:cs="Arial"/>
          <w:color w:val="777777"/>
          <w:szCs w:val="20"/>
        </w:rPr>
        <w:t>. If you’re given Q</w:t>
      </w:r>
      <w:r w:rsidRPr="009F7389">
        <w:rPr>
          <w:rFonts w:ascii="inherit" w:hAnsi="inherit" w:cs="Arial"/>
          <w:color w:val="777777"/>
          <w:sz w:val="19"/>
          <w:szCs w:val="15"/>
          <w:bdr w:val="none" w:sz="0" w:space="0" w:color="auto" w:frame="1"/>
          <w:vertAlign w:val="subscript"/>
        </w:rPr>
        <w:t>3</w:t>
      </w:r>
      <w:r w:rsidRPr="009F7389">
        <w:rPr>
          <w:rFonts w:ascii="inherit" w:hAnsi="inherit" w:cs="Arial"/>
          <w:color w:val="777777"/>
          <w:szCs w:val="20"/>
        </w:rPr>
        <w:t> in the question, great. If not, use one of the options listed in Step 1. If you choose to use the calculator, Q</w:t>
      </w:r>
      <w:r w:rsidRPr="009F7389">
        <w:rPr>
          <w:rFonts w:ascii="inherit" w:hAnsi="inherit" w:cs="Arial"/>
          <w:color w:val="777777"/>
          <w:sz w:val="19"/>
          <w:szCs w:val="15"/>
          <w:bdr w:val="none" w:sz="0" w:space="0" w:color="auto" w:frame="1"/>
          <w:vertAlign w:val="subscript"/>
        </w:rPr>
        <w:t>3</w:t>
      </w:r>
      <w:r w:rsidRPr="009F7389">
        <w:rPr>
          <w:rFonts w:ascii="inherit" w:hAnsi="inherit" w:cs="Arial"/>
          <w:color w:val="777777"/>
          <w:szCs w:val="20"/>
        </w:rPr>
        <w:t> is equal to the 75th percentile.</w:t>
      </w:r>
    </w:p>
    <w:p w14:paraId="36AD67EA"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2C372B" w14:textId="49F77E19" w:rsidR="00787195" w:rsidRPr="009F7389"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0000FF"/>
          <w:szCs w:val="20"/>
          <w:bdr w:val="none" w:sz="0" w:space="0" w:color="auto" w:frame="1"/>
        </w:rPr>
        <w:t>Step 3: </w:t>
      </w:r>
      <w:r w:rsidRPr="009F7389">
        <w:rPr>
          <w:rFonts w:ascii="inherit" w:hAnsi="inherit" w:cs="Arial"/>
          <w:color w:val="777777"/>
          <w:szCs w:val="20"/>
        </w:rPr>
        <w:t>Subtract Step 1 from Step 2.</w:t>
      </w:r>
    </w:p>
    <w:p w14:paraId="621DF30C"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64D62A1" w14:textId="357845E3" w:rsidR="00787195"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9F7389">
        <w:rPr>
          <w:rFonts w:ascii="inherit" w:hAnsi="inherit" w:cs="Arial"/>
          <w:color w:val="0000FF"/>
          <w:szCs w:val="20"/>
          <w:bdr w:val="none" w:sz="0" w:space="0" w:color="auto" w:frame="1"/>
        </w:rPr>
        <w:t>Step 4: </w:t>
      </w:r>
      <w:r w:rsidRPr="009F7389">
        <w:rPr>
          <w:rFonts w:ascii="inherit" w:hAnsi="inherit" w:cs="Arial"/>
          <w:color w:val="777777"/>
          <w:szCs w:val="20"/>
        </w:rPr>
        <w:t>Divide by 2.</w:t>
      </w:r>
    </w:p>
    <w:p w14:paraId="66F6CB0D" w14:textId="77777777" w:rsidR="009F7389" w:rsidRPr="009F7389" w:rsidRDefault="009F7389" w:rsidP="00787195">
      <w:pPr>
        <w:pStyle w:val="NormalWeb"/>
        <w:shd w:val="clear" w:color="auto" w:fill="FFFFFF"/>
        <w:spacing w:before="0" w:beforeAutospacing="0" w:after="0" w:afterAutospacing="0"/>
        <w:textAlignment w:val="baseline"/>
        <w:rPr>
          <w:rFonts w:ascii="inherit" w:hAnsi="inherit" w:cs="Arial"/>
          <w:color w:val="777777"/>
          <w:szCs w:val="20"/>
        </w:rPr>
      </w:pPr>
    </w:p>
    <w:p w14:paraId="11CDBDFE" w14:textId="77777777" w:rsidR="00787195" w:rsidRPr="009F7389" w:rsidRDefault="00787195" w:rsidP="00787195">
      <w:pPr>
        <w:pStyle w:val="Heading2"/>
        <w:shd w:val="clear" w:color="auto" w:fill="FFFFFF"/>
        <w:spacing w:before="0" w:line="525" w:lineRule="atLeast"/>
        <w:textAlignment w:val="baseline"/>
        <w:rPr>
          <w:rFonts w:ascii="Arial" w:hAnsi="Arial" w:cs="Arial"/>
          <w:color w:val="555555"/>
          <w:sz w:val="28"/>
          <w:szCs w:val="42"/>
        </w:rPr>
      </w:pPr>
      <w:r w:rsidRPr="009F7389">
        <w:rPr>
          <w:rFonts w:ascii="Arial" w:hAnsi="Arial" w:cs="Arial"/>
          <w:b/>
          <w:bCs/>
          <w:color w:val="555555"/>
          <w:sz w:val="28"/>
          <w:szCs w:val="42"/>
        </w:rPr>
        <w:t>Example</w:t>
      </w:r>
    </w:p>
    <w:p w14:paraId="1CFE645C" w14:textId="77777777" w:rsidR="00787195" w:rsidRPr="00C70C33"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C70C33">
        <w:rPr>
          <w:rStyle w:val="Strong"/>
          <w:rFonts w:ascii="inherit" w:hAnsi="inherit" w:cs="Arial"/>
          <w:color w:val="777777"/>
          <w:szCs w:val="20"/>
          <w:bdr w:val="none" w:sz="0" w:space="0" w:color="auto" w:frame="1"/>
        </w:rPr>
        <w:t>Question</w:t>
      </w:r>
      <w:r w:rsidRPr="00C70C33">
        <w:rPr>
          <w:rFonts w:ascii="inherit" w:hAnsi="inherit" w:cs="Arial"/>
          <w:color w:val="777777"/>
          <w:szCs w:val="20"/>
        </w:rPr>
        <w:t>: Find the Quartile Deviation for the following set of data:</w:t>
      </w:r>
      <w:r w:rsidRPr="00C70C33">
        <w:rPr>
          <w:rFonts w:ascii="inherit" w:hAnsi="inherit" w:cs="Arial"/>
          <w:color w:val="777777"/>
          <w:szCs w:val="20"/>
        </w:rPr>
        <w:br/>
        <w:t>{490, 540, 590, 600, 620, 650, 680, 770, 830, 840, 890, 900}</w:t>
      </w:r>
    </w:p>
    <w:p w14:paraId="13F4B5A7"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65CE1E8" w14:textId="32020E8B" w:rsidR="00787195" w:rsidRPr="00C70C33"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C70C33">
        <w:rPr>
          <w:rFonts w:ascii="inherit" w:hAnsi="inherit" w:cs="Arial"/>
          <w:color w:val="0000FF"/>
          <w:szCs w:val="20"/>
          <w:bdr w:val="none" w:sz="0" w:space="0" w:color="auto" w:frame="1"/>
        </w:rPr>
        <w:t>Step 1: </w:t>
      </w:r>
      <w:r w:rsidRPr="00C70C33">
        <w:rPr>
          <w:rFonts w:ascii="inherit" w:hAnsi="inherit" w:cs="Arial"/>
          <w:color w:val="777777"/>
          <w:szCs w:val="20"/>
        </w:rPr>
        <w:t>Find the </w:t>
      </w:r>
      <w:r w:rsidRPr="00C70C33">
        <w:rPr>
          <w:rStyle w:val="Strong"/>
          <w:rFonts w:ascii="inherit" w:hAnsi="inherit" w:cs="Arial"/>
          <w:color w:val="777777"/>
          <w:szCs w:val="20"/>
          <w:bdr w:val="none" w:sz="0" w:space="0" w:color="auto" w:frame="1"/>
        </w:rPr>
        <w:t>first </w:t>
      </w:r>
      <w:r w:rsidRPr="00C70C33">
        <w:rPr>
          <w:rFonts w:ascii="inherit" w:hAnsi="inherit" w:cs="Arial"/>
          <w:color w:val="777777"/>
          <w:szCs w:val="20"/>
        </w:rPr>
        <w:t>quartile, Q</w:t>
      </w:r>
      <w:r w:rsidRPr="00C70C33">
        <w:rPr>
          <w:rFonts w:ascii="inherit" w:hAnsi="inherit" w:cs="Arial"/>
          <w:color w:val="777777"/>
          <w:sz w:val="19"/>
          <w:szCs w:val="15"/>
          <w:bdr w:val="none" w:sz="0" w:space="0" w:color="auto" w:frame="1"/>
          <w:vertAlign w:val="subscript"/>
        </w:rPr>
        <w:t>1</w:t>
      </w:r>
      <w:r w:rsidRPr="00C70C33">
        <w:rPr>
          <w:rFonts w:ascii="inherit" w:hAnsi="inherit" w:cs="Arial"/>
          <w:color w:val="777777"/>
          <w:szCs w:val="20"/>
        </w:rPr>
        <w:t>.</w:t>
      </w:r>
      <w:r w:rsidRPr="00C70C33">
        <w:rPr>
          <w:rFonts w:ascii="inherit" w:hAnsi="inherit" w:cs="Arial"/>
          <w:color w:val="777777"/>
          <w:szCs w:val="20"/>
        </w:rPr>
        <w:br/>
        <w:t>This is the median of the lower half of the set {490, 540, 590, 600, 620, 650}.</w:t>
      </w:r>
      <w:r w:rsidRPr="00C70C33">
        <w:rPr>
          <w:rFonts w:ascii="inherit" w:hAnsi="inherit" w:cs="Arial"/>
          <w:color w:val="777777"/>
          <w:szCs w:val="20"/>
        </w:rPr>
        <w:br/>
        <w:t>Q</w:t>
      </w:r>
      <w:r w:rsidRPr="00C70C33">
        <w:rPr>
          <w:rFonts w:ascii="inherit" w:hAnsi="inherit" w:cs="Arial"/>
          <w:color w:val="777777"/>
          <w:sz w:val="19"/>
          <w:szCs w:val="15"/>
          <w:bdr w:val="none" w:sz="0" w:space="0" w:color="auto" w:frame="1"/>
          <w:vertAlign w:val="subscript"/>
        </w:rPr>
        <w:t>1</w:t>
      </w:r>
      <w:r w:rsidRPr="00C70C33">
        <w:rPr>
          <w:rFonts w:ascii="inherit" w:hAnsi="inherit" w:cs="Arial"/>
          <w:color w:val="777777"/>
          <w:szCs w:val="20"/>
        </w:rPr>
        <w:t> = (590 + 600) / 2 = 595.</w:t>
      </w:r>
    </w:p>
    <w:p w14:paraId="72371FD3"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4535BDF" w14:textId="2DE98243" w:rsidR="00787195" w:rsidRPr="00C70C33"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C70C33">
        <w:rPr>
          <w:rFonts w:ascii="inherit" w:hAnsi="inherit" w:cs="Arial"/>
          <w:color w:val="0000FF"/>
          <w:szCs w:val="20"/>
          <w:bdr w:val="none" w:sz="0" w:space="0" w:color="auto" w:frame="1"/>
        </w:rPr>
        <w:t>Step 2: </w:t>
      </w:r>
      <w:r w:rsidRPr="00C70C33">
        <w:rPr>
          <w:rFonts w:ascii="inherit" w:hAnsi="inherit" w:cs="Arial"/>
          <w:color w:val="777777"/>
          <w:szCs w:val="20"/>
        </w:rPr>
        <w:t>Find the </w:t>
      </w:r>
      <w:r w:rsidRPr="00C70C33">
        <w:rPr>
          <w:rStyle w:val="Strong"/>
          <w:rFonts w:ascii="inherit" w:hAnsi="inherit" w:cs="Arial"/>
          <w:color w:val="777777"/>
          <w:szCs w:val="20"/>
          <w:bdr w:val="none" w:sz="0" w:space="0" w:color="auto" w:frame="1"/>
        </w:rPr>
        <w:t>third</w:t>
      </w:r>
      <w:r w:rsidRPr="00C70C33">
        <w:rPr>
          <w:rFonts w:ascii="inherit" w:hAnsi="inherit" w:cs="Arial"/>
          <w:color w:val="777777"/>
          <w:szCs w:val="20"/>
        </w:rPr>
        <w:t> quartile, Q</w:t>
      </w:r>
      <w:r w:rsidRPr="00C70C33">
        <w:rPr>
          <w:rFonts w:ascii="inherit" w:hAnsi="inherit" w:cs="Arial"/>
          <w:color w:val="777777"/>
          <w:sz w:val="19"/>
          <w:szCs w:val="15"/>
          <w:bdr w:val="none" w:sz="0" w:space="0" w:color="auto" w:frame="1"/>
          <w:vertAlign w:val="subscript"/>
        </w:rPr>
        <w:t>3</w:t>
      </w:r>
      <w:r w:rsidRPr="00C70C33">
        <w:rPr>
          <w:rFonts w:ascii="inherit" w:hAnsi="inherit" w:cs="Arial"/>
          <w:color w:val="777777"/>
          <w:szCs w:val="20"/>
        </w:rPr>
        <w:t>.</w:t>
      </w:r>
      <w:r w:rsidRPr="00C70C33">
        <w:rPr>
          <w:rFonts w:ascii="inherit" w:hAnsi="inherit" w:cs="Arial"/>
          <w:color w:val="777777"/>
          <w:szCs w:val="20"/>
        </w:rPr>
        <w:br/>
        <w:t>This is the median of the upper half of the set {680, 770, 830, 840, 890, 900}.</w:t>
      </w:r>
      <w:r w:rsidRPr="00C70C33">
        <w:rPr>
          <w:rFonts w:ascii="inherit" w:hAnsi="inherit" w:cs="Arial"/>
          <w:color w:val="777777"/>
          <w:szCs w:val="20"/>
        </w:rPr>
        <w:br/>
        <w:t>Q</w:t>
      </w:r>
      <w:r w:rsidRPr="00C70C33">
        <w:rPr>
          <w:rFonts w:ascii="inherit" w:hAnsi="inherit" w:cs="Arial"/>
          <w:color w:val="777777"/>
          <w:sz w:val="19"/>
          <w:szCs w:val="15"/>
          <w:bdr w:val="none" w:sz="0" w:space="0" w:color="auto" w:frame="1"/>
          <w:vertAlign w:val="subscript"/>
        </w:rPr>
        <w:t>3</w:t>
      </w:r>
      <w:r w:rsidRPr="00C70C33">
        <w:rPr>
          <w:rFonts w:ascii="inherit" w:hAnsi="inherit" w:cs="Arial"/>
          <w:color w:val="777777"/>
          <w:szCs w:val="20"/>
        </w:rPr>
        <w:t> = (830 + 840) / 2 = 835.</w:t>
      </w:r>
    </w:p>
    <w:p w14:paraId="5CF844A4" w14:textId="77777777" w:rsidR="00787195" w:rsidRPr="00C70C33"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C70C33">
        <w:rPr>
          <w:rFonts w:ascii="inherit" w:hAnsi="inherit" w:cs="Arial"/>
          <w:color w:val="0000FF"/>
          <w:szCs w:val="20"/>
          <w:bdr w:val="none" w:sz="0" w:space="0" w:color="auto" w:frame="1"/>
        </w:rPr>
        <w:lastRenderedPageBreak/>
        <w:t>Step 3: </w:t>
      </w:r>
      <w:r w:rsidRPr="00C70C33">
        <w:rPr>
          <w:rFonts w:ascii="inherit" w:hAnsi="inherit" w:cs="Arial"/>
          <w:color w:val="777777"/>
          <w:szCs w:val="20"/>
        </w:rPr>
        <w:t>Subtract Step 1 from Step 2.</w:t>
      </w:r>
      <w:r w:rsidRPr="00C70C33">
        <w:rPr>
          <w:rFonts w:ascii="inherit" w:hAnsi="inherit" w:cs="Arial"/>
          <w:color w:val="777777"/>
          <w:szCs w:val="20"/>
        </w:rPr>
        <w:br/>
        <w:t>835 – 595 = 240.</w:t>
      </w:r>
    </w:p>
    <w:p w14:paraId="18C24E97" w14:textId="77777777" w:rsidR="00C70C33" w:rsidRDefault="00C70C33" w:rsidP="00787195">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B6E1E1F" w14:textId="47CCD98A" w:rsidR="00787195" w:rsidRPr="00C70C33" w:rsidRDefault="00787195" w:rsidP="00787195">
      <w:pPr>
        <w:pStyle w:val="NormalWeb"/>
        <w:shd w:val="clear" w:color="auto" w:fill="FFFFFF"/>
        <w:spacing w:before="0" w:beforeAutospacing="0" w:after="0" w:afterAutospacing="0"/>
        <w:textAlignment w:val="baseline"/>
        <w:rPr>
          <w:rFonts w:ascii="inherit" w:hAnsi="inherit" w:cs="Arial"/>
          <w:color w:val="777777"/>
          <w:szCs w:val="20"/>
        </w:rPr>
      </w:pPr>
      <w:r w:rsidRPr="00C70C33">
        <w:rPr>
          <w:rFonts w:ascii="inherit" w:hAnsi="inherit" w:cs="Arial"/>
          <w:color w:val="0000FF"/>
          <w:szCs w:val="20"/>
          <w:bdr w:val="none" w:sz="0" w:space="0" w:color="auto" w:frame="1"/>
        </w:rPr>
        <w:t>Step 4: </w:t>
      </w:r>
      <w:r w:rsidRPr="00C70C33">
        <w:rPr>
          <w:rFonts w:ascii="inherit" w:hAnsi="inherit" w:cs="Arial"/>
          <w:color w:val="777777"/>
          <w:szCs w:val="20"/>
        </w:rPr>
        <w:t>Divide by 2. 240 / 2 = 120</w:t>
      </w:r>
    </w:p>
    <w:p w14:paraId="0A865D3D" w14:textId="77777777" w:rsidR="00787195" w:rsidRPr="00C70C33" w:rsidRDefault="00787195" w:rsidP="00787195">
      <w:pPr>
        <w:pStyle w:val="NormalWeb"/>
        <w:shd w:val="clear" w:color="auto" w:fill="FFFFFF"/>
        <w:spacing w:before="0" w:beforeAutospacing="0" w:after="225" w:afterAutospacing="0"/>
        <w:textAlignment w:val="baseline"/>
        <w:rPr>
          <w:rFonts w:ascii="inherit" w:hAnsi="inherit" w:cs="Arial"/>
          <w:color w:val="777777"/>
          <w:szCs w:val="20"/>
        </w:rPr>
      </w:pPr>
      <w:r w:rsidRPr="00C70C33">
        <w:rPr>
          <w:rFonts w:ascii="inherit" w:hAnsi="inherit" w:cs="Arial"/>
          <w:color w:val="777777"/>
          <w:szCs w:val="20"/>
        </w:rPr>
        <w:t>The quartile deviation for this set of data is 12.</w:t>
      </w:r>
    </w:p>
    <w:p w14:paraId="5FB395B2" w14:textId="4405A540" w:rsidR="00787195" w:rsidRDefault="00787195" w:rsidP="0041476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1476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Coefficient of Quartile Deviation</w:t>
      </w:r>
    </w:p>
    <w:p w14:paraId="27A16517" w14:textId="77777777" w:rsidR="00414765" w:rsidRPr="00414765" w:rsidRDefault="00414765" w:rsidP="00414765">
      <w:pPr>
        <w:rPr>
          <w:lang w:eastAsia="en-IN"/>
        </w:rPr>
      </w:pPr>
    </w:p>
    <w:p w14:paraId="31929955" w14:textId="77777777" w:rsidR="007B15EA" w:rsidRDefault="00787195" w:rsidP="00787195">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8B0898">
        <w:rPr>
          <w:rFonts w:ascii="inherit" w:hAnsi="inherit" w:cs="Arial"/>
          <w:color w:val="ED7D31" w:themeColor="accent2"/>
          <w:szCs w:val="20"/>
        </w:rPr>
        <w:t>The coefficient of quartile deviation (sometimes called the quartile coefficient of dispersion) allows you to compare dispersion for two or more sets of data. The formula is:</w:t>
      </w:r>
      <w:r w:rsidRPr="008B0898">
        <w:rPr>
          <w:rFonts w:ascii="inherit" w:hAnsi="inherit" w:cs="Arial"/>
          <w:color w:val="ED7D31" w:themeColor="accent2"/>
          <w:szCs w:val="20"/>
        </w:rPr>
        <w:br/>
      </w:r>
      <w:r w:rsidRPr="008B0898">
        <w:rPr>
          <w:rFonts w:ascii="inherit" w:hAnsi="inherit" w:cs="Arial"/>
          <w:noProof/>
          <w:color w:val="ED7D31" w:themeColor="accent2"/>
          <w:szCs w:val="20"/>
          <w:bdr w:val="none" w:sz="0" w:space="0" w:color="auto" w:frame="1"/>
        </w:rPr>
        <w:drawing>
          <wp:inline distT="0" distB="0" distL="0" distR="0" wp14:anchorId="47527A3C" wp14:editId="3FCE0901">
            <wp:extent cx="708660" cy="563880"/>
            <wp:effectExtent l="0" t="0" r="0" b="7620"/>
            <wp:docPr id="227" name="Picture 227" descr="https://www.statisticshowto.datasciencecentral.com/wp-content/uploads/2017/03/quartile-coefficient-of-dispersion.png">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atisticshowto.datasciencecentral.com/wp-content/uploads/2017/03/quartile-coefficient-of-dispersion.png">
                      <a:hlinkClick r:id="rId635"/>
                    </pic:cNvPr>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708660" cy="563880"/>
                    </a:xfrm>
                    <a:prstGeom prst="rect">
                      <a:avLst/>
                    </a:prstGeom>
                    <a:noFill/>
                    <a:ln>
                      <a:noFill/>
                    </a:ln>
                  </pic:spPr>
                </pic:pic>
              </a:graphicData>
            </a:graphic>
          </wp:inline>
        </w:drawing>
      </w:r>
    </w:p>
    <w:p w14:paraId="0782B1C6" w14:textId="7D0871A2" w:rsidR="00787195" w:rsidRPr="008B0898" w:rsidRDefault="007B15EA" w:rsidP="00787195">
      <w:pPr>
        <w:pStyle w:val="NormalWeb"/>
        <w:shd w:val="clear" w:color="auto" w:fill="FFFFFF"/>
        <w:spacing w:before="0" w:beforeAutospacing="0" w:after="0" w:afterAutospacing="0"/>
        <w:textAlignment w:val="baseline"/>
        <w:rPr>
          <w:rFonts w:ascii="inherit" w:hAnsi="inherit" w:cs="Arial"/>
          <w:color w:val="ED7D31" w:themeColor="accent2"/>
          <w:szCs w:val="20"/>
        </w:rPr>
      </w:pPr>
      <w:r>
        <w:rPr>
          <w:rFonts w:ascii="inherit" w:hAnsi="inherit" w:cs="Arial"/>
          <w:color w:val="ED7D31" w:themeColor="accent2"/>
          <w:szCs w:val="20"/>
        </w:rPr>
        <w:t>Q3+Q1 = Range</w:t>
      </w:r>
      <w:r w:rsidR="00787195" w:rsidRPr="008B0898">
        <w:rPr>
          <w:rFonts w:ascii="inherit" w:hAnsi="inherit" w:cs="Arial"/>
          <w:color w:val="ED7D31" w:themeColor="accent2"/>
          <w:szCs w:val="20"/>
        </w:rPr>
        <w:br w:type="textWrapping" w:clear="left"/>
      </w:r>
      <w:r w:rsidR="00787195" w:rsidRPr="008B0898">
        <w:rPr>
          <w:rFonts w:ascii="inherit" w:hAnsi="inherit" w:cs="Arial"/>
          <w:color w:val="ED7D31" w:themeColor="accent2"/>
          <w:szCs w:val="20"/>
        </w:rPr>
        <w:br/>
        <w:t>If one set of data has a larger coefficient of quartile deviation than another set, then that data set’s interquartile dispersion is greater.</w:t>
      </w:r>
    </w:p>
    <w:p w14:paraId="68C5C90B" w14:textId="06BEAAC1" w:rsidR="005B080B" w:rsidRDefault="005B080B" w:rsidP="00787195">
      <w:pPr>
        <w:pStyle w:val="NormalWeb"/>
        <w:shd w:val="clear" w:color="auto" w:fill="FFFFFF"/>
        <w:spacing w:before="0" w:beforeAutospacing="0" w:after="0" w:afterAutospacing="0"/>
        <w:textAlignment w:val="baseline"/>
        <w:rPr>
          <w:rFonts w:ascii="inherit" w:hAnsi="inherit" w:cs="Arial"/>
          <w:color w:val="777777"/>
          <w:sz w:val="20"/>
          <w:szCs w:val="20"/>
        </w:rPr>
      </w:pPr>
    </w:p>
    <w:p w14:paraId="1D09BDB7" w14:textId="6CCBBF8F" w:rsidR="005B080B" w:rsidRDefault="005B080B" w:rsidP="00A556E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56E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 a Five-Number Summary in Statistics</w:t>
      </w:r>
    </w:p>
    <w:p w14:paraId="5F80D26C" w14:textId="77777777" w:rsidR="0029393F" w:rsidRPr="0029393F" w:rsidRDefault="0029393F" w:rsidP="0029393F"/>
    <w:p w14:paraId="0E2897A4" w14:textId="77777777" w:rsidR="0029393F" w:rsidRDefault="005B080B" w:rsidP="005B080B">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7949BE1" wp14:editId="12A8E2D0">
            <wp:extent cx="3840480" cy="1470660"/>
            <wp:effectExtent l="0" t="0" r="7620" b="0"/>
            <wp:docPr id="280" name="Picture 280" descr="find a five-number summary.">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d a five-number summary.">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175BF8B6" w14:textId="48274373" w:rsidR="005B080B" w:rsidRPr="007355C0" w:rsidRDefault="005B080B" w:rsidP="005B080B">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29393F">
        <w:rPr>
          <w:rFonts w:ascii="inherit" w:hAnsi="inherit" w:cs="Arial"/>
          <w:color w:val="777777"/>
          <w:szCs w:val="20"/>
        </w:rPr>
        <w:br/>
      </w:r>
      <w:r w:rsidRPr="007355C0">
        <w:rPr>
          <w:rFonts w:ascii="inherit" w:hAnsi="inherit" w:cs="Arial"/>
          <w:color w:val="ED7D31" w:themeColor="accent2"/>
          <w:szCs w:val="20"/>
        </w:rPr>
        <w:t xml:space="preserve">The </w:t>
      </w:r>
      <w:proofErr w:type="gramStart"/>
      <w:r w:rsidRPr="007355C0">
        <w:rPr>
          <w:rFonts w:ascii="inherit" w:hAnsi="inherit" w:cs="Arial"/>
          <w:color w:val="ED7D31" w:themeColor="accent2"/>
          <w:szCs w:val="20"/>
        </w:rPr>
        <w:t>five number</w:t>
      </w:r>
      <w:proofErr w:type="gramEnd"/>
      <w:r w:rsidRPr="007355C0">
        <w:rPr>
          <w:rFonts w:ascii="inherit" w:hAnsi="inherit" w:cs="Arial"/>
          <w:color w:val="ED7D31" w:themeColor="accent2"/>
          <w:szCs w:val="20"/>
        </w:rPr>
        <w:t xml:space="preserve"> summary includes 5 items:</w:t>
      </w:r>
    </w:p>
    <w:p w14:paraId="25536773" w14:textId="77777777" w:rsidR="00C65C1B" w:rsidRPr="007355C0" w:rsidRDefault="00C65C1B" w:rsidP="005B080B">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3E612B25" w14:textId="77777777" w:rsidR="005B080B" w:rsidRPr="007355C0" w:rsidRDefault="005B080B" w:rsidP="005B080B">
      <w:pPr>
        <w:numPr>
          <w:ilvl w:val="0"/>
          <w:numId w:val="122"/>
        </w:numPr>
        <w:shd w:val="clear" w:color="auto" w:fill="FFFFFF"/>
        <w:spacing w:after="0" w:line="240" w:lineRule="auto"/>
        <w:ind w:left="450"/>
        <w:textAlignment w:val="baseline"/>
        <w:rPr>
          <w:rFonts w:ascii="inherit" w:hAnsi="inherit" w:cs="Arial"/>
          <w:color w:val="ED7D31" w:themeColor="accent2"/>
          <w:sz w:val="24"/>
          <w:szCs w:val="20"/>
        </w:rPr>
      </w:pPr>
      <w:r w:rsidRPr="007355C0">
        <w:rPr>
          <w:rFonts w:ascii="inherit" w:hAnsi="inherit" w:cs="Arial"/>
          <w:color w:val="ED7D31" w:themeColor="accent2"/>
          <w:sz w:val="24"/>
          <w:szCs w:val="20"/>
        </w:rPr>
        <w:t>The minimum.</w:t>
      </w:r>
    </w:p>
    <w:p w14:paraId="30C0F9CB" w14:textId="77777777" w:rsidR="005B080B" w:rsidRPr="007355C0" w:rsidRDefault="005B080B" w:rsidP="005B080B">
      <w:pPr>
        <w:numPr>
          <w:ilvl w:val="0"/>
          <w:numId w:val="122"/>
        </w:numPr>
        <w:shd w:val="clear" w:color="auto" w:fill="FFFFFF"/>
        <w:spacing w:after="0" w:line="240" w:lineRule="auto"/>
        <w:ind w:left="450"/>
        <w:textAlignment w:val="baseline"/>
        <w:rPr>
          <w:rFonts w:ascii="inherit" w:hAnsi="inherit" w:cs="Arial"/>
          <w:color w:val="ED7D31" w:themeColor="accent2"/>
          <w:sz w:val="24"/>
          <w:szCs w:val="20"/>
        </w:rPr>
      </w:pPr>
      <w:r w:rsidRPr="007355C0">
        <w:rPr>
          <w:rFonts w:ascii="inherit" w:hAnsi="inherit" w:cs="Arial"/>
          <w:color w:val="ED7D31" w:themeColor="accent2"/>
          <w:sz w:val="24"/>
          <w:szCs w:val="20"/>
        </w:rPr>
        <w:t>Q1 (the first </w:t>
      </w:r>
      <w:hyperlink r:id="rId637" w:history="1">
        <w:r w:rsidRPr="007355C0">
          <w:rPr>
            <w:rStyle w:val="Hyperlink"/>
            <w:rFonts w:ascii="inherit" w:hAnsi="inherit" w:cs="Arial"/>
            <w:color w:val="ED7D31" w:themeColor="accent2"/>
            <w:sz w:val="24"/>
            <w:szCs w:val="20"/>
            <w:bdr w:val="none" w:sz="0" w:space="0" w:color="auto" w:frame="1"/>
          </w:rPr>
          <w:t>quartile</w:t>
        </w:r>
      </w:hyperlink>
      <w:r w:rsidRPr="007355C0">
        <w:rPr>
          <w:rFonts w:ascii="inherit" w:hAnsi="inherit" w:cs="Arial"/>
          <w:color w:val="ED7D31" w:themeColor="accent2"/>
          <w:sz w:val="24"/>
          <w:szCs w:val="20"/>
        </w:rPr>
        <w:t>, or the 25% mark).</w:t>
      </w:r>
    </w:p>
    <w:p w14:paraId="763BA1EE" w14:textId="77777777" w:rsidR="005B080B" w:rsidRPr="007355C0" w:rsidRDefault="005B080B" w:rsidP="005B080B">
      <w:pPr>
        <w:numPr>
          <w:ilvl w:val="0"/>
          <w:numId w:val="122"/>
        </w:numPr>
        <w:shd w:val="clear" w:color="auto" w:fill="FFFFFF"/>
        <w:spacing w:after="0" w:line="240" w:lineRule="auto"/>
        <w:ind w:left="450"/>
        <w:textAlignment w:val="baseline"/>
        <w:rPr>
          <w:rFonts w:ascii="inherit" w:hAnsi="inherit" w:cs="Arial"/>
          <w:color w:val="ED7D31" w:themeColor="accent2"/>
          <w:sz w:val="24"/>
          <w:szCs w:val="20"/>
        </w:rPr>
      </w:pPr>
      <w:r w:rsidRPr="007355C0">
        <w:rPr>
          <w:rFonts w:ascii="inherit" w:hAnsi="inherit" w:cs="Arial"/>
          <w:color w:val="ED7D31" w:themeColor="accent2"/>
          <w:sz w:val="24"/>
          <w:szCs w:val="20"/>
        </w:rPr>
        <w:t>The </w:t>
      </w:r>
      <w:hyperlink r:id="rId638" w:anchor="median" w:history="1">
        <w:r w:rsidRPr="007355C0">
          <w:rPr>
            <w:rStyle w:val="Hyperlink"/>
            <w:rFonts w:ascii="inherit" w:hAnsi="inherit" w:cs="Arial"/>
            <w:color w:val="ED7D31" w:themeColor="accent2"/>
            <w:sz w:val="24"/>
            <w:szCs w:val="20"/>
            <w:bdr w:val="none" w:sz="0" w:space="0" w:color="auto" w:frame="1"/>
          </w:rPr>
          <w:t>median</w:t>
        </w:r>
      </w:hyperlink>
      <w:r w:rsidRPr="007355C0">
        <w:rPr>
          <w:rFonts w:ascii="inherit" w:hAnsi="inherit" w:cs="Arial"/>
          <w:color w:val="ED7D31" w:themeColor="accent2"/>
          <w:sz w:val="24"/>
          <w:szCs w:val="20"/>
        </w:rPr>
        <w:t>.</w:t>
      </w:r>
    </w:p>
    <w:p w14:paraId="68C028B6" w14:textId="77777777" w:rsidR="005B080B" w:rsidRPr="007355C0" w:rsidRDefault="005B080B" w:rsidP="005B080B">
      <w:pPr>
        <w:numPr>
          <w:ilvl w:val="0"/>
          <w:numId w:val="122"/>
        </w:numPr>
        <w:shd w:val="clear" w:color="auto" w:fill="FFFFFF"/>
        <w:spacing w:after="0" w:line="240" w:lineRule="auto"/>
        <w:ind w:left="450"/>
        <w:textAlignment w:val="baseline"/>
        <w:rPr>
          <w:rFonts w:ascii="inherit" w:hAnsi="inherit" w:cs="Arial"/>
          <w:color w:val="ED7D31" w:themeColor="accent2"/>
          <w:sz w:val="24"/>
          <w:szCs w:val="20"/>
        </w:rPr>
      </w:pPr>
      <w:r w:rsidRPr="007355C0">
        <w:rPr>
          <w:rFonts w:ascii="inherit" w:hAnsi="inherit" w:cs="Arial"/>
          <w:color w:val="ED7D31" w:themeColor="accent2"/>
          <w:sz w:val="24"/>
          <w:szCs w:val="20"/>
        </w:rPr>
        <w:t>Q3 (the third </w:t>
      </w:r>
      <w:hyperlink r:id="rId639" w:history="1">
        <w:r w:rsidRPr="007355C0">
          <w:rPr>
            <w:rStyle w:val="Hyperlink"/>
            <w:rFonts w:ascii="inherit" w:hAnsi="inherit" w:cs="Arial"/>
            <w:color w:val="ED7D31" w:themeColor="accent2"/>
            <w:sz w:val="24"/>
            <w:szCs w:val="20"/>
            <w:bdr w:val="none" w:sz="0" w:space="0" w:color="auto" w:frame="1"/>
          </w:rPr>
          <w:t>quartile</w:t>
        </w:r>
      </w:hyperlink>
      <w:r w:rsidRPr="007355C0">
        <w:rPr>
          <w:rFonts w:ascii="inherit" w:hAnsi="inherit" w:cs="Arial"/>
          <w:color w:val="ED7D31" w:themeColor="accent2"/>
          <w:sz w:val="24"/>
          <w:szCs w:val="20"/>
        </w:rPr>
        <w:t>, or the 75% mark).</w:t>
      </w:r>
    </w:p>
    <w:p w14:paraId="2EE6B4B2" w14:textId="464E1CF5" w:rsidR="005B080B" w:rsidRPr="007355C0" w:rsidRDefault="005B080B" w:rsidP="005B080B">
      <w:pPr>
        <w:numPr>
          <w:ilvl w:val="0"/>
          <w:numId w:val="122"/>
        </w:numPr>
        <w:shd w:val="clear" w:color="auto" w:fill="FFFFFF"/>
        <w:spacing w:after="0" w:line="240" w:lineRule="auto"/>
        <w:ind w:left="450"/>
        <w:textAlignment w:val="baseline"/>
        <w:rPr>
          <w:rFonts w:ascii="inherit" w:hAnsi="inherit" w:cs="Arial"/>
          <w:color w:val="ED7D31" w:themeColor="accent2"/>
          <w:sz w:val="24"/>
          <w:szCs w:val="20"/>
        </w:rPr>
      </w:pPr>
      <w:r w:rsidRPr="007355C0">
        <w:rPr>
          <w:rFonts w:ascii="inherit" w:hAnsi="inherit" w:cs="Arial"/>
          <w:color w:val="ED7D31" w:themeColor="accent2"/>
          <w:sz w:val="24"/>
          <w:szCs w:val="20"/>
        </w:rPr>
        <w:t>The maximum.</w:t>
      </w:r>
    </w:p>
    <w:p w14:paraId="3DB9CD8D" w14:textId="77777777" w:rsidR="0029393F" w:rsidRPr="007355C0" w:rsidRDefault="0029393F" w:rsidP="0029393F">
      <w:pPr>
        <w:shd w:val="clear" w:color="auto" w:fill="FFFFFF"/>
        <w:spacing w:after="0" w:line="240" w:lineRule="auto"/>
        <w:ind w:left="450"/>
        <w:textAlignment w:val="baseline"/>
        <w:rPr>
          <w:rFonts w:ascii="inherit" w:hAnsi="inherit" w:cs="Arial"/>
          <w:color w:val="ED7D31" w:themeColor="accent2"/>
          <w:sz w:val="24"/>
          <w:szCs w:val="20"/>
        </w:rPr>
      </w:pPr>
    </w:p>
    <w:p w14:paraId="2CDE3440" w14:textId="77777777" w:rsidR="006F2666" w:rsidRPr="007355C0" w:rsidRDefault="005B080B" w:rsidP="005B080B">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355C0">
        <w:rPr>
          <w:rFonts w:ascii="inherit" w:hAnsi="inherit" w:cs="Arial"/>
          <w:color w:val="ED7D31" w:themeColor="accent2"/>
          <w:szCs w:val="20"/>
        </w:rPr>
        <w:t xml:space="preserve">The </w:t>
      </w:r>
      <w:proofErr w:type="gramStart"/>
      <w:r w:rsidRPr="007355C0">
        <w:rPr>
          <w:rFonts w:ascii="inherit" w:hAnsi="inherit" w:cs="Arial"/>
          <w:color w:val="ED7D31" w:themeColor="accent2"/>
          <w:szCs w:val="20"/>
        </w:rPr>
        <w:t>five number</w:t>
      </w:r>
      <w:proofErr w:type="gramEnd"/>
      <w:r w:rsidRPr="007355C0">
        <w:rPr>
          <w:rFonts w:ascii="inherit" w:hAnsi="inherit" w:cs="Arial"/>
          <w:color w:val="ED7D31" w:themeColor="accent2"/>
          <w:szCs w:val="20"/>
        </w:rPr>
        <w:t xml:space="preserve"> summary gives you a rough idea about what your data set looks like. for example, you’ll have your lowest value (the minimum) and the highest value (the maximum). </w:t>
      </w:r>
      <w:r w:rsidRPr="007355C0">
        <w:rPr>
          <w:rFonts w:ascii="inherit" w:hAnsi="inherit" w:cs="Arial"/>
          <w:b/>
          <w:color w:val="ED7D31" w:themeColor="accent2"/>
          <w:szCs w:val="20"/>
        </w:rPr>
        <w:t>Although it’s useful in itself, the main reason you’ll want to find a five-number summary is to find more useful statistics, like the </w:t>
      </w:r>
      <w:hyperlink r:id="rId640" w:history="1">
        <w:r w:rsidRPr="007355C0">
          <w:rPr>
            <w:rStyle w:val="Hyperlink"/>
            <w:rFonts w:ascii="inherit" w:eastAsiaTheme="majorEastAsia" w:hAnsi="inherit" w:cs="Arial"/>
            <w:b/>
            <w:color w:val="00B0F0"/>
            <w:szCs w:val="20"/>
            <w:bdr w:val="none" w:sz="0" w:space="0" w:color="auto" w:frame="1"/>
          </w:rPr>
          <w:t>interquartile range</w:t>
        </w:r>
      </w:hyperlink>
      <w:r w:rsidRPr="007355C0">
        <w:rPr>
          <w:rFonts w:ascii="inherit" w:hAnsi="inherit" w:cs="Arial"/>
          <w:b/>
          <w:color w:val="ED7D31" w:themeColor="accent2"/>
          <w:szCs w:val="20"/>
        </w:rPr>
        <w:t>, sometimes called the </w:t>
      </w:r>
      <w:hyperlink r:id="rId641" w:history="1">
        <w:r w:rsidRPr="007355C0">
          <w:rPr>
            <w:rStyle w:val="Hyperlink"/>
            <w:rFonts w:ascii="inherit" w:eastAsiaTheme="majorEastAsia" w:hAnsi="inherit" w:cs="Arial"/>
            <w:b/>
            <w:color w:val="00B0F0"/>
            <w:szCs w:val="20"/>
            <w:bdr w:val="none" w:sz="0" w:space="0" w:color="auto" w:frame="1"/>
          </w:rPr>
          <w:t>middle fifty</w:t>
        </w:r>
      </w:hyperlink>
      <w:r w:rsidRPr="007355C0">
        <w:rPr>
          <w:rFonts w:ascii="inherit" w:hAnsi="inherit" w:cs="Arial"/>
          <w:color w:val="ED7D31" w:themeColor="accent2"/>
          <w:szCs w:val="20"/>
        </w:rPr>
        <w:t>.</w:t>
      </w:r>
      <w:r w:rsidRPr="007355C0">
        <w:rPr>
          <w:rFonts w:ascii="inherit" w:hAnsi="inherit" w:cs="Arial"/>
          <w:color w:val="ED7D31" w:themeColor="accent2"/>
          <w:szCs w:val="20"/>
        </w:rPr>
        <w:br/>
      </w:r>
    </w:p>
    <w:p w14:paraId="63AEDDB0" w14:textId="5D94B485" w:rsidR="005B080B" w:rsidRPr="0029393F" w:rsidRDefault="00936155" w:rsidP="005B080B">
      <w:pPr>
        <w:pStyle w:val="NormalWeb"/>
        <w:shd w:val="clear" w:color="auto" w:fill="FFFFFF"/>
        <w:spacing w:before="0" w:beforeAutospacing="0" w:after="0" w:afterAutospacing="0"/>
        <w:textAlignment w:val="baseline"/>
        <w:rPr>
          <w:rFonts w:ascii="inherit" w:hAnsi="inherit" w:cs="Arial"/>
          <w:color w:val="777777"/>
          <w:szCs w:val="20"/>
        </w:rPr>
      </w:pPr>
      <w:hyperlink r:id="rId642" w:history="1">
        <w:r w:rsidR="005B080B" w:rsidRPr="0029393F">
          <w:rPr>
            <w:rStyle w:val="Hyperlink"/>
            <w:rFonts w:ascii="inherit" w:hAnsi="inherit" w:cs="Arial"/>
            <w:szCs w:val="20"/>
          </w:rPr>
          <w:t>Watch the video</w:t>
        </w:r>
      </w:hyperlink>
      <w:r w:rsidR="005B080B" w:rsidRPr="0029393F">
        <w:rPr>
          <w:rFonts w:ascii="inherit" w:hAnsi="inherit" w:cs="Arial"/>
          <w:color w:val="777777"/>
          <w:szCs w:val="20"/>
        </w:rPr>
        <w:t xml:space="preserve"> or read the steps below:</w:t>
      </w:r>
    </w:p>
    <w:p w14:paraId="467B9EA6" w14:textId="449DFFE7" w:rsidR="005B080B" w:rsidRDefault="005B080B" w:rsidP="005B080B">
      <w:pPr>
        <w:shd w:val="clear" w:color="auto" w:fill="FFFFFF"/>
        <w:textAlignment w:val="baseline"/>
        <w:rPr>
          <w:rFonts w:ascii="inherit" w:hAnsi="inherit" w:cs="Arial"/>
          <w:color w:val="777777"/>
          <w:sz w:val="20"/>
          <w:szCs w:val="20"/>
        </w:rPr>
      </w:pPr>
    </w:p>
    <w:p w14:paraId="0F822DDC" w14:textId="77777777" w:rsidR="005B080B" w:rsidRPr="0002740F" w:rsidRDefault="005B080B" w:rsidP="0002740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2740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How to Find a Five-Number Summary: Steps</w:t>
      </w:r>
    </w:p>
    <w:p w14:paraId="10260573" w14:textId="77777777" w:rsidR="005B080B" w:rsidRPr="00443680"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1: </w:t>
      </w:r>
      <w:r w:rsidRPr="00443680">
        <w:rPr>
          <w:rStyle w:val="Emphasis"/>
          <w:rFonts w:ascii="inherit" w:hAnsi="inherit" w:cs="Arial"/>
          <w:color w:val="777777"/>
          <w:sz w:val="24"/>
          <w:szCs w:val="20"/>
          <w:bdr w:val="none" w:sz="0" w:space="0" w:color="auto" w:frame="1"/>
        </w:rPr>
        <w:t>Put your numbers in ascending order</w:t>
      </w:r>
      <w:r w:rsidRPr="00443680">
        <w:rPr>
          <w:rFonts w:ascii="inherit" w:hAnsi="inherit" w:cs="Arial"/>
          <w:color w:val="777777"/>
          <w:sz w:val="24"/>
          <w:szCs w:val="20"/>
        </w:rPr>
        <w:t xml:space="preserve"> (from smallest to largest). For this </w:t>
      </w:r>
      <w:proofErr w:type="gramStart"/>
      <w:r w:rsidRPr="00443680">
        <w:rPr>
          <w:rFonts w:ascii="inherit" w:hAnsi="inherit" w:cs="Arial"/>
          <w:color w:val="777777"/>
          <w:sz w:val="24"/>
          <w:szCs w:val="20"/>
        </w:rPr>
        <w:t>particular data</w:t>
      </w:r>
      <w:proofErr w:type="gramEnd"/>
      <w:r w:rsidRPr="00443680">
        <w:rPr>
          <w:rFonts w:ascii="inherit" w:hAnsi="inherit" w:cs="Arial"/>
          <w:color w:val="777777"/>
          <w:sz w:val="24"/>
          <w:szCs w:val="20"/>
        </w:rPr>
        <w:t xml:space="preserve"> set, the order is:</w:t>
      </w:r>
      <w:r w:rsidRPr="00443680">
        <w:rPr>
          <w:rFonts w:ascii="inherit" w:hAnsi="inherit" w:cs="Arial"/>
          <w:color w:val="777777"/>
          <w:sz w:val="24"/>
          <w:szCs w:val="20"/>
        </w:rPr>
        <w:br/>
        <w:t>Example: 1,2,5,6,7,9,12,15,18,19,27.</w:t>
      </w:r>
    </w:p>
    <w:p w14:paraId="56A37A08" w14:textId="77777777" w:rsidR="0022260B" w:rsidRPr="0022260B" w:rsidRDefault="0022260B" w:rsidP="0022260B">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1DABCCEB" w14:textId="25194CC9" w:rsidR="005B080B" w:rsidRPr="00443680"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2: </w:t>
      </w:r>
      <w:r w:rsidRPr="00443680">
        <w:rPr>
          <w:rStyle w:val="Emphasis"/>
          <w:rFonts w:ascii="inherit" w:hAnsi="inherit" w:cs="Arial"/>
          <w:color w:val="777777"/>
          <w:sz w:val="24"/>
          <w:szCs w:val="20"/>
          <w:bdr w:val="none" w:sz="0" w:space="0" w:color="auto" w:frame="1"/>
        </w:rPr>
        <w:t>Find the minimum and maximum</w:t>
      </w:r>
      <w:r w:rsidRPr="00443680">
        <w:rPr>
          <w:rFonts w:ascii="inherit" w:hAnsi="inherit" w:cs="Arial"/>
          <w:color w:val="777777"/>
          <w:sz w:val="24"/>
          <w:szCs w:val="20"/>
        </w:rPr>
        <w:t> for your data set. Now that your numbers are in order, this should be easy to spot.</w:t>
      </w:r>
      <w:r w:rsidRPr="00443680">
        <w:rPr>
          <w:rFonts w:ascii="inherit" w:hAnsi="inherit" w:cs="Arial"/>
          <w:color w:val="777777"/>
          <w:sz w:val="24"/>
          <w:szCs w:val="20"/>
        </w:rPr>
        <w:br/>
        <w:t>In the example in step 1, the minimum (the smallest number) is 1 and the maximum (the largest number) is 27.</w:t>
      </w:r>
    </w:p>
    <w:p w14:paraId="46D6C4C0" w14:textId="77777777" w:rsidR="0022260B" w:rsidRPr="0022260B" w:rsidRDefault="0022260B" w:rsidP="0022260B">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62E1196D" w14:textId="588D7BE4" w:rsidR="005B080B" w:rsidRPr="00443680"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3: </w:t>
      </w:r>
      <w:r w:rsidRPr="00443680">
        <w:rPr>
          <w:rStyle w:val="Emphasis"/>
          <w:rFonts w:ascii="inherit" w:hAnsi="inherit" w:cs="Arial"/>
          <w:color w:val="777777"/>
          <w:sz w:val="24"/>
          <w:szCs w:val="20"/>
          <w:bdr w:val="none" w:sz="0" w:space="0" w:color="auto" w:frame="1"/>
        </w:rPr>
        <w:t>Find the </w:t>
      </w:r>
      <w:hyperlink r:id="rId643" w:anchor="median" w:history="1">
        <w:r w:rsidRPr="00443680">
          <w:rPr>
            <w:rStyle w:val="Hyperlink"/>
            <w:rFonts w:ascii="inherit" w:hAnsi="inherit" w:cs="Arial"/>
            <w:i/>
            <w:iCs/>
            <w:color w:val="777777"/>
            <w:sz w:val="24"/>
            <w:szCs w:val="20"/>
            <w:bdr w:val="none" w:sz="0" w:space="0" w:color="auto" w:frame="1"/>
          </w:rPr>
          <w:t>median</w:t>
        </w:r>
      </w:hyperlink>
      <w:r w:rsidRPr="00443680">
        <w:rPr>
          <w:rFonts w:ascii="inherit" w:hAnsi="inherit" w:cs="Arial"/>
          <w:color w:val="777777"/>
          <w:sz w:val="24"/>
          <w:szCs w:val="20"/>
        </w:rPr>
        <w:t>. The median is the middle number. If you aren’t sure how to find the median, see: </w:t>
      </w:r>
      <w:hyperlink r:id="rId644" w:tgtFrame="_blank" w:history="1">
        <w:r w:rsidRPr="00443680">
          <w:rPr>
            <w:rStyle w:val="Hyperlink"/>
            <w:rFonts w:ascii="inherit" w:hAnsi="inherit" w:cs="Arial"/>
            <w:color w:val="777777"/>
            <w:sz w:val="24"/>
            <w:szCs w:val="20"/>
            <w:bdr w:val="none" w:sz="0" w:space="0" w:color="auto" w:frame="1"/>
          </w:rPr>
          <w:t>How to find the mean mode and median.</w:t>
        </w:r>
      </w:hyperlink>
    </w:p>
    <w:p w14:paraId="11582C36" w14:textId="77777777" w:rsidR="0022260B" w:rsidRPr="0022260B" w:rsidRDefault="0022260B" w:rsidP="0022260B">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7099646E" w14:textId="3846DB4F" w:rsidR="005B080B" w:rsidRPr="00443680"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4: </w:t>
      </w:r>
      <w:r w:rsidRPr="00443680">
        <w:rPr>
          <w:rStyle w:val="Emphasis"/>
          <w:rFonts w:ascii="inherit" w:hAnsi="inherit" w:cs="Arial"/>
          <w:color w:val="777777"/>
          <w:sz w:val="24"/>
          <w:szCs w:val="20"/>
          <w:bdr w:val="none" w:sz="0" w:space="0" w:color="auto" w:frame="1"/>
        </w:rPr>
        <w:t>Place parentheses around the numbers </w:t>
      </w:r>
      <w:r w:rsidRPr="00443680">
        <w:rPr>
          <w:rStyle w:val="Strong"/>
          <w:rFonts w:ascii="inherit" w:hAnsi="inherit" w:cs="Arial"/>
          <w:i/>
          <w:iCs/>
          <w:color w:val="777777"/>
          <w:sz w:val="24"/>
          <w:szCs w:val="20"/>
          <w:bdr w:val="none" w:sz="0" w:space="0" w:color="auto" w:frame="1"/>
        </w:rPr>
        <w:t>above and below</w:t>
      </w:r>
      <w:r w:rsidRPr="00443680">
        <w:rPr>
          <w:rStyle w:val="Emphasis"/>
          <w:rFonts w:ascii="inherit" w:hAnsi="inherit" w:cs="Arial"/>
          <w:color w:val="777777"/>
          <w:sz w:val="24"/>
          <w:szCs w:val="20"/>
          <w:bdr w:val="none" w:sz="0" w:space="0" w:color="auto" w:frame="1"/>
        </w:rPr>
        <w:t> the median.</w:t>
      </w:r>
      <w:r w:rsidRPr="00443680">
        <w:rPr>
          <w:rFonts w:ascii="inherit" w:hAnsi="inherit" w:cs="Arial"/>
          <w:color w:val="777777"/>
          <w:sz w:val="24"/>
          <w:szCs w:val="20"/>
        </w:rPr>
        <w:br/>
        <w:t>(This is not </w:t>
      </w:r>
      <w:r w:rsidRPr="00443680">
        <w:rPr>
          <w:rStyle w:val="Emphasis"/>
          <w:rFonts w:ascii="inherit" w:hAnsi="inherit" w:cs="Arial"/>
          <w:color w:val="777777"/>
          <w:sz w:val="24"/>
          <w:szCs w:val="20"/>
          <w:bdr w:val="none" w:sz="0" w:space="0" w:color="auto" w:frame="1"/>
        </w:rPr>
        <w:t>technically</w:t>
      </w:r>
      <w:r w:rsidRPr="00443680">
        <w:rPr>
          <w:rFonts w:ascii="inherit" w:hAnsi="inherit" w:cs="Arial"/>
          <w:color w:val="777777"/>
          <w:sz w:val="24"/>
          <w:szCs w:val="20"/>
        </w:rPr>
        <w:t> necessary, but it makes Q1 and Q3 easier to find).</w:t>
      </w:r>
      <w:r w:rsidRPr="00443680">
        <w:rPr>
          <w:rFonts w:ascii="inherit" w:hAnsi="inherit" w:cs="Arial"/>
          <w:color w:val="777777"/>
          <w:sz w:val="24"/>
          <w:szCs w:val="20"/>
        </w:rPr>
        <w:br/>
        <w:t>(1,2,5,6,7),</w:t>
      </w:r>
      <w:proofErr w:type="gramStart"/>
      <w:r w:rsidRPr="00443680">
        <w:rPr>
          <w:rFonts w:ascii="inherit" w:hAnsi="inherit" w:cs="Arial"/>
          <w:color w:val="777777"/>
          <w:sz w:val="24"/>
          <w:szCs w:val="20"/>
        </w:rPr>
        <w:t>9,(</w:t>
      </w:r>
      <w:proofErr w:type="gramEnd"/>
      <w:r w:rsidRPr="00443680">
        <w:rPr>
          <w:rFonts w:ascii="inherit" w:hAnsi="inherit" w:cs="Arial"/>
          <w:color w:val="777777"/>
          <w:sz w:val="24"/>
          <w:szCs w:val="20"/>
        </w:rPr>
        <w:t>12,15,18,19,27).</w:t>
      </w:r>
    </w:p>
    <w:p w14:paraId="12069A70" w14:textId="77777777" w:rsidR="0022260B" w:rsidRPr="0022260B" w:rsidRDefault="0022260B" w:rsidP="0022260B">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47AEB723" w14:textId="7EA4C42B" w:rsidR="005B080B" w:rsidRPr="00443680"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5: </w:t>
      </w:r>
      <w:r w:rsidRPr="00443680">
        <w:rPr>
          <w:rStyle w:val="Emphasis"/>
          <w:rFonts w:ascii="inherit" w:hAnsi="inherit" w:cs="Arial"/>
          <w:color w:val="777777"/>
          <w:sz w:val="24"/>
          <w:szCs w:val="20"/>
          <w:bdr w:val="none" w:sz="0" w:space="0" w:color="auto" w:frame="1"/>
        </w:rPr>
        <w:t>Find Q1 and Q3</w:t>
      </w:r>
      <w:r w:rsidRPr="00443680">
        <w:rPr>
          <w:rFonts w:ascii="inherit" w:hAnsi="inherit" w:cs="Arial"/>
          <w:color w:val="777777"/>
          <w:sz w:val="24"/>
          <w:szCs w:val="20"/>
        </w:rPr>
        <w:t>. Q1 can be thought of as a median in the lower half of the data, and Q3 can be thought of as a median for the upper half of data.</w:t>
      </w:r>
      <w:r w:rsidRPr="00443680">
        <w:rPr>
          <w:rFonts w:ascii="inherit" w:hAnsi="inherit" w:cs="Arial"/>
          <w:color w:val="777777"/>
          <w:sz w:val="24"/>
          <w:szCs w:val="20"/>
        </w:rPr>
        <w:br/>
        <w:t>(1,2,</w:t>
      </w:r>
      <w:r w:rsidRPr="00443680">
        <w:rPr>
          <w:rStyle w:val="Strong"/>
          <w:rFonts w:ascii="inherit" w:hAnsi="inherit" w:cs="Arial"/>
          <w:color w:val="777777"/>
          <w:sz w:val="24"/>
          <w:szCs w:val="20"/>
          <w:bdr w:val="none" w:sz="0" w:space="0" w:color="auto" w:frame="1"/>
        </w:rPr>
        <w:t>5</w:t>
      </w:r>
      <w:r w:rsidRPr="00443680">
        <w:rPr>
          <w:rFonts w:ascii="inherit" w:hAnsi="inherit" w:cs="Arial"/>
          <w:color w:val="777777"/>
          <w:sz w:val="24"/>
          <w:szCs w:val="20"/>
        </w:rPr>
        <w:t>,6,7</w:t>
      </w:r>
      <w:proofErr w:type="gramStart"/>
      <w:r w:rsidRPr="00443680">
        <w:rPr>
          <w:rFonts w:ascii="inherit" w:hAnsi="inherit" w:cs="Arial"/>
          <w:color w:val="777777"/>
          <w:sz w:val="24"/>
          <w:szCs w:val="20"/>
        </w:rPr>
        <w:t>)</w:t>
      </w:r>
      <w:r w:rsidRPr="00443680">
        <w:rPr>
          <w:rStyle w:val="Strong"/>
          <w:rFonts w:ascii="inherit" w:hAnsi="inherit" w:cs="Arial"/>
          <w:color w:val="777777"/>
          <w:sz w:val="24"/>
          <w:szCs w:val="20"/>
          <w:bdr w:val="none" w:sz="0" w:space="0" w:color="auto" w:frame="1"/>
        </w:rPr>
        <w:t>,  9</w:t>
      </w:r>
      <w:proofErr w:type="gramEnd"/>
      <w:r w:rsidRPr="00443680">
        <w:rPr>
          <w:rFonts w:ascii="inherit" w:hAnsi="inherit" w:cs="Arial"/>
          <w:color w:val="777777"/>
          <w:sz w:val="24"/>
          <w:szCs w:val="20"/>
        </w:rPr>
        <w:t>, ( 12,15,</w:t>
      </w:r>
      <w:r w:rsidRPr="00443680">
        <w:rPr>
          <w:rStyle w:val="Strong"/>
          <w:rFonts w:ascii="inherit" w:hAnsi="inherit" w:cs="Arial"/>
          <w:color w:val="777777"/>
          <w:sz w:val="24"/>
          <w:szCs w:val="20"/>
          <w:bdr w:val="none" w:sz="0" w:space="0" w:color="auto" w:frame="1"/>
        </w:rPr>
        <w:t>18</w:t>
      </w:r>
      <w:r w:rsidRPr="00443680">
        <w:rPr>
          <w:rFonts w:ascii="inherit" w:hAnsi="inherit" w:cs="Arial"/>
          <w:color w:val="777777"/>
          <w:sz w:val="24"/>
          <w:szCs w:val="20"/>
        </w:rPr>
        <w:t>,19,27).</w:t>
      </w:r>
    </w:p>
    <w:p w14:paraId="431A8708" w14:textId="77777777" w:rsidR="0022260B" w:rsidRPr="0022260B" w:rsidRDefault="0022260B" w:rsidP="0022260B">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14B49834" w14:textId="7FEDF88E" w:rsidR="005B080B" w:rsidRDefault="005B080B" w:rsidP="005B080B">
      <w:pPr>
        <w:numPr>
          <w:ilvl w:val="0"/>
          <w:numId w:val="123"/>
        </w:numPr>
        <w:shd w:val="clear" w:color="auto" w:fill="FFFFFF"/>
        <w:spacing w:after="0" w:line="240" w:lineRule="auto"/>
        <w:ind w:left="450"/>
        <w:textAlignment w:val="baseline"/>
        <w:rPr>
          <w:rFonts w:ascii="inherit" w:hAnsi="inherit" w:cs="Arial"/>
          <w:color w:val="777777"/>
          <w:sz w:val="24"/>
          <w:szCs w:val="20"/>
        </w:rPr>
      </w:pPr>
      <w:r w:rsidRPr="00443680">
        <w:rPr>
          <w:rStyle w:val="Strong"/>
          <w:rFonts w:ascii="inherit" w:hAnsi="inherit" w:cs="Arial"/>
          <w:color w:val="0000FF"/>
          <w:sz w:val="24"/>
          <w:szCs w:val="20"/>
          <w:bdr w:val="none" w:sz="0" w:space="0" w:color="auto" w:frame="1"/>
        </w:rPr>
        <w:t>Step 6: </w:t>
      </w:r>
      <w:r w:rsidRPr="00443680">
        <w:rPr>
          <w:rStyle w:val="Emphasis"/>
          <w:rFonts w:ascii="inherit" w:hAnsi="inherit" w:cs="Arial"/>
          <w:color w:val="777777"/>
          <w:sz w:val="24"/>
          <w:szCs w:val="20"/>
          <w:bdr w:val="none" w:sz="0" w:space="0" w:color="auto" w:frame="1"/>
        </w:rPr>
        <w:t>Write down your summary found in the above steps</w:t>
      </w:r>
      <w:r w:rsidRPr="00443680">
        <w:rPr>
          <w:rFonts w:ascii="inherit" w:hAnsi="inherit" w:cs="Arial"/>
          <w:color w:val="777777"/>
          <w:sz w:val="24"/>
          <w:szCs w:val="20"/>
        </w:rPr>
        <w:t>.</w:t>
      </w:r>
      <w:r w:rsidRPr="00443680">
        <w:rPr>
          <w:rFonts w:ascii="inherit" w:hAnsi="inherit" w:cs="Arial"/>
          <w:color w:val="777777"/>
          <w:sz w:val="24"/>
          <w:szCs w:val="20"/>
        </w:rPr>
        <w:br/>
        <w:t>minimum=</w:t>
      </w:r>
      <w:proofErr w:type="gramStart"/>
      <w:r w:rsidRPr="00443680">
        <w:rPr>
          <w:rFonts w:ascii="inherit" w:hAnsi="inherit" w:cs="Arial"/>
          <w:color w:val="777777"/>
          <w:sz w:val="24"/>
          <w:szCs w:val="20"/>
        </w:rPr>
        <w:t>1,  Q</w:t>
      </w:r>
      <w:proofErr w:type="gramEnd"/>
      <w:r w:rsidRPr="00443680">
        <w:rPr>
          <w:rFonts w:ascii="inherit" w:hAnsi="inherit" w:cs="Arial"/>
          <w:color w:val="777777"/>
          <w:sz w:val="24"/>
          <w:szCs w:val="20"/>
        </w:rPr>
        <w:t>1 =5, median=9,  Q3=18, and maximum=27.</w:t>
      </w:r>
    </w:p>
    <w:p w14:paraId="676551C6" w14:textId="77777777" w:rsidR="0022260B" w:rsidRPr="00443680" w:rsidRDefault="0022260B" w:rsidP="0022260B">
      <w:pPr>
        <w:shd w:val="clear" w:color="auto" w:fill="FFFFFF"/>
        <w:spacing w:after="0" w:line="240" w:lineRule="auto"/>
        <w:textAlignment w:val="baseline"/>
        <w:rPr>
          <w:rFonts w:ascii="inherit" w:hAnsi="inherit" w:cs="Arial"/>
          <w:color w:val="777777"/>
          <w:sz w:val="24"/>
          <w:szCs w:val="20"/>
        </w:rPr>
      </w:pPr>
    </w:p>
    <w:p w14:paraId="4575DB74" w14:textId="65E2516D" w:rsidR="00CD697B" w:rsidRDefault="005B080B" w:rsidP="00CD697B">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697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the Summary doesn’t exist</w:t>
      </w:r>
    </w:p>
    <w:p w14:paraId="365ABE61" w14:textId="77777777" w:rsidR="00CD697B" w:rsidRPr="00CD697B" w:rsidRDefault="00CD697B" w:rsidP="00CD697B">
      <w:pPr>
        <w:rPr>
          <w:lang w:eastAsia="en-IN"/>
        </w:rPr>
      </w:pPr>
    </w:p>
    <w:p w14:paraId="63807A05" w14:textId="77777777" w:rsidR="005B080B" w:rsidRPr="0050689D" w:rsidRDefault="005B080B" w:rsidP="005B080B">
      <w:pPr>
        <w:pStyle w:val="NormalWeb"/>
        <w:shd w:val="clear" w:color="auto" w:fill="FFFFFF"/>
        <w:spacing w:before="0" w:beforeAutospacing="0" w:after="225" w:afterAutospacing="0"/>
        <w:textAlignment w:val="baseline"/>
        <w:rPr>
          <w:rFonts w:ascii="inherit" w:hAnsi="inherit" w:cs="Arial"/>
          <w:color w:val="777777"/>
          <w:szCs w:val="20"/>
        </w:rPr>
      </w:pPr>
      <w:r w:rsidRPr="0050689D">
        <w:rPr>
          <w:rFonts w:ascii="inherit" w:hAnsi="inherit" w:cs="Arial"/>
          <w:color w:val="777777"/>
          <w:szCs w:val="20"/>
        </w:rPr>
        <w:t xml:space="preserve">Sometimes, it’s impossible to find a five-number summary. </w:t>
      </w:r>
      <w:proofErr w:type="gramStart"/>
      <w:r w:rsidRPr="0050689D">
        <w:rPr>
          <w:rFonts w:ascii="inherit" w:hAnsi="inherit" w:cs="Arial"/>
          <w:color w:val="777777"/>
          <w:szCs w:val="20"/>
        </w:rPr>
        <w:t>In order for</w:t>
      </w:r>
      <w:proofErr w:type="gramEnd"/>
      <w:r w:rsidRPr="0050689D">
        <w:rPr>
          <w:rFonts w:ascii="inherit" w:hAnsi="inherit" w:cs="Arial"/>
          <w:color w:val="777777"/>
          <w:szCs w:val="20"/>
        </w:rPr>
        <w:t xml:space="preserve"> the five numbers to exist, your data set must meet these two requirements:</w:t>
      </w:r>
    </w:p>
    <w:p w14:paraId="52D5F073" w14:textId="71A0F3FC" w:rsidR="005B080B" w:rsidRDefault="005B080B" w:rsidP="005B080B">
      <w:pPr>
        <w:numPr>
          <w:ilvl w:val="0"/>
          <w:numId w:val="124"/>
        </w:numPr>
        <w:shd w:val="clear" w:color="auto" w:fill="FFFFFF"/>
        <w:spacing w:after="0" w:line="240" w:lineRule="auto"/>
        <w:ind w:left="450"/>
        <w:textAlignment w:val="baseline"/>
        <w:rPr>
          <w:rFonts w:ascii="inherit" w:hAnsi="inherit" w:cs="Arial"/>
          <w:color w:val="777777"/>
          <w:sz w:val="24"/>
          <w:szCs w:val="20"/>
        </w:rPr>
      </w:pPr>
      <w:r w:rsidRPr="0050689D">
        <w:rPr>
          <w:rFonts w:ascii="inherit" w:hAnsi="inherit" w:cs="Arial"/>
          <w:color w:val="ED7D31" w:themeColor="accent2"/>
          <w:sz w:val="24"/>
          <w:szCs w:val="20"/>
        </w:rPr>
        <w:t>Your data must be </w:t>
      </w:r>
      <w:hyperlink r:id="rId645" w:history="1">
        <w:r w:rsidRPr="0050689D">
          <w:rPr>
            <w:rStyle w:val="Hyperlink"/>
            <w:rFonts w:ascii="inherit" w:hAnsi="inherit" w:cs="Arial"/>
            <w:b/>
            <w:bCs/>
            <w:color w:val="ED7D31" w:themeColor="accent2"/>
            <w:sz w:val="24"/>
            <w:szCs w:val="20"/>
            <w:bdr w:val="none" w:sz="0" w:space="0" w:color="auto" w:frame="1"/>
          </w:rPr>
          <w:t>univariate</w:t>
        </w:r>
      </w:hyperlink>
      <w:r w:rsidRPr="0050689D">
        <w:rPr>
          <w:rFonts w:ascii="inherit" w:hAnsi="inherit" w:cs="Arial"/>
          <w:color w:val="777777"/>
          <w:sz w:val="24"/>
          <w:szCs w:val="20"/>
        </w:rPr>
        <w:t>. In other words, the data must be a single </w:t>
      </w:r>
      <w:hyperlink r:id="rId646" w:history="1">
        <w:r w:rsidRPr="0050689D">
          <w:rPr>
            <w:rStyle w:val="Hyperlink"/>
            <w:rFonts w:ascii="inherit" w:hAnsi="inherit" w:cs="Arial"/>
            <w:color w:val="777777"/>
            <w:sz w:val="24"/>
            <w:szCs w:val="20"/>
            <w:bdr w:val="none" w:sz="0" w:space="0" w:color="auto" w:frame="1"/>
          </w:rPr>
          <w:t>variable</w:t>
        </w:r>
      </w:hyperlink>
      <w:r w:rsidRPr="0050689D">
        <w:rPr>
          <w:rFonts w:ascii="inherit" w:hAnsi="inherit" w:cs="Arial"/>
          <w:color w:val="777777"/>
          <w:sz w:val="24"/>
          <w:szCs w:val="20"/>
        </w:rPr>
        <w:t>. For example, this list of weights is one variable: 120, 100, 130, 145</w:t>
      </w:r>
      <w:r w:rsidRPr="00796F75">
        <w:rPr>
          <w:rFonts w:ascii="inherit" w:hAnsi="inherit" w:cs="Arial"/>
          <w:color w:val="ED7D31" w:themeColor="accent2"/>
          <w:sz w:val="24"/>
          <w:szCs w:val="20"/>
        </w:rPr>
        <w:t>. If you have a list of ages and you want to compare the ages to weights, it becomes </w:t>
      </w:r>
      <w:hyperlink r:id="rId647" w:history="1">
        <w:r w:rsidRPr="00796F75">
          <w:rPr>
            <w:rStyle w:val="Hyperlink"/>
            <w:rFonts w:ascii="inherit" w:hAnsi="inherit" w:cs="Arial"/>
            <w:color w:val="ED7D31" w:themeColor="accent2"/>
            <w:sz w:val="24"/>
            <w:szCs w:val="20"/>
            <w:bdr w:val="none" w:sz="0" w:space="0" w:color="auto" w:frame="1"/>
          </w:rPr>
          <w:t>bivariate data</w:t>
        </w:r>
      </w:hyperlink>
      <w:r w:rsidRPr="0050689D">
        <w:rPr>
          <w:rFonts w:ascii="inherit" w:hAnsi="inherit" w:cs="Arial"/>
          <w:color w:val="777777"/>
          <w:sz w:val="24"/>
          <w:szCs w:val="20"/>
        </w:rPr>
        <w:t xml:space="preserve"> (two variables). For example: age 1 (25 pounds), 5 (60 pounds), 15 (129 pounds). The matching pairs makes it impossible to find a </w:t>
      </w:r>
      <w:proofErr w:type="gramStart"/>
      <w:r w:rsidRPr="0050689D">
        <w:rPr>
          <w:rFonts w:ascii="inherit" w:hAnsi="inherit" w:cs="Arial"/>
          <w:color w:val="777777"/>
          <w:sz w:val="24"/>
          <w:szCs w:val="20"/>
        </w:rPr>
        <w:t>five number</w:t>
      </w:r>
      <w:proofErr w:type="gramEnd"/>
      <w:r w:rsidRPr="0050689D">
        <w:rPr>
          <w:rFonts w:ascii="inherit" w:hAnsi="inherit" w:cs="Arial"/>
          <w:color w:val="777777"/>
          <w:sz w:val="24"/>
          <w:szCs w:val="20"/>
        </w:rPr>
        <w:t xml:space="preserve"> summary.</w:t>
      </w:r>
    </w:p>
    <w:p w14:paraId="46BD043B" w14:textId="77777777" w:rsidR="00E40950" w:rsidRPr="0050689D" w:rsidRDefault="00E40950" w:rsidP="00E40950">
      <w:pPr>
        <w:shd w:val="clear" w:color="auto" w:fill="FFFFFF"/>
        <w:spacing w:after="0" w:line="240" w:lineRule="auto"/>
        <w:ind w:left="450"/>
        <w:textAlignment w:val="baseline"/>
        <w:rPr>
          <w:rFonts w:ascii="inherit" w:hAnsi="inherit" w:cs="Arial"/>
          <w:color w:val="777777"/>
          <w:sz w:val="24"/>
          <w:szCs w:val="20"/>
        </w:rPr>
      </w:pPr>
    </w:p>
    <w:p w14:paraId="7476556C" w14:textId="77777777" w:rsidR="005B080B" w:rsidRPr="0050689D" w:rsidRDefault="005B080B" w:rsidP="005B080B">
      <w:pPr>
        <w:numPr>
          <w:ilvl w:val="0"/>
          <w:numId w:val="124"/>
        </w:numPr>
        <w:shd w:val="clear" w:color="auto" w:fill="FFFFFF"/>
        <w:spacing w:after="0" w:line="240" w:lineRule="auto"/>
        <w:ind w:left="450"/>
        <w:textAlignment w:val="baseline"/>
        <w:rPr>
          <w:rFonts w:ascii="inherit" w:hAnsi="inherit" w:cs="Arial"/>
          <w:color w:val="777777"/>
          <w:sz w:val="24"/>
          <w:szCs w:val="20"/>
        </w:rPr>
      </w:pPr>
      <w:r w:rsidRPr="00E40950">
        <w:rPr>
          <w:rFonts w:ascii="inherit" w:hAnsi="inherit" w:cs="Arial"/>
          <w:color w:val="ED7D31" w:themeColor="accent2"/>
          <w:sz w:val="24"/>
          <w:szCs w:val="20"/>
        </w:rPr>
        <w:t>Your data must be </w:t>
      </w:r>
      <w:hyperlink r:id="rId648" w:history="1">
        <w:r w:rsidRPr="00E40950">
          <w:rPr>
            <w:rStyle w:val="Hyperlink"/>
            <w:rFonts w:ascii="inherit" w:hAnsi="inherit" w:cs="Arial"/>
            <w:color w:val="ED7D31" w:themeColor="accent2"/>
            <w:sz w:val="24"/>
            <w:szCs w:val="20"/>
            <w:bdr w:val="none" w:sz="0" w:space="0" w:color="auto" w:frame="1"/>
          </w:rPr>
          <w:t>ordinal</w:t>
        </w:r>
      </w:hyperlink>
      <w:r w:rsidRPr="00E40950">
        <w:rPr>
          <w:rFonts w:ascii="inherit" w:hAnsi="inherit" w:cs="Arial"/>
          <w:color w:val="ED7D31" w:themeColor="accent2"/>
          <w:sz w:val="24"/>
          <w:szCs w:val="20"/>
        </w:rPr>
        <w:t>, </w:t>
      </w:r>
      <w:hyperlink r:id="rId649" w:anchor="interval" w:tgtFrame="_blank" w:history="1">
        <w:r w:rsidRPr="00E40950">
          <w:rPr>
            <w:rStyle w:val="Hyperlink"/>
            <w:rFonts w:ascii="inherit" w:hAnsi="inherit" w:cs="Arial"/>
            <w:color w:val="ED7D31" w:themeColor="accent2"/>
            <w:sz w:val="24"/>
            <w:szCs w:val="20"/>
            <w:bdr w:val="none" w:sz="0" w:space="0" w:color="auto" w:frame="1"/>
          </w:rPr>
          <w:t>interval</w:t>
        </w:r>
      </w:hyperlink>
      <w:r w:rsidRPr="00E40950">
        <w:rPr>
          <w:rFonts w:ascii="inherit" w:hAnsi="inherit" w:cs="Arial"/>
          <w:color w:val="ED7D31" w:themeColor="accent2"/>
          <w:sz w:val="24"/>
          <w:szCs w:val="20"/>
        </w:rPr>
        <w:t>, or </w:t>
      </w:r>
      <w:hyperlink r:id="rId650" w:anchor="ratio" w:tgtFrame="_blank" w:history="1">
        <w:r w:rsidRPr="00E40950">
          <w:rPr>
            <w:rStyle w:val="Hyperlink"/>
            <w:rFonts w:ascii="inherit" w:hAnsi="inherit" w:cs="Arial"/>
            <w:color w:val="ED7D31" w:themeColor="accent2"/>
            <w:sz w:val="24"/>
            <w:szCs w:val="20"/>
            <w:bdr w:val="none" w:sz="0" w:space="0" w:color="auto" w:frame="1"/>
          </w:rPr>
          <w:t>ratio</w:t>
        </w:r>
      </w:hyperlink>
      <w:r w:rsidRPr="0050689D">
        <w:rPr>
          <w:rFonts w:ascii="inherit" w:hAnsi="inherit" w:cs="Arial"/>
          <w:color w:val="777777"/>
          <w:sz w:val="24"/>
          <w:szCs w:val="20"/>
        </w:rPr>
        <w:t>.</w:t>
      </w:r>
    </w:p>
    <w:p w14:paraId="030222F0" w14:textId="26FB2E3A"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 w:val="20"/>
          <w:szCs w:val="20"/>
        </w:rPr>
      </w:pPr>
    </w:p>
    <w:p w14:paraId="7C452F82" w14:textId="053C95ED" w:rsidR="00FA05E3" w:rsidRPr="00FA05E3" w:rsidRDefault="005B080B" w:rsidP="00FA05E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A05E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Box and whisker chart</w:t>
      </w:r>
    </w:p>
    <w:p w14:paraId="02808351" w14:textId="57784C36"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 w:val="20"/>
          <w:szCs w:val="20"/>
        </w:rPr>
      </w:pPr>
      <w:r w:rsidRPr="00FA05E3">
        <w:rPr>
          <w:rFonts w:ascii="inherit" w:hAnsi="inherit" w:cs="Arial"/>
          <w:color w:val="777777"/>
          <w:szCs w:val="20"/>
        </w:rPr>
        <w:t>A </w:t>
      </w:r>
      <w:hyperlink r:id="rId651" w:anchor="definition" w:tgtFrame="_blank" w:history="1">
        <w:r w:rsidRPr="00FA05E3">
          <w:rPr>
            <w:rStyle w:val="Hyperlink"/>
            <w:rFonts w:ascii="inherit" w:eastAsiaTheme="majorEastAsia" w:hAnsi="inherit" w:cs="Arial"/>
            <w:color w:val="05A9C5"/>
            <w:szCs w:val="20"/>
            <w:bdr w:val="none" w:sz="0" w:space="0" w:color="auto" w:frame="1"/>
          </w:rPr>
          <w:t>box and whiskers chart</w:t>
        </w:r>
      </w:hyperlink>
      <w:r w:rsidRPr="00FA05E3">
        <w:rPr>
          <w:rFonts w:ascii="inherit" w:hAnsi="inherit" w:cs="Arial"/>
          <w:color w:val="777777"/>
          <w:szCs w:val="20"/>
        </w:rPr>
        <w:t> is a visual representation of the summary.</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2E15FFF9" wp14:editId="490B7445">
            <wp:extent cx="3840480" cy="1470660"/>
            <wp:effectExtent l="0" t="0" r="7620" b="0"/>
            <wp:docPr id="278" name="Picture 278" descr="variability">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ility">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40480" cy="1470660"/>
                    </a:xfrm>
                    <a:prstGeom prst="rect">
                      <a:avLst/>
                    </a:prstGeom>
                    <a:noFill/>
                    <a:ln>
                      <a:noFill/>
                    </a:ln>
                  </pic:spPr>
                </pic:pic>
              </a:graphicData>
            </a:graphic>
          </wp:inline>
        </w:drawing>
      </w:r>
    </w:p>
    <w:p w14:paraId="5BA955F9" w14:textId="71C7F813" w:rsidR="005B080B" w:rsidRDefault="005B080B" w:rsidP="00787195">
      <w:pPr>
        <w:pStyle w:val="NormalWeb"/>
        <w:shd w:val="clear" w:color="auto" w:fill="FFFFFF"/>
        <w:spacing w:before="0" w:beforeAutospacing="0" w:after="0" w:afterAutospacing="0"/>
        <w:textAlignment w:val="baseline"/>
        <w:rPr>
          <w:rFonts w:ascii="inherit" w:hAnsi="inherit" w:cs="Arial"/>
          <w:color w:val="777777"/>
          <w:sz w:val="20"/>
          <w:szCs w:val="20"/>
        </w:rPr>
      </w:pPr>
    </w:p>
    <w:p w14:paraId="1F84F7B3" w14:textId="77777777" w:rsidR="005B080B" w:rsidRDefault="005B080B" w:rsidP="00787195">
      <w:pPr>
        <w:pStyle w:val="NormalWeb"/>
        <w:shd w:val="clear" w:color="auto" w:fill="FFFFFF"/>
        <w:spacing w:before="0" w:beforeAutospacing="0" w:after="0" w:afterAutospacing="0"/>
        <w:textAlignment w:val="baseline"/>
        <w:rPr>
          <w:rFonts w:ascii="inherit" w:hAnsi="inherit" w:cs="Arial"/>
          <w:color w:val="777777"/>
          <w:sz w:val="20"/>
          <w:szCs w:val="20"/>
        </w:rPr>
      </w:pPr>
    </w:p>
    <w:p w14:paraId="2275E245" w14:textId="77777777" w:rsidR="005B080B" w:rsidRPr="00A556E3" w:rsidRDefault="005B080B" w:rsidP="00A556E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56E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Measures of Position</w:t>
      </w:r>
    </w:p>
    <w:p w14:paraId="0541D54A" w14:textId="77777777" w:rsidR="00796F75" w:rsidRDefault="00796F75" w:rsidP="005B080B">
      <w:pPr>
        <w:pStyle w:val="NormalWeb"/>
        <w:shd w:val="clear" w:color="auto" w:fill="FFFFFF"/>
        <w:spacing w:before="0" w:beforeAutospacing="0" w:after="0" w:afterAutospacing="0"/>
        <w:textAlignment w:val="baseline"/>
        <w:rPr>
          <w:rFonts w:ascii="inherit" w:hAnsi="inherit" w:cs="Arial"/>
          <w:color w:val="777777"/>
          <w:sz w:val="20"/>
          <w:szCs w:val="20"/>
        </w:rPr>
      </w:pPr>
    </w:p>
    <w:p w14:paraId="1621EF1B" w14:textId="45E1DF57" w:rsidR="005B080B" w:rsidRPr="00341EE9"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341EE9">
        <w:rPr>
          <w:rStyle w:val="Strong"/>
          <w:rFonts w:ascii="inherit" w:hAnsi="inherit" w:cs="Arial"/>
          <w:color w:val="777777"/>
          <w:szCs w:val="20"/>
          <w:bdr w:val="none" w:sz="0" w:space="0" w:color="auto" w:frame="1"/>
        </w:rPr>
        <w:t>Measures of position</w:t>
      </w:r>
      <w:r w:rsidRPr="00341EE9">
        <w:rPr>
          <w:rFonts w:ascii="inherit" w:hAnsi="inherit" w:cs="Arial"/>
          <w:color w:val="777777"/>
          <w:szCs w:val="20"/>
        </w:rPr>
        <w:t> give us a way to see where a certain data point or value falls in a </w:t>
      </w:r>
      <w:hyperlink r:id="rId652" w:tgtFrame="_blank" w:history="1">
        <w:r w:rsidRPr="00341EE9">
          <w:rPr>
            <w:rStyle w:val="Hyperlink"/>
            <w:rFonts w:ascii="inherit" w:eastAsiaTheme="majorEastAsia" w:hAnsi="inherit" w:cs="Arial"/>
            <w:color w:val="05A9C5"/>
            <w:szCs w:val="20"/>
            <w:bdr w:val="none" w:sz="0" w:space="0" w:color="auto" w:frame="1"/>
          </w:rPr>
          <w:t>sample </w:t>
        </w:r>
      </w:hyperlink>
      <w:r w:rsidRPr="00341EE9">
        <w:rPr>
          <w:rFonts w:ascii="inherit" w:hAnsi="inherit" w:cs="Arial"/>
          <w:color w:val="777777"/>
          <w:szCs w:val="20"/>
        </w:rPr>
        <w:t>or </w:t>
      </w:r>
      <w:hyperlink r:id="rId653" w:tgtFrame="_blank" w:history="1">
        <w:r w:rsidRPr="00341EE9">
          <w:rPr>
            <w:rStyle w:val="Hyperlink"/>
            <w:rFonts w:ascii="inherit" w:eastAsiaTheme="majorEastAsia" w:hAnsi="inherit" w:cs="Arial"/>
            <w:color w:val="05A9C5"/>
            <w:szCs w:val="20"/>
            <w:bdr w:val="none" w:sz="0" w:space="0" w:color="auto" w:frame="1"/>
          </w:rPr>
          <w:t>distribution</w:t>
        </w:r>
      </w:hyperlink>
      <w:r w:rsidRPr="00341EE9">
        <w:rPr>
          <w:rFonts w:ascii="inherit" w:hAnsi="inherit" w:cs="Arial"/>
          <w:color w:val="777777"/>
          <w:szCs w:val="20"/>
        </w:rPr>
        <w:t>. A measure can tell us whether a value is about the </w:t>
      </w:r>
      <w:hyperlink r:id="rId654" w:tgtFrame="_blank" w:history="1">
        <w:r w:rsidRPr="00341EE9">
          <w:rPr>
            <w:rStyle w:val="Hyperlink"/>
            <w:rFonts w:ascii="inherit" w:eastAsiaTheme="majorEastAsia" w:hAnsi="inherit" w:cs="Arial"/>
            <w:color w:val="05A9C5"/>
            <w:szCs w:val="20"/>
            <w:bdr w:val="none" w:sz="0" w:space="0" w:color="auto" w:frame="1"/>
          </w:rPr>
          <w:t>average</w:t>
        </w:r>
      </w:hyperlink>
      <w:r w:rsidRPr="00341EE9">
        <w:rPr>
          <w:rFonts w:ascii="inherit" w:hAnsi="inherit" w:cs="Arial"/>
          <w:color w:val="777777"/>
          <w:szCs w:val="20"/>
        </w:rPr>
        <w:t>, or whether it’s unusually high or low. Measures of position are used for </w:t>
      </w:r>
      <w:hyperlink r:id="rId655" w:tgtFrame="_blank" w:history="1">
        <w:r w:rsidRPr="00341EE9">
          <w:rPr>
            <w:rStyle w:val="Hyperlink"/>
            <w:rFonts w:ascii="inherit" w:eastAsiaTheme="majorEastAsia" w:hAnsi="inherit" w:cs="Arial"/>
            <w:color w:val="05A9C5"/>
            <w:szCs w:val="20"/>
            <w:bdr w:val="none" w:sz="0" w:space="0" w:color="auto" w:frame="1"/>
          </w:rPr>
          <w:t>quantitative data</w:t>
        </w:r>
      </w:hyperlink>
      <w:r w:rsidRPr="00341EE9">
        <w:rPr>
          <w:rFonts w:ascii="inherit" w:hAnsi="inherit" w:cs="Arial"/>
          <w:color w:val="777777"/>
          <w:szCs w:val="20"/>
        </w:rPr>
        <w:t> that falls on some numerical scale. Sometimes, measures can be applied to </w:t>
      </w:r>
      <w:hyperlink r:id="rId656" w:tgtFrame="_blank" w:history="1">
        <w:r w:rsidRPr="00341EE9">
          <w:rPr>
            <w:rStyle w:val="Hyperlink"/>
            <w:rFonts w:ascii="inherit" w:eastAsiaTheme="majorEastAsia" w:hAnsi="inherit" w:cs="Arial"/>
            <w:color w:val="05A9C5"/>
            <w:szCs w:val="20"/>
            <w:bdr w:val="none" w:sz="0" w:space="0" w:color="auto" w:frame="1"/>
          </w:rPr>
          <w:t>ordinal variables</w:t>
        </w:r>
      </w:hyperlink>
      <w:r w:rsidRPr="00341EE9">
        <w:rPr>
          <w:rFonts w:ascii="inherit" w:hAnsi="inherit" w:cs="Arial"/>
          <w:color w:val="777777"/>
          <w:szCs w:val="20"/>
        </w:rPr>
        <w:t>— those variables that have an order, like first, second…fiftieth.</w:t>
      </w:r>
    </w:p>
    <w:p w14:paraId="2EDE9A9A" w14:textId="5128BD7D"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E13B7A">
        <w:rPr>
          <w:rFonts w:ascii="inherit" w:hAnsi="inherit" w:cs="Arial"/>
          <w:color w:val="ED7D31" w:themeColor="accent2"/>
          <w:szCs w:val="20"/>
        </w:rPr>
        <w:t>Measures of position can also show how t</w:t>
      </w:r>
      <w:r w:rsidR="00796F75" w:rsidRPr="00E13B7A">
        <w:rPr>
          <w:rFonts w:ascii="inherit" w:hAnsi="inherit" w:cs="Arial"/>
          <w:color w:val="ED7D31" w:themeColor="accent2"/>
          <w:szCs w:val="20"/>
        </w:rPr>
        <w:t>w</w:t>
      </w:r>
      <w:r w:rsidRPr="00E13B7A">
        <w:rPr>
          <w:rFonts w:ascii="inherit" w:hAnsi="inherit" w:cs="Arial"/>
          <w:color w:val="ED7D31" w:themeColor="accent2"/>
          <w:szCs w:val="20"/>
        </w:rPr>
        <w:t>o values from different distributions or </w:t>
      </w:r>
      <w:hyperlink r:id="rId657" w:tgtFrame="_blank" w:history="1">
        <w:r w:rsidRPr="00E13B7A">
          <w:rPr>
            <w:rStyle w:val="Hyperlink"/>
            <w:rFonts w:ascii="inherit" w:eastAsiaTheme="majorEastAsia" w:hAnsi="inherit" w:cs="Arial"/>
            <w:color w:val="ED7D31" w:themeColor="accent2"/>
            <w:szCs w:val="20"/>
            <w:bdr w:val="none" w:sz="0" w:space="0" w:color="auto" w:frame="1"/>
          </w:rPr>
          <w:t>measurement scales</w:t>
        </w:r>
      </w:hyperlink>
      <w:r w:rsidRPr="00E13B7A">
        <w:rPr>
          <w:rFonts w:ascii="inherit" w:hAnsi="inherit" w:cs="Arial"/>
          <w:color w:val="ED7D31" w:themeColor="accent2"/>
          <w:szCs w:val="20"/>
        </w:rPr>
        <w:t> compare</w:t>
      </w:r>
      <w:r w:rsidRPr="00341EE9">
        <w:rPr>
          <w:rFonts w:ascii="inherit" w:hAnsi="inherit" w:cs="Arial"/>
          <w:color w:val="777777"/>
          <w:szCs w:val="20"/>
        </w:rPr>
        <w:t>. For example, a person’s height (measured in feet) and weight (measured in pounds) can be compared by converting the measurements to </w:t>
      </w:r>
      <w:hyperlink r:id="rId658" w:tgtFrame="_blank" w:history="1">
        <w:r w:rsidRPr="00341EE9">
          <w:rPr>
            <w:rStyle w:val="Hyperlink"/>
            <w:rFonts w:ascii="inherit" w:eastAsiaTheme="majorEastAsia" w:hAnsi="inherit" w:cs="Arial"/>
            <w:color w:val="05A9C5"/>
            <w:szCs w:val="20"/>
            <w:bdr w:val="none" w:sz="0" w:space="0" w:color="auto" w:frame="1"/>
          </w:rPr>
          <w:t>z-scores</w:t>
        </w:r>
      </w:hyperlink>
      <w:r w:rsidRPr="00341EE9">
        <w:rPr>
          <w:rFonts w:ascii="inherit" w:hAnsi="inherit" w:cs="Arial"/>
          <w:color w:val="777777"/>
          <w:szCs w:val="20"/>
        </w:rPr>
        <w:t>.</w:t>
      </w:r>
    </w:p>
    <w:p w14:paraId="22FA3569" w14:textId="77777777" w:rsidR="00F006A3" w:rsidRPr="00341EE9" w:rsidRDefault="00F006A3"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2CDDDDD6" w14:textId="73DFBE2E" w:rsidR="005B080B" w:rsidRDefault="005B080B" w:rsidP="00F006A3">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006A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Common Measures of Position</w:t>
      </w:r>
    </w:p>
    <w:p w14:paraId="698FDE06" w14:textId="77777777" w:rsidR="00F006A3" w:rsidRPr="00F006A3" w:rsidRDefault="00F006A3" w:rsidP="00F006A3">
      <w:pPr>
        <w:rPr>
          <w:lang w:eastAsia="en-IN"/>
        </w:rPr>
      </w:pPr>
    </w:p>
    <w:p w14:paraId="5694370E"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Box and Whiskers Plot,</w:t>
      </w:r>
    </w:p>
    <w:p w14:paraId="0F10E589"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Deciles,</w:t>
      </w:r>
    </w:p>
    <w:p w14:paraId="16427D42"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Five Number Summary,</w:t>
      </w:r>
    </w:p>
    <w:p w14:paraId="0FCC0134"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Interquartile Range (IQR),</w:t>
      </w:r>
    </w:p>
    <w:p w14:paraId="2056F285"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Outliers,</w:t>
      </w:r>
    </w:p>
    <w:p w14:paraId="42A2AEDC"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Percentiles,</w:t>
      </w:r>
    </w:p>
    <w:p w14:paraId="761AFFE4"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Quartiles,</w:t>
      </w:r>
    </w:p>
    <w:p w14:paraId="04D7C318" w14:textId="77777777"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Standard scores (i.e. z-scores),</w:t>
      </w:r>
    </w:p>
    <w:p w14:paraId="64642D88" w14:textId="6A9E6669" w:rsidR="005B080B" w:rsidRPr="00046549" w:rsidRDefault="005B080B" w:rsidP="005B080B">
      <w:pPr>
        <w:numPr>
          <w:ilvl w:val="0"/>
          <w:numId w:val="120"/>
        </w:numPr>
        <w:shd w:val="clear" w:color="auto" w:fill="FFFFFF"/>
        <w:spacing w:after="0" w:line="240" w:lineRule="auto"/>
        <w:ind w:left="450"/>
        <w:textAlignment w:val="baseline"/>
        <w:rPr>
          <w:rFonts w:ascii="inherit" w:hAnsi="inherit" w:cs="Arial"/>
          <w:color w:val="777777"/>
          <w:sz w:val="24"/>
          <w:szCs w:val="20"/>
        </w:rPr>
      </w:pPr>
      <w:r w:rsidRPr="00046549">
        <w:rPr>
          <w:rFonts w:ascii="inherit" w:hAnsi="inherit" w:cs="Arial"/>
          <w:color w:val="777777"/>
          <w:sz w:val="24"/>
          <w:szCs w:val="20"/>
        </w:rPr>
        <w:t>Tukey’s upper hinge and lower hinge.</w:t>
      </w:r>
    </w:p>
    <w:p w14:paraId="59CBC3C0" w14:textId="77777777" w:rsidR="00046549" w:rsidRDefault="00046549" w:rsidP="00046549">
      <w:pPr>
        <w:shd w:val="clear" w:color="auto" w:fill="FFFFFF"/>
        <w:spacing w:after="0" w:line="240" w:lineRule="auto"/>
        <w:ind w:left="450"/>
        <w:textAlignment w:val="baseline"/>
        <w:rPr>
          <w:rFonts w:ascii="inherit" w:hAnsi="inherit" w:cs="Arial"/>
          <w:color w:val="777777"/>
          <w:sz w:val="20"/>
          <w:szCs w:val="20"/>
        </w:rPr>
      </w:pPr>
    </w:p>
    <w:p w14:paraId="7233B4FC" w14:textId="77777777" w:rsidR="005B080B" w:rsidRDefault="005B080B" w:rsidP="005B080B">
      <w:pPr>
        <w:pStyle w:val="Heading2"/>
        <w:shd w:val="clear" w:color="auto" w:fill="FFFFFF"/>
        <w:spacing w:before="0" w:line="525" w:lineRule="atLeast"/>
        <w:textAlignment w:val="baseline"/>
        <w:rPr>
          <w:rFonts w:ascii="Arial" w:hAnsi="Arial" w:cs="Arial"/>
          <w:color w:val="555555"/>
          <w:sz w:val="42"/>
          <w:szCs w:val="42"/>
        </w:rPr>
      </w:pPr>
      <w:r w:rsidRPr="00694018">
        <w:rPr>
          <w:rFonts w:ascii="Arial" w:hAnsi="Arial" w:cs="Arial"/>
          <w:b/>
          <w:bCs/>
          <w:color w:val="555555"/>
          <w:sz w:val="28"/>
          <w:szCs w:val="42"/>
        </w:rPr>
        <w:t>1. Box and Whiskers Plot</w:t>
      </w:r>
    </w:p>
    <w:p w14:paraId="44B32E0B" w14:textId="611306E4"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694018">
        <w:rPr>
          <w:rFonts w:ascii="inherit" w:hAnsi="inherit" w:cs="Arial"/>
          <w:color w:val="777777"/>
          <w:szCs w:val="20"/>
        </w:rPr>
        <w:t>A </w:t>
      </w:r>
      <w:hyperlink r:id="rId659" w:tgtFrame="_blank" w:history="1">
        <w:r w:rsidRPr="00694018">
          <w:rPr>
            <w:rStyle w:val="Hyperlink"/>
            <w:rFonts w:ascii="inherit" w:eastAsiaTheme="majorEastAsia" w:hAnsi="inherit" w:cs="Arial"/>
            <w:color w:val="05A9C5"/>
            <w:szCs w:val="20"/>
            <w:bdr w:val="none" w:sz="0" w:space="0" w:color="auto" w:frame="1"/>
          </w:rPr>
          <w:t>box and whiskers plot</w:t>
        </w:r>
      </w:hyperlink>
      <w:r w:rsidRPr="00694018">
        <w:rPr>
          <w:rFonts w:ascii="inherit" w:hAnsi="inherit" w:cs="Arial"/>
          <w:color w:val="777777"/>
          <w:szCs w:val="20"/>
        </w:rPr>
        <w:t xml:space="preserve"> shows the spread and </w:t>
      </w:r>
      <w:proofErr w:type="spellStart"/>
      <w:r w:rsidRPr="00694018">
        <w:rPr>
          <w:rFonts w:ascii="inherit" w:hAnsi="inherit" w:cs="Arial"/>
          <w:color w:val="777777"/>
          <w:szCs w:val="20"/>
        </w:rPr>
        <w:t>center</w:t>
      </w:r>
      <w:proofErr w:type="spellEnd"/>
      <w:r w:rsidRPr="00694018">
        <w:rPr>
          <w:rFonts w:ascii="inherit" w:hAnsi="inherit" w:cs="Arial"/>
          <w:color w:val="777777"/>
          <w:szCs w:val="20"/>
        </w:rPr>
        <w:t xml:space="preserve"> of data. It is a graphical representation of the </w:t>
      </w:r>
      <w:hyperlink r:id="rId660" w:tgtFrame="_blank" w:history="1">
        <w:r w:rsidRPr="00694018">
          <w:rPr>
            <w:rStyle w:val="Hyperlink"/>
            <w:rFonts w:ascii="inherit" w:eastAsiaTheme="majorEastAsia" w:hAnsi="inherit" w:cs="Arial"/>
            <w:color w:val="05A9C5"/>
            <w:szCs w:val="20"/>
            <w:bdr w:val="none" w:sz="0" w:space="0" w:color="auto" w:frame="1"/>
          </w:rPr>
          <w:t>five number summary</w:t>
        </w:r>
      </w:hyperlink>
      <w:r w:rsidRPr="00694018">
        <w:rPr>
          <w:rFonts w:ascii="inherit" w:hAnsi="inherit" w:cs="Arial"/>
          <w:color w:val="777777"/>
          <w:szCs w:val="20"/>
        </w:rPr>
        <w:t>: minimum, maximum, </w:t>
      </w:r>
      <w:hyperlink r:id="rId661" w:anchor="median" w:history="1">
        <w:r w:rsidRPr="00694018">
          <w:rPr>
            <w:rStyle w:val="Hyperlink"/>
            <w:rFonts w:ascii="inherit" w:eastAsiaTheme="majorEastAsia" w:hAnsi="inherit" w:cs="Arial"/>
            <w:color w:val="05A9C5"/>
            <w:szCs w:val="20"/>
            <w:bdr w:val="none" w:sz="0" w:space="0" w:color="auto" w:frame="1"/>
          </w:rPr>
          <w:t>median</w:t>
        </w:r>
      </w:hyperlink>
      <w:r w:rsidRPr="00694018">
        <w:rPr>
          <w:rFonts w:ascii="inherit" w:hAnsi="inherit" w:cs="Arial"/>
          <w:color w:val="777777"/>
          <w:szCs w:val="20"/>
        </w:rPr>
        <w:t>, and the first and third </w:t>
      </w:r>
      <w:hyperlink r:id="rId662" w:tgtFrame="_blank" w:history="1">
        <w:r w:rsidRPr="00694018">
          <w:rPr>
            <w:rStyle w:val="Hyperlink"/>
            <w:rFonts w:ascii="inherit" w:eastAsiaTheme="majorEastAsia" w:hAnsi="inherit" w:cs="Arial"/>
            <w:color w:val="05A9C5"/>
            <w:szCs w:val="20"/>
            <w:bdr w:val="none" w:sz="0" w:space="0" w:color="auto" w:frame="1"/>
          </w:rPr>
          <w:t>quartiles</w:t>
        </w:r>
      </w:hyperlink>
      <w:r w:rsidRPr="00694018">
        <w:rPr>
          <w:rFonts w:ascii="inherit" w:hAnsi="inherit" w:cs="Arial"/>
          <w:color w:val="777777"/>
          <w:szCs w:val="20"/>
        </w:rPr>
        <w:t>.</w:t>
      </w:r>
    </w:p>
    <w:p w14:paraId="31FC5609" w14:textId="77777777" w:rsidR="003E7669" w:rsidRPr="00694018" w:rsidRDefault="003E7669"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28FA37A3" w14:textId="77777777" w:rsidR="005B080B" w:rsidRPr="003E7669"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3E7669">
        <w:rPr>
          <w:rFonts w:ascii="Arial" w:hAnsi="Arial" w:cs="Arial"/>
          <w:b/>
          <w:bCs/>
          <w:color w:val="555555"/>
          <w:sz w:val="28"/>
          <w:szCs w:val="42"/>
        </w:rPr>
        <w:t>2. Deciles</w:t>
      </w:r>
    </w:p>
    <w:p w14:paraId="22352150" w14:textId="387D5EC0"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hyperlink r:id="rId663" w:tgtFrame="_blank" w:history="1">
        <w:r w:rsidRPr="003E7669">
          <w:rPr>
            <w:rStyle w:val="Hyperlink"/>
            <w:rFonts w:ascii="inherit" w:eastAsiaTheme="majorEastAsia" w:hAnsi="inherit" w:cs="Arial"/>
            <w:color w:val="05A9C5"/>
            <w:szCs w:val="20"/>
            <w:bdr w:val="none" w:sz="0" w:space="0" w:color="auto" w:frame="1"/>
          </w:rPr>
          <w:t>Deciles </w:t>
        </w:r>
      </w:hyperlink>
      <w:r w:rsidRPr="003E7669">
        <w:rPr>
          <w:rFonts w:ascii="inherit" w:hAnsi="inherit" w:cs="Arial"/>
          <w:color w:val="777777"/>
          <w:szCs w:val="20"/>
        </w:rPr>
        <w:t xml:space="preserve">are </w:t>
      </w:r>
      <w:proofErr w:type="gramStart"/>
      <w:r w:rsidRPr="003E7669">
        <w:rPr>
          <w:rFonts w:ascii="inherit" w:hAnsi="inherit" w:cs="Arial"/>
          <w:color w:val="777777"/>
          <w:szCs w:val="20"/>
        </w:rPr>
        <w:t>similar to</w:t>
      </w:r>
      <w:proofErr w:type="gramEnd"/>
      <w:r w:rsidRPr="003E7669">
        <w:rPr>
          <w:rFonts w:ascii="inherit" w:hAnsi="inherit" w:cs="Arial"/>
          <w:color w:val="777777"/>
          <w:szCs w:val="20"/>
        </w:rPr>
        <w:t xml:space="preserve"> quartiles. But where quartiles split the data in four equal parts, deciles split the data into ten parts: The 10th, 20th, 30th, 40th, 50th, 60th, 70th, 80th, 90th and 100th percentiles.</w:t>
      </w:r>
    </w:p>
    <w:p w14:paraId="3CA8D087" w14:textId="77777777" w:rsidR="003E7669" w:rsidRPr="003E7669" w:rsidRDefault="003E7669"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6B4BBD45" w14:textId="77777777" w:rsidR="005B080B" w:rsidRPr="003E7669" w:rsidRDefault="005B080B" w:rsidP="005B080B">
      <w:pPr>
        <w:pStyle w:val="Heading2"/>
        <w:shd w:val="clear" w:color="auto" w:fill="FFFFFF"/>
        <w:spacing w:before="0" w:line="525" w:lineRule="atLeast"/>
        <w:textAlignment w:val="baseline"/>
        <w:rPr>
          <w:rFonts w:ascii="Arial" w:hAnsi="Arial" w:cs="Arial"/>
          <w:color w:val="555555"/>
          <w:sz w:val="44"/>
          <w:szCs w:val="42"/>
        </w:rPr>
      </w:pPr>
      <w:r w:rsidRPr="003E7669">
        <w:rPr>
          <w:rFonts w:ascii="Arial" w:hAnsi="Arial" w:cs="Arial"/>
          <w:b/>
          <w:bCs/>
          <w:color w:val="555555"/>
          <w:sz w:val="24"/>
          <w:szCs w:val="42"/>
        </w:rPr>
        <w:t xml:space="preserve">3. </w:t>
      </w:r>
      <w:r w:rsidRPr="003E7669">
        <w:rPr>
          <w:rFonts w:ascii="Arial" w:hAnsi="Arial" w:cs="Arial"/>
          <w:b/>
          <w:bCs/>
          <w:color w:val="555555"/>
          <w:sz w:val="28"/>
          <w:szCs w:val="42"/>
        </w:rPr>
        <w:t>Five Number Summary</w:t>
      </w:r>
    </w:p>
    <w:p w14:paraId="53A8FDA5" w14:textId="3354B0A6"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3E7669">
        <w:rPr>
          <w:rFonts w:ascii="inherit" w:hAnsi="inherit" w:cs="Arial"/>
          <w:color w:val="777777"/>
          <w:szCs w:val="20"/>
        </w:rPr>
        <w:t>The </w:t>
      </w:r>
      <w:hyperlink r:id="rId664" w:tgtFrame="_blank" w:history="1">
        <w:r w:rsidRPr="003E7669">
          <w:rPr>
            <w:rStyle w:val="Hyperlink"/>
            <w:rFonts w:ascii="inherit" w:eastAsiaTheme="majorEastAsia" w:hAnsi="inherit" w:cs="Arial"/>
            <w:color w:val="05A9C5"/>
            <w:szCs w:val="20"/>
            <w:bdr w:val="none" w:sz="0" w:space="0" w:color="auto" w:frame="1"/>
          </w:rPr>
          <w:t>five number summary</w:t>
        </w:r>
      </w:hyperlink>
      <w:r w:rsidRPr="003E7669">
        <w:rPr>
          <w:rFonts w:ascii="inherit" w:hAnsi="inherit" w:cs="Arial"/>
          <w:color w:val="777777"/>
          <w:szCs w:val="20"/>
        </w:rPr>
        <w:t> is an overview of your data. The statistics in the summary are the smallest value (minimum), the largest (maximum), the middle (median) and the first and third quartiles.</w:t>
      </w:r>
    </w:p>
    <w:p w14:paraId="53098F78" w14:textId="77777777" w:rsidR="003E7669" w:rsidRPr="003E7669" w:rsidRDefault="003E7669"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15178D45" w14:textId="77777777" w:rsidR="005B080B" w:rsidRPr="001E643B"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1E643B">
        <w:rPr>
          <w:rFonts w:ascii="Arial" w:hAnsi="Arial" w:cs="Arial"/>
          <w:b/>
          <w:bCs/>
          <w:color w:val="555555"/>
          <w:sz w:val="28"/>
          <w:szCs w:val="42"/>
        </w:rPr>
        <w:lastRenderedPageBreak/>
        <w:t>4. Interquartile Range (IQR)</w:t>
      </w:r>
    </w:p>
    <w:p w14:paraId="439339E0" w14:textId="49774CE5"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1E643B">
        <w:rPr>
          <w:rFonts w:ascii="inherit" w:hAnsi="inherit" w:cs="Arial"/>
          <w:color w:val="777777"/>
          <w:szCs w:val="20"/>
        </w:rPr>
        <w:t>The </w:t>
      </w:r>
      <w:hyperlink r:id="rId665" w:tgtFrame="_blank" w:history="1">
        <w:r w:rsidRPr="001E643B">
          <w:rPr>
            <w:rStyle w:val="Hyperlink"/>
            <w:rFonts w:ascii="inherit" w:eastAsiaTheme="majorEastAsia" w:hAnsi="inherit" w:cs="Arial"/>
            <w:color w:val="05A9C5"/>
            <w:szCs w:val="20"/>
            <w:bdr w:val="none" w:sz="0" w:space="0" w:color="auto" w:frame="1"/>
          </w:rPr>
          <w:t>interquartile range </w:t>
        </w:r>
      </w:hyperlink>
      <w:r w:rsidRPr="001E643B">
        <w:rPr>
          <w:rFonts w:ascii="inherit" w:hAnsi="inherit" w:cs="Arial"/>
          <w:color w:val="777777"/>
          <w:szCs w:val="20"/>
        </w:rPr>
        <w:t>tells you where the “middle fifty” is in a data set. While the </w:t>
      </w:r>
      <w:hyperlink r:id="rId666" w:tgtFrame="_blank" w:history="1">
        <w:r w:rsidRPr="001E643B">
          <w:rPr>
            <w:rStyle w:val="Hyperlink"/>
            <w:rFonts w:ascii="inherit" w:eastAsiaTheme="majorEastAsia" w:hAnsi="inherit" w:cs="Arial"/>
            <w:color w:val="05A9C5"/>
            <w:szCs w:val="20"/>
            <w:bdr w:val="none" w:sz="0" w:space="0" w:color="auto" w:frame="1"/>
          </w:rPr>
          <w:t>range </w:t>
        </w:r>
      </w:hyperlink>
      <w:r w:rsidRPr="001E643B">
        <w:rPr>
          <w:rFonts w:ascii="inherit" w:hAnsi="inherit" w:cs="Arial"/>
          <w:color w:val="777777"/>
          <w:szCs w:val="20"/>
        </w:rPr>
        <w:t>tells you where the beginning and end are in a set, the IQR shows you where the bulk of the “middling” values lie.</w:t>
      </w:r>
    </w:p>
    <w:p w14:paraId="00CDBEA5" w14:textId="77777777" w:rsidR="00C86DD8" w:rsidRPr="001E643B" w:rsidRDefault="00C86DD8"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02202DDB" w14:textId="77777777" w:rsidR="005B080B" w:rsidRPr="00C86DD8"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C86DD8">
        <w:rPr>
          <w:rFonts w:ascii="Arial" w:hAnsi="Arial" w:cs="Arial"/>
          <w:b/>
          <w:bCs/>
          <w:color w:val="555555"/>
          <w:sz w:val="28"/>
          <w:szCs w:val="42"/>
        </w:rPr>
        <w:t>5. Outliers</w:t>
      </w:r>
    </w:p>
    <w:p w14:paraId="278BD81E" w14:textId="70175E0F"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hyperlink r:id="rId667" w:tgtFrame="_blank" w:history="1">
        <w:r w:rsidRPr="00C86DD8">
          <w:rPr>
            <w:rStyle w:val="Hyperlink"/>
            <w:rFonts w:ascii="inherit" w:eastAsiaTheme="majorEastAsia" w:hAnsi="inherit" w:cs="Arial"/>
            <w:color w:val="05A9C5"/>
            <w:szCs w:val="20"/>
            <w:bdr w:val="none" w:sz="0" w:space="0" w:color="auto" w:frame="1"/>
          </w:rPr>
          <w:t>Outliers </w:t>
        </w:r>
      </w:hyperlink>
      <w:r w:rsidRPr="00C86DD8">
        <w:rPr>
          <w:rFonts w:ascii="inherit" w:hAnsi="inherit" w:cs="Arial"/>
          <w:color w:val="777777"/>
          <w:szCs w:val="20"/>
        </w:rPr>
        <w:t>are unusual values that fall outside of an expected range of values. For example, if you’re measuring IQ values of children, your statistics would be thrown off if Einstein and Stephen Hawking were in your class: their IQs would be outliers.</w:t>
      </w:r>
    </w:p>
    <w:p w14:paraId="4B806667" w14:textId="77777777" w:rsidR="00C86DD8" w:rsidRPr="00C86DD8" w:rsidRDefault="00C86DD8"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3AEEBB29" w14:textId="77777777" w:rsidR="005B080B" w:rsidRPr="00C86DD8"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C86DD8">
        <w:rPr>
          <w:rFonts w:ascii="Arial" w:hAnsi="Arial" w:cs="Arial"/>
          <w:b/>
          <w:bCs/>
          <w:color w:val="555555"/>
          <w:sz w:val="28"/>
          <w:szCs w:val="42"/>
        </w:rPr>
        <w:t>6. Percentiles</w:t>
      </w:r>
    </w:p>
    <w:p w14:paraId="738EF094" w14:textId="17E553AA"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C86DD8">
        <w:rPr>
          <w:rFonts w:ascii="inherit" w:hAnsi="inherit" w:cs="Arial"/>
          <w:color w:val="777777"/>
          <w:szCs w:val="20"/>
        </w:rPr>
        <w:t>A </w:t>
      </w:r>
      <w:hyperlink r:id="rId668" w:tgtFrame="_blank" w:history="1">
        <w:r w:rsidRPr="00C86DD8">
          <w:rPr>
            <w:rStyle w:val="Hyperlink"/>
            <w:rFonts w:ascii="inherit" w:eastAsiaTheme="majorEastAsia" w:hAnsi="inherit" w:cs="Arial"/>
            <w:color w:val="05A9C5"/>
            <w:szCs w:val="20"/>
            <w:bdr w:val="none" w:sz="0" w:space="0" w:color="auto" w:frame="1"/>
          </w:rPr>
          <w:t>percentile </w:t>
        </w:r>
      </w:hyperlink>
      <w:r w:rsidRPr="00C86DD8">
        <w:rPr>
          <w:rFonts w:ascii="inherit" w:hAnsi="inherit" w:cs="Arial"/>
          <w:color w:val="777777"/>
          <w:szCs w:val="20"/>
        </w:rPr>
        <w:t>is a number where a certain percentage of scores fall below that number. For example, a 90th percentile marks the spot where 90% of values fall below that cut-off point.</w:t>
      </w:r>
    </w:p>
    <w:p w14:paraId="53C756DB" w14:textId="77777777" w:rsidR="00C86DD8" w:rsidRPr="00C86DD8" w:rsidRDefault="00C86DD8"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4DB0520E" w14:textId="77777777" w:rsidR="005B080B" w:rsidRPr="00C86DD8"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C86DD8">
        <w:rPr>
          <w:rFonts w:ascii="Arial" w:hAnsi="Arial" w:cs="Arial"/>
          <w:b/>
          <w:bCs/>
          <w:color w:val="555555"/>
          <w:sz w:val="28"/>
          <w:szCs w:val="42"/>
        </w:rPr>
        <w:t>7. Quartiles</w:t>
      </w:r>
    </w:p>
    <w:p w14:paraId="0048B955" w14:textId="215BEEF2"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r w:rsidRPr="00C86DD8">
        <w:rPr>
          <w:rFonts w:ascii="inherit" w:hAnsi="inherit" w:cs="Arial"/>
          <w:color w:val="777777"/>
          <w:szCs w:val="20"/>
        </w:rPr>
        <w:t>Simply put, </w:t>
      </w:r>
      <w:hyperlink r:id="rId669" w:tgtFrame="_blank" w:history="1">
        <w:r w:rsidRPr="00C86DD8">
          <w:rPr>
            <w:rStyle w:val="Hyperlink"/>
            <w:rFonts w:ascii="inherit" w:eastAsiaTheme="majorEastAsia" w:hAnsi="inherit" w:cs="Arial"/>
            <w:color w:val="05A9C5"/>
            <w:szCs w:val="20"/>
            <w:bdr w:val="none" w:sz="0" w:space="0" w:color="auto" w:frame="1"/>
          </w:rPr>
          <w:t>quartiles </w:t>
        </w:r>
      </w:hyperlink>
      <w:r w:rsidRPr="00C86DD8">
        <w:rPr>
          <w:rFonts w:ascii="inherit" w:hAnsi="inherit" w:cs="Arial"/>
          <w:color w:val="777777"/>
          <w:szCs w:val="20"/>
        </w:rPr>
        <w:t>divide your data into quarters: the lowest quarter, two middle quarters, and a highest quarter.</w:t>
      </w:r>
    </w:p>
    <w:p w14:paraId="5EEA7628" w14:textId="77777777" w:rsidR="00C86DD8" w:rsidRPr="00C86DD8" w:rsidRDefault="00C86DD8"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00FAA7FB" w14:textId="77777777" w:rsidR="005B080B" w:rsidRPr="00392AC3"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392AC3">
        <w:rPr>
          <w:rFonts w:ascii="Arial" w:hAnsi="Arial" w:cs="Arial"/>
          <w:b/>
          <w:bCs/>
          <w:color w:val="555555"/>
          <w:sz w:val="28"/>
          <w:szCs w:val="42"/>
        </w:rPr>
        <w:t>8. Standard scores (i.e. z-scores)</w:t>
      </w:r>
    </w:p>
    <w:p w14:paraId="2B0B0135" w14:textId="11F512A0" w:rsidR="005B080B"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hyperlink r:id="rId670" w:tgtFrame="_blank" w:history="1">
        <w:r w:rsidRPr="00392AC3">
          <w:rPr>
            <w:rStyle w:val="Hyperlink"/>
            <w:rFonts w:ascii="inherit" w:eastAsiaTheme="majorEastAsia" w:hAnsi="inherit" w:cs="Arial"/>
            <w:color w:val="05A9C5"/>
            <w:szCs w:val="20"/>
            <w:bdr w:val="none" w:sz="0" w:space="0" w:color="auto" w:frame="1"/>
          </w:rPr>
          <w:t>Z-</w:t>
        </w:r>
        <w:proofErr w:type="spellStart"/>
        <w:r w:rsidRPr="00392AC3">
          <w:rPr>
            <w:rStyle w:val="Hyperlink"/>
            <w:rFonts w:ascii="inherit" w:eastAsiaTheme="majorEastAsia" w:hAnsi="inherit" w:cs="Arial"/>
            <w:color w:val="05A9C5"/>
            <w:szCs w:val="20"/>
            <w:bdr w:val="none" w:sz="0" w:space="0" w:color="auto" w:frame="1"/>
          </w:rPr>
          <w:t>scores</w:t>
        </w:r>
      </w:hyperlink>
      <w:r w:rsidRPr="00392AC3">
        <w:rPr>
          <w:rFonts w:ascii="inherit" w:hAnsi="inherit" w:cs="Arial"/>
          <w:color w:val="777777"/>
          <w:szCs w:val="20"/>
        </w:rPr>
        <w:t>are</w:t>
      </w:r>
      <w:proofErr w:type="spellEnd"/>
      <w:r w:rsidRPr="00392AC3">
        <w:rPr>
          <w:rFonts w:ascii="inherit" w:hAnsi="inherit" w:cs="Arial"/>
          <w:color w:val="777777"/>
          <w:szCs w:val="20"/>
        </w:rPr>
        <w:t xml:space="preserve"> a way to compare results from a test to a “normal” population.</w:t>
      </w:r>
    </w:p>
    <w:p w14:paraId="01D82FBD" w14:textId="77777777" w:rsidR="0046262D" w:rsidRPr="00392AC3" w:rsidRDefault="0046262D" w:rsidP="005B080B">
      <w:pPr>
        <w:pStyle w:val="NormalWeb"/>
        <w:shd w:val="clear" w:color="auto" w:fill="FFFFFF"/>
        <w:spacing w:before="0" w:beforeAutospacing="0" w:after="0" w:afterAutospacing="0"/>
        <w:textAlignment w:val="baseline"/>
        <w:rPr>
          <w:rFonts w:ascii="inherit" w:hAnsi="inherit" w:cs="Arial"/>
          <w:color w:val="777777"/>
          <w:szCs w:val="20"/>
        </w:rPr>
      </w:pPr>
    </w:p>
    <w:p w14:paraId="603A18DE" w14:textId="708C3621" w:rsidR="005B080B" w:rsidRDefault="0046262D" w:rsidP="005B080B">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E05712B" wp14:editId="11B2C325">
            <wp:extent cx="4572000" cy="3429000"/>
            <wp:effectExtent l="0" t="0" r="0" b="0"/>
            <wp:docPr id="283" name="Video 283">
              <a:hlinkClick xmlns:a="http://schemas.openxmlformats.org/drawingml/2006/main" r:id="rId6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Video 283">
                      <a:hlinkClick r:id="rId671"/>
                    </pic:cNvPr>
                    <pic:cNvPicPr/>
                  </pic:nvPicPr>
                  <pic:blipFill>
                    <a:blip r:embed="rId67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p4s5Ouk1g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FD8EE2B" w14:textId="77777777" w:rsidR="005B080B" w:rsidRPr="00392AC3" w:rsidRDefault="005B080B" w:rsidP="005B080B">
      <w:pPr>
        <w:pStyle w:val="Heading2"/>
        <w:shd w:val="clear" w:color="auto" w:fill="FFFFFF"/>
        <w:spacing w:before="0" w:line="525" w:lineRule="atLeast"/>
        <w:textAlignment w:val="baseline"/>
        <w:rPr>
          <w:rFonts w:ascii="Arial" w:hAnsi="Arial" w:cs="Arial"/>
          <w:color w:val="555555"/>
          <w:sz w:val="28"/>
          <w:szCs w:val="42"/>
        </w:rPr>
      </w:pPr>
      <w:r w:rsidRPr="00392AC3">
        <w:rPr>
          <w:rFonts w:ascii="Arial" w:hAnsi="Arial" w:cs="Arial"/>
          <w:b/>
          <w:bCs/>
          <w:color w:val="555555"/>
          <w:sz w:val="28"/>
          <w:szCs w:val="42"/>
        </w:rPr>
        <w:lastRenderedPageBreak/>
        <w:t>9. Tukey’s upper hinge and lower hinge</w:t>
      </w:r>
    </w:p>
    <w:p w14:paraId="3035A237" w14:textId="77777777" w:rsidR="005B080B" w:rsidRPr="00392AC3" w:rsidRDefault="005B080B" w:rsidP="005B080B">
      <w:pPr>
        <w:pStyle w:val="NormalWeb"/>
        <w:shd w:val="clear" w:color="auto" w:fill="FFFFFF"/>
        <w:spacing w:before="0" w:beforeAutospacing="0" w:after="0" w:afterAutospacing="0"/>
        <w:textAlignment w:val="baseline"/>
        <w:rPr>
          <w:rFonts w:ascii="inherit" w:hAnsi="inherit" w:cs="Arial"/>
          <w:color w:val="777777"/>
          <w:szCs w:val="20"/>
        </w:rPr>
      </w:pPr>
      <w:hyperlink r:id="rId673" w:tgtFrame="_blank" w:history="1">
        <w:r w:rsidRPr="00392AC3">
          <w:rPr>
            <w:rStyle w:val="Hyperlink"/>
            <w:rFonts w:ascii="inherit" w:eastAsiaTheme="majorEastAsia" w:hAnsi="inherit" w:cs="Arial"/>
            <w:color w:val="05A9C5"/>
            <w:szCs w:val="20"/>
            <w:bdr w:val="none" w:sz="0" w:space="0" w:color="auto" w:frame="1"/>
          </w:rPr>
          <w:t>Tukey’s upper hinge and lower hinge</w:t>
        </w:r>
      </w:hyperlink>
      <w:r w:rsidRPr="00392AC3">
        <w:rPr>
          <w:rFonts w:ascii="inherit" w:hAnsi="inherit" w:cs="Arial"/>
          <w:color w:val="777777"/>
          <w:szCs w:val="20"/>
        </w:rPr>
        <w:t> are created when you split a data set into four pieces (with three hinges). As the median is included in this “splitting,” Tukey’s hinges are sometimes called inclusive quartiles.</w:t>
      </w:r>
    </w:p>
    <w:p w14:paraId="22304315" w14:textId="77777777" w:rsidR="00843388" w:rsidRDefault="00843388" w:rsidP="009753A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D057F28" w14:textId="300DF301" w:rsidR="00C9006C" w:rsidRPr="009753A3" w:rsidRDefault="00C9006C" w:rsidP="009753A3">
      <w:pPr>
        <w:pStyle w:val="Heading2"/>
        <w:shd w:val="clear" w:color="auto" w:fill="FFFFFF"/>
        <w:spacing w:before="0" w:line="525" w:lineRule="atLeast"/>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9006C">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Population in Statistics</w:t>
      </w:r>
    </w:p>
    <w:p w14:paraId="4F7EA730" w14:textId="047CF215" w:rsidR="00F34700" w:rsidRDefault="00F34700" w:rsidP="00F34700"/>
    <w:p w14:paraId="5764E087" w14:textId="77777777" w:rsidR="008C5F66" w:rsidRPr="008C5F66"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BC0343">
        <w:rPr>
          <w:rFonts w:ascii="Arial" w:hAnsi="Arial" w:cs="Arial"/>
          <w:color w:val="ED7D31" w:themeColor="accent2"/>
          <w:sz w:val="22"/>
          <w:szCs w:val="20"/>
        </w:rPr>
        <w:t>In stats, a sample is a </w:t>
      </w:r>
      <w:r w:rsidRPr="00BC0343">
        <w:rPr>
          <w:rStyle w:val="Strong"/>
          <w:rFonts w:ascii="inherit" w:hAnsi="inherit" w:cs="Arial"/>
          <w:color w:val="ED7D31" w:themeColor="accent2"/>
          <w:sz w:val="22"/>
          <w:szCs w:val="20"/>
          <w:bdr w:val="none" w:sz="0" w:space="0" w:color="auto" w:frame="1"/>
        </w:rPr>
        <w:t>part of a population</w:t>
      </w:r>
      <w:r w:rsidRPr="00BC0343">
        <w:rPr>
          <w:rFonts w:ascii="Arial" w:hAnsi="Arial" w:cs="Arial"/>
          <w:color w:val="ED7D31" w:themeColor="accent2"/>
          <w:sz w:val="22"/>
          <w:szCs w:val="20"/>
        </w:rPr>
        <w:t xml:space="preserve">. A population is a whole, it’s every member of a group. A population is the opposite to a sample, which is a fraction or percentage of a group. </w:t>
      </w:r>
      <w:r w:rsidRPr="008C5F66">
        <w:rPr>
          <w:rFonts w:ascii="Arial" w:hAnsi="Arial" w:cs="Arial"/>
          <w:color w:val="777777"/>
          <w:sz w:val="22"/>
          <w:szCs w:val="20"/>
        </w:rPr>
        <w:t>Sometimes it’s possible to survey every member of a group. A classic example is the </w:t>
      </w:r>
      <w:hyperlink r:id="rId674" w:history="1">
        <w:r w:rsidRPr="008C5F66">
          <w:rPr>
            <w:rStyle w:val="Hyperlink"/>
            <w:rFonts w:ascii="inherit" w:eastAsiaTheme="majorEastAsia" w:hAnsi="inherit" w:cs="Arial"/>
            <w:color w:val="05A9C5"/>
            <w:sz w:val="22"/>
            <w:szCs w:val="20"/>
            <w:bdr w:val="none" w:sz="0" w:space="0" w:color="auto" w:frame="1"/>
          </w:rPr>
          <w:t>Census</w:t>
        </w:r>
      </w:hyperlink>
      <w:r w:rsidRPr="008C5F66">
        <w:rPr>
          <w:rFonts w:ascii="Arial" w:hAnsi="Arial" w:cs="Arial"/>
          <w:color w:val="777777"/>
          <w:sz w:val="22"/>
          <w:szCs w:val="20"/>
        </w:rPr>
        <w:t xml:space="preserve">, where it’s the law that you have to respond. Note: if you do manage to survey everyone, it </w:t>
      </w:r>
      <w:proofErr w:type="gramStart"/>
      <w:r w:rsidRPr="008C5F66">
        <w:rPr>
          <w:rFonts w:ascii="Arial" w:hAnsi="Arial" w:cs="Arial"/>
          <w:color w:val="777777"/>
          <w:sz w:val="22"/>
          <w:szCs w:val="20"/>
        </w:rPr>
        <w:t>actually </w:t>
      </w:r>
      <w:r w:rsidRPr="008C5F66">
        <w:rPr>
          <w:rStyle w:val="Emphasis"/>
          <w:rFonts w:ascii="inherit" w:hAnsi="inherit" w:cs="Arial"/>
          <w:color w:val="777777"/>
          <w:sz w:val="22"/>
          <w:szCs w:val="20"/>
          <w:bdr w:val="none" w:sz="0" w:space="0" w:color="auto" w:frame="1"/>
        </w:rPr>
        <w:t>is</w:t>
      </w:r>
      <w:proofErr w:type="gramEnd"/>
      <w:r w:rsidRPr="008C5F66">
        <w:rPr>
          <w:rFonts w:ascii="Arial" w:hAnsi="Arial" w:cs="Arial"/>
          <w:color w:val="777777"/>
          <w:sz w:val="22"/>
          <w:szCs w:val="20"/>
        </w:rPr>
        <w:t> called a census: The U.S. Census is just one example of a census.</w:t>
      </w:r>
      <w:r w:rsidRPr="008C5F66">
        <w:rPr>
          <w:rFonts w:ascii="Arial" w:hAnsi="Arial" w:cs="Arial"/>
          <w:color w:val="777777"/>
          <w:sz w:val="22"/>
          <w:szCs w:val="20"/>
        </w:rPr>
        <w:br/>
      </w:r>
    </w:p>
    <w:p w14:paraId="5C82B36D" w14:textId="54DC0A1A" w:rsidR="00F22174"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A426D0">
        <w:rPr>
          <w:rFonts w:ascii="Arial" w:hAnsi="Arial" w:cs="Arial"/>
          <w:color w:val="ED7D31" w:themeColor="accent2"/>
          <w:sz w:val="22"/>
          <w:szCs w:val="20"/>
        </w:rPr>
        <w:t>In most cases, it’s impractical to survey </w:t>
      </w:r>
      <w:r w:rsidRPr="00A426D0">
        <w:rPr>
          <w:rStyle w:val="Emphasis"/>
          <w:rFonts w:ascii="inherit" w:hAnsi="inherit" w:cs="Arial"/>
          <w:color w:val="ED7D31" w:themeColor="accent2"/>
          <w:sz w:val="22"/>
          <w:szCs w:val="20"/>
          <w:bdr w:val="none" w:sz="0" w:space="0" w:color="auto" w:frame="1"/>
        </w:rPr>
        <w:t>everyone</w:t>
      </w:r>
      <w:r w:rsidRPr="00A426D0">
        <w:rPr>
          <w:rFonts w:ascii="Arial" w:hAnsi="Arial" w:cs="Arial"/>
          <w:color w:val="ED7D31" w:themeColor="accent2"/>
          <w:sz w:val="22"/>
          <w:szCs w:val="20"/>
        </w:rPr>
        <w:t>.</w:t>
      </w:r>
      <w:r w:rsidR="00E03A3F">
        <w:rPr>
          <w:rFonts w:ascii="Arial" w:hAnsi="Arial" w:cs="Arial"/>
          <w:color w:val="777777"/>
          <w:sz w:val="22"/>
          <w:szCs w:val="20"/>
        </w:rPr>
        <w:t xml:space="preserve"> </w:t>
      </w:r>
      <w:r w:rsidRPr="00A3244E">
        <w:rPr>
          <w:rFonts w:ascii="Arial" w:hAnsi="Arial" w:cs="Arial"/>
          <w:color w:val="777777"/>
          <w:sz w:val="22"/>
          <w:szCs w:val="20"/>
        </w:rPr>
        <w:t>Imagine</w:t>
      </w:r>
      <w:r w:rsidRPr="008C5F66">
        <w:rPr>
          <w:rFonts w:ascii="Arial" w:hAnsi="Arial" w:cs="Arial"/>
          <w:color w:val="777777"/>
          <w:sz w:val="22"/>
          <w:szCs w:val="20"/>
        </w:rPr>
        <w:t xml:space="preserve"> how long it would take you to call every dog owner in the U.S. to find out what their preferred brand of dog food was. In addition, sometimes people either don’t want to respond or forget to respond, leading to incomplete censuses. </w:t>
      </w:r>
      <w:r w:rsidRPr="00AA0005">
        <w:rPr>
          <w:rFonts w:ascii="Arial" w:hAnsi="Arial" w:cs="Arial"/>
          <w:color w:val="ED7D31" w:themeColor="accent2"/>
          <w:sz w:val="22"/>
          <w:szCs w:val="20"/>
        </w:rPr>
        <w:t xml:space="preserve">Incomplete censuses become </w:t>
      </w:r>
      <w:proofErr w:type="gramStart"/>
      <w:r w:rsidRPr="00AA0005">
        <w:rPr>
          <w:rFonts w:ascii="Arial" w:hAnsi="Arial" w:cs="Arial"/>
          <w:color w:val="ED7D31" w:themeColor="accent2"/>
          <w:sz w:val="22"/>
          <w:szCs w:val="20"/>
        </w:rPr>
        <w:t>samples by definition</w:t>
      </w:r>
      <w:proofErr w:type="gramEnd"/>
      <w:r w:rsidRPr="008C5F66">
        <w:rPr>
          <w:rFonts w:ascii="Arial" w:hAnsi="Arial" w:cs="Arial"/>
          <w:color w:val="777777"/>
          <w:sz w:val="22"/>
          <w:szCs w:val="20"/>
        </w:rPr>
        <w:t>.</w:t>
      </w:r>
    </w:p>
    <w:p w14:paraId="187C5FF0" w14:textId="77777777" w:rsidR="002553BE" w:rsidRPr="008C5F66" w:rsidRDefault="002553BE" w:rsidP="00F22174">
      <w:pPr>
        <w:pStyle w:val="NormalWeb"/>
        <w:shd w:val="clear" w:color="auto" w:fill="FFFFFF"/>
        <w:spacing w:before="0" w:beforeAutospacing="0" w:after="0" w:afterAutospacing="0"/>
        <w:textAlignment w:val="baseline"/>
        <w:rPr>
          <w:rFonts w:ascii="Arial" w:hAnsi="Arial" w:cs="Arial"/>
          <w:color w:val="777777"/>
          <w:sz w:val="22"/>
          <w:szCs w:val="20"/>
        </w:rPr>
      </w:pPr>
    </w:p>
    <w:p w14:paraId="1D2A395D" w14:textId="5C698673" w:rsidR="00F22174" w:rsidRDefault="00F22174" w:rsidP="002553B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53B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vs. Population Example</w:t>
      </w:r>
    </w:p>
    <w:p w14:paraId="5757D586" w14:textId="77777777" w:rsidR="002553BE" w:rsidRPr="002553BE" w:rsidRDefault="002553BE" w:rsidP="002553B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E95D4D" w14:textId="77777777" w:rsidR="00BC62FD" w:rsidRDefault="00F22174" w:rsidP="00F22174">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15B504B8" wp14:editId="53ECACF9">
            <wp:extent cx="1432560" cy="1432560"/>
            <wp:effectExtent l="0" t="0" r="0" b="0"/>
            <wp:docPr id="15" name="Picture 15" descr="what is a population">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a population">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7E75350" w14:textId="563268CA" w:rsidR="00F22174" w:rsidRDefault="00F22174" w:rsidP="00F22174">
      <w:pPr>
        <w:pStyle w:val="NormalWeb"/>
        <w:shd w:val="clear" w:color="auto" w:fill="FFFFFF"/>
        <w:spacing w:before="0" w:beforeAutospacing="0" w:after="0" w:afterAutospacing="0"/>
        <w:textAlignment w:val="baseline"/>
        <w:rPr>
          <w:rStyle w:val="Strong"/>
          <w:rFonts w:ascii="inherit" w:hAnsi="inherit" w:cs="Arial"/>
          <w:color w:val="777777"/>
          <w:sz w:val="22"/>
          <w:szCs w:val="20"/>
          <w:bdr w:val="none" w:sz="0" w:space="0" w:color="auto" w:frame="1"/>
        </w:rPr>
      </w:pPr>
      <w:r>
        <w:rPr>
          <w:rFonts w:ascii="Arial" w:hAnsi="Arial" w:cs="Arial"/>
          <w:color w:val="777777"/>
          <w:sz w:val="20"/>
          <w:szCs w:val="20"/>
        </w:rPr>
        <w:br/>
      </w:r>
      <w:r w:rsidRPr="007E46B6">
        <w:rPr>
          <w:rFonts w:ascii="Arial" w:hAnsi="Arial" w:cs="Arial"/>
          <w:color w:val="777777"/>
          <w:sz w:val="22"/>
          <w:szCs w:val="20"/>
        </w:rPr>
        <w:t>If you go into a candy store, the owner might have </w:t>
      </w:r>
      <w:r w:rsidRPr="007E46B6">
        <w:rPr>
          <w:rStyle w:val="Strong"/>
          <w:rFonts w:ascii="inherit" w:hAnsi="inherit" w:cs="Arial"/>
          <w:color w:val="777777"/>
          <w:sz w:val="22"/>
          <w:szCs w:val="20"/>
          <w:bdr w:val="none" w:sz="0" w:space="0" w:color="auto" w:frame="1"/>
        </w:rPr>
        <w:t>samples of their products</w:t>
      </w:r>
      <w:r w:rsidRPr="007E46B6">
        <w:rPr>
          <w:rFonts w:ascii="Arial" w:hAnsi="Arial" w:cs="Arial"/>
          <w:color w:val="777777"/>
          <w:sz w:val="22"/>
          <w:szCs w:val="20"/>
        </w:rPr>
        <w:t xml:space="preserve"> on display. It wouldn’t be possible for you to sample everything in the store; Financially the owner wouldn’t want you to taste everything for free. And you probably wouldn’t want to eat a sample of candy from a couple hundred jars or you might get sick to your stomach. So, </w:t>
      </w:r>
      <w:r w:rsidRPr="00654BBD">
        <w:rPr>
          <w:rFonts w:ascii="Arial" w:hAnsi="Arial" w:cs="Arial"/>
          <w:color w:val="ED7D31" w:themeColor="accent2"/>
          <w:sz w:val="22"/>
          <w:szCs w:val="20"/>
        </w:rPr>
        <w:t>you might base your opinion about the entire store’s candy line based on the samples they have to offer. The same logic holds true for most surveys in stats; You’re only going to want to take a sample of the whole population (“population” in this example would be the entire candy line). The result is a </w:t>
      </w:r>
      <w:r w:rsidRPr="00654BBD">
        <w:rPr>
          <w:rStyle w:val="Strong"/>
          <w:rFonts w:ascii="inherit" w:hAnsi="inherit" w:cs="Arial"/>
          <w:color w:val="ED7D31" w:themeColor="accent2"/>
          <w:sz w:val="22"/>
          <w:szCs w:val="20"/>
          <w:bdr w:val="none" w:sz="0" w:space="0" w:color="auto" w:frame="1"/>
        </w:rPr>
        <w:t>statistic about that population</w:t>
      </w:r>
      <w:r w:rsidRPr="007E46B6">
        <w:rPr>
          <w:rStyle w:val="Strong"/>
          <w:rFonts w:ascii="inherit" w:hAnsi="inherit" w:cs="Arial"/>
          <w:color w:val="777777"/>
          <w:sz w:val="22"/>
          <w:szCs w:val="20"/>
          <w:bdr w:val="none" w:sz="0" w:space="0" w:color="auto" w:frame="1"/>
        </w:rPr>
        <w:t>.</w:t>
      </w:r>
    </w:p>
    <w:p w14:paraId="66EAE127" w14:textId="77777777" w:rsidR="00A24C82" w:rsidRPr="007E46B6" w:rsidRDefault="00A24C82" w:rsidP="00F22174">
      <w:pPr>
        <w:pStyle w:val="NormalWeb"/>
        <w:shd w:val="clear" w:color="auto" w:fill="FFFFFF"/>
        <w:spacing w:before="0" w:beforeAutospacing="0" w:after="0" w:afterAutospacing="0"/>
        <w:textAlignment w:val="baseline"/>
        <w:rPr>
          <w:rFonts w:ascii="Arial" w:hAnsi="Arial" w:cs="Arial"/>
          <w:color w:val="777777"/>
          <w:sz w:val="22"/>
          <w:szCs w:val="20"/>
        </w:rPr>
      </w:pPr>
    </w:p>
    <w:bookmarkStart w:id="23" w:name="Statistic_vs_Parameter"/>
    <w:p w14:paraId="00741C8D" w14:textId="5BCC71DA" w:rsidR="00F22174" w:rsidRPr="00A24C82" w:rsidRDefault="00F22174" w:rsidP="00F2217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 xml:space="preserve"> HYPERLINK "https://www.statisticshowto.datasciencecentral.com/how-to-tell-the-difference-between-a-statistic-and-a-parameter/" \t "_blank" </w:instrText>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 vs. Parameter</w:t>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r w:rsidRPr="00A24C8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bookmarkEnd w:id="23"/>
    <w:p w14:paraId="4D38AC7C" w14:textId="77777777" w:rsidR="00A24C82" w:rsidRPr="00A24C82" w:rsidRDefault="00A24C82" w:rsidP="00A24C82">
      <w:pP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7803B3" w14:textId="52EA4C97" w:rsidR="00F22174" w:rsidRPr="00A24C82" w:rsidRDefault="00F22174" w:rsidP="00F22174">
      <w:pPr>
        <w:pStyle w:val="NormalWeb"/>
        <w:shd w:val="clear" w:color="auto" w:fill="FFFFFF"/>
        <w:spacing w:before="0" w:beforeAutospacing="0" w:after="0" w:afterAutospacing="0"/>
        <w:textAlignment w:val="baseline"/>
        <w:rPr>
          <w:rFonts w:ascii="Arial" w:hAnsi="Arial" w:cs="Arial"/>
          <w:color w:val="777777"/>
          <w:sz w:val="22"/>
          <w:szCs w:val="20"/>
        </w:rPr>
      </w:pPr>
      <w:r w:rsidRPr="00A24C82">
        <w:rPr>
          <w:rFonts w:ascii="Arial" w:hAnsi="Arial" w:cs="Arial"/>
          <w:color w:val="ED7D31" w:themeColor="accent2"/>
          <w:sz w:val="22"/>
          <w:szCs w:val="20"/>
        </w:rPr>
        <w:t>A parameter is </w:t>
      </w:r>
      <w:r w:rsidRPr="00A24C82">
        <w:rPr>
          <w:rStyle w:val="Strong"/>
          <w:rFonts w:ascii="inherit" w:hAnsi="inherit" w:cs="Arial"/>
          <w:color w:val="ED7D31" w:themeColor="accent2"/>
          <w:sz w:val="22"/>
          <w:szCs w:val="20"/>
          <w:bdr w:val="none" w:sz="0" w:space="0" w:color="auto" w:frame="1"/>
        </w:rPr>
        <w:t>data about an entire population</w:t>
      </w:r>
      <w:r w:rsidRPr="00A24C82">
        <w:rPr>
          <w:rStyle w:val="Strong"/>
          <w:rFonts w:ascii="inherit" w:hAnsi="inherit" w:cs="Arial"/>
          <w:color w:val="777777"/>
          <w:sz w:val="22"/>
          <w:szCs w:val="20"/>
          <w:bdr w:val="none" w:sz="0" w:space="0" w:color="auto" w:frame="1"/>
        </w:rPr>
        <w:t>.</w:t>
      </w:r>
      <w:r w:rsidRPr="00A24C82">
        <w:rPr>
          <w:rFonts w:ascii="Arial" w:hAnsi="Arial" w:cs="Arial"/>
          <w:color w:val="777777"/>
          <w:sz w:val="22"/>
          <w:szCs w:val="20"/>
        </w:rPr>
        <w:t xml:space="preserve"> For example, if you want to find out which classes freshmen at a certain college were taking, you could ask everyone (perhaps via email) and it would be possible to get a parameter. </w:t>
      </w:r>
      <w:r w:rsidRPr="00ED71FA">
        <w:rPr>
          <w:rFonts w:ascii="Arial" w:hAnsi="Arial" w:cs="Arial"/>
          <w:color w:val="ED7D31" w:themeColor="accent2"/>
          <w:sz w:val="22"/>
          <w:szCs w:val="20"/>
        </w:rPr>
        <w:t>Statistics are when you base your data from samples</w:t>
      </w:r>
      <w:r w:rsidRPr="00A24C82">
        <w:rPr>
          <w:rFonts w:ascii="Arial" w:hAnsi="Arial" w:cs="Arial"/>
          <w:color w:val="777777"/>
          <w:sz w:val="22"/>
          <w:szCs w:val="20"/>
        </w:rPr>
        <w:t xml:space="preserve">. For example, you might ask 20 percent of the freshman class what classes they are taking and use that data to make assumptions about what everyone is taking. </w:t>
      </w:r>
      <w:r w:rsidRPr="00FF619D">
        <w:rPr>
          <w:rFonts w:ascii="Arial" w:hAnsi="Arial" w:cs="Arial"/>
          <w:color w:val="ED7D31" w:themeColor="accent2"/>
          <w:sz w:val="22"/>
          <w:szCs w:val="20"/>
        </w:rPr>
        <w:t xml:space="preserve">Obviously, if you base your results from a bit of the population, your results aren’t going to </w:t>
      </w:r>
      <w:r w:rsidRPr="00FF619D">
        <w:rPr>
          <w:rFonts w:ascii="Arial" w:hAnsi="Arial" w:cs="Arial"/>
          <w:color w:val="ED7D31" w:themeColor="accent2"/>
          <w:sz w:val="22"/>
          <w:szCs w:val="20"/>
        </w:rPr>
        <w:lastRenderedPageBreak/>
        <w:t>be perfect. That’s where we talk about </w:t>
      </w:r>
      <w:hyperlink r:id="rId677" w:tgtFrame="_blank" w:history="1">
        <w:r w:rsidRPr="00FF619D">
          <w:rPr>
            <w:rStyle w:val="Hyperlink"/>
            <w:rFonts w:ascii="inherit" w:eastAsiaTheme="majorEastAsia" w:hAnsi="inherit" w:cs="Arial"/>
            <w:b/>
            <w:bCs/>
            <w:color w:val="00B0F0"/>
            <w:sz w:val="22"/>
            <w:szCs w:val="20"/>
            <w:bdr w:val="none" w:sz="0" w:space="0" w:color="auto" w:frame="1"/>
          </w:rPr>
          <w:t>margins of error</w:t>
        </w:r>
      </w:hyperlink>
      <w:r w:rsidRPr="00FF619D">
        <w:rPr>
          <w:rFonts w:ascii="Arial" w:hAnsi="Arial" w:cs="Arial"/>
          <w:color w:val="ED7D31" w:themeColor="accent2"/>
          <w:sz w:val="22"/>
          <w:szCs w:val="20"/>
        </w:rPr>
        <w:t> and </w:t>
      </w:r>
      <w:hyperlink r:id="rId678" w:history="1">
        <w:r w:rsidRPr="00FF619D">
          <w:rPr>
            <w:rStyle w:val="Hyperlink"/>
            <w:rFonts w:ascii="inherit" w:eastAsiaTheme="majorEastAsia" w:hAnsi="inherit" w:cs="Arial"/>
            <w:b/>
            <w:bCs/>
            <w:color w:val="00B0F0"/>
            <w:sz w:val="22"/>
            <w:szCs w:val="20"/>
            <w:bdr w:val="none" w:sz="0" w:space="0" w:color="auto" w:frame="1"/>
          </w:rPr>
          <w:t>confidence intervals</w:t>
        </w:r>
      </w:hyperlink>
      <w:r w:rsidRPr="00FF619D">
        <w:rPr>
          <w:rFonts w:ascii="Arial" w:hAnsi="Arial" w:cs="Arial"/>
          <w:color w:val="ED7D31" w:themeColor="accent2"/>
          <w:sz w:val="22"/>
          <w:szCs w:val="20"/>
        </w:rPr>
        <w:t xml:space="preserve"> in stats. </w:t>
      </w:r>
      <w:r w:rsidRPr="00A24C82">
        <w:rPr>
          <w:rFonts w:ascii="Arial" w:hAnsi="Arial" w:cs="Arial"/>
          <w:color w:val="777777"/>
          <w:sz w:val="22"/>
          <w:szCs w:val="20"/>
        </w:rPr>
        <w:t xml:space="preserve">In the candy store, you might be able to get a good feel for the candy line if you taste a few samples, </w:t>
      </w:r>
      <w:r w:rsidRPr="00052B5C">
        <w:rPr>
          <w:rFonts w:ascii="Arial" w:hAnsi="Arial" w:cs="Arial"/>
          <w:color w:val="ED7D31" w:themeColor="accent2"/>
          <w:sz w:val="22"/>
          <w:szCs w:val="20"/>
        </w:rPr>
        <w:t>but how confident are you that you can accurately say if your sampling wasn’t skewed?</w:t>
      </w:r>
      <w:r w:rsidRPr="00A24C82">
        <w:rPr>
          <w:rFonts w:ascii="Arial" w:hAnsi="Arial" w:cs="Arial"/>
          <w:color w:val="777777"/>
          <w:sz w:val="22"/>
          <w:szCs w:val="20"/>
        </w:rPr>
        <w:t xml:space="preserve"> Perhaps the candy that day was extra fresh and tasted wonderful, or perhaps the </w:t>
      </w:r>
      <w:r w:rsidR="00ED71FA" w:rsidRPr="00A24C82">
        <w:rPr>
          <w:rFonts w:ascii="Arial" w:hAnsi="Arial" w:cs="Arial"/>
          <w:color w:val="777777"/>
          <w:sz w:val="22"/>
          <w:szCs w:val="20"/>
        </w:rPr>
        <w:t>flavours</w:t>
      </w:r>
      <w:r w:rsidRPr="00A24C82">
        <w:rPr>
          <w:rFonts w:ascii="Arial" w:hAnsi="Arial" w:cs="Arial"/>
          <w:color w:val="777777"/>
          <w:sz w:val="22"/>
          <w:szCs w:val="20"/>
        </w:rPr>
        <w:t xml:space="preserve"> offered were ones that you didn’t care for. If you had the opportunity to taste test everything, you could offer an excellent opinion about the parameters of the candy line, but with sampling, all you have is a statistic.</w:t>
      </w:r>
    </w:p>
    <w:p w14:paraId="485FBBB0" w14:textId="5C48BA89" w:rsidR="00F22174" w:rsidRDefault="00F22174" w:rsidP="00F34700"/>
    <w:p w14:paraId="68839E92" w14:textId="39A7B1AB" w:rsidR="000D439F" w:rsidRDefault="000D439F"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4" w:name="Sample"/>
      <w:bookmarkEnd w:id="24"/>
      <w:r w:rsidRPr="00A90E31">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in Statistics</w:t>
      </w:r>
    </w:p>
    <w:p w14:paraId="7157B86C" w14:textId="44C0F701" w:rsidR="00A90E31" w:rsidRDefault="00A90E31"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BB843C8" w14:textId="0B57F374"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2"/>
          <w:szCs w:val="22"/>
        </w:rPr>
      </w:pPr>
      <w:r w:rsidRPr="00F57221">
        <w:rPr>
          <w:rFonts w:ascii="Arial" w:hAnsi="Arial" w:cs="Arial"/>
          <w:color w:val="ED7D31" w:themeColor="accent2"/>
          <w:sz w:val="22"/>
          <w:szCs w:val="22"/>
        </w:rPr>
        <w:t>In statistics, you’ll be working with samples. A sample is just a part of a </w:t>
      </w:r>
      <w:hyperlink r:id="rId679" w:history="1">
        <w:r w:rsidRPr="00F57221">
          <w:rPr>
            <w:rStyle w:val="Hyperlink"/>
            <w:rFonts w:ascii="inherit" w:hAnsi="inherit" w:cs="Arial"/>
            <w:color w:val="ED7D31" w:themeColor="accent2"/>
            <w:sz w:val="22"/>
            <w:szCs w:val="22"/>
            <w:u w:val="none"/>
            <w:bdr w:val="none" w:sz="0" w:space="0" w:color="auto" w:frame="1"/>
          </w:rPr>
          <w:t>population</w:t>
        </w:r>
      </w:hyperlink>
      <w:r w:rsidRPr="00F57221">
        <w:rPr>
          <w:rFonts w:ascii="Arial" w:hAnsi="Arial" w:cs="Arial"/>
          <w:color w:val="ED7D31" w:themeColor="accent2"/>
          <w:sz w:val="22"/>
          <w:szCs w:val="22"/>
        </w:rPr>
        <w:t>.</w:t>
      </w:r>
      <w:r w:rsidRPr="00F57221">
        <w:rPr>
          <w:rFonts w:ascii="Arial" w:hAnsi="Arial" w:cs="Arial"/>
          <w:color w:val="777777"/>
          <w:sz w:val="22"/>
          <w:szCs w:val="22"/>
        </w:rPr>
        <w:t xml:space="preserve"> For example, if you want to find out how much the average American earns, you aren’t going to want to survey everyone in the population (over 300 million people), so you would choose a small number of people in the population. For example, you might select 10,000 people </w:t>
      </w:r>
      <w:proofErr w:type="gramStart"/>
      <w:r w:rsidRPr="00F57221">
        <w:rPr>
          <w:rFonts w:ascii="Arial" w:hAnsi="Arial" w:cs="Arial"/>
          <w:color w:val="777777"/>
          <w:sz w:val="22"/>
          <w:szCs w:val="22"/>
        </w:rPr>
        <w:t>In</w:t>
      </w:r>
      <w:proofErr w:type="gramEnd"/>
      <w:r w:rsidRPr="00F57221">
        <w:rPr>
          <w:rFonts w:ascii="Arial" w:hAnsi="Arial" w:cs="Arial"/>
          <w:color w:val="777777"/>
          <w:sz w:val="22"/>
          <w:szCs w:val="22"/>
        </w:rPr>
        <w:t xml:space="preserve"> statistics, you’ll be working with samples. A sample is just a part of a </w:t>
      </w:r>
      <w:hyperlink r:id="rId680" w:history="1">
        <w:r w:rsidRPr="00F57221">
          <w:rPr>
            <w:rStyle w:val="Hyperlink"/>
            <w:rFonts w:ascii="inherit" w:hAnsi="inherit" w:cs="Arial"/>
            <w:color w:val="05A9C5"/>
            <w:sz w:val="22"/>
            <w:szCs w:val="22"/>
            <w:u w:val="none"/>
            <w:bdr w:val="none" w:sz="0" w:space="0" w:color="auto" w:frame="1"/>
          </w:rPr>
          <w:t>population</w:t>
        </w:r>
      </w:hyperlink>
      <w:r w:rsidRPr="00F57221">
        <w:rPr>
          <w:rFonts w:ascii="Arial" w:hAnsi="Arial" w:cs="Arial"/>
          <w:color w:val="777777"/>
          <w:sz w:val="22"/>
          <w:szCs w:val="22"/>
        </w:rPr>
        <w:t>. For example, if you want to find out how much the average American earns, you aren’t going to want to survey everyone in the population (over 300 million people), so you would choose a small number of people in the population. For example, you might select 10,000 people.</w:t>
      </w:r>
    </w:p>
    <w:p w14:paraId="48236874" w14:textId="116B16A4" w:rsidR="00BF27FA" w:rsidRDefault="00BF27FA" w:rsidP="00426873">
      <w:pPr>
        <w:pStyle w:val="NormalWeb"/>
        <w:shd w:val="clear" w:color="auto" w:fill="FFFFFF"/>
        <w:spacing w:before="0" w:beforeAutospacing="0" w:after="0" w:afterAutospacing="0"/>
        <w:textAlignment w:val="baseline"/>
        <w:rPr>
          <w:rFonts w:ascii="Arial" w:hAnsi="Arial" w:cs="Arial"/>
          <w:color w:val="777777"/>
          <w:sz w:val="22"/>
          <w:szCs w:val="22"/>
        </w:rPr>
      </w:pPr>
    </w:p>
    <w:p w14:paraId="0C32F111" w14:textId="6B22B6C0" w:rsidR="00BF27FA" w:rsidRDefault="00D07F14" w:rsidP="00C075BE">
      <w:pPr>
        <w:numPr>
          <w:ilvl w:val="0"/>
          <w:numId w:val="10"/>
        </w:numPr>
        <w:shd w:val="clear" w:color="auto" w:fill="FFFFFF"/>
        <w:spacing w:after="0" w:line="240" w:lineRule="auto"/>
        <w:ind w:left="450"/>
        <w:textAlignment w:val="baseline"/>
        <w:rPr>
          <w:rFonts w:ascii="inherit" w:hAnsi="inherit" w:cs="Arial"/>
          <w:color w:val="777777"/>
          <w:szCs w:val="20"/>
        </w:rPr>
      </w:pPr>
      <w:hyperlink r:id="rId681" w:history="1">
        <w:r w:rsidR="00BF27FA" w:rsidRPr="00F5383B">
          <w:rPr>
            <w:rStyle w:val="Strong"/>
            <w:rFonts w:ascii="inherit" w:hAnsi="inherit" w:cs="Arial"/>
            <w:color w:val="777777"/>
            <w:szCs w:val="20"/>
            <w:bdr w:val="none" w:sz="0" w:space="0" w:color="auto" w:frame="1"/>
          </w:rPr>
          <w:t>Probability Sampling</w:t>
        </w:r>
      </w:hyperlink>
      <w:r w:rsidR="00BF27FA" w:rsidRPr="00F5383B">
        <w:rPr>
          <w:rFonts w:ascii="inherit" w:hAnsi="inherit" w:cs="Arial"/>
          <w:color w:val="777777"/>
          <w:szCs w:val="20"/>
        </w:rPr>
        <w:t> uses </w:t>
      </w:r>
      <w:hyperlink w:anchor="Randomization" w:history="1">
        <w:r w:rsidR="00BF27FA" w:rsidRPr="00F5383B">
          <w:rPr>
            <w:rStyle w:val="Hyperlink"/>
            <w:rFonts w:ascii="inherit" w:hAnsi="inherit" w:cs="Arial"/>
            <w:color w:val="777777"/>
            <w:szCs w:val="20"/>
            <w:bdr w:val="none" w:sz="0" w:space="0" w:color="auto" w:frame="1"/>
          </w:rPr>
          <w:t>randomization </w:t>
        </w:r>
      </w:hyperlink>
      <w:r w:rsidR="00BF27FA" w:rsidRPr="00F5383B">
        <w:rPr>
          <w:rFonts w:ascii="inherit" w:hAnsi="inherit" w:cs="Arial"/>
          <w:color w:val="777777"/>
          <w:szCs w:val="20"/>
        </w:rPr>
        <w:t>to select sample members. You know the probability of each potential member’s inclusion in the sample. For example, 1/100. However, it isn’t necessary for the odds to be equal. Some members might have a 1/100 chance of being chosen, others might have 1/50.</w:t>
      </w:r>
    </w:p>
    <w:p w14:paraId="2DC9C30F" w14:textId="77777777" w:rsidR="00F5383B" w:rsidRPr="00F5383B" w:rsidRDefault="00F5383B" w:rsidP="00F5383B">
      <w:pPr>
        <w:shd w:val="clear" w:color="auto" w:fill="FFFFFF"/>
        <w:spacing w:after="0" w:line="240" w:lineRule="auto"/>
        <w:ind w:left="450"/>
        <w:textAlignment w:val="baseline"/>
        <w:rPr>
          <w:rFonts w:ascii="inherit" w:hAnsi="inherit" w:cs="Arial"/>
          <w:color w:val="777777"/>
          <w:szCs w:val="20"/>
        </w:rPr>
      </w:pPr>
    </w:p>
    <w:p w14:paraId="1956D725" w14:textId="77777777" w:rsidR="00BF27FA" w:rsidRPr="00F5383B" w:rsidRDefault="00D07F14" w:rsidP="00C075BE">
      <w:pPr>
        <w:numPr>
          <w:ilvl w:val="0"/>
          <w:numId w:val="10"/>
        </w:numPr>
        <w:shd w:val="clear" w:color="auto" w:fill="FFFFFF"/>
        <w:spacing w:after="0" w:line="240" w:lineRule="auto"/>
        <w:ind w:left="450"/>
        <w:textAlignment w:val="baseline"/>
        <w:rPr>
          <w:rFonts w:ascii="inherit" w:hAnsi="inherit" w:cs="Arial"/>
          <w:color w:val="777777"/>
          <w:szCs w:val="20"/>
        </w:rPr>
      </w:pPr>
      <w:hyperlink r:id="rId682" w:history="1">
        <w:r w:rsidR="00BF27FA" w:rsidRPr="00F5383B">
          <w:rPr>
            <w:rStyle w:val="Strong"/>
            <w:rFonts w:ascii="inherit" w:hAnsi="inherit" w:cs="Arial"/>
            <w:color w:val="777777"/>
            <w:szCs w:val="20"/>
            <w:bdr w:val="none" w:sz="0" w:space="0" w:color="auto" w:frame="1"/>
          </w:rPr>
          <w:t>Non-probability sampling</w:t>
        </w:r>
      </w:hyperlink>
      <w:r w:rsidR="00BF27FA" w:rsidRPr="00F5383B">
        <w:rPr>
          <w:rFonts w:ascii="inherit" w:hAnsi="inherit" w:cs="Arial"/>
          <w:color w:val="777777"/>
          <w:szCs w:val="20"/>
        </w:rPr>
        <w:t xml:space="preserve"> uses non-random techniques (i.e. the judgment of the researcher). You can’t calculate the odds of any </w:t>
      </w:r>
      <w:proofErr w:type="gramStart"/>
      <w:r w:rsidR="00BF27FA" w:rsidRPr="00F5383B">
        <w:rPr>
          <w:rFonts w:ascii="inherit" w:hAnsi="inherit" w:cs="Arial"/>
          <w:color w:val="777777"/>
          <w:szCs w:val="20"/>
        </w:rPr>
        <w:t>particular item</w:t>
      </w:r>
      <w:proofErr w:type="gramEnd"/>
      <w:r w:rsidR="00BF27FA" w:rsidRPr="00F5383B">
        <w:rPr>
          <w:rFonts w:ascii="inherit" w:hAnsi="inherit" w:cs="Arial"/>
          <w:color w:val="777777"/>
          <w:szCs w:val="20"/>
        </w:rPr>
        <w:t>, person or thing being included in your sample.</w:t>
      </w:r>
    </w:p>
    <w:p w14:paraId="545045A7" w14:textId="77777777" w:rsidR="00BF27FA" w:rsidRPr="00F5383B" w:rsidRDefault="00BF27FA" w:rsidP="00426873">
      <w:pPr>
        <w:pStyle w:val="NormalWeb"/>
        <w:shd w:val="clear" w:color="auto" w:fill="FFFFFF"/>
        <w:spacing w:before="0" w:beforeAutospacing="0" w:after="0" w:afterAutospacing="0"/>
        <w:textAlignment w:val="baseline"/>
        <w:rPr>
          <w:rFonts w:ascii="Arial" w:hAnsi="Arial" w:cs="Arial"/>
          <w:color w:val="777777"/>
          <w:szCs w:val="22"/>
        </w:rPr>
      </w:pPr>
    </w:p>
    <w:p w14:paraId="53F869F3" w14:textId="77777777"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0"/>
          <w:szCs w:val="20"/>
        </w:rPr>
      </w:pPr>
    </w:p>
    <w:p w14:paraId="670D4332" w14:textId="53FA7014" w:rsidR="00426873" w:rsidRPr="00426873" w:rsidRDefault="00426873" w:rsidP="00426873">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6873">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Finding a Sample</w:t>
      </w:r>
    </w:p>
    <w:p w14:paraId="7687769A" w14:textId="77777777" w:rsidR="00426873" w:rsidRPr="00426873" w:rsidRDefault="00426873" w:rsidP="00426873">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2D7B29B" w14:textId="748F3C53" w:rsidR="00426873" w:rsidRDefault="00426873" w:rsidP="00426873">
      <w:pPr>
        <w:pStyle w:val="NormalWeb"/>
        <w:shd w:val="clear" w:color="auto" w:fill="FFFFFF"/>
        <w:spacing w:before="0" w:beforeAutospacing="0" w:after="0" w:afterAutospacing="0"/>
        <w:textAlignment w:val="baseline"/>
        <w:rPr>
          <w:rFonts w:ascii="Arial" w:hAnsi="Arial" w:cs="Arial"/>
          <w:color w:val="777777"/>
          <w:sz w:val="22"/>
          <w:szCs w:val="20"/>
        </w:rPr>
      </w:pPr>
      <w:r w:rsidRPr="00F57221">
        <w:rPr>
          <w:rFonts w:ascii="Arial" w:hAnsi="Arial" w:cs="Arial"/>
          <w:color w:val="ED7D31" w:themeColor="accent2"/>
          <w:sz w:val="22"/>
          <w:szCs w:val="20"/>
        </w:rPr>
        <w:t xml:space="preserve">Technically, you can’t just choose 10,000 people. </w:t>
      </w:r>
      <w:proofErr w:type="gramStart"/>
      <w:r w:rsidRPr="00F57221">
        <w:rPr>
          <w:rFonts w:ascii="Arial" w:hAnsi="Arial" w:cs="Arial"/>
          <w:color w:val="ED7D31" w:themeColor="accent2"/>
          <w:sz w:val="22"/>
          <w:szCs w:val="20"/>
        </w:rPr>
        <w:t>In order for</w:t>
      </w:r>
      <w:proofErr w:type="gramEnd"/>
      <w:r w:rsidRPr="00F57221">
        <w:rPr>
          <w:rFonts w:ascii="Arial" w:hAnsi="Arial" w:cs="Arial"/>
          <w:color w:val="ED7D31" w:themeColor="accent2"/>
          <w:sz w:val="22"/>
          <w:szCs w:val="20"/>
        </w:rPr>
        <w:t xml:space="preserve"> it to be </w:t>
      </w:r>
      <w:r w:rsidRPr="00F57221">
        <w:rPr>
          <w:rStyle w:val="Strong"/>
          <w:rFonts w:ascii="inherit" w:hAnsi="inherit" w:cs="Arial"/>
          <w:color w:val="ED7D31" w:themeColor="accent2"/>
          <w:sz w:val="22"/>
          <w:szCs w:val="20"/>
          <w:bdr w:val="none" w:sz="0" w:space="0" w:color="auto" w:frame="1"/>
        </w:rPr>
        <w:t>statistical </w:t>
      </w:r>
      <w:r w:rsidRPr="00F57221">
        <w:rPr>
          <w:rFonts w:ascii="Arial" w:hAnsi="Arial" w:cs="Arial"/>
          <w:color w:val="ED7D31" w:themeColor="accent2"/>
          <w:sz w:val="22"/>
          <w:szCs w:val="20"/>
        </w:rPr>
        <w:t>(i.e. one that you can use in statistics), the actual size </w:t>
      </w:r>
      <w:r w:rsidRPr="00F57221">
        <w:rPr>
          <w:rStyle w:val="Strong"/>
          <w:rFonts w:ascii="inherit" w:hAnsi="inherit" w:cs="Arial"/>
          <w:color w:val="ED7D31" w:themeColor="accent2"/>
          <w:sz w:val="22"/>
          <w:szCs w:val="20"/>
          <w:bdr w:val="none" w:sz="0" w:space="0" w:color="auto" w:frame="1"/>
        </w:rPr>
        <w:t>must be found using a statistical method</w:t>
      </w:r>
      <w:r w:rsidRPr="00F57221">
        <w:rPr>
          <w:rFonts w:ascii="Arial" w:hAnsi="Arial" w:cs="Arial"/>
          <w:color w:val="ED7D31" w:themeColor="accent2"/>
          <w:sz w:val="22"/>
          <w:szCs w:val="20"/>
        </w:rPr>
        <w:t>.</w:t>
      </w:r>
      <w:r w:rsidRPr="00F57221">
        <w:rPr>
          <w:rFonts w:ascii="Arial" w:hAnsi="Arial" w:cs="Arial"/>
          <w:color w:val="777777"/>
          <w:sz w:val="22"/>
          <w:szCs w:val="20"/>
        </w:rPr>
        <w:t xml:space="preserve"> Ten thousand people might not be the optimal amount for valid survey results: you may need more, or less. </w:t>
      </w:r>
      <w:r w:rsidRPr="00F57221">
        <w:rPr>
          <w:rFonts w:ascii="Arial" w:hAnsi="Arial" w:cs="Arial"/>
          <w:color w:val="ED7D31" w:themeColor="accent2"/>
          <w:sz w:val="22"/>
          <w:szCs w:val="20"/>
        </w:rPr>
        <w:t>There are many, many ways to find sample sizes, including using data from prior experiments or using a </w:t>
      </w:r>
      <w:hyperlink r:id="rId683" w:tgtFrame="_blank" w:history="1">
        <w:r w:rsidRPr="000714AE">
          <w:rPr>
            <w:rStyle w:val="Hyperlink"/>
            <w:rFonts w:ascii="inherit" w:hAnsi="inherit" w:cs="Arial"/>
            <w:color w:val="00B0F0"/>
            <w:sz w:val="22"/>
            <w:szCs w:val="20"/>
            <w:u w:val="none"/>
            <w:bdr w:val="none" w:sz="0" w:space="0" w:color="auto" w:frame="1"/>
          </w:rPr>
          <w:t>size calculator</w:t>
        </w:r>
      </w:hyperlink>
      <w:r w:rsidRPr="00F57221">
        <w:rPr>
          <w:rFonts w:ascii="Arial" w:hAnsi="Arial" w:cs="Arial"/>
          <w:color w:val="ED7D31" w:themeColor="accent2"/>
          <w:sz w:val="22"/>
          <w:szCs w:val="20"/>
        </w:rPr>
        <w:t>.</w:t>
      </w:r>
      <w:r w:rsidRPr="00F57221">
        <w:rPr>
          <w:rFonts w:ascii="Arial" w:hAnsi="Arial" w:cs="Arial"/>
          <w:color w:val="777777"/>
          <w:sz w:val="22"/>
          <w:szCs w:val="20"/>
        </w:rPr>
        <w:t xml:space="preserve"> </w:t>
      </w:r>
      <w:r w:rsidRPr="000714AE">
        <w:rPr>
          <w:rFonts w:ascii="Arial" w:hAnsi="Arial" w:cs="Arial"/>
          <w:color w:val="ED7D31" w:themeColor="accent2"/>
          <w:sz w:val="22"/>
          <w:szCs w:val="20"/>
        </w:rPr>
        <w:t>How you find a sample size can be quite complex, depending on what you want to do with your data</w:t>
      </w:r>
      <w:r w:rsidRPr="00F57221">
        <w:rPr>
          <w:rFonts w:ascii="Arial" w:hAnsi="Arial" w:cs="Arial"/>
          <w:color w:val="777777"/>
          <w:sz w:val="22"/>
          <w:szCs w:val="20"/>
        </w:rPr>
        <w:t>. You can find out more about how to find them here: </w:t>
      </w:r>
      <w:hyperlink r:id="rId684" w:history="1">
        <w:r w:rsidRPr="00F57221">
          <w:rPr>
            <w:rStyle w:val="Hyperlink"/>
            <w:rFonts w:ascii="inherit" w:hAnsi="inherit" w:cs="Arial"/>
            <w:color w:val="05A9C5"/>
            <w:sz w:val="22"/>
            <w:szCs w:val="20"/>
            <w:u w:val="none"/>
            <w:bdr w:val="none" w:sz="0" w:space="0" w:color="auto" w:frame="1"/>
          </w:rPr>
          <w:t>Sample size: How to find it</w:t>
        </w:r>
      </w:hyperlink>
      <w:r w:rsidRPr="00F57221">
        <w:rPr>
          <w:rFonts w:ascii="Arial" w:hAnsi="Arial" w:cs="Arial"/>
          <w:color w:val="777777"/>
          <w:sz w:val="22"/>
          <w:szCs w:val="20"/>
        </w:rPr>
        <w:t>.</w:t>
      </w:r>
    </w:p>
    <w:p w14:paraId="360A2C79" w14:textId="3F58DC39" w:rsidR="009829CA" w:rsidRDefault="009829CA" w:rsidP="00426873">
      <w:pPr>
        <w:pStyle w:val="NormalWeb"/>
        <w:shd w:val="clear" w:color="auto" w:fill="FFFFFF"/>
        <w:spacing w:before="0" w:beforeAutospacing="0" w:after="0" w:afterAutospacing="0"/>
        <w:textAlignment w:val="baseline"/>
        <w:rPr>
          <w:rFonts w:ascii="Arial" w:hAnsi="Arial" w:cs="Arial"/>
          <w:color w:val="777777"/>
          <w:sz w:val="22"/>
          <w:szCs w:val="20"/>
        </w:rPr>
      </w:pPr>
    </w:p>
    <w:p w14:paraId="2C2BE184" w14:textId="666658C4" w:rsidR="009829CA" w:rsidRDefault="009829CA"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2F8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Common Sampling Types</w:t>
      </w:r>
    </w:p>
    <w:p w14:paraId="7F6852C2" w14:textId="75BCC40F" w:rsidR="00072E02" w:rsidRDefault="00072E02"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A41F36E" w14:textId="07CF5E84" w:rsidR="00072E02" w:rsidRDefault="00072E02" w:rsidP="00072E02">
      <w:pPr>
        <w:pStyle w:val="NormalWeb"/>
        <w:shd w:val="clear" w:color="auto" w:fill="FFFFFF"/>
        <w:spacing w:before="0" w:beforeAutospacing="0" w:after="0" w:afterAutospacing="0"/>
        <w:textAlignment w:val="baseline"/>
        <w:rPr>
          <w:rFonts w:ascii="Arial" w:hAnsi="Arial" w:cs="Arial"/>
          <w:color w:val="777777"/>
          <w:sz w:val="22"/>
          <w:szCs w:val="20"/>
        </w:rPr>
      </w:pPr>
      <w:r w:rsidRPr="00072E02">
        <w:rPr>
          <w:rFonts w:ascii="Arial" w:hAnsi="Arial" w:cs="Arial"/>
          <w:color w:val="777777"/>
          <w:sz w:val="22"/>
          <w:szCs w:val="20"/>
        </w:rPr>
        <w:t>The most common techniques you’ll likely meet in </w:t>
      </w:r>
      <w:hyperlink r:id="rId685" w:history="1">
        <w:r w:rsidRPr="00072E02">
          <w:rPr>
            <w:rStyle w:val="Hyperlink"/>
            <w:rFonts w:ascii="inherit" w:hAnsi="inherit" w:cs="Arial"/>
            <w:color w:val="05A9C5"/>
            <w:sz w:val="22"/>
            <w:szCs w:val="20"/>
            <w:u w:val="none"/>
            <w:bdr w:val="none" w:sz="0" w:space="0" w:color="auto" w:frame="1"/>
          </w:rPr>
          <w:t>elementary statistics</w:t>
        </w:r>
      </w:hyperlink>
      <w:r w:rsidRPr="00072E02">
        <w:rPr>
          <w:rFonts w:ascii="Arial" w:hAnsi="Arial" w:cs="Arial"/>
          <w:color w:val="777777"/>
          <w:sz w:val="22"/>
          <w:szCs w:val="20"/>
        </w:rPr>
        <w:t> or AP statistics include </w:t>
      </w:r>
      <w:hyperlink r:id="rId686" w:history="1">
        <w:r w:rsidRPr="00072E02">
          <w:rPr>
            <w:rStyle w:val="Hyperlink"/>
            <w:rFonts w:ascii="inherit" w:hAnsi="inherit" w:cs="Arial"/>
            <w:color w:val="05A9C5"/>
            <w:sz w:val="22"/>
            <w:szCs w:val="20"/>
            <w:u w:val="none"/>
            <w:bdr w:val="none" w:sz="0" w:space="0" w:color="auto" w:frame="1"/>
          </w:rPr>
          <w:t>taking a sample with and without replacement</w:t>
        </w:r>
      </w:hyperlink>
      <w:r w:rsidRPr="00072E02">
        <w:rPr>
          <w:rFonts w:ascii="Arial" w:hAnsi="Arial" w:cs="Arial"/>
          <w:color w:val="777777"/>
          <w:sz w:val="22"/>
          <w:szCs w:val="20"/>
        </w:rPr>
        <w:t>. Specific techniques include:</w:t>
      </w:r>
    </w:p>
    <w:p w14:paraId="3969ADB8" w14:textId="77777777" w:rsidR="006A6196" w:rsidRPr="00072E02" w:rsidRDefault="006A6196" w:rsidP="00072E02">
      <w:pPr>
        <w:pStyle w:val="NormalWeb"/>
        <w:shd w:val="clear" w:color="auto" w:fill="FFFFFF"/>
        <w:spacing w:before="0" w:beforeAutospacing="0" w:after="0" w:afterAutospacing="0"/>
        <w:textAlignment w:val="baseline"/>
        <w:rPr>
          <w:rFonts w:ascii="Arial" w:hAnsi="Arial" w:cs="Arial"/>
          <w:color w:val="777777"/>
          <w:sz w:val="22"/>
          <w:szCs w:val="20"/>
        </w:rPr>
      </w:pPr>
    </w:p>
    <w:p w14:paraId="3F24795C" w14:textId="48F7504E" w:rsidR="00072E02" w:rsidRDefault="00D07F14"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87" w:history="1">
        <w:r w:rsidR="00072E02" w:rsidRPr="006A6196">
          <w:rPr>
            <w:rStyle w:val="Hyperlink"/>
            <w:rFonts w:ascii="inherit" w:hAnsi="inherit" w:cs="Arial"/>
            <w:b/>
            <w:bCs/>
            <w:color w:val="777777"/>
            <w:sz w:val="24"/>
            <w:szCs w:val="20"/>
            <w:u w:val="none"/>
            <w:bdr w:val="none" w:sz="0" w:space="0" w:color="auto" w:frame="1"/>
          </w:rPr>
          <w:t>Bernoulli samples</w:t>
        </w:r>
      </w:hyperlink>
      <w:r w:rsidR="00072E02" w:rsidRPr="006A6196">
        <w:rPr>
          <w:rFonts w:ascii="inherit" w:hAnsi="inherit" w:cs="Arial"/>
          <w:color w:val="777777"/>
          <w:sz w:val="24"/>
          <w:szCs w:val="20"/>
        </w:rPr>
        <w:t> have independent </w:t>
      </w:r>
      <w:hyperlink r:id="rId688" w:anchor="trial" w:history="1">
        <w:r w:rsidR="00072E02" w:rsidRPr="006A6196">
          <w:rPr>
            <w:rStyle w:val="Hyperlink"/>
            <w:rFonts w:ascii="inherit" w:hAnsi="inherit" w:cs="Arial"/>
            <w:color w:val="777777"/>
            <w:sz w:val="24"/>
            <w:szCs w:val="20"/>
            <w:u w:val="none"/>
            <w:bdr w:val="none" w:sz="0" w:space="0" w:color="auto" w:frame="1"/>
          </w:rPr>
          <w:t>Bernoulli trials</w:t>
        </w:r>
      </w:hyperlink>
      <w:r w:rsidR="00072E02" w:rsidRPr="006A6196">
        <w:rPr>
          <w:rFonts w:ascii="inherit" w:hAnsi="inherit" w:cs="Arial"/>
          <w:color w:val="777777"/>
          <w:sz w:val="24"/>
          <w:szCs w:val="20"/>
        </w:rPr>
        <w:t> on population elements. The trials decide whether the element becomes part of the </w:t>
      </w:r>
      <w:hyperlink r:id="rId689" w:history="1">
        <w:r w:rsidR="00072E02" w:rsidRPr="006A6196">
          <w:rPr>
            <w:rStyle w:val="Hyperlink"/>
            <w:rFonts w:ascii="inherit" w:hAnsi="inherit" w:cs="Arial"/>
            <w:color w:val="777777"/>
            <w:sz w:val="24"/>
            <w:szCs w:val="20"/>
            <w:u w:val="none"/>
            <w:bdr w:val="none" w:sz="0" w:space="0" w:color="auto" w:frame="1"/>
          </w:rPr>
          <w:t>sample</w:t>
        </w:r>
      </w:hyperlink>
      <w:r w:rsidR="00072E02" w:rsidRPr="006A6196">
        <w:rPr>
          <w:rFonts w:ascii="inherit" w:hAnsi="inherit" w:cs="Arial"/>
          <w:color w:val="777777"/>
          <w:sz w:val="24"/>
          <w:szCs w:val="20"/>
        </w:rPr>
        <w:t>. All population elements have an equal chance of being included in each choice of a single sample. The sample sizes in Bernoulli samples follow a </w:t>
      </w:r>
      <w:hyperlink r:id="rId690" w:history="1">
        <w:r w:rsidR="00072E02" w:rsidRPr="006A6196">
          <w:rPr>
            <w:rStyle w:val="Hyperlink"/>
            <w:rFonts w:ascii="inherit" w:hAnsi="inherit" w:cs="Arial"/>
            <w:color w:val="777777"/>
            <w:sz w:val="24"/>
            <w:szCs w:val="20"/>
            <w:u w:val="none"/>
            <w:bdr w:val="none" w:sz="0" w:space="0" w:color="auto" w:frame="1"/>
          </w:rPr>
          <w:t>binomial distribution</w:t>
        </w:r>
      </w:hyperlink>
      <w:r w:rsidR="00DB6533">
        <w:rPr>
          <w:rFonts w:ascii="inherit" w:hAnsi="inherit" w:cs="Arial"/>
          <w:color w:val="777777"/>
          <w:sz w:val="24"/>
          <w:szCs w:val="20"/>
        </w:rPr>
        <w:t xml:space="preserve">(unequal </w:t>
      </w:r>
      <w:r w:rsidR="00DB6533">
        <w:rPr>
          <w:rFonts w:ascii="inherit" w:hAnsi="inherit" w:cs="Arial"/>
          <w:color w:val="777777"/>
          <w:sz w:val="24"/>
          <w:szCs w:val="20"/>
        </w:rPr>
        <w:lastRenderedPageBreak/>
        <w:t>samples in size)</w:t>
      </w:r>
      <w:r w:rsidR="00072E02" w:rsidRPr="006A6196">
        <w:rPr>
          <w:rFonts w:ascii="inherit" w:hAnsi="inherit" w:cs="Arial"/>
          <w:color w:val="777777"/>
          <w:sz w:val="24"/>
          <w:szCs w:val="20"/>
        </w:rPr>
        <w:t>. </w:t>
      </w:r>
      <w:r w:rsidR="00072E02" w:rsidRPr="006A6196">
        <w:rPr>
          <w:rStyle w:val="Strong"/>
          <w:rFonts w:ascii="inherit" w:hAnsi="inherit" w:cs="Arial"/>
          <w:color w:val="777777"/>
          <w:sz w:val="24"/>
          <w:szCs w:val="20"/>
          <w:bdr w:val="none" w:sz="0" w:space="0" w:color="auto" w:frame="1"/>
        </w:rPr>
        <w:t>Poisson samples </w:t>
      </w:r>
      <w:r w:rsidR="00072E02" w:rsidRPr="006A6196">
        <w:rPr>
          <w:rFonts w:ascii="inherit" w:hAnsi="inherit" w:cs="Arial"/>
          <w:color w:val="777777"/>
          <w:sz w:val="24"/>
          <w:szCs w:val="20"/>
        </w:rPr>
        <w:t>(less common): An independent Bernoulli trial decides if each population element makes it to the sample.</w:t>
      </w:r>
    </w:p>
    <w:p w14:paraId="22205850" w14:textId="77777777" w:rsidR="006A6196" w:rsidRPr="006A6196" w:rsidRDefault="006A6196" w:rsidP="006A6196">
      <w:pPr>
        <w:shd w:val="clear" w:color="auto" w:fill="FFFFFF"/>
        <w:spacing w:after="0" w:line="240" w:lineRule="auto"/>
        <w:ind w:left="450"/>
        <w:textAlignment w:val="baseline"/>
        <w:rPr>
          <w:rFonts w:ascii="inherit" w:hAnsi="inherit" w:cs="Arial"/>
          <w:color w:val="777777"/>
          <w:sz w:val="24"/>
          <w:szCs w:val="20"/>
        </w:rPr>
      </w:pPr>
    </w:p>
    <w:p w14:paraId="75509350" w14:textId="79BE4577" w:rsidR="00072E02" w:rsidRDefault="00D07F14"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91" w:history="1">
        <w:r w:rsidR="00072E02" w:rsidRPr="006A6196">
          <w:rPr>
            <w:rStyle w:val="Hyperlink"/>
            <w:rFonts w:ascii="inherit" w:hAnsi="inherit" w:cs="Arial"/>
            <w:b/>
            <w:bCs/>
            <w:color w:val="777777"/>
            <w:sz w:val="24"/>
            <w:szCs w:val="20"/>
            <w:u w:val="none"/>
            <w:bdr w:val="none" w:sz="0" w:space="0" w:color="auto" w:frame="1"/>
          </w:rPr>
          <w:t>Cluster samp</w:t>
        </w:r>
        <w:r w:rsidR="006A6196">
          <w:rPr>
            <w:rStyle w:val="Hyperlink"/>
            <w:rFonts w:ascii="inherit" w:hAnsi="inherit" w:cs="Arial"/>
            <w:b/>
            <w:bCs/>
            <w:color w:val="777777"/>
            <w:sz w:val="24"/>
            <w:szCs w:val="20"/>
            <w:u w:val="none"/>
            <w:bdr w:val="none" w:sz="0" w:space="0" w:color="auto" w:frame="1"/>
          </w:rPr>
          <w:t>l</w:t>
        </w:r>
        <w:r w:rsidR="00072E02" w:rsidRPr="006A6196">
          <w:rPr>
            <w:rStyle w:val="Hyperlink"/>
            <w:rFonts w:ascii="inherit" w:hAnsi="inherit" w:cs="Arial"/>
            <w:b/>
            <w:bCs/>
            <w:color w:val="777777"/>
            <w:sz w:val="24"/>
            <w:szCs w:val="20"/>
            <w:u w:val="none"/>
            <w:bdr w:val="none" w:sz="0" w:space="0" w:color="auto" w:frame="1"/>
          </w:rPr>
          <w:t>es</w:t>
        </w:r>
      </w:hyperlink>
      <w:r w:rsidR="00072E02" w:rsidRPr="006A6196">
        <w:rPr>
          <w:rFonts w:ascii="inherit" w:hAnsi="inherit" w:cs="Arial"/>
          <w:color w:val="777777"/>
          <w:sz w:val="24"/>
          <w:szCs w:val="20"/>
        </w:rPr>
        <w:t> divide the population into groups (clusters). Then a </w:t>
      </w:r>
      <w:hyperlink r:id="rId692" w:history="1">
        <w:r w:rsidR="00072E02" w:rsidRPr="006A6196">
          <w:rPr>
            <w:rStyle w:val="Hyperlink"/>
            <w:rFonts w:ascii="inherit" w:hAnsi="inherit" w:cs="Arial"/>
            <w:color w:val="777777"/>
            <w:sz w:val="24"/>
            <w:szCs w:val="20"/>
            <w:u w:val="none"/>
            <w:bdr w:val="none" w:sz="0" w:space="0" w:color="auto" w:frame="1"/>
          </w:rPr>
          <w:t>random sample</w:t>
        </w:r>
      </w:hyperlink>
      <w:r w:rsidR="00072E02" w:rsidRPr="006A6196">
        <w:rPr>
          <w:rFonts w:ascii="inherit" w:hAnsi="inherit" w:cs="Arial"/>
          <w:color w:val="777777"/>
          <w:sz w:val="24"/>
          <w:szCs w:val="20"/>
        </w:rPr>
        <w:t> is chosen from the clusters. It’s used when researchers don’t know the individuals in a population but do know the population subsets or groups.</w:t>
      </w:r>
    </w:p>
    <w:p w14:paraId="1EFA0C80" w14:textId="77777777" w:rsidR="006A6196" w:rsidRDefault="006A6196" w:rsidP="006A6196">
      <w:pPr>
        <w:pStyle w:val="ListParagraph"/>
        <w:rPr>
          <w:rFonts w:ascii="inherit" w:hAnsi="inherit" w:cs="Arial"/>
          <w:color w:val="777777"/>
          <w:sz w:val="24"/>
          <w:szCs w:val="20"/>
        </w:rPr>
      </w:pPr>
    </w:p>
    <w:p w14:paraId="734E5404" w14:textId="77777777" w:rsidR="006A6196" w:rsidRPr="006A6196" w:rsidRDefault="006A6196" w:rsidP="006A6196">
      <w:pPr>
        <w:shd w:val="clear" w:color="auto" w:fill="FFFFFF"/>
        <w:spacing w:after="0" w:line="240" w:lineRule="auto"/>
        <w:ind w:left="450"/>
        <w:textAlignment w:val="baseline"/>
        <w:rPr>
          <w:rFonts w:ascii="inherit" w:hAnsi="inherit" w:cs="Arial"/>
          <w:color w:val="777777"/>
          <w:sz w:val="24"/>
          <w:szCs w:val="20"/>
        </w:rPr>
      </w:pPr>
    </w:p>
    <w:p w14:paraId="2F305C8C" w14:textId="09AF276C" w:rsidR="00072E02" w:rsidRDefault="00072E02"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r w:rsidRPr="006A6196">
        <w:rPr>
          <w:rFonts w:ascii="inherit" w:hAnsi="inherit" w:cs="Arial"/>
          <w:color w:val="777777"/>
          <w:sz w:val="24"/>
          <w:szCs w:val="20"/>
        </w:rPr>
        <w:t>In </w:t>
      </w:r>
      <w:hyperlink r:id="rId693" w:history="1">
        <w:r w:rsidRPr="006A6196">
          <w:rPr>
            <w:rStyle w:val="Hyperlink"/>
            <w:rFonts w:ascii="inherit" w:hAnsi="inherit" w:cs="Arial"/>
            <w:b/>
            <w:bCs/>
            <w:color w:val="777777"/>
            <w:sz w:val="24"/>
            <w:szCs w:val="20"/>
            <w:u w:val="none"/>
            <w:bdr w:val="none" w:sz="0" w:space="0" w:color="auto" w:frame="1"/>
          </w:rPr>
          <w:t>systematic sampling</w:t>
        </w:r>
      </w:hyperlink>
      <w:r w:rsidRPr="006A6196">
        <w:rPr>
          <w:rFonts w:ascii="inherit" w:hAnsi="inherit" w:cs="Arial"/>
          <w:color w:val="777777"/>
          <w:sz w:val="24"/>
          <w:szCs w:val="20"/>
        </w:rPr>
        <w:t>, you select sample elements from an ordered frame. A </w:t>
      </w:r>
      <w:hyperlink r:id="rId694" w:history="1">
        <w:r w:rsidRPr="006A6196">
          <w:rPr>
            <w:rStyle w:val="Hyperlink"/>
            <w:rFonts w:ascii="inherit" w:hAnsi="inherit" w:cs="Arial"/>
            <w:color w:val="777777"/>
            <w:sz w:val="24"/>
            <w:szCs w:val="20"/>
            <w:u w:val="none"/>
            <w:bdr w:val="none" w:sz="0" w:space="0" w:color="auto" w:frame="1"/>
          </w:rPr>
          <w:t>sampling frame</w:t>
        </w:r>
      </w:hyperlink>
      <w:r w:rsidRPr="006A6196">
        <w:rPr>
          <w:rFonts w:ascii="inherit" w:hAnsi="inherit" w:cs="Arial"/>
          <w:color w:val="777777"/>
          <w:sz w:val="24"/>
          <w:szCs w:val="20"/>
        </w:rPr>
        <w:t> is just a list of participants that you want to get a sample from. For example, in the equal-probability method, choose an element from a list and then choose every kth element using the equation k = N\n. Small “n” denotes the sample size and capital “N” equals the size of the population.</w:t>
      </w:r>
    </w:p>
    <w:p w14:paraId="1F8822C4" w14:textId="77777777" w:rsidR="00753B45" w:rsidRPr="006A6196" w:rsidRDefault="00753B45" w:rsidP="00753B45">
      <w:pPr>
        <w:shd w:val="clear" w:color="auto" w:fill="FFFFFF"/>
        <w:spacing w:after="0" w:line="240" w:lineRule="auto"/>
        <w:ind w:left="450"/>
        <w:textAlignment w:val="baseline"/>
        <w:rPr>
          <w:rFonts w:ascii="inherit" w:hAnsi="inherit" w:cs="Arial"/>
          <w:color w:val="777777"/>
          <w:sz w:val="24"/>
          <w:szCs w:val="20"/>
        </w:rPr>
      </w:pPr>
    </w:p>
    <w:p w14:paraId="6D5B43B1" w14:textId="3E94856D" w:rsidR="00072E02" w:rsidRDefault="00D07F14" w:rsidP="00C075BE">
      <w:pPr>
        <w:numPr>
          <w:ilvl w:val="0"/>
          <w:numId w:val="11"/>
        </w:numPr>
        <w:shd w:val="clear" w:color="auto" w:fill="FFFFFF"/>
        <w:spacing w:after="0" w:line="240" w:lineRule="auto"/>
        <w:ind w:left="450"/>
        <w:textAlignment w:val="baseline"/>
        <w:rPr>
          <w:rFonts w:ascii="inherit" w:hAnsi="inherit" w:cs="Arial"/>
          <w:color w:val="777777"/>
          <w:sz w:val="24"/>
          <w:szCs w:val="20"/>
        </w:rPr>
      </w:pPr>
      <w:hyperlink r:id="rId695" w:history="1">
        <w:r w:rsidR="00072E02" w:rsidRPr="006A6196">
          <w:rPr>
            <w:rStyle w:val="Hyperlink"/>
            <w:rFonts w:ascii="inherit" w:hAnsi="inherit" w:cs="Arial"/>
            <w:b/>
            <w:bCs/>
            <w:color w:val="777777"/>
            <w:sz w:val="24"/>
            <w:szCs w:val="20"/>
            <w:u w:val="none"/>
            <w:bdr w:val="none" w:sz="0" w:space="0" w:color="auto" w:frame="1"/>
          </w:rPr>
          <w:t>SRS</w:t>
        </w:r>
      </w:hyperlink>
      <w:r w:rsidR="00E945FA">
        <w:rPr>
          <w:rStyle w:val="Strong"/>
          <w:rFonts w:ascii="inherit" w:hAnsi="inherit" w:cs="Arial"/>
          <w:color w:val="777777"/>
          <w:sz w:val="24"/>
          <w:szCs w:val="20"/>
          <w:bdr w:val="none" w:sz="0" w:space="0" w:color="auto" w:frame="1"/>
        </w:rPr>
        <w:t>(Simple Random Sampling</w:t>
      </w:r>
      <w:proofErr w:type="gramStart"/>
      <w:r w:rsidR="00E945FA">
        <w:rPr>
          <w:rStyle w:val="Strong"/>
          <w:rFonts w:ascii="inherit" w:hAnsi="inherit" w:cs="Arial"/>
          <w:color w:val="777777"/>
          <w:sz w:val="24"/>
          <w:szCs w:val="20"/>
          <w:bdr w:val="none" w:sz="0" w:space="0" w:color="auto" w:frame="1"/>
        </w:rPr>
        <w:t>)</w:t>
      </w:r>
      <w:r w:rsidR="00072E02" w:rsidRPr="006A6196">
        <w:rPr>
          <w:rStyle w:val="Strong"/>
          <w:rFonts w:ascii="inherit" w:hAnsi="inherit" w:cs="Arial"/>
          <w:color w:val="777777"/>
          <w:sz w:val="24"/>
          <w:szCs w:val="20"/>
          <w:bdr w:val="none" w:sz="0" w:space="0" w:color="auto" w:frame="1"/>
        </w:rPr>
        <w:t> </w:t>
      </w:r>
      <w:r w:rsidR="00072E02" w:rsidRPr="006A6196">
        <w:rPr>
          <w:rFonts w:ascii="inherit" w:hAnsi="inherit" w:cs="Arial"/>
          <w:color w:val="777777"/>
          <w:sz w:val="24"/>
          <w:szCs w:val="20"/>
        </w:rPr>
        <w:t>:</w:t>
      </w:r>
      <w:proofErr w:type="gramEnd"/>
      <w:r w:rsidR="00072E02" w:rsidRPr="006A6196">
        <w:rPr>
          <w:rFonts w:ascii="inherit" w:hAnsi="inherit" w:cs="Arial"/>
          <w:color w:val="777777"/>
          <w:sz w:val="24"/>
          <w:szCs w:val="20"/>
        </w:rPr>
        <w:t xml:space="preserve"> Select items completely randomly, so that each element has the same probability of being chosen as any other element. Each subset of elements has the same probability of being chosen as any other subset of k elements.</w:t>
      </w:r>
    </w:p>
    <w:p w14:paraId="5DDAEA0C" w14:textId="77777777" w:rsidR="00753B45" w:rsidRPr="006A6196" w:rsidRDefault="00753B45" w:rsidP="00753B45">
      <w:pPr>
        <w:shd w:val="clear" w:color="auto" w:fill="FFFFFF"/>
        <w:spacing w:after="0" w:line="240" w:lineRule="auto"/>
        <w:ind w:left="450"/>
        <w:textAlignment w:val="baseline"/>
        <w:rPr>
          <w:rFonts w:ascii="inherit" w:hAnsi="inherit" w:cs="Arial"/>
          <w:color w:val="777777"/>
          <w:sz w:val="24"/>
          <w:szCs w:val="20"/>
        </w:rPr>
      </w:pPr>
    </w:p>
    <w:p w14:paraId="6140DF86" w14:textId="77777777" w:rsidR="00072E02" w:rsidRDefault="00072E02" w:rsidP="00C075BE">
      <w:pPr>
        <w:numPr>
          <w:ilvl w:val="0"/>
          <w:numId w:val="11"/>
        </w:numPr>
        <w:shd w:val="clear" w:color="auto" w:fill="FFFFFF"/>
        <w:spacing w:after="0" w:line="240" w:lineRule="auto"/>
        <w:ind w:left="450"/>
        <w:textAlignment w:val="baseline"/>
        <w:rPr>
          <w:rFonts w:ascii="inherit" w:hAnsi="inherit" w:cs="Arial"/>
          <w:color w:val="777777"/>
          <w:sz w:val="20"/>
          <w:szCs w:val="20"/>
        </w:rPr>
      </w:pPr>
      <w:r w:rsidRPr="006A6196">
        <w:rPr>
          <w:rFonts w:ascii="inherit" w:hAnsi="inherit" w:cs="Arial"/>
          <w:color w:val="777777"/>
          <w:sz w:val="24"/>
          <w:szCs w:val="20"/>
        </w:rPr>
        <w:t>In </w:t>
      </w:r>
      <w:hyperlink r:id="rId696" w:history="1">
        <w:r w:rsidRPr="006A6196">
          <w:rPr>
            <w:rStyle w:val="Hyperlink"/>
            <w:rFonts w:ascii="inherit" w:hAnsi="inherit" w:cs="Arial"/>
            <w:b/>
            <w:bCs/>
            <w:color w:val="777777"/>
            <w:sz w:val="24"/>
            <w:szCs w:val="20"/>
            <w:u w:val="none"/>
            <w:bdr w:val="none" w:sz="0" w:space="0" w:color="auto" w:frame="1"/>
          </w:rPr>
          <w:t>stratified sampling</w:t>
        </w:r>
      </w:hyperlink>
      <w:r w:rsidRPr="006A6196">
        <w:rPr>
          <w:rFonts w:ascii="inherit" w:hAnsi="inherit" w:cs="Arial"/>
          <w:color w:val="777777"/>
          <w:sz w:val="24"/>
          <w:szCs w:val="20"/>
        </w:rPr>
        <w:t>, sample each subpopulation independently. First, divide the population into </w:t>
      </w:r>
      <w:hyperlink r:id="rId697" w:tgtFrame="_blank" w:history="1">
        <w:r w:rsidRPr="006A6196">
          <w:rPr>
            <w:rStyle w:val="Hyperlink"/>
            <w:rFonts w:ascii="inherit" w:hAnsi="inherit" w:cs="Arial"/>
            <w:color w:val="777777"/>
            <w:sz w:val="24"/>
            <w:szCs w:val="20"/>
            <w:u w:val="none"/>
            <w:bdr w:val="none" w:sz="0" w:space="0" w:color="auto" w:frame="1"/>
          </w:rPr>
          <w:t>homogeneous</w:t>
        </w:r>
      </w:hyperlink>
      <w:r w:rsidRPr="006A6196">
        <w:rPr>
          <w:rFonts w:ascii="inherit" w:hAnsi="inherit" w:cs="Arial"/>
          <w:color w:val="777777"/>
          <w:sz w:val="24"/>
          <w:szCs w:val="20"/>
        </w:rPr>
        <w:t> (very similar) subgroups before getting the sample. Each population member only belongs to one group. Then apply simple random or a systematic method within each group to choose the sample. </w:t>
      </w:r>
      <w:hyperlink r:id="rId698" w:history="1">
        <w:r w:rsidRPr="006A6196">
          <w:rPr>
            <w:rStyle w:val="Strong"/>
            <w:rFonts w:ascii="inherit" w:hAnsi="inherit" w:cs="Arial"/>
            <w:color w:val="777777"/>
            <w:sz w:val="24"/>
            <w:szCs w:val="20"/>
            <w:bdr w:val="none" w:sz="0" w:space="0" w:color="auto" w:frame="1"/>
          </w:rPr>
          <w:t>Stratified Randomization</w:t>
        </w:r>
        <w:r w:rsidRPr="006A6196">
          <w:rPr>
            <w:rStyle w:val="Hyperlink"/>
            <w:rFonts w:ascii="inherit" w:hAnsi="inherit" w:cs="Arial"/>
            <w:color w:val="777777"/>
            <w:sz w:val="24"/>
            <w:szCs w:val="20"/>
            <w:u w:val="none"/>
            <w:bdr w:val="none" w:sz="0" w:space="0" w:color="auto" w:frame="1"/>
          </w:rPr>
          <w:t>:</w:t>
        </w:r>
      </w:hyperlink>
      <w:r w:rsidRPr="006A6196">
        <w:rPr>
          <w:rFonts w:ascii="inherit" w:hAnsi="inherit" w:cs="Arial"/>
          <w:color w:val="777777"/>
          <w:sz w:val="24"/>
          <w:szCs w:val="20"/>
        </w:rPr>
        <w:t> a sub-type of stratified used in clinical trials. First, divide patients into strata, then randomize with </w:t>
      </w:r>
      <w:hyperlink r:id="rId699" w:history="1">
        <w:r w:rsidRPr="006A6196">
          <w:rPr>
            <w:rStyle w:val="Hyperlink"/>
            <w:rFonts w:ascii="inherit" w:hAnsi="inherit" w:cs="Arial"/>
            <w:color w:val="777777"/>
            <w:sz w:val="24"/>
            <w:szCs w:val="20"/>
            <w:u w:val="none"/>
            <w:bdr w:val="none" w:sz="0" w:space="0" w:color="auto" w:frame="1"/>
          </w:rPr>
          <w:t>permuted block randomization</w:t>
        </w:r>
      </w:hyperlink>
      <w:r w:rsidRPr="006A6196">
        <w:rPr>
          <w:rFonts w:ascii="inherit" w:hAnsi="inherit" w:cs="Arial"/>
          <w:color w:val="777777"/>
          <w:sz w:val="24"/>
          <w:szCs w:val="20"/>
        </w:rPr>
        <w:t>.</w:t>
      </w:r>
    </w:p>
    <w:p w14:paraId="65BA59E0" w14:textId="77777777" w:rsidR="00072E02" w:rsidRDefault="00072E02" w:rsidP="005A2F8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EB84D4" w14:textId="2E461AEA" w:rsidR="00426873" w:rsidRPr="00CF7D17" w:rsidRDefault="00426873" w:rsidP="00CF7D17">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F7D17">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Methods</w:t>
      </w:r>
    </w:p>
    <w:p w14:paraId="52834565" w14:textId="77777777" w:rsidR="00490CED" w:rsidRPr="00490CED" w:rsidRDefault="00490CED" w:rsidP="00490CED"/>
    <w:p w14:paraId="0EA26AA8" w14:textId="4391BB06" w:rsidR="00426873" w:rsidRDefault="00426873" w:rsidP="00D20CF1">
      <w:pPr>
        <w:pStyle w:val="NormalWeb"/>
        <w:shd w:val="clear" w:color="auto" w:fill="FFFFFF"/>
        <w:spacing w:before="0" w:beforeAutospacing="0" w:after="0" w:afterAutospacing="0"/>
        <w:textAlignment w:val="baseline"/>
        <w:rPr>
          <w:rFonts w:ascii="Arial" w:hAnsi="Arial" w:cs="Arial"/>
          <w:color w:val="777777"/>
          <w:sz w:val="22"/>
          <w:szCs w:val="20"/>
        </w:rPr>
      </w:pPr>
      <w:r w:rsidRPr="003A7CA6">
        <w:rPr>
          <w:rFonts w:ascii="Arial" w:hAnsi="Arial" w:cs="Arial"/>
          <w:color w:val="777777"/>
          <w:sz w:val="22"/>
          <w:szCs w:val="20"/>
        </w:rPr>
        <w:t>If you’ve decided to assemble your sample from scratch (for example, you aren’t using prior data), then you need to </w:t>
      </w:r>
      <w:r w:rsidRPr="003A7CA6">
        <w:rPr>
          <w:rStyle w:val="Strong"/>
          <w:rFonts w:ascii="inherit" w:hAnsi="inherit" w:cs="Arial"/>
          <w:color w:val="777777"/>
          <w:sz w:val="22"/>
          <w:szCs w:val="20"/>
          <w:bdr w:val="none" w:sz="0" w:space="0" w:color="auto" w:frame="1"/>
        </w:rPr>
        <w:t>choose a sampling method.</w:t>
      </w:r>
      <w:r w:rsidRPr="003A7CA6">
        <w:rPr>
          <w:rFonts w:ascii="Arial" w:hAnsi="Arial" w:cs="Arial"/>
          <w:color w:val="777777"/>
          <w:sz w:val="22"/>
          <w:szCs w:val="20"/>
        </w:rPr>
        <w:t> </w:t>
      </w:r>
      <w:r w:rsidRPr="00F3681F">
        <w:rPr>
          <w:rFonts w:ascii="Arial" w:hAnsi="Arial" w:cs="Arial"/>
          <w:color w:val="ED7D31" w:themeColor="accent2"/>
          <w:sz w:val="22"/>
          <w:szCs w:val="20"/>
        </w:rPr>
        <w:t>Which sampling method you use depends on what resources and information you have available</w:t>
      </w:r>
      <w:r w:rsidRPr="003A7CA6">
        <w:rPr>
          <w:rFonts w:ascii="Arial" w:hAnsi="Arial" w:cs="Arial"/>
          <w:color w:val="777777"/>
          <w:sz w:val="22"/>
          <w:szCs w:val="20"/>
        </w:rPr>
        <w:t>. For example, </w:t>
      </w:r>
      <w:hyperlink r:id="rId700" w:tgtFrame="_blank" w:history="1">
        <w:r w:rsidRPr="003A7CA6">
          <w:rPr>
            <w:rStyle w:val="Hyperlink"/>
            <w:rFonts w:ascii="inherit" w:hAnsi="inherit" w:cs="Arial"/>
            <w:color w:val="05A9C5"/>
            <w:sz w:val="22"/>
            <w:szCs w:val="20"/>
            <w:u w:val="none"/>
            <w:bdr w:val="none" w:sz="0" w:space="0" w:color="auto" w:frame="1"/>
          </w:rPr>
          <w:t>the draft</w:t>
        </w:r>
      </w:hyperlink>
      <w:r w:rsidRPr="003A7CA6">
        <w:rPr>
          <w:rFonts w:ascii="Arial" w:hAnsi="Arial" w:cs="Arial"/>
          <w:color w:val="777777"/>
          <w:sz w:val="22"/>
          <w:szCs w:val="20"/>
        </w:rPr>
        <w:t> worked by drawing random birth dates, a method called </w:t>
      </w:r>
      <w:hyperlink r:id="rId701" w:tgtFrame="_blank" w:history="1">
        <w:r w:rsidRPr="003A7CA6">
          <w:rPr>
            <w:rStyle w:val="Hyperlink"/>
            <w:rFonts w:ascii="inherit" w:hAnsi="inherit" w:cs="Arial"/>
            <w:color w:val="05A9C5"/>
            <w:sz w:val="22"/>
            <w:szCs w:val="20"/>
            <w:u w:val="none"/>
            <w:bdr w:val="none" w:sz="0" w:space="0" w:color="auto" w:frame="1"/>
          </w:rPr>
          <w:t>simple random sampling</w:t>
        </w:r>
      </w:hyperlink>
      <w:r w:rsidRPr="003A7CA6">
        <w:rPr>
          <w:rFonts w:ascii="Arial" w:hAnsi="Arial" w:cs="Arial"/>
          <w:color w:val="777777"/>
          <w:sz w:val="22"/>
          <w:szCs w:val="20"/>
        </w:rPr>
        <w:t xml:space="preserve">. </w:t>
      </w:r>
      <w:proofErr w:type="gramStart"/>
      <w:r w:rsidRPr="003A7CA6">
        <w:rPr>
          <w:rFonts w:ascii="Arial" w:hAnsi="Arial" w:cs="Arial"/>
          <w:color w:val="777777"/>
          <w:sz w:val="22"/>
          <w:szCs w:val="20"/>
        </w:rPr>
        <w:t>In order for</w:t>
      </w:r>
      <w:proofErr w:type="gramEnd"/>
      <w:r w:rsidRPr="003A7CA6">
        <w:rPr>
          <w:rFonts w:ascii="Arial" w:hAnsi="Arial" w:cs="Arial"/>
          <w:color w:val="777777"/>
          <w:sz w:val="22"/>
          <w:szCs w:val="20"/>
        </w:rPr>
        <w:t xml:space="preserve"> that to work, the government needed a list of every potential draftee’s name and date of birth. The draft could also have used </w:t>
      </w:r>
      <w:hyperlink r:id="rId702" w:tgtFrame="_blank" w:history="1">
        <w:r w:rsidRPr="003A7CA6">
          <w:rPr>
            <w:rStyle w:val="Hyperlink"/>
            <w:rFonts w:ascii="inherit" w:hAnsi="inherit" w:cs="Arial"/>
            <w:color w:val="05A9C5"/>
            <w:sz w:val="22"/>
            <w:szCs w:val="20"/>
            <w:u w:val="none"/>
            <w:bdr w:val="none" w:sz="0" w:space="0" w:color="auto" w:frame="1"/>
          </w:rPr>
          <w:t>systematic sampling</w:t>
        </w:r>
      </w:hyperlink>
      <w:r w:rsidRPr="003A7CA6">
        <w:rPr>
          <w:rFonts w:ascii="Arial" w:hAnsi="Arial" w:cs="Arial"/>
          <w:color w:val="777777"/>
          <w:sz w:val="22"/>
          <w:szCs w:val="20"/>
        </w:rPr>
        <w:t>, drawing the </w:t>
      </w:r>
      <w:r w:rsidRPr="003A7CA6">
        <w:rPr>
          <w:rStyle w:val="Emphasis"/>
          <w:rFonts w:ascii="inherit" w:hAnsi="inherit" w:cs="Arial"/>
          <w:color w:val="777777"/>
          <w:sz w:val="22"/>
          <w:szCs w:val="20"/>
          <w:bdr w:val="none" w:sz="0" w:space="0" w:color="auto" w:frame="1"/>
        </w:rPr>
        <w:t>nth</w:t>
      </w:r>
      <w:r w:rsidRPr="003A7CA6">
        <w:rPr>
          <w:rFonts w:ascii="Arial" w:hAnsi="Arial" w:cs="Arial"/>
          <w:color w:val="777777"/>
          <w:sz w:val="22"/>
          <w:szCs w:val="20"/>
        </w:rPr>
        <w:t> name from a list (for example, every 100th name). For </w:t>
      </w:r>
      <w:r w:rsidRPr="003A7CA6">
        <w:rPr>
          <w:rStyle w:val="Emphasis"/>
          <w:rFonts w:ascii="inherit" w:hAnsi="inherit" w:cs="Arial"/>
          <w:color w:val="777777"/>
          <w:sz w:val="22"/>
          <w:szCs w:val="20"/>
          <w:bdr w:val="none" w:sz="0" w:space="0" w:color="auto" w:frame="1"/>
        </w:rPr>
        <w:t>that</w:t>
      </w:r>
      <w:r w:rsidRPr="003A7CA6">
        <w:rPr>
          <w:rFonts w:ascii="Arial" w:hAnsi="Arial" w:cs="Arial"/>
          <w:color w:val="777777"/>
          <w:sz w:val="22"/>
          <w:szCs w:val="20"/>
        </w:rPr>
        <w:t> to have worked, all the names must first have been compiled on a list. For more about all the different types of sampling methods, see: </w:t>
      </w:r>
      <w:hyperlink r:id="rId703" w:anchor="diff" w:history="1">
        <w:r w:rsidRPr="003A7CA6">
          <w:rPr>
            <w:rStyle w:val="Hyperlink"/>
            <w:rFonts w:ascii="inherit" w:hAnsi="inherit" w:cs="Arial"/>
            <w:color w:val="05A9C5"/>
            <w:sz w:val="22"/>
            <w:szCs w:val="20"/>
            <w:u w:val="none"/>
            <w:bdr w:val="none" w:sz="0" w:space="0" w:color="auto" w:frame="1"/>
          </w:rPr>
          <w:t>Different Sampling Methods.</w:t>
        </w:r>
      </w:hyperlink>
      <w:r w:rsidR="00D20CF1" w:rsidRPr="003A7CA6">
        <w:rPr>
          <w:rFonts w:ascii="Arial" w:hAnsi="Arial" w:cs="Arial"/>
          <w:color w:val="777777"/>
          <w:sz w:val="22"/>
          <w:szCs w:val="20"/>
        </w:rPr>
        <w:t xml:space="preserve"> </w:t>
      </w:r>
    </w:p>
    <w:p w14:paraId="48C0A9A0" w14:textId="22382DCD" w:rsidR="001739EF" w:rsidRDefault="001739EF" w:rsidP="00D20CF1">
      <w:pPr>
        <w:pStyle w:val="NormalWeb"/>
        <w:shd w:val="clear" w:color="auto" w:fill="FFFFFF"/>
        <w:spacing w:before="0" w:beforeAutospacing="0" w:after="0" w:afterAutospacing="0"/>
        <w:textAlignment w:val="baseline"/>
        <w:rPr>
          <w:rFonts w:ascii="Arial" w:hAnsi="Arial" w:cs="Arial"/>
          <w:color w:val="777777"/>
          <w:sz w:val="22"/>
          <w:szCs w:val="20"/>
        </w:rPr>
      </w:pPr>
    </w:p>
    <w:p w14:paraId="2444F0B9" w14:textId="49F1E60E" w:rsidR="001739EF" w:rsidRDefault="001739EF" w:rsidP="00103AF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03AF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Different Sampling Methods: How to Tell the Difference</w:t>
      </w:r>
    </w:p>
    <w:p w14:paraId="601391A2" w14:textId="77777777" w:rsidR="00103AF8" w:rsidRPr="00103AF8" w:rsidRDefault="00103AF8" w:rsidP="00103AF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3D3A395" w14:textId="4E299A6D" w:rsidR="001739EF" w:rsidRPr="004A6727"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Pr>
          <w:rFonts w:ascii="inherit" w:hAnsi="inherit" w:cs="Arial"/>
          <w:noProof/>
          <w:color w:val="05A9C5"/>
          <w:sz w:val="20"/>
          <w:szCs w:val="20"/>
          <w:bdr w:val="none" w:sz="0" w:space="0" w:color="auto" w:frame="1"/>
        </w:rPr>
        <w:lastRenderedPageBreak/>
        <w:drawing>
          <wp:inline distT="0" distB="0" distL="0" distR="0" wp14:anchorId="4327CE2C" wp14:editId="566725FF">
            <wp:extent cx="1432560" cy="1432560"/>
            <wp:effectExtent l="0" t="0" r="0" b="0"/>
            <wp:docPr id="30" name="Picture 30" descr="different sampling methods">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t sampling methods">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Arial" w:hAnsi="Arial" w:cs="Arial"/>
          <w:color w:val="777777"/>
          <w:sz w:val="20"/>
          <w:szCs w:val="20"/>
        </w:rPr>
        <w:br/>
      </w:r>
      <w:r w:rsidRPr="004A6727">
        <w:rPr>
          <w:rFonts w:ascii="Arial" w:hAnsi="Arial" w:cs="Arial"/>
          <w:color w:val="777777"/>
          <w:sz w:val="22"/>
          <w:szCs w:val="20"/>
        </w:rPr>
        <w:t>You’ll come across many terms in statistics that define </w:t>
      </w:r>
      <w:r w:rsidRPr="004A6727">
        <w:rPr>
          <w:rStyle w:val="Strong"/>
          <w:rFonts w:ascii="inherit" w:hAnsi="inherit" w:cs="Arial"/>
          <w:color w:val="777777"/>
          <w:sz w:val="22"/>
          <w:szCs w:val="20"/>
          <w:bdr w:val="none" w:sz="0" w:space="0" w:color="auto" w:frame="1"/>
        </w:rPr>
        <w:t>different sampling methods</w:t>
      </w:r>
      <w:r w:rsidRPr="004A6727">
        <w:rPr>
          <w:rFonts w:ascii="Arial" w:hAnsi="Arial" w:cs="Arial"/>
          <w:color w:val="777777"/>
          <w:sz w:val="22"/>
          <w:szCs w:val="20"/>
        </w:rPr>
        <w:t>: </w:t>
      </w:r>
      <w:hyperlink r:id="rId704" w:history="1">
        <w:r w:rsidRPr="004A6727">
          <w:rPr>
            <w:rStyle w:val="Hyperlink"/>
            <w:rFonts w:ascii="inherit" w:eastAsiaTheme="majorEastAsia" w:hAnsi="inherit" w:cs="Arial"/>
            <w:color w:val="05A9C5"/>
            <w:sz w:val="22"/>
            <w:szCs w:val="20"/>
            <w:bdr w:val="none" w:sz="0" w:space="0" w:color="auto" w:frame="1"/>
          </w:rPr>
          <w:t>simple random sampling</w:t>
        </w:r>
      </w:hyperlink>
      <w:r w:rsidRPr="004A6727">
        <w:rPr>
          <w:rFonts w:ascii="Arial" w:hAnsi="Arial" w:cs="Arial"/>
          <w:color w:val="777777"/>
          <w:sz w:val="22"/>
          <w:szCs w:val="20"/>
        </w:rPr>
        <w:t>, </w:t>
      </w:r>
      <w:hyperlink r:id="rId705" w:tgtFrame="_blank" w:history="1">
        <w:r w:rsidRPr="004A6727">
          <w:rPr>
            <w:rStyle w:val="Hyperlink"/>
            <w:rFonts w:ascii="inherit" w:eastAsiaTheme="majorEastAsia" w:hAnsi="inherit" w:cs="Arial"/>
            <w:color w:val="05A9C5"/>
            <w:sz w:val="22"/>
            <w:szCs w:val="20"/>
            <w:bdr w:val="none" w:sz="0" w:space="0" w:color="auto" w:frame="1"/>
          </w:rPr>
          <w:t>systematic sampling</w:t>
        </w:r>
      </w:hyperlink>
      <w:r w:rsidRPr="004A6727">
        <w:rPr>
          <w:rFonts w:ascii="Arial" w:hAnsi="Arial" w:cs="Arial"/>
          <w:color w:val="777777"/>
          <w:sz w:val="22"/>
          <w:szCs w:val="20"/>
        </w:rPr>
        <w:t>, </w:t>
      </w:r>
      <w:hyperlink r:id="rId706" w:history="1">
        <w:r w:rsidRPr="004A6727">
          <w:rPr>
            <w:rStyle w:val="Hyperlink"/>
            <w:rFonts w:ascii="inherit" w:eastAsiaTheme="majorEastAsia" w:hAnsi="inherit" w:cs="Arial"/>
            <w:color w:val="05A9C5"/>
            <w:sz w:val="22"/>
            <w:szCs w:val="20"/>
            <w:bdr w:val="none" w:sz="0" w:space="0" w:color="auto" w:frame="1"/>
          </w:rPr>
          <w:t>stratified random sampling</w:t>
        </w:r>
      </w:hyperlink>
      <w:r w:rsidRPr="004A6727">
        <w:rPr>
          <w:rFonts w:ascii="Arial" w:hAnsi="Arial" w:cs="Arial"/>
          <w:color w:val="777777"/>
          <w:sz w:val="22"/>
          <w:szCs w:val="20"/>
        </w:rPr>
        <w:t> and </w:t>
      </w:r>
      <w:hyperlink r:id="rId707" w:history="1">
        <w:r w:rsidRPr="004A6727">
          <w:rPr>
            <w:rStyle w:val="Hyperlink"/>
            <w:rFonts w:ascii="inherit" w:eastAsiaTheme="majorEastAsia" w:hAnsi="inherit" w:cs="Arial"/>
            <w:color w:val="05A9C5"/>
            <w:sz w:val="22"/>
            <w:szCs w:val="20"/>
            <w:bdr w:val="none" w:sz="0" w:space="0" w:color="auto" w:frame="1"/>
          </w:rPr>
          <w:t>cluster sampling</w:t>
        </w:r>
      </w:hyperlink>
      <w:r w:rsidRPr="004A6727">
        <w:rPr>
          <w:rFonts w:ascii="Arial" w:hAnsi="Arial" w:cs="Arial"/>
          <w:color w:val="777777"/>
          <w:sz w:val="22"/>
          <w:szCs w:val="20"/>
        </w:rPr>
        <w:t>. How to tell the difference between the different sampling methods can be a challenge.</w:t>
      </w:r>
    </w:p>
    <w:p w14:paraId="69372B59" w14:textId="5B300C38" w:rsidR="001739EF" w:rsidRDefault="00C14605" w:rsidP="001739E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5D519A68" wp14:editId="7E3E9E2C">
            <wp:extent cx="4572000" cy="3429000"/>
            <wp:effectExtent l="0" t="0" r="0" b="0"/>
            <wp:docPr id="31" name="Video 31">
              <a:hlinkClick xmlns:a="http://schemas.openxmlformats.org/drawingml/2006/main" r:id="rId7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 31">
                      <a:hlinkClick r:id="rId708"/>
                    </pic:cNvPr>
                    <pic:cNvPicPr/>
                  </pic:nvPicPr>
                  <pic:blipFill>
                    <a:blip r:embed="rId70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7fcdRhSp8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486D339" w14:textId="4346FF3C" w:rsidR="001739EF" w:rsidRDefault="001739EF" w:rsidP="00C14605">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4605">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Different Sampling Methods: How to Tell the Difference: Steps</w:t>
      </w:r>
    </w:p>
    <w:p w14:paraId="15BA8760" w14:textId="77777777" w:rsidR="00C14605" w:rsidRPr="00C14605" w:rsidRDefault="00C14605" w:rsidP="00C14605">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361D5AC" w14:textId="04DE23BA" w:rsidR="001739EF" w:rsidRPr="003E3A0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1:</w:t>
      </w:r>
      <w:r w:rsidRPr="003E3A0F">
        <w:rPr>
          <w:rFonts w:ascii="Arial" w:hAnsi="Arial" w:cs="Arial"/>
          <w:color w:val="777777"/>
          <w:sz w:val="22"/>
          <w:szCs w:val="20"/>
        </w:rPr>
        <w:t> </w:t>
      </w:r>
      <w:r w:rsidRPr="005A7A65">
        <w:rPr>
          <w:rFonts w:ascii="Arial" w:hAnsi="Arial" w:cs="Arial"/>
          <w:color w:val="ED7D31" w:themeColor="accent2"/>
          <w:sz w:val="22"/>
          <w:szCs w:val="20"/>
        </w:rPr>
        <w:t xml:space="preserve">Find out if the study sampled from individuals </w:t>
      </w:r>
      <w:r w:rsidRPr="003E3A0F">
        <w:rPr>
          <w:rFonts w:ascii="Arial" w:hAnsi="Arial" w:cs="Arial"/>
          <w:color w:val="777777"/>
          <w:sz w:val="22"/>
          <w:szCs w:val="20"/>
        </w:rPr>
        <w:t>(for example, picked from a pool of people). You’ll find </w:t>
      </w:r>
      <w:hyperlink r:id="rId710" w:history="1">
        <w:r w:rsidRPr="003E3A0F">
          <w:rPr>
            <w:rStyle w:val="Hyperlink"/>
            <w:rFonts w:ascii="inherit" w:eastAsiaTheme="majorEastAsia" w:hAnsi="inherit" w:cs="Arial"/>
            <w:b/>
            <w:bCs/>
            <w:color w:val="05A9C5"/>
            <w:sz w:val="22"/>
            <w:szCs w:val="20"/>
            <w:bdr w:val="none" w:sz="0" w:space="0" w:color="auto" w:frame="1"/>
          </w:rPr>
          <w:t>simple random sampling</w:t>
        </w:r>
      </w:hyperlink>
      <w:r w:rsidRPr="003E3A0F">
        <w:rPr>
          <w:rFonts w:ascii="Arial" w:hAnsi="Arial" w:cs="Arial"/>
          <w:color w:val="777777"/>
          <w:sz w:val="22"/>
          <w:szCs w:val="20"/>
        </w:rPr>
        <w:t> in a school lottery, where individual names are picked out of a hat. But a more “systematic” way of choosing people can be found in “</w:t>
      </w:r>
      <w:hyperlink r:id="rId711" w:history="1">
        <w:r w:rsidRPr="003E3A0F">
          <w:rPr>
            <w:rStyle w:val="Hyperlink"/>
            <w:rFonts w:ascii="inherit" w:eastAsiaTheme="majorEastAsia" w:hAnsi="inherit" w:cs="Arial"/>
            <w:color w:val="05A9C5"/>
            <w:sz w:val="22"/>
            <w:szCs w:val="20"/>
            <w:bdr w:val="none" w:sz="0" w:space="0" w:color="auto" w:frame="1"/>
          </w:rPr>
          <w:t>systematic sampling</w:t>
        </w:r>
      </w:hyperlink>
      <w:r w:rsidRPr="003E3A0F">
        <w:rPr>
          <w:rFonts w:ascii="Arial" w:hAnsi="Arial" w:cs="Arial"/>
          <w:color w:val="777777"/>
          <w:sz w:val="22"/>
          <w:szCs w:val="20"/>
        </w:rPr>
        <w:t>,” where every nth individual is chosen from a population. For example, every 100th customer at a certain store might receive a “</w:t>
      </w:r>
      <w:hyperlink r:id="rId712" w:tgtFrame="_blank" w:history="1">
        <w:r w:rsidRPr="003E3A0F">
          <w:rPr>
            <w:rStyle w:val="Hyperlink"/>
            <w:rFonts w:ascii="inherit" w:eastAsiaTheme="majorEastAsia" w:hAnsi="inherit" w:cs="Arial"/>
            <w:color w:val="05A9C5"/>
            <w:sz w:val="22"/>
            <w:szCs w:val="20"/>
            <w:bdr w:val="none" w:sz="0" w:space="0" w:color="auto" w:frame="1"/>
          </w:rPr>
          <w:t>doorbuster</w:t>
        </w:r>
      </w:hyperlink>
      <w:r w:rsidRPr="003E3A0F">
        <w:rPr>
          <w:rFonts w:ascii="Arial" w:hAnsi="Arial" w:cs="Arial"/>
          <w:color w:val="777777"/>
          <w:sz w:val="22"/>
          <w:szCs w:val="20"/>
        </w:rPr>
        <w:t>” gift.</w:t>
      </w:r>
    </w:p>
    <w:p w14:paraId="590D3D02" w14:textId="77777777" w:rsidR="003E3A0F" w:rsidRPr="003E3A0F" w:rsidRDefault="003E3A0F"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1B4F0885" w14:textId="6BEA5688" w:rsidR="001739EF" w:rsidRPr="001F59CC" w:rsidRDefault="001739EF" w:rsidP="001739EF">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3E3A0F">
        <w:rPr>
          <w:rStyle w:val="Strong"/>
          <w:rFonts w:ascii="inherit" w:hAnsi="inherit" w:cs="Arial"/>
          <w:color w:val="0000FF"/>
          <w:sz w:val="22"/>
          <w:szCs w:val="20"/>
          <w:bdr w:val="none" w:sz="0" w:space="0" w:color="auto" w:frame="1"/>
        </w:rPr>
        <w:t>Step 2:</w:t>
      </w:r>
      <w:r w:rsidRPr="003E3A0F">
        <w:rPr>
          <w:rFonts w:ascii="Arial" w:hAnsi="Arial" w:cs="Arial"/>
          <w:color w:val="777777"/>
          <w:sz w:val="22"/>
          <w:szCs w:val="20"/>
        </w:rPr>
        <w:t> </w:t>
      </w:r>
      <w:r w:rsidRPr="005E4797">
        <w:rPr>
          <w:rFonts w:ascii="Arial" w:hAnsi="Arial" w:cs="Arial"/>
          <w:color w:val="ED7D31" w:themeColor="accent2"/>
          <w:sz w:val="22"/>
          <w:szCs w:val="20"/>
        </w:rPr>
        <w:t>Find out if the study picked groups of participants</w:t>
      </w:r>
      <w:r w:rsidRPr="003E3A0F">
        <w:rPr>
          <w:rFonts w:ascii="Arial" w:hAnsi="Arial" w:cs="Arial"/>
          <w:color w:val="777777"/>
          <w:sz w:val="22"/>
          <w:szCs w:val="20"/>
        </w:rPr>
        <w:t>. For large numbers of people (like the number of potential draftees in the Vietnam war), it’s much simpler to pick people by groups (</w:t>
      </w:r>
      <w:hyperlink r:id="rId713" w:history="1">
        <w:r w:rsidRPr="003E3A0F">
          <w:rPr>
            <w:rStyle w:val="Hyperlink"/>
            <w:rFonts w:ascii="inherit" w:eastAsiaTheme="majorEastAsia" w:hAnsi="inherit" w:cs="Arial"/>
            <w:b/>
            <w:bCs/>
            <w:color w:val="05A9C5"/>
            <w:sz w:val="22"/>
            <w:szCs w:val="20"/>
            <w:bdr w:val="none" w:sz="0" w:space="0" w:color="auto" w:frame="1"/>
          </w:rPr>
          <w:t>simple random sampling</w:t>
        </w:r>
      </w:hyperlink>
      <w:r w:rsidRPr="003E3A0F">
        <w:rPr>
          <w:rFonts w:ascii="Arial" w:hAnsi="Arial" w:cs="Arial"/>
          <w:color w:val="777777"/>
          <w:sz w:val="22"/>
          <w:szCs w:val="20"/>
        </w:rPr>
        <w:t>). In the case of the draft</w:t>
      </w:r>
      <w:r w:rsidRPr="001F59CC">
        <w:rPr>
          <w:rFonts w:ascii="Arial" w:hAnsi="Arial" w:cs="Arial"/>
          <w:color w:val="ED7D31" w:themeColor="accent2"/>
          <w:sz w:val="22"/>
          <w:szCs w:val="20"/>
        </w:rPr>
        <w:t>, draftees were chosen by birth date, “simplifying” the procedure.</w:t>
      </w:r>
    </w:p>
    <w:p w14:paraId="18069353" w14:textId="77777777" w:rsidR="003E3A0F" w:rsidRPr="003E3A0F" w:rsidRDefault="003E3A0F"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42069269" w14:textId="71FCF1CB" w:rsidR="001739E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3:</w:t>
      </w:r>
      <w:r w:rsidRPr="003E3A0F">
        <w:rPr>
          <w:rFonts w:ascii="Arial" w:hAnsi="Arial" w:cs="Arial"/>
          <w:color w:val="777777"/>
          <w:sz w:val="22"/>
          <w:szCs w:val="20"/>
        </w:rPr>
        <w:t> </w:t>
      </w:r>
      <w:r w:rsidRPr="005E4797">
        <w:rPr>
          <w:rFonts w:ascii="Arial" w:hAnsi="Arial" w:cs="Arial"/>
          <w:color w:val="ED7D31" w:themeColor="accent2"/>
          <w:sz w:val="22"/>
          <w:szCs w:val="20"/>
        </w:rPr>
        <w:t>Determine if your study contained data from more than one carefully defined group (“strata” or “cluster”).</w:t>
      </w:r>
      <w:r w:rsidRPr="003E3A0F">
        <w:rPr>
          <w:rFonts w:ascii="Arial" w:hAnsi="Arial" w:cs="Arial"/>
          <w:color w:val="777777"/>
          <w:sz w:val="22"/>
          <w:szCs w:val="20"/>
        </w:rPr>
        <w:t xml:space="preserve"> Some examples of strata could be: Democrats and Republics, Renters and Homeowners, Country Folk vs. City Dwellers, Jacksonville Jaguars fans and San Francisco 49ers fans. If there are two or more very distinct, clear groups, you have a </w:t>
      </w:r>
      <w:hyperlink r:id="rId714" w:history="1">
        <w:r w:rsidRPr="003E3A0F">
          <w:rPr>
            <w:rStyle w:val="Hyperlink"/>
            <w:rFonts w:ascii="inherit" w:eastAsiaTheme="majorEastAsia" w:hAnsi="inherit" w:cs="Arial"/>
            <w:b/>
            <w:bCs/>
            <w:color w:val="05A9C5"/>
            <w:sz w:val="22"/>
            <w:szCs w:val="20"/>
            <w:bdr w:val="none" w:sz="0" w:space="0" w:color="auto" w:frame="1"/>
          </w:rPr>
          <w:t>stratified sample</w:t>
        </w:r>
      </w:hyperlink>
      <w:r w:rsidRPr="003E3A0F">
        <w:rPr>
          <w:rFonts w:ascii="Arial" w:hAnsi="Arial" w:cs="Arial"/>
          <w:color w:val="777777"/>
          <w:sz w:val="22"/>
          <w:szCs w:val="20"/>
        </w:rPr>
        <w:t> or a “</w:t>
      </w:r>
      <w:hyperlink r:id="rId715" w:history="1">
        <w:r w:rsidRPr="003E3A0F">
          <w:rPr>
            <w:rStyle w:val="Hyperlink"/>
            <w:rFonts w:ascii="inherit" w:eastAsiaTheme="majorEastAsia" w:hAnsi="inherit" w:cs="Arial"/>
            <w:color w:val="05A9C5"/>
            <w:sz w:val="22"/>
            <w:szCs w:val="20"/>
            <w:bdr w:val="none" w:sz="0" w:space="0" w:color="auto" w:frame="1"/>
          </w:rPr>
          <w:t>cluster sample</w:t>
        </w:r>
      </w:hyperlink>
      <w:r w:rsidRPr="003E3A0F">
        <w:rPr>
          <w:rFonts w:ascii="Arial" w:hAnsi="Arial" w:cs="Arial"/>
          <w:color w:val="777777"/>
          <w:sz w:val="22"/>
          <w:szCs w:val="20"/>
        </w:rPr>
        <w:t>.”</w:t>
      </w:r>
    </w:p>
    <w:p w14:paraId="0FD4F847" w14:textId="77777777" w:rsidR="00DF322C" w:rsidRPr="003E3A0F" w:rsidRDefault="00DF322C" w:rsidP="001739EF">
      <w:pPr>
        <w:pStyle w:val="NormalWeb"/>
        <w:shd w:val="clear" w:color="auto" w:fill="FFFFFF"/>
        <w:spacing w:before="0" w:beforeAutospacing="0" w:after="0" w:afterAutospacing="0"/>
        <w:textAlignment w:val="baseline"/>
        <w:rPr>
          <w:rFonts w:ascii="Arial" w:hAnsi="Arial" w:cs="Arial"/>
          <w:color w:val="777777"/>
          <w:sz w:val="22"/>
          <w:szCs w:val="20"/>
        </w:rPr>
      </w:pPr>
    </w:p>
    <w:p w14:paraId="112B938C" w14:textId="78457543" w:rsidR="001739EF" w:rsidRDefault="001739EF" w:rsidP="00C075BE">
      <w:pPr>
        <w:numPr>
          <w:ilvl w:val="0"/>
          <w:numId w:val="18"/>
        </w:numPr>
        <w:shd w:val="clear" w:color="auto" w:fill="FFFFFF"/>
        <w:spacing w:after="0" w:line="240" w:lineRule="auto"/>
        <w:ind w:left="450"/>
        <w:textAlignment w:val="baseline"/>
        <w:rPr>
          <w:rFonts w:ascii="inherit" w:hAnsi="inherit" w:cs="Arial"/>
          <w:color w:val="777777"/>
          <w:szCs w:val="20"/>
        </w:rPr>
      </w:pPr>
      <w:r w:rsidRPr="00197C4E">
        <w:rPr>
          <w:rFonts w:ascii="inherit" w:hAnsi="inherit" w:cs="Arial"/>
          <w:color w:val="ED7D31" w:themeColor="accent2"/>
          <w:szCs w:val="20"/>
        </w:rPr>
        <w:lastRenderedPageBreak/>
        <w:t>If you have data about the individuals in the groups, that’s a stratified sampl</w:t>
      </w:r>
      <w:r w:rsidRPr="003E3A0F">
        <w:rPr>
          <w:rFonts w:ascii="inherit" w:hAnsi="inherit" w:cs="Arial"/>
          <w:color w:val="777777"/>
          <w:szCs w:val="20"/>
        </w:rPr>
        <w:t>e. In order to perform stratified sampling on this sample, you could perform random sampling of each strata independently.</w:t>
      </w:r>
    </w:p>
    <w:p w14:paraId="1BB07165" w14:textId="77777777" w:rsidR="00DF322C" w:rsidRPr="003E3A0F" w:rsidRDefault="00DF322C" w:rsidP="00DF322C">
      <w:pPr>
        <w:shd w:val="clear" w:color="auto" w:fill="FFFFFF"/>
        <w:spacing w:after="0" w:line="240" w:lineRule="auto"/>
        <w:ind w:left="450"/>
        <w:textAlignment w:val="baseline"/>
        <w:rPr>
          <w:rFonts w:ascii="inherit" w:hAnsi="inherit" w:cs="Arial"/>
          <w:color w:val="777777"/>
          <w:szCs w:val="20"/>
        </w:rPr>
      </w:pPr>
    </w:p>
    <w:p w14:paraId="4FC82DB0" w14:textId="4F4E8AA1" w:rsidR="001739EF" w:rsidRPr="003E3A0F" w:rsidRDefault="001739EF" w:rsidP="00C075BE">
      <w:pPr>
        <w:numPr>
          <w:ilvl w:val="0"/>
          <w:numId w:val="18"/>
        </w:numPr>
        <w:shd w:val="clear" w:color="auto" w:fill="FFFFFF"/>
        <w:spacing w:after="0" w:line="240" w:lineRule="auto"/>
        <w:ind w:left="450"/>
        <w:textAlignment w:val="baseline"/>
        <w:rPr>
          <w:rFonts w:ascii="inherit" w:hAnsi="inherit" w:cs="Arial"/>
          <w:color w:val="777777"/>
          <w:szCs w:val="20"/>
        </w:rPr>
      </w:pPr>
      <w:r w:rsidRPr="00197C4E">
        <w:rPr>
          <w:rFonts w:ascii="inherit" w:hAnsi="inherit" w:cs="Arial"/>
          <w:color w:val="ED7D31" w:themeColor="accent2"/>
          <w:szCs w:val="20"/>
        </w:rPr>
        <w:t xml:space="preserve">If you only have data about the groups themselves </w:t>
      </w:r>
      <w:r w:rsidRPr="003E3A0F">
        <w:rPr>
          <w:rFonts w:ascii="inherit" w:hAnsi="inherit" w:cs="Arial"/>
          <w:color w:val="777777"/>
          <w:szCs w:val="20"/>
        </w:rPr>
        <w:t>(you may only know the location of the individuals), then that’s a </w:t>
      </w:r>
      <w:r w:rsidRPr="003E3A0F">
        <w:rPr>
          <w:rStyle w:val="Strong"/>
          <w:rFonts w:ascii="inherit" w:hAnsi="inherit" w:cs="Arial"/>
          <w:color w:val="777777"/>
          <w:szCs w:val="20"/>
          <w:bdr w:val="none" w:sz="0" w:space="0" w:color="auto" w:frame="1"/>
        </w:rPr>
        <w:t>cluster sample</w:t>
      </w:r>
      <w:r w:rsidRPr="003E3A0F">
        <w:rPr>
          <w:rFonts w:ascii="inherit" w:hAnsi="inherit" w:cs="Arial"/>
          <w:color w:val="777777"/>
          <w:szCs w:val="20"/>
        </w:rPr>
        <w:t>.</w:t>
      </w:r>
    </w:p>
    <w:p w14:paraId="1329142A" w14:textId="77777777" w:rsidR="003E3A0F" w:rsidRPr="003E3A0F" w:rsidRDefault="003E3A0F" w:rsidP="00DF322C">
      <w:pPr>
        <w:shd w:val="clear" w:color="auto" w:fill="FFFFFF"/>
        <w:spacing w:after="0" w:line="240" w:lineRule="auto"/>
        <w:ind w:left="450"/>
        <w:textAlignment w:val="baseline"/>
        <w:rPr>
          <w:rFonts w:ascii="inherit" w:hAnsi="inherit" w:cs="Arial"/>
          <w:color w:val="777777"/>
          <w:szCs w:val="20"/>
        </w:rPr>
      </w:pPr>
    </w:p>
    <w:p w14:paraId="4D8D8BE2" w14:textId="77777777" w:rsidR="001739EF" w:rsidRPr="003E3A0F" w:rsidRDefault="001739EF" w:rsidP="001739EF">
      <w:pPr>
        <w:pStyle w:val="NormalWeb"/>
        <w:shd w:val="clear" w:color="auto" w:fill="FFFFFF"/>
        <w:spacing w:before="0" w:beforeAutospacing="0" w:after="0" w:afterAutospacing="0"/>
        <w:textAlignment w:val="baseline"/>
        <w:rPr>
          <w:rFonts w:ascii="Arial" w:hAnsi="Arial" w:cs="Arial"/>
          <w:color w:val="777777"/>
          <w:sz w:val="22"/>
          <w:szCs w:val="20"/>
        </w:rPr>
      </w:pPr>
      <w:r w:rsidRPr="003E3A0F">
        <w:rPr>
          <w:rStyle w:val="Strong"/>
          <w:rFonts w:ascii="inherit" w:hAnsi="inherit" w:cs="Arial"/>
          <w:color w:val="0000FF"/>
          <w:sz w:val="22"/>
          <w:szCs w:val="20"/>
          <w:bdr w:val="none" w:sz="0" w:space="0" w:color="auto" w:frame="1"/>
        </w:rPr>
        <w:t>Step 4:</w:t>
      </w:r>
      <w:r w:rsidRPr="003E3A0F">
        <w:rPr>
          <w:rFonts w:ascii="Arial" w:hAnsi="Arial" w:cs="Arial"/>
          <w:color w:val="777777"/>
          <w:sz w:val="22"/>
          <w:szCs w:val="20"/>
        </w:rPr>
        <w:t> </w:t>
      </w:r>
      <w:r w:rsidRPr="00046875">
        <w:rPr>
          <w:rFonts w:ascii="Arial" w:hAnsi="Arial" w:cs="Arial"/>
          <w:color w:val="ED7D31" w:themeColor="accent2"/>
          <w:sz w:val="22"/>
          <w:szCs w:val="20"/>
        </w:rPr>
        <w:t>Find out if the sample was easy to get. </w:t>
      </w:r>
      <w:r w:rsidRPr="00046875">
        <w:rPr>
          <w:rStyle w:val="Strong"/>
          <w:rFonts w:ascii="inherit" w:hAnsi="inherit" w:cs="Arial"/>
          <w:color w:val="404040" w:themeColor="text1" w:themeTint="BF"/>
          <w:sz w:val="22"/>
          <w:szCs w:val="20"/>
          <w:bdr w:val="none" w:sz="0" w:space="0" w:color="auto" w:frame="1"/>
        </w:rPr>
        <w:t>Convenience samples</w:t>
      </w:r>
      <w:r w:rsidRPr="00046875">
        <w:rPr>
          <w:rFonts w:ascii="Arial" w:hAnsi="Arial" w:cs="Arial"/>
          <w:color w:val="ED7D31" w:themeColor="accent2"/>
          <w:sz w:val="22"/>
          <w:szCs w:val="20"/>
        </w:rPr>
        <w:t> are like convenience stores:</w:t>
      </w:r>
      <w:r w:rsidRPr="003E3A0F">
        <w:rPr>
          <w:rFonts w:ascii="Arial" w:hAnsi="Arial" w:cs="Arial"/>
          <w:color w:val="777777"/>
          <w:sz w:val="22"/>
          <w:szCs w:val="20"/>
        </w:rPr>
        <w:t xml:space="preserve"> why go out of your way to get samples, when you can nip out to the corner store? A classic example of convenience sampling is standing at a shopping mall, asking </w:t>
      </w:r>
      <w:proofErr w:type="spellStart"/>
      <w:r w:rsidRPr="003E3A0F">
        <w:rPr>
          <w:rFonts w:ascii="Arial" w:hAnsi="Arial" w:cs="Arial"/>
          <w:color w:val="777777"/>
          <w:sz w:val="22"/>
          <w:szCs w:val="20"/>
        </w:rPr>
        <w:t>passers by</w:t>
      </w:r>
      <w:proofErr w:type="spellEnd"/>
      <w:r w:rsidRPr="003E3A0F">
        <w:rPr>
          <w:rFonts w:ascii="Arial" w:hAnsi="Arial" w:cs="Arial"/>
          <w:color w:val="777777"/>
          <w:sz w:val="22"/>
          <w:szCs w:val="20"/>
        </w:rPr>
        <w:t xml:space="preserve"> for their opinion.</w:t>
      </w:r>
    </w:p>
    <w:p w14:paraId="6041E0AC" w14:textId="77777777" w:rsidR="001739EF" w:rsidRDefault="001739EF" w:rsidP="00D20CF1">
      <w:pPr>
        <w:pStyle w:val="NormalWeb"/>
        <w:shd w:val="clear" w:color="auto" w:fill="FFFFFF"/>
        <w:spacing w:before="0" w:beforeAutospacing="0" w:after="0" w:afterAutospacing="0"/>
        <w:textAlignment w:val="baseline"/>
        <w:rPr>
          <w:rFonts w:ascii="Arial" w:hAnsi="Arial" w:cs="Arial"/>
          <w:color w:val="777777"/>
          <w:sz w:val="20"/>
          <w:szCs w:val="20"/>
        </w:rPr>
      </w:pPr>
    </w:p>
    <w:p w14:paraId="39D0BC2D" w14:textId="51920115" w:rsidR="00426873" w:rsidRDefault="00426873" w:rsidP="00A90E3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13C9ECB" w14:textId="7D95C19B" w:rsidR="008C7275" w:rsidRDefault="008C7275"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E23C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Sampling Error</w:t>
      </w:r>
    </w:p>
    <w:p w14:paraId="75314D2B" w14:textId="7F6A602E" w:rsidR="00A3147F" w:rsidRDefault="00A3147F"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2E863C3" w14:textId="5EB9ADC4" w:rsidR="004347C5" w:rsidRPr="00CE65F7" w:rsidRDefault="004347C5"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CE65F7">
        <w:rPr>
          <w:rFonts w:ascii="Arial" w:hAnsi="Arial" w:cs="Arial"/>
          <w:color w:val="ED7D31" w:themeColor="accent2"/>
          <w:sz w:val="22"/>
          <w:szCs w:val="20"/>
        </w:rPr>
        <w:t>Errors happen when you take a </w:t>
      </w:r>
      <w:hyperlink r:id="rId716" w:history="1">
        <w:r w:rsidRPr="00CE65F7">
          <w:rPr>
            <w:rStyle w:val="Hyperlink"/>
            <w:rFonts w:ascii="inherit" w:hAnsi="inherit" w:cs="Arial"/>
            <w:color w:val="00B0F0"/>
            <w:sz w:val="22"/>
            <w:szCs w:val="20"/>
            <w:u w:val="none"/>
            <w:bdr w:val="none" w:sz="0" w:space="0" w:color="auto" w:frame="1"/>
          </w:rPr>
          <w:t>sample </w:t>
        </w:r>
      </w:hyperlink>
      <w:r w:rsidRPr="00CE65F7">
        <w:rPr>
          <w:rFonts w:ascii="Arial" w:hAnsi="Arial" w:cs="Arial"/>
          <w:color w:val="ED7D31" w:themeColor="accent2"/>
          <w:sz w:val="22"/>
          <w:szCs w:val="20"/>
        </w:rPr>
        <w:t>from the </w:t>
      </w:r>
      <w:hyperlink r:id="rId717" w:history="1">
        <w:r w:rsidRPr="00CE65F7">
          <w:rPr>
            <w:rStyle w:val="Hyperlink"/>
            <w:rFonts w:ascii="inherit" w:hAnsi="inherit" w:cs="Arial"/>
            <w:color w:val="00B0F0"/>
            <w:sz w:val="22"/>
            <w:szCs w:val="20"/>
            <w:u w:val="none"/>
            <w:bdr w:val="none" w:sz="0" w:space="0" w:color="auto" w:frame="1"/>
          </w:rPr>
          <w:t>population </w:t>
        </w:r>
      </w:hyperlink>
      <w:r w:rsidRPr="00CE65F7">
        <w:rPr>
          <w:rFonts w:ascii="Arial" w:hAnsi="Arial" w:cs="Arial"/>
          <w:color w:val="ED7D31" w:themeColor="accent2"/>
          <w:sz w:val="22"/>
          <w:szCs w:val="20"/>
        </w:rPr>
        <w:t>rather than using the </w:t>
      </w:r>
      <w:r w:rsidRPr="00CE65F7">
        <w:rPr>
          <w:rStyle w:val="Emphasis"/>
          <w:rFonts w:ascii="inherit" w:hAnsi="inherit" w:cs="Arial"/>
          <w:color w:val="ED7D31" w:themeColor="accent2"/>
          <w:sz w:val="22"/>
          <w:szCs w:val="20"/>
          <w:bdr w:val="none" w:sz="0" w:space="0" w:color="auto" w:frame="1"/>
        </w:rPr>
        <w:t>entire </w:t>
      </w:r>
      <w:r w:rsidRPr="00CE65F7">
        <w:rPr>
          <w:rFonts w:ascii="Arial" w:hAnsi="Arial" w:cs="Arial"/>
          <w:color w:val="ED7D31" w:themeColor="accent2"/>
          <w:sz w:val="22"/>
          <w:szCs w:val="20"/>
        </w:rPr>
        <w:t>population. In other words, it’s the difference between the </w:t>
      </w:r>
      <w:hyperlink r:id="rId718" w:history="1">
        <w:r w:rsidRPr="00CE65F7">
          <w:rPr>
            <w:rStyle w:val="Hyperlink"/>
            <w:rFonts w:ascii="inherit" w:hAnsi="inherit" w:cs="Arial"/>
            <w:color w:val="00B0F0"/>
            <w:sz w:val="22"/>
            <w:szCs w:val="20"/>
            <w:u w:val="none"/>
            <w:bdr w:val="none" w:sz="0" w:space="0" w:color="auto" w:frame="1"/>
          </w:rPr>
          <w:t>statistic </w:t>
        </w:r>
      </w:hyperlink>
      <w:r w:rsidRPr="00CE65F7">
        <w:rPr>
          <w:rFonts w:ascii="Arial" w:hAnsi="Arial" w:cs="Arial"/>
          <w:color w:val="ED7D31" w:themeColor="accent2"/>
          <w:sz w:val="22"/>
          <w:szCs w:val="20"/>
        </w:rPr>
        <w:t>you measure and the </w:t>
      </w:r>
      <w:hyperlink r:id="rId719" w:history="1">
        <w:r w:rsidRPr="0002386D">
          <w:rPr>
            <w:rStyle w:val="Hyperlink"/>
            <w:rFonts w:ascii="inherit" w:hAnsi="inherit" w:cs="Arial"/>
            <w:color w:val="00B0F0"/>
            <w:sz w:val="22"/>
            <w:szCs w:val="20"/>
            <w:u w:val="none"/>
            <w:bdr w:val="none" w:sz="0" w:space="0" w:color="auto" w:frame="1"/>
          </w:rPr>
          <w:t>parameter </w:t>
        </w:r>
      </w:hyperlink>
      <w:r w:rsidRPr="00CE65F7">
        <w:rPr>
          <w:rFonts w:ascii="Arial" w:hAnsi="Arial" w:cs="Arial"/>
          <w:color w:val="ED7D31" w:themeColor="accent2"/>
          <w:sz w:val="22"/>
          <w:szCs w:val="20"/>
        </w:rPr>
        <w:t>you would find if you took a </w:t>
      </w:r>
      <w:hyperlink r:id="rId720" w:history="1">
        <w:r w:rsidRPr="00CE65F7">
          <w:rPr>
            <w:rStyle w:val="Hyperlink"/>
            <w:rFonts w:ascii="inherit" w:hAnsi="inherit" w:cs="Arial"/>
            <w:color w:val="ED7D31" w:themeColor="accent2"/>
            <w:sz w:val="22"/>
            <w:szCs w:val="20"/>
            <w:u w:val="none"/>
            <w:bdr w:val="none" w:sz="0" w:space="0" w:color="auto" w:frame="1"/>
          </w:rPr>
          <w:t>census </w:t>
        </w:r>
      </w:hyperlink>
      <w:r w:rsidRPr="00CE65F7">
        <w:rPr>
          <w:rFonts w:ascii="Arial" w:hAnsi="Arial" w:cs="Arial"/>
          <w:color w:val="ED7D31" w:themeColor="accent2"/>
          <w:sz w:val="22"/>
          <w:szCs w:val="20"/>
        </w:rPr>
        <w:t>of the entire population.</w:t>
      </w:r>
    </w:p>
    <w:p w14:paraId="144C14AB" w14:textId="77777777" w:rsidR="0079605E" w:rsidRPr="00CE65F7" w:rsidRDefault="0079605E"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p>
    <w:p w14:paraId="08482AE0" w14:textId="3B4ED84A" w:rsidR="004347C5" w:rsidRPr="00CE65F7" w:rsidRDefault="004347C5" w:rsidP="004347C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CE65F7">
        <w:rPr>
          <w:rFonts w:ascii="Arial" w:hAnsi="Arial" w:cs="Arial"/>
          <w:color w:val="ED7D31" w:themeColor="accent2"/>
          <w:sz w:val="22"/>
          <w:szCs w:val="20"/>
        </w:rPr>
        <w:t>If you were to survey the entire population (like the </w:t>
      </w:r>
      <w:hyperlink r:id="rId721" w:tgtFrame="_blank" w:history="1">
        <w:r w:rsidRPr="00CE65F7">
          <w:rPr>
            <w:rStyle w:val="Hyperlink"/>
            <w:rFonts w:ascii="inherit" w:hAnsi="inherit" w:cs="Arial"/>
            <w:color w:val="ED7D31" w:themeColor="accent2"/>
            <w:sz w:val="22"/>
            <w:szCs w:val="20"/>
            <w:u w:val="none"/>
            <w:bdr w:val="none" w:sz="0" w:space="0" w:color="auto" w:frame="1"/>
          </w:rPr>
          <w:t>US Census</w:t>
        </w:r>
      </w:hyperlink>
      <w:r w:rsidRPr="00CE65F7">
        <w:rPr>
          <w:rFonts w:ascii="Arial" w:hAnsi="Arial" w:cs="Arial"/>
          <w:color w:val="ED7D31" w:themeColor="accent2"/>
          <w:sz w:val="22"/>
          <w:szCs w:val="20"/>
        </w:rPr>
        <w:t>), there would be no error. It’s nearly impossible to calculate the error margin. However, when you take samples at random, you estimate the error and call it the </w:t>
      </w:r>
      <w:hyperlink r:id="rId722" w:anchor="WhatMofE" w:history="1">
        <w:r w:rsidRPr="000B6379">
          <w:rPr>
            <w:rStyle w:val="Hyperlink"/>
            <w:rFonts w:ascii="inherit" w:hAnsi="inherit" w:cs="Arial"/>
            <w:color w:val="00B0F0"/>
            <w:sz w:val="22"/>
            <w:szCs w:val="20"/>
            <w:u w:val="none"/>
            <w:bdr w:val="none" w:sz="0" w:space="0" w:color="auto" w:frame="1"/>
          </w:rPr>
          <w:t>margin of error</w:t>
        </w:r>
      </w:hyperlink>
      <w:r w:rsidRPr="00CE65F7">
        <w:rPr>
          <w:rFonts w:ascii="Arial" w:hAnsi="Arial" w:cs="Arial"/>
          <w:color w:val="ED7D31" w:themeColor="accent2"/>
          <w:sz w:val="22"/>
          <w:szCs w:val="20"/>
        </w:rPr>
        <w:t>.</w:t>
      </w:r>
    </w:p>
    <w:p w14:paraId="5ACC51CB" w14:textId="6B6ABA73" w:rsidR="0079605E" w:rsidRPr="0079605E" w:rsidRDefault="0079605E" w:rsidP="004347C5">
      <w:pPr>
        <w:pStyle w:val="NormalWeb"/>
        <w:shd w:val="clear" w:color="auto" w:fill="FFFFFF"/>
        <w:spacing w:before="0" w:beforeAutospacing="0" w:after="0" w:afterAutospacing="0"/>
        <w:textAlignment w:val="baseline"/>
        <w:rPr>
          <w:rFonts w:ascii="Arial" w:hAnsi="Arial" w:cs="Arial"/>
          <w:color w:val="777777"/>
          <w:sz w:val="22"/>
          <w:szCs w:val="20"/>
        </w:rPr>
      </w:pPr>
    </w:p>
    <w:p w14:paraId="593EF13E" w14:textId="77777777" w:rsidR="0079605E" w:rsidRPr="0079605E" w:rsidRDefault="0079605E" w:rsidP="0079605E">
      <w:pPr>
        <w:pStyle w:val="NormalWeb"/>
        <w:shd w:val="clear" w:color="auto" w:fill="FFFFFF"/>
        <w:spacing w:before="0" w:beforeAutospacing="0" w:after="225" w:afterAutospacing="0"/>
        <w:textAlignment w:val="baseline"/>
        <w:rPr>
          <w:rFonts w:ascii="Arial" w:hAnsi="Arial" w:cs="Arial"/>
          <w:color w:val="777777"/>
          <w:sz w:val="22"/>
          <w:szCs w:val="20"/>
        </w:rPr>
      </w:pPr>
      <w:r w:rsidRPr="0079605E">
        <w:rPr>
          <w:rFonts w:ascii="Arial" w:hAnsi="Arial" w:cs="Arial"/>
          <w:color w:val="777777"/>
          <w:sz w:val="22"/>
          <w:szCs w:val="20"/>
        </w:rPr>
        <w:t>For example, if you wanted to figure out how many people out of a thousand were under 18, and you came up with the figure 19.357%. If the actual percentage equals 19.300%, the difference (19.357 – 19.300) of 0.57 or 3% = the margin of error. If you continued to take samples of 1,000 people, you’d probably get slightly different statistics, 19.1%, 18.9%, 19.5% etc, but they would all be around the same figure. This is one of the reasons that you’ll often see sample sizes of 1,000 or 1,500 in surveys: they produce a very acceptable margin of error of about 3%.</w:t>
      </w:r>
    </w:p>
    <w:p w14:paraId="787FC895" w14:textId="77777777" w:rsidR="0079605E" w:rsidRDefault="0079605E" w:rsidP="004347C5">
      <w:pPr>
        <w:pStyle w:val="NormalWeb"/>
        <w:shd w:val="clear" w:color="auto" w:fill="FFFFFF"/>
        <w:spacing w:before="0" w:beforeAutospacing="0" w:after="0" w:afterAutospacing="0"/>
        <w:textAlignment w:val="baseline"/>
        <w:rPr>
          <w:rFonts w:ascii="Arial" w:hAnsi="Arial" w:cs="Arial"/>
          <w:color w:val="777777"/>
          <w:sz w:val="20"/>
          <w:szCs w:val="20"/>
        </w:rPr>
      </w:pPr>
    </w:p>
    <w:p w14:paraId="53A19097" w14:textId="1E183F58" w:rsidR="004347C5" w:rsidRDefault="004347C5" w:rsidP="004347C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A073E28" wp14:editId="18EB8349">
            <wp:extent cx="1752600" cy="2621280"/>
            <wp:effectExtent l="0" t="0" r="0" b="7620"/>
            <wp:docPr id="20" name="Picture 20" descr="sampling error.">
              <a:hlinkClick xmlns:a="http://schemas.openxmlformats.org/drawingml/2006/main" r:id="rId7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mpling error.">
                      <a:hlinkClick r:id="rId723"/>
                    </pic:cNvPr>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1752600" cy="2621280"/>
                    </a:xfrm>
                    <a:prstGeom prst="rect">
                      <a:avLst/>
                    </a:prstGeom>
                    <a:noFill/>
                    <a:ln>
                      <a:noFill/>
                    </a:ln>
                  </pic:spPr>
                </pic:pic>
              </a:graphicData>
            </a:graphic>
          </wp:inline>
        </w:drawing>
      </w:r>
    </w:p>
    <w:p w14:paraId="559E1FBF" w14:textId="2E34C658" w:rsidR="004347C5" w:rsidRDefault="004347C5" w:rsidP="004347C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A </w:t>
      </w:r>
      <w:proofErr w:type="gramStart"/>
      <w:r>
        <w:rPr>
          <w:rFonts w:ascii="inherit" w:hAnsi="inherit" w:cs="Arial"/>
          <w:i/>
          <w:iCs/>
          <w:color w:val="777777"/>
          <w:sz w:val="20"/>
          <w:szCs w:val="20"/>
        </w:rPr>
        <w:t>well planned</w:t>
      </w:r>
      <w:proofErr w:type="gramEnd"/>
      <w:r>
        <w:rPr>
          <w:rFonts w:ascii="inherit" w:hAnsi="inherit" w:cs="Arial"/>
          <w:i/>
          <w:iCs/>
          <w:color w:val="777777"/>
          <w:sz w:val="20"/>
          <w:szCs w:val="20"/>
        </w:rPr>
        <w:t xml:space="preserve"> survey can reduce error.</w:t>
      </w:r>
    </w:p>
    <w:p w14:paraId="449AFFA7" w14:textId="77777777" w:rsidR="004347C5" w:rsidRDefault="004347C5" w:rsidP="004347C5">
      <w:pPr>
        <w:pStyle w:val="NormalWeb"/>
        <w:shd w:val="clear" w:color="auto" w:fill="FFFFFF"/>
        <w:spacing w:before="0" w:beforeAutospacing="0" w:after="225" w:afterAutospacing="0"/>
        <w:textAlignment w:val="baseline"/>
        <w:rPr>
          <w:rFonts w:ascii="Arial" w:hAnsi="Arial" w:cs="Arial"/>
          <w:color w:val="777777"/>
          <w:sz w:val="20"/>
          <w:szCs w:val="20"/>
        </w:rPr>
      </w:pPr>
    </w:p>
    <w:p w14:paraId="341DE84B" w14:textId="77777777" w:rsidR="004347C5" w:rsidRPr="00876CFD" w:rsidRDefault="004347C5" w:rsidP="004347C5">
      <w:pPr>
        <w:pStyle w:val="NormalWeb"/>
        <w:shd w:val="clear" w:color="auto" w:fill="F9F9F9"/>
        <w:spacing w:before="0" w:beforeAutospacing="0" w:after="0" w:afterAutospacing="0"/>
        <w:textAlignment w:val="baseline"/>
        <w:rPr>
          <w:rFonts w:ascii="inherit" w:hAnsi="inherit" w:cs="Arial"/>
          <w:i/>
          <w:iCs/>
          <w:color w:val="777777"/>
          <w:sz w:val="22"/>
          <w:szCs w:val="20"/>
        </w:rPr>
      </w:pPr>
      <w:r w:rsidRPr="00876CFD">
        <w:rPr>
          <w:rStyle w:val="Strong"/>
          <w:rFonts w:ascii="inherit" w:hAnsi="inherit" w:cs="Arial"/>
          <w:i/>
          <w:iCs/>
          <w:color w:val="777777"/>
          <w:sz w:val="22"/>
          <w:szCs w:val="20"/>
          <w:bdr w:val="none" w:sz="0" w:space="0" w:color="auto" w:frame="1"/>
        </w:rPr>
        <w:lastRenderedPageBreak/>
        <w:t>Formula:</w:t>
      </w:r>
      <w:r w:rsidRPr="00876CFD">
        <w:rPr>
          <w:rFonts w:ascii="inherit" w:hAnsi="inherit" w:cs="Arial"/>
          <w:i/>
          <w:iCs/>
          <w:color w:val="777777"/>
          <w:sz w:val="22"/>
          <w:szCs w:val="20"/>
        </w:rPr>
        <w:t> the formula for the margin of error is 1/√n, where n is the size of the sample. For example, a </w:t>
      </w:r>
      <w:hyperlink r:id="rId725" w:history="1">
        <w:r w:rsidRPr="00876CFD">
          <w:rPr>
            <w:rStyle w:val="Hyperlink"/>
            <w:rFonts w:ascii="inherit" w:hAnsi="inherit" w:cs="Arial"/>
            <w:i/>
            <w:iCs/>
            <w:color w:val="05A9C5"/>
            <w:sz w:val="22"/>
            <w:szCs w:val="20"/>
            <w:u w:val="none"/>
            <w:bdr w:val="none" w:sz="0" w:space="0" w:color="auto" w:frame="1"/>
          </w:rPr>
          <w:t>random sample</w:t>
        </w:r>
      </w:hyperlink>
      <w:r w:rsidRPr="00876CFD">
        <w:rPr>
          <w:rFonts w:ascii="inherit" w:hAnsi="inherit" w:cs="Arial"/>
          <w:i/>
          <w:iCs/>
          <w:color w:val="777777"/>
          <w:sz w:val="22"/>
          <w:szCs w:val="20"/>
        </w:rPr>
        <w:t> of 1,000 has about a 1/√n; = 3.2% error.</w:t>
      </w:r>
    </w:p>
    <w:p w14:paraId="2EF8C4C4" w14:textId="77777777" w:rsidR="00A3147F" w:rsidRPr="007E23CE" w:rsidRDefault="00A3147F" w:rsidP="007E23C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940733E" w14:textId="0F004BD8" w:rsidR="008C7275" w:rsidRPr="00DD3A67" w:rsidRDefault="00DD3A67" w:rsidP="00A90E31">
      <w:pPr>
        <w:pStyle w:val="NormalWeb"/>
        <w:shd w:val="clear" w:color="auto" w:fill="FFFFFF"/>
        <w:spacing w:before="0" w:beforeAutospacing="0" w:after="0" w:afterAutospacing="0"/>
        <w:textAlignment w:val="baseline"/>
        <w:rPr>
          <w:rFonts w:ascii="Arial" w:hAnsi="Arial" w:cs="Arial"/>
          <w:b/>
          <w:bCs/>
          <w:color w:val="5B9BD5" w:themeColor="accent5"/>
          <w:sz w:val="40"/>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71558">
        <w:rPr>
          <w:rFonts w:ascii="Arial" w:hAnsi="Arial" w:cs="Arial"/>
          <w:color w:val="ED7D31" w:themeColor="accent2"/>
          <w:sz w:val="22"/>
          <w:szCs w:val="20"/>
          <w:shd w:val="clear" w:color="auto" w:fill="FFFFFF"/>
        </w:rPr>
        <w:t xml:space="preserve">Sample error can only be reduced, this is because it </w:t>
      </w:r>
      <w:proofErr w:type="gramStart"/>
      <w:r w:rsidRPr="00A71558">
        <w:rPr>
          <w:rFonts w:ascii="Arial" w:hAnsi="Arial" w:cs="Arial"/>
          <w:color w:val="ED7D31" w:themeColor="accent2"/>
          <w:sz w:val="22"/>
          <w:szCs w:val="20"/>
          <w:shd w:val="clear" w:color="auto" w:fill="FFFFFF"/>
        </w:rPr>
        <w:t>is considered to be</w:t>
      </w:r>
      <w:proofErr w:type="gramEnd"/>
      <w:r w:rsidRPr="00A71558">
        <w:rPr>
          <w:rFonts w:ascii="Arial" w:hAnsi="Arial" w:cs="Arial"/>
          <w:color w:val="ED7D31" w:themeColor="accent2"/>
          <w:sz w:val="22"/>
          <w:szCs w:val="20"/>
          <w:shd w:val="clear" w:color="auto" w:fill="FFFFFF"/>
        </w:rPr>
        <w:t xml:space="preserve"> an acceptable </w:t>
      </w:r>
      <w:r w:rsidR="004254DE" w:rsidRPr="00A71558">
        <w:rPr>
          <w:rFonts w:ascii="Arial" w:hAnsi="Arial" w:cs="Arial"/>
          <w:color w:val="ED7D31" w:themeColor="accent2"/>
          <w:sz w:val="22"/>
          <w:szCs w:val="20"/>
          <w:shd w:val="clear" w:color="auto" w:fill="FFFFFF"/>
        </w:rPr>
        <w:t>trade-off</w:t>
      </w:r>
      <w:r w:rsidRPr="00A71558">
        <w:rPr>
          <w:rFonts w:ascii="Arial" w:hAnsi="Arial" w:cs="Arial"/>
          <w:color w:val="ED7D31" w:themeColor="accent2"/>
          <w:sz w:val="22"/>
          <w:szCs w:val="20"/>
          <w:shd w:val="clear" w:color="auto" w:fill="FFFFFF"/>
        </w:rPr>
        <w:t xml:space="preserve"> to avoid measuring the entire population. In general, the larger the sample, the smaller the margin of error. There is a notable exception: if you use </w:t>
      </w:r>
      <w:hyperlink r:id="rId726" w:history="1">
        <w:r w:rsidRPr="00A71558">
          <w:rPr>
            <w:rStyle w:val="Hyperlink"/>
            <w:rFonts w:ascii="Arial" w:hAnsi="Arial" w:cs="Arial"/>
            <w:color w:val="00B0F0"/>
            <w:sz w:val="22"/>
            <w:szCs w:val="20"/>
            <w:bdr w:val="none" w:sz="0" w:space="0" w:color="auto" w:frame="1"/>
            <w:shd w:val="clear" w:color="auto" w:fill="FFFFFF"/>
          </w:rPr>
          <w:t>cluster sampling</w:t>
        </w:r>
      </w:hyperlink>
      <w:r w:rsidRPr="00A71558">
        <w:rPr>
          <w:rFonts w:ascii="Arial" w:hAnsi="Arial" w:cs="Arial"/>
          <w:color w:val="ED7D31" w:themeColor="accent2"/>
          <w:sz w:val="22"/>
          <w:szCs w:val="20"/>
          <w:shd w:val="clear" w:color="auto" w:fill="FFFFFF"/>
        </w:rPr>
        <w:t>, this may increase the error because of the similarities between cluster members. A carefully designed experiment or survey can also reduce error</w:t>
      </w:r>
      <w:r w:rsidRPr="00DD3A67">
        <w:rPr>
          <w:rFonts w:ascii="Arial" w:hAnsi="Arial" w:cs="Arial"/>
          <w:color w:val="777777"/>
          <w:sz w:val="22"/>
          <w:szCs w:val="20"/>
          <w:shd w:val="clear" w:color="auto" w:fill="FFFFFF"/>
        </w:rPr>
        <w:t>.</w:t>
      </w:r>
    </w:p>
    <w:p w14:paraId="6D28EE23" w14:textId="77777777" w:rsidR="000D439F" w:rsidRDefault="000D439F" w:rsidP="00F34700"/>
    <w:p w14:paraId="1CCBCCF1" w14:textId="77777777" w:rsidR="00F17F7D" w:rsidRDefault="00F17F7D"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9164BAD" w14:textId="0D8AB198" w:rsidR="006E52AB" w:rsidRDefault="006E52AB"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E52A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Another Type of Error</w:t>
      </w:r>
    </w:p>
    <w:p w14:paraId="4806CCD3" w14:textId="2396E9B6" w:rsidR="006E52AB" w:rsidRDefault="006E52AB" w:rsidP="006E52AB">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F90BFDC" w14:textId="15F7CFB6" w:rsidR="003C7736" w:rsidRDefault="003C7736" w:rsidP="006E52AB">
      <w:pPr>
        <w:pStyle w:val="NormalWeb"/>
        <w:shd w:val="clear" w:color="auto" w:fill="FFFFFF"/>
        <w:spacing w:before="0" w:beforeAutospacing="0" w:after="0" w:afterAutospacing="0"/>
        <w:textAlignment w:val="baseline"/>
        <w:rPr>
          <w:rFonts w:ascii="Arial" w:hAnsi="Arial" w:cs="Arial"/>
          <w:color w:val="ED7D31" w:themeColor="accent2"/>
          <w:sz w:val="22"/>
          <w:szCs w:val="20"/>
          <w:shd w:val="clear" w:color="auto" w:fill="FFFFFF"/>
        </w:rPr>
      </w:pPr>
      <w:r w:rsidRPr="00662476">
        <w:rPr>
          <w:rFonts w:ascii="Arial" w:hAnsi="Arial" w:cs="Arial"/>
          <w:color w:val="777777"/>
          <w:sz w:val="22"/>
          <w:szCs w:val="20"/>
          <w:shd w:val="clear" w:color="auto" w:fill="FFFFFF"/>
        </w:rPr>
        <w:t>The </w:t>
      </w:r>
      <w:r w:rsidRPr="00662476">
        <w:rPr>
          <w:rStyle w:val="Strong"/>
          <w:rFonts w:ascii="Arial" w:hAnsi="Arial" w:cs="Arial"/>
          <w:color w:val="777777"/>
          <w:sz w:val="22"/>
          <w:szCs w:val="20"/>
          <w:bdr w:val="none" w:sz="0" w:space="0" w:color="auto" w:frame="1"/>
          <w:shd w:val="clear" w:color="auto" w:fill="FFFFFF"/>
        </w:rPr>
        <w:t>non-sampling</w:t>
      </w:r>
      <w:r w:rsidRPr="00662476">
        <w:rPr>
          <w:rFonts w:ascii="Arial" w:hAnsi="Arial" w:cs="Arial"/>
          <w:color w:val="777777"/>
          <w:sz w:val="22"/>
          <w:szCs w:val="20"/>
          <w:shd w:val="clear" w:color="auto" w:fill="FFFFFF"/>
        </w:rPr>
        <w:t> error could be one reason as to why there’s a difference between the sample and the population. This is due to poor </w:t>
      </w:r>
      <w:hyperlink w:anchor="Data_Collection_Methods" w:history="1">
        <w:r w:rsidRPr="00662476">
          <w:rPr>
            <w:rStyle w:val="Hyperlink"/>
            <w:rFonts w:ascii="Arial" w:hAnsi="Arial" w:cs="Arial"/>
            <w:color w:val="05A9C5"/>
            <w:sz w:val="22"/>
            <w:szCs w:val="20"/>
            <w:u w:val="none"/>
            <w:bdr w:val="none" w:sz="0" w:space="0" w:color="auto" w:frame="1"/>
            <w:shd w:val="clear" w:color="auto" w:fill="FFFFFF"/>
          </w:rPr>
          <w:t>data collection methods</w:t>
        </w:r>
      </w:hyperlink>
      <w:r w:rsidRPr="00662476">
        <w:rPr>
          <w:rFonts w:ascii="Arial" w:hAnsi="Arial" w:cs="Arial"/>
          <w:color w:val="777777"/>
          <w:sz w:val="22"/>
          <w:szCs w:val="20"/>
          <w:shd w:val="clear" w:color="auto" w:fill="FFFFFF"/>
        </w:rPr>
        <w:t> like faulty instruments or inaccurate data recording, </w:t>
      </w:r>
      <w:hyperlink r:id="rId727" w:history="1">
        <w:r w:rsidRPr="00662476">
          <w:rPr>
            <w:rStyle w:val="Hyperlink"/>
            <w:rFonts w:ascii="Arial" w:hAnsi="Arial" w:cs="Arial"/>
            <w:color w:val="05A9C5"/>
            <w:sz w:val="22"/>
            <w:szCs w:val="20"/>
            <w:u w:val="none"/>
            <w:bdr w:val="none" w:sz="0" w:space="0" w:color="auto" w:frame="1"/>
            <w:shd w:val="clear" w:color="auto" w:fill="FFFFFF"/>
          </w:rPr>
          <w:t>selection bias</w:t>
        </w:r>
      </w:hyperlink>
      <w:r w:rsidRPr="00662476">
        <w:rPr>
          <w:rFonts w:ascii="Arial" w:hAnsi="Arial" w:cs="Arial"/>
          <w:color w:val="777777"/>
          <w:sz w:val="22"/>
          <w:szCs w:val="20"/>
          <w:shd w:val="clear" w:color="auto" w:fill="FFFFFF"/>
        </w:rPr>
        <w:t>, </w:t>
      </w:r>
      <w:proofErr w:type="spellStart"/>
      <w:r w:rsidR="00D07F14">
        <w:fldChar w:fldCharType="begin"/>
      </w:r>
      <w:r w:rsidR="00D07F14">
        <w:instrText xml:space="preserve"> HYPERLINK "https://www.statisticshowto.datasciencecentral.com/non-response-bias/" </w:instrText>
      </w:r>
      <w:r w:rsidR="00D07F14">
        <w:fldChar w:fldCharType="separate"/>
      </w:r>
      <w:r w:rsidRPr="00662476">
        <w:rPr>
          <w:rStyle w:val="Hyperlink"/>
          <w:rFonts w:ascii="Arial" w:hAnsi="Arial" w:cs="Arial"/>
          <w:color w:val="05A9C5"/>
          <w:sz w:val="22"/>
          <w:szCs w:val="20"/>
          <w:u w:val="none"/>
          <w:bdr w:val="none" w:sz="0" w:space="0" w:color="auto" w:frame="1"/>
          <w:shd w:val="clear" w:color="auto" w:fill="FFFFFF"/>
        </w:rPr>
        <w:t>non response</w:t>
      </w:r>
      <w:proofErr w:type="spellEnd"/>
      <w:r w:rsidRPr="00662476">
        <w:rPr>
          <w:rStyle w:val="Hyperlink"/>
          <w:rFonts w:ascii="Arial" w:hAnsi="Arial" w:cs="Arial"/>
          <w:color w:val="05A9C5"/>
          <w:sz w:val="22"/>
          <w:szCs w:val="20"/>
          <w:u w:val="none"/>
          <w:bdr w:val="none" w:sz="0" w:space="0" w:color="auto" w:frame="1"/>
          <w:shd w:val="clear" w:color="auto" w:fill="FFFFFF"/>
        </w:rPr>
        <w:t xml:space="preserve"> bias</w:t>
      </w:r>
      <w:r w:rsidR="00D07F14">
        <w:rPr>
          <w:rStyle w:val="Hyperlink"/>
          <w:rFonts w:ascii="Arial" w:hAnsi="Arial" w:cs="Arial"/>
          <w:color w:val="05A9C5"/>
          <w:sz w:val="22"/>
          <w:szCs w:val="20"/>
          <w:u w:val="none"/>
          <w:bdr w:val="none" w:sz="0" w:space="0" w:color="auto" w:frame="1"/>
          <w:shd w:val="clear" w:color="auto" w:fill="FFFFFF"/>
        </w:rPr>
        <w:fldChar w:fldCharType="end"/>
      </w:r>
      <w:r w:rsidRPr="00662476">
        <w:rPr>
          <w:rFonts w:ascii="Arial" w:hAnsi="Arial" w:cs="Arial"/>
          <w:color w:val="777777"/>
          <w:sz w:val="22"/>
          <w:szCs w:val="20"/>
          <w:shd w:val="clear" w:color="auto" w:fill="FFFFFF"/>
        </w:rPr>
        <w:t xml:space="preserve"> (where individuals don’t want to or can’t respond to a survey), or other mistakes in collecting the data. </w:t>
      </w:r>
      <w:r w:rsidRPr="00C64F7C">
        <w:rPr>
          <w:rFonts w:ascii="Arial" w:hAnsi="Arial" w:cs="Arial"/>
          <w:color w:val="ED7D31" w:themeColor="accent2"/>
          <w:sz w:val="22"/>
          <w:szCs w:val="20"/>
          <w:shd w:val="clear" w:color="auto" w:fill="FFFFFF"/>
        </w:rPr>
        <w:t>Increasing the sample size will not reduce these errors</w:t>
      </w:r>
      <w:r w:rsidRPr="00662476">
        <w:rPr>
          <w:rFonts w:ascii="Arial" w:hAnsi="Arial" w:cs="Arial"/>
          <w:color w:val="777777"/>
          <w:sz w:val="22"/>
          <w:szCs w:val="20"/>
          <w:shd w:val="clear" w:color="auto" w:fill="FFFFFF"/>
        </w:rPr>
        <w:t xml:space="preserve">. </w:t>
      </w:r>
      <w:r w:rsidRPr="00C64F7C">
        <w:rPr>
          <w:rFonts w:ascii="Arial" w:hAnsi="Arial" w:cs="Arial"/>
          <w:color w:val="ED7D31" w:themeColor="accent2"/>
          <w:sz w:val="22"/>
          <w:szCs w:val="20"/>
          <w:shd w:val="clear" w:color="auto" w:fill="FFFFFF"/>
        </w:rPr>
        <w:t>They key is to avoid making the errors in the first place with a well-planned design for the survey or experiment.</w:t>
      </w:r>
    </w:p>
    <w:p w14:paraId="3A6AB735" w14:textId="2B032F51" w:rsidR="005227B0" w:rsidRDefault="005227B0" w:rsidP="006E52AB">
      <w:pPr>
        <w:pStyle w:val="NormalWeb"/>
        <w:shd w:val="clear" w:color="auto" w:fill="FFFFFF"/>
        <w:spacing w:before="0" w:beforeAutospacing="0" w:after="0" w:afterAutospacing="0"/>
        <w:textAlignment w:val="baseline"/>
        <w:rPr>
          <w:rFonts w:ascii="Arial" w:hAnsi="Arial" w:cs="Arial"/>
          <w:color w:val="ED7D31" w:themeColor="accent2"/>
          <w:sz w:val="22"/>
          <w:szCs w:val="20"/>
          <w:shd w:val="clear" w:color="auto" w:fill="FFFFFF"/>
        </w:rPr>
      </w:pPr>
    </w:p>
    <w:p w14:paraId="793965EE" w14:textId="60B4672E" w:rsidR="005227B0" w:rsidRPr="00777903" w:rsidRDefault="005227B0" w:rsidP="005227B0">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790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Size</w:t>
      </w:r>
    </w:p>
    <w:p w14:paraId="03E74846" w14:textId="77777777" w:rsidR="005227B0" w:rsidRPr="005227B0" w:rsidRDefault="005227B0" w:rsidP="005227B0"/>
    <w:p w14:paraId="2A085778" w14:textId="5ACC62DF" w:rsidR="005227B0" w:rsidRPr="005227B0" w:rsidRDefault="005227B0" w:rsidP="005227B0">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5227B0">
        <w:rPr>
          <w:rFonts w:ascii="Arial" w:hAnsi="Arial" w:cs="Arial"/>
          <w:color w:val="ED7D31" w:themeColor="accent2"/>
          <w:sz w:val="22"/>
          <w:szCs w:val="20"/>
        </w:rPr>
        <w:t>A sample size is a </w:t>
      </w:r>
      <w:r w:rsidRPr="005227B0">
        <w:rPr>
          <w:rStyle w:val="Strong"/>
          <w:rFonts w:ascii="inherit" w:eastAsiaTheme="majorEastAsia" w:hAnsi="inherit" w:cs="Arial"/>
          <w:color w:val="ED7D31" w:themeColor="accent2"/>
          <w:sz w:val="22"/>
          <w:szCs w:val="20"/>
          <w:bdr w:val="none" w:sz="0" w:space="0" w:color="auto" w:frame="1"/>
        </w:rPr>
        <w:t>part of the </w:t>
      </w:r>
      <w:hyperlink r:id="rId728" w:history="1">
        <w:r w:rsidRPr="005227B0">
          <w:rPr>
            <w:rStyle w:val="Hyperlink"/>
            <w:rFonts w:ascii="inherit" w:hAnsi="inherit" w:cs="Arial"/>
            <w:b/>
            <w:bCs/>
            <w:color w:val="ED7D31" w:themeColor="accent2"/>
            <w:sz w:val="22"/>
            <w:szCs w:val="20"/>
            <w:bdr w:val="none" w:sz="0" w:space="0" w:color="auto" w:frame="1"/>
          </w:rPr>
          <w:t>population</w:t>
        </w:r>
      </w:hyperlink>
      <w:r w:rsidRPr="005227B0">
        <w:rPr>
          <w:rFonts w:ascii="Arial" w:hAnsi="Arial" w:cs="Arial"/>
          <w:color w:val="ED7D31" w:themeColor="accent2"/>
          <w:sz w:val="22"/>
          <w:szCs w:val="20"/>
        </w:rPr>
        <w:t> chosen for a survey or experiment</w:t>
      </w:r>
      <w:r w:rsidRPr="005227B0">
        <w:rPr>
          <w:rFonts w:ascii="Arial" w:hAnsi="Arial" w:cs="Arial"/>
          <w:color w:val="777777"/>
          <w:sz w:val="22"/>
          <w:szCs w:val="20"/>
        </w:rPr>
        <w:t>. For example, you might take a survey of dog owner’s brand preferences. You won’t want to survey </w:t>
      </w:r>
      <w:r w:rsidRPr="005227B0">
        <w:rPr>
          <w:rStyle w:val="Emphasis"/>
          <w:rFonts w:ascii="inherit" w:hAnsi="inherit" w:cs="Arial"/>
          <w:color w:val="777777"/>
          <w:sz w:val="22"/>
          <w:szCs w:val="20"/>
          <w:bdr w:val="none" w:sz="0" w:space="0" w:color="auto" w:frame="1"/>
        </w:rPr>
        <w:t>all</w:t>
      </w:r>
      <w:r w:rsidRPr="005227B0">
        <w:rPr>
          <w:rFonts w:ascii="Arial" w:hAnsi="Arial" w:cs="Arial"/>
          <w:color w:val="777777"/>
          <w:sz w:val="22"/>
          <w:szCs w:val="20"/>
        </w:rPr>
        <w:t> the millions of dog owners in the country (either because it’s too expensive or time consuming), so you take a sample size. That may be several thousand owners. The sample size is a </w:t>
      </w:r>
      <w:r w:rsidRPr="005227B0">
        <w:rPr>
          <w:rStyle w:val="Emphasis"/>
          <w:rFonts w:ascii="inherit" w:hAnsi="inherit" w:cs="Arial"/>
          <w:color w:val="777777"/>
          <w:sz w:val="22"/>
          <w:szCs w:val="20"/>
          <w:bdr w:val="none" w:sz="0" w:space="0" w:color="auto" w:frame="1"/>
        </w:rPr>
        <w:t>representation </w:t>
      </w:r>
      <w:r w:rsidRPr="005227B0">
        <w:rPr>
          <w:rFonts w:ascii="Arial" w:hAnsi="Arial" w:cs="Arial"/>
          <w:color w:val="777777"/>
          <w:sz w:val="22"/>
          <w:szCs w:val="20"/>
        </w:rPr>
        <w:t xml:space="preserve">of all dog owner’s brand </w:t>
      </w:r>
      <w:proofErr w:type="gramStart"/>
      <w:r w:rsidRPr="005227B0">
        <w:rPr>
          <w:rFonts w:ascii="Arial" w:hAnsi="Arial" w:cs="Arial"/>
          <w:color w:val="777777"/>
          <w:sz w:val="22"/>
          <w:szCs w:val="20"/>
        </w:rPr>
        <w:t>preferences</w:t>
      </w:r>
      <w:proofErr w:type="gramEnd"/>
      <w:r w:rsidRPr="005227B0">
        <w:rPr>
          <w:rFonts w:ascii="Arial" w:hAnsi="Arial" w:cs="Arial"/>
          <w:color w:val="777777"/>
          <w:sz w:val="22"/>
          <w:szCs w:val="20"/>
        </w:rPr>
        <w:t xml:space="preserve">. </w:t>
      </w:r>
      <w:r w:rsidRPr="005227B0">
        <w:rPr>
          <w:rFonts w:ascii="Arial" w:hAnsi="Arial" w:cs="Arial"/>
          <w:color w:val="ED7D31" w:themeColor="accent2"/>
          <w:sz w:val="22"/>
          <w:szCs w:val="20"/>
        </w:rPr>
        <w:t>If you choose your sample wisely, it will be a good representation</w:t>
      </w:r>
      <w:r w:rsidRPr="005227B0">
        <w:rPr>
          <w:rFonts w:ascii="Arial" w:hAnsi="Arial" w:cs="Arial"/>
          <w:color w:val="ED7D31" w:themeColor="accent2"/>
          <w:sz w:val="20"/>
          <w:szCs w:val="20"/>
        </w:rPr>
        <w:t>.</w:t>
      </w:r>
    </w:p>
    <w:p w14:paraId="6DF9DCC0" w14:textId="77777777" w:rsidR="005227B0" w:rsidRDefault="005227B0" w:rsidP="005227B0">
      <w:pPr>
        <w:pStyle w:val="NormalWeb"/>
        <w:shd w:val="clear" w:color="auto" w:fill="FFFFFF"/>
        <w:spacing w:before="0" w:beforeAutospacing="0" w:after="0" w:afterAutospacing="0"/>
        <w:textAlignment w:val="baseline"/>
        <w:rPr>
          <w:rFonts w:ascii="Arial" w:hAnsi="Arial" w:cs="Arial"/>
          <w:color w:val="777777"/>
          <w:sz w:val="20"/>
          <w:szCs w:val="20"/>
        </w:rPr>
      </w:pPr>
    </w:p>
    <w:p w14:paraId="1D1061C0" w14:textId="2596A67D" w:rsidR="005227B0" w:rsidRDefault="005227B0" w:rsidP="005227B0">
      <w:pPr>
        <w:pStyle w:val="Heading3"/>
        <w:shd w:val="clear" w:color="auto" w:fill="FFFFFF"/>
        <w:spacing w:before="0" w:line="480" w:lineRule="atLeast"/>
        <w:textAlignment w:val="baseline"/>
        <w:rPr>
          <w:rFonts w:ascii="Arial" w:hAnsi="Arial" w:cs="Arial"/>
          <w:b/>
          <w:bCs/>
          <w:color w:val="555555"/>
          <w:sz w:val="39"/>
          <w:szCs w:val="39"/>
        </w:rPr>
      </w:pPr>
      <w:r w:rsidRPr="0077790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Error can Creep in</w:t>
      </w:r>
    </w:p>
    <w:p w14:paraId="1F7DE340" w14:textId="77777777" w:rsidR="005227B0" w:rsidRPr="005227B0" w:rsidRDefault="005227B0" w:rsidP="005227B0"/>
    <w:p w14:paraId="1882BD59" w14:textId="77777777" w:rsidR="005227B0" w:rsidRDefault="005227B0" w:rsidP="005227B0">
      <w:pPr>
        <w:pStyle w:val="NormalWeb"/>
        <w:shd w:val="clear" w:color="auto" w:fill="FFFFFF"/>
        <w:spacing w:before="0" w:beforeAutospacing="0" w:after="0" w:afterAutospacing="0"/>
        <w:textAlignment w:val="baseline"/>
        <w:rPr>
          <w:rFonts w:ascii="Arial" w:hAnsi="Arial" w:cs="Arial"/>
          <w:color w:val="777777"/>
          <w:sz w:val="20"/>
          <w:szCs w:val="20"/>
        </w:rPr>
      </w:pPr>
      <w:r w:rsidRPr="007432D3">
        <w:rPr>
          <w:rFonts w:ascii="Arial" w:hAnsi="Arial" w:cs="Arial"/>
          <w:color w:val="ED7D31" w:themeColor="accent2"/>
          <w:sz w:val="22"/>
          <w:szCs w:val="20"/>
        </w:rPr>
        <w:t>When you only survey a small sample of the population,</w:t>
      </w:r>
      <w:r w:rsidRPr="007432D3">
        <w:rPr>
          <w:rStyle w:val="Strong"/>
          <w:rFonts w:ascii="inherit" w:eastAsiaTheme="majorEastAsia" w:hAnsi="inherit" w:cs="Arial"/>
          <w:color w:val="ED7D31" w:themeColor="accent2"/>
          <w:sz w:val="22"/>
          <w:szCs w:val="20"/>
          <w:bdr w:val="none" w:sz="0" w:space="0" w:color="auto" w:frame="1"/>
        </w:rPr>
        <w:t> </w:t>
      </w:r>
      <w:hyperlink r:id="rId729" w:history="1">
        <w:r w:rsidRPr="0092213C">
          <w:rPr>
            <w:rStyle w:val="Hyperlink"/>
            <w:rFonts w:ascii="inherit" w:hAnsi="inherit" w:cs="Arial"/>
            <w:b/>
            <w:bCs/>
            <w:color w:val="00B0F0"/>
            <w:sz w:val="22"/>
            <w:szCs w:val="20"/>
            <w:bdr w:val="none" w:sz="0" w:space="0" w:color="auto" w:frame="1"/>
          </w:rPr>
          <w:t>uncertainty</w:t>
        </w:r>
      </w:hyperlink>
      <w:r w:rsidRPr="0092213C">
        <w:rPr>
          <w:rFonts w:ascii="Arial" w:hAnsi="Arial" w:cs="Arial"/>
          <w:b/>
          <w:color w:val="ED7D31" w:themeColor="accent2"/>
          <w:sz w:val="22"/>
          <w:szCs w:val="20"/>
        </w:rPr>
        <w:t> creeps in to your statistics</w:t>
      </w:r>
      <w:r w:rsidRPr="007432D3">
        <w:rPr>
          <w:rFonts w:ascii="Arial" w:hAnsi="Arial" w:cs="Arial"/>
          <w:color w:val="ED7D31" w:themeColor="accent2"/>
          <w:sz w:val="22"/>
          <w:szCs w:val="20"/>
        </w:rPr>
        <w:t>. If you can only survey a certain percentage of the true population, you can never be 100% sure that your statistics are a complete and accurate representation of the population. This uncertainty is called </w:t>
      </w:r>
      <w:hyperlink r:id="rId730" w:anchor="Serror" w:history="1">
        <w:r w:rsidRPr="0092213C">
          <w:rPr>
            <w:rStyle w:val="Hyperlink"/>
            <w:rFonts w:ascii="inherit" w:hAnsi="inherit" w:cs="Arial"/>
            <w:color w:val="00B0F0"/>
            <w:sz w:val="22"/>
            <w:szCs w:val="20"/>
            <w:bdr w:val="none" w:sz="0" w:space="0" w:color="auto" w:frame="1"/>
          </w:rPr>
          <w:t>sampling error</w:t>
        </w:r>
      </w:hyperlink>
      <w:r w:rsidRPr="007432D3">
        <w:rPr>
          <w:rFonts w:ascii="Arial" w:hAnsi="Arial" w:cs="Arial"/>
          <w:color w:val="ED7D31" w:themeColor="accent2"/>
          <w:sz w:val="22"/>
          <w:szCs w:val="20"/>
        </w:rPr>
        <w:t> and is usually measured by a </w:t>
      </w:r>
      <w:hyperlink r:id="rId731" w:history="1">
        <w:r w:rsidRPr="00E546AB">
          <w:rPr>
            <w:rStyle w:val="Hyperlink"/>
            <w:rFonts w:ascii="inherit" w:hAnsi="inherit" w:cs="Arial"/>
            <w:b/>
            <w:color w:val="00B0F0"/>
            <w:sz w:val="22"/>
            <w:szCs w:val="20"/>
            <w:bdr w:val="none" w:sz="0" w:space="0" w:color="auto" w:frame="1"/>
          </w:rPr>
          <w:t>confidence interval</w:t>
        </w:r>
      </w:hyperlink>
      <w:r w:rsidRPr="007432D3">
        <w:rPr>
          <w:rFonts w:ascii="Arial" w:hAnsi="Arial" w:cs="Arial"/>
          <w:color w:val="ED7D31" w:themeColor="accent2"/>
          <w:sz w:val="22"/>
          <w:szCs w:val="20"/>
        </w:rPr>
        <w:t xml:space="preserve">. For example, you might state that your results are at a 90% confidence level. That means if you were to repeat your survey over and over, 90% of the time </w:t>
      </w:r>
      <w:proofErr w:type="spellStart"/>
      <w:proofErr w:type="gramStart"/>
      <w:r w:rsidRPr="007432D3">
        <w:rPr>
          <w:rFonts w:ascii="Arial" w:hAnsi="Arial" w:cs="Arial"/>
          <w:color w:val="ED7D31" w:themeColor="accent2"/>
          <w:sz w:val="22"/>
          <w:szCs w:val="20"/>
        </w:rPr>
        <w:t>your</w:t>
      </w:r>
      <w:proofErr w:type="spellEnd"/>
      <w:proofErr w:type="gramEnd"/>
      <w:r w:rsidRPr="007432D3">
        <w:rPr>
          <w:rFonts w:ascii="Arial" w:hAnsi="Arial" w:cs="Arial"/>
          <w:color w:val="ED7D31" w:themeColor="accent2"/>
          <w:sz w:val="22"/>
          <w:szCs w:val="20"/>
        </w:rPr>
        <w:t xml:space="preserve"> would get the same results</w:t>
      </w:r>
      <w:r>
        <w:rPr>
          <w:rFonts w:ascii="Arial" w:hAnsi="Arial" w:cs="Arial"/>
          <w:color w:val="777777"/>
          <w:sz w:val="20"/>
          <w:szCs w:val="20"/>
        </w:rPr>
        <w:t>.</w:t>
      </w:r>
    </w:p>
    <w:p w14:paraId="343AFFB5" w14:textId="629CCA7A" w:rsidR="005227B0" w:rsidRDefault="005227B0"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7099B65" w14:textId="77777777" w:rsidR="002F4A5F" w:rsidRPr="00B74450" w:rsidRDefault="002F4A5F" w:rsidP="002F4A5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7445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in Statistics</w:t>
      </w:r>
    </w:p>
    <w:p w14:paraId="34109432" w14:textId="769074E4" w:rsidR="002F4A5F"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EE13E40" w14:textId="3470A6E4" w:rsidR="002F4A5F" w:rsidRDefault="002F4A5F" w:rsidP="006E52AB">
      <w:pPr>
        <w:pStyle w:val="NormalWeb"/>
        <w:shd w:val="clear" w:color="auto" w:fill="FFFFFF"/>
        <w:spacing w:before="0" w:beforeAutospacing="0" w:after="0" w:afterAutospacing="0"/>
        <w:textAlignment w:val="baseline"/>
        <w:rPr>
          <w:rFonts w:ascii="Arial" w:hAnsi="Arial" w:cs="Arial"/>
          <w:color w:val="777777"/>
          <w:sz w:val="20"/>
          <w:szCs w:val="20"/>
          <w:shd w:val="clear" w:color="auto" w:fill="FFFFFF"/>
        </w:rPr>
      </w:pPr>
      <w:r w:rsidRPr="00E1262F">
        <w:rPr>
          <w:rFonts w:ascii="Arial" w:hAnsi="Arial" w:cs="Arial"/>
          <w:color w:val="777777"/>
          <w:sz w:val="22"/>
          <w:szCs w:val="20"/>
          <w:shd w:val="clear" w:color="auto" w:fill="FFFFFF"/>
        </w:rPr>
        <w:t>Watch the video or read on below:</w:t>
      </w:r>
    </w:p>
    <w:p w14:paraId="60BF4F38" w14:textId="4002AD2A" w:rsidR="002F4A5F"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bCs/>
          <w:noProof/>
          <w:color w:val="ED7D31" w:themeColor="accent2"/>
          <w:sz w:val="36"/>
          <w:szCs w:val="32"/>
        </w:rPr>
        <w:lastRenderedPageBreak/>
        <w:drawing>
          <wp:inline distT="0" distB="0" distL="0" distR="0" wp14:anchorId="41BA079D" wp14:editId="0FD3A7F9">
            <wp:extent cx="4572000" cy="3429000"/>
            <wp:effectExtent l="0" t="0" r="0" b="0"/>
            <wp:docPr id="17" name="Video 17">
              <a:hlinkClick xmlns:a="http://schemas.openxmlformats.org/drawingml/2006/main" r:id="rId7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deo 17">
                      <a:hlinkClick r:id="rId732"/>
                    </pic:cNvPr>
                    <pic:cNvPicPr/>
                  </pic:nvPicPr>
                  <pic:blipFill>
                    <a:blip r:embed="rId73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kmbIobVN1pg&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7453F0C" w14:textId="77777777" w:rsidR="002F4A5F" w:rsidRPr="00C64F7C" w:rsidRDefault="002F4A5F" w:rsidP="006E52AB">
      <w:pPr>
        <w:pStyle w:val="NormalWeb"/>
        <w:shd w:val="clear" w:color="auto" w:fill="FFFFFF"/>
        <w:spacing w:before="0" w:beforeAutospacing="0" w:after="0" w:afterAutospacing="0"/>
        <w:textAlignment w:val="baseline"/>
        <w:rPr>
          <w:rFonts w:ascii="Arial" w:hAnsi="Arial" w:cs="Arial"/>
          <w:b/>
          <w:bCs/>
          <w:color w:val="ED7D31" w:themeColor="accent2"/>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2A2880" w14:textId="77777777" w:rsidR="00E1262F" w:rsidRPr="00E1262F" w:rsidRDefault="00E1262F" w:rsidP="00E1262F">
      <w:pPr>
        <w:rPr>
          <w:sz w:val="24"/>
        </w:rPr>
      </w:pPr>
      <w:r w:rsidRPr="00E1262F">
        <w:rPr>
          <w:rFonts w:ascii="Arial" w:hAnsi="Arial" w:cs="Arial"/>
          <w:color w:val="777777"/>
          <w:szCs w:val="20"/>
          <w:shd w:val="clear" w:color="auto" w:fill="FFFFFF"/>
        </w:rPr>
        <w:t>A sample is a percentage of the total </w:t>
      </w:r>
      <w:hyperlink r:id="rId734" w:tgtFrame="_blank" w:history="1">
        <w:r w:rsidRPr="00E1262F">
          <w:rPr>
            <w:rStyle w:val="Hyperlink"/>
            <w:rFonts w:ascii="Arial" w:hAnsi="Arial" w:cs="Arial"/>
            <w:color w:val="05A9C5"/>
            <w:szCs w:val="20"/>
            <w:bdr w:val="none" w:sz="0" w:space="0" w:color="auto" w:frame="1"/>
            <w:shd w:val="clear" w:color="auto" w:fill="FFFFFF"/>
          </w:rPr>
          <w:t>population</w:t>
        </w:r>
      </w:hyperlink>
      <w:r w:rsidRPr="00E1262F">
        <w:rPr>
          <w:rFonts w:ascii="Arial" w:hAnsi="Arial" w:cs="Arial"/>
          <w:color w:val="777777"/>
          <w:szCs w:val="20"/>
          <w:shd w:val="clear" w:color="auto" w:fill="FFFFFF"/>
        </w:rPr>
        <w:t> in statistics. You can use the data from a </w:t>
      </w:r>
      <w:hyperlink r:id="rId735" w:history="1">
        <w:r w:rsidRPr="00E1262F">
          <w:rPr>
            <w:rStyle w:val="Hyperlink"/>
            <w:rFonts w:ascii="Arial" w:hAnsi="Arial" w:cs="Arial"/>
            <w:color w:val="05A9C5"/>
            <w:szCs w:val="20"/>
            <w:bdr w:val="none" w:sz="0" w:space="0" w:color="auto" w:frame="1"/>
            <w:shd w:val="clear" w:color="auto" w:fill="FFFFFF"/>
          </w:rPr>
          <w:t>sample </w:t>
        </w:r>
      </w:hyperlink>
      <w:r w:rsidRPr="00E1262F">
        <w:rPr>
          <w:rFonts w:ascii="Arial" w:hAnsi="Arial" w:cs="Arial"/>
          <w:color w:val="777777"/>
          <w:szCs w:val="20"/>
          <w:shd w:val="clear" w:color="auto" w:fill="FFFFFF"/>
        </w:rPr>
        <w:t>to make inferences about a population as a whole. For example, the </w:t>
      </w:r>
      <w:hyperlink r:id="rId736" w:tgtFrame="_blank" w:history="1">
        <w:r w:rsidRPr="00E1262F">
          <w:rPr>
            <w:rStyle w:val="Hyperlink"/>
            <w:rFonts w:ascii="Arial" w:hAnsi="Arial" w:cs="Arial"/>
            <w:color w:val="05A9C5"/>
            <w:szCs w:val="20"/>
            <w:bdr w:val="none" w:sz="0" w:space="0" w:color="auto" w:frame="1"/>
            <w:shd w:val="clear" w:color="auto" w:fill="FFFFFF"/>
          </w:rPr>
          <w:t>standard deviation</w:t>
        </w:r>
      </w:hyperlink>
      <w:r w:rsidRPr="00E1262F">
        <w:rPr>
          <w:rFonts w:ascii="Arial" w:hAnsi="Arial" w:cs="Arial"/>
          <w:color w:val="777777"/>
          <w:szCs w:val="20"/>
          <w:shd w:val="clear" w:color="auto" w:fill="FFFFFF"/>
        </w:rPr>
        <w:t> of a sample can be used to approximate the standard deviation of a population. Finding a sample size can be one of the most challenging tasks in statistics and depends upon many factors including the size of your original population.</w:t>
      </w:r>
    </w:p>
    <w:p w14:paraId="0E6063E9" w14:textId="7B228AF7" w:rsidR="00E1262F" w:rsidRDefault="00E1262F" w:rsidP="00E1262F">
      <w:pPr>
        <w:pStyle w:val="Heading2"/>
        <w:shd w:val="clear" w:color="auto" w:fill="FFFFFF"/>
        <w:spacing w:before="0" w:line="525" w:lineRule="atLeast"/>
        <w:textAlignment w:val="baseline"/>
        <w:rPr>
          <w:rFonts w:ascii="Arial" w:hAnsi="Arial" w:cs="Arial"/>
          <w:b/>
          <w:bCs/>
          <w:color w:val="555555"/>
          <w:sz w:val="42"/>
          <w:szCs w:val="42"/>
        </w:rPr>
      </w:pPr>
      <w:r w:rsidRPr="00B7445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General Tips</w:t>
      </w:r>
    </w:p>
    <w:p w14:paraId="773A0FE7" w14:textId="77777777" w:rsidR="007C265D" w:rsidRPr="007C265D" w:rsidRDefault="007C265D" w:rsidP="007C265D"/>
    <w:p w14:paraId="22E597F8" w14:textId="0980F999"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1: </w:t>
      </w:r>
      <w:r w:rsidRPr="007C265D">
        <w:rPr>
          <w:rStyle w:val="Strong"/>
          <w:rFonts w:ascii="inherit" w:hAnsi="inherit" w:cs="Arial"/>
          <w:color w:val="777777"/>
          <w:sz w:val="22"/>
          <w:szCs w:val="20"/>
          <w:bdr w:val="none" w:sz="0" w:space="0" w:color="auto" w:frame="1"/>
        </w:rPr>
        <w:t>Conduct a census</w:t>
      </w:r>
      <w:r w:rsidRPr="007C265D">
        <w:rPr>
          <w:rFonts w:ascii="Arial" w:hAnsi="Arial" w:cs="Arial"/>
          <w:color w:val="777777"/>
          <w:sz w:val="22"/>
          <w:szCs w:val="20"/>
        </w:rPr>
        <w:t> if you have a small population. A “small” population will depend on your budget and time constraints. For example, it may take a day to take a census of a student body at a small private university of 1,000 students but you may not have the time to survey 10,000 students at a large state university.</w:t>
      </w:r>
    </w:p>
    <w:p w14:paraId="33F40C9E"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5D03D305" w14:textId="3494DF6B"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2: </w:t>
      </w:r>
      <w:r w:rsidRPr="007C265D">
        <w:rPr>
          <w:rStyle w:val="Strong"/>
          <w:rFonts w:ascii="inherit" w:hAnsi="inherit" w:cs="Arial"/>
          <w:color w:val="777777"/>
          <w:sz w:val="22"/>
          <w:szCs w:val="20"/>
          <w:bdr w:val="none" w:sz="0" w:space="0" w:color="auto" w:frame="1"/>
        </w:rPr>
        <w:t>Use a sample size from a similar study.</w:t>
      </w:r>
      <w:r w:rsidRPr="007C265D">
        <w:rPr>
          <w:rFonts w:ascii="Arial" w:hAnsi="Arial" w:cs="Arial"/>
          <w:color w:val="777777"/>
          <w:sz w:val="22"/>
          <w:szCs w:val="20"/>
        </w:rPr>
        <w:t> Chances are, your type of study has already been undertaken by someone else. You’ll need access to academic databases to search for a study (usually your school or college will have access). A pitfall: you’ll be relying on someone else correctly calculating the sample size. Any errors they have made in their calculations will transfer over to your study.</w:t>
      </w:r>
    </w:p>
    <w:p w14:paraId="4E4BD36D"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76C33D0E" w14:textId="4DFAE858"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3: </w:t>
      </w:r>
      <w:r w:rsidRPr="007C265D">
        <w:rPr>
          <w:rStyle w:val="Strong"/>
          <w:rFonts w:ascii="inherit" w:hAnsi="inherit" w:cs="Arial"/>
          <w:color w:val="777777"/>
          <w:sz w:val="22"/>
          <w:szCs w:val="20"/>
          <w:bdr w:val="none" w:sz="0" w:space="0" w:color="auto" w:frame="1"/>
        </w:rPr>
        <w:t>Use a table </w:t>
      </w:r>
      <w:r w:rsidRPr="007C265D">
        <w:rPr>
          <w:rFonts w:ascii="Arial" w:hAnsi="Arial" w:cs="Arial"/>
          <w:color w:val="777777"/>
          <w:sz w:val="22"/>
          <w:szCs w:val="20"/>
        </w:rPr>
        <w:t xml:space="preserve">to find your sample size. If you have a </w:t>
      </w:r>
      <w:proofErr w:type="gramStart"/>
      <w:r w:rsidRPr="007C265D">
        <w:rPr>
          <w:rFonts w:ascii="Arial" w:hAnsi="Arial" w:cs="Arial"/>
          <w:color w:val="777777"/>
          <w:sz w:val="22"/>
          <w:szCs w:val="20"/>
        </w:rPr>
        <w:t>fairly generic</w:t>
      </w:r>
      <w:proofErr w:type="gramEnd"/>
      <w:r w:rsidRPr="007C265D">
        <w:rPr>
          <w:rFonts w:ascii="Arial" w:hAnsi="Arial" w:cs="Arial"/>
          <w:color w:val="777777"/>
          <w:sz w:val="22"/>
          <w:szCs w:val="20"/>
        </w:rPr>
        <w:t xml:space="preserve"> study, then there is probably a table for it. For example, if you have a clinical study, you may be able to use a table published in </w:t>
      </w:r>
      <w:hyperlink r:id="rId737" w:tgtFrame="_blank" w:history="1">
        <w:r w:rsidRPr="007C265D">
          <w:rPr>
            <w:rStyle w:val="Emphasis"/>
            <w:rFonts w:ascii="inherit" w:hAnsi="inherit" w:cs="Arial"/>
            <w:color w:val="05A9C5"/>
            <w:sz w:val="22"/>
            <w:szCs w:val="20"/>
            <w:bdr w:val="none" w:sz="0" w:space="0" w:color="auto" w:frame="1"/>
          </w:rPr>
          <w:t xml:space="preserve">Machin et. </w:t>
        </w:r>
        <w:proofErr w:type="spellStart"/>
        <w:r w:rsidRPr="007C265D">
          <w:rPr>
            <w:rStyle w:val="Emphasis"/>
            <w:rFonts w:ascii="inherit" w:hAnsi="inherit" w:cs="Arial"/>
            <w:color w:val="05A9C5"/>
            <w:sz w:val="22"/>
            <w:szCs w:val="20"/>
            <w:bdr w:val="none" w:sz="0" w:space="0" w:color="auto" w:frame="1"/>
          </w:rPr>
          <w:t>al’s</w:t>
        </w:r>
        <w:proofErr w:type="spellEnd"/>
        <w:r w:rsidRPr="007C265D">
          <w:rPr>
            <w:rStyle w:val="Emphasis"/>
            <w:rFonts w:ascii="inherit" w:hAnsi="inherit" w:cs="Arial"/>
            <w:color w:val="05A9C5"/>
            <w:sz w:val="22"/>
            <w:szCs w:val="20"/>
            <w:bdr w:val="none" w:sz="0" w:space="0" w:color="auto" w:frame="1"/>
          </w:rPr>
          <w:t xml:space="preserve"> Sample Size Tables for Clinical Studies, Third Edition</w:t>
        </w:r>
      </w:hyperlink>
      <w:r w:rsidRPr="007C265D">
        <w:rPr>
          <w:rFonts w:ascii="Arial" w:hAnsi="Arial" w:cs="Arial"/>
          <w:color w:val="777777"/>
          <w:sz w:val="22"/>
          <w:szCs w:val="20"/>
        </w:rPr>
        <w:t>.</w:t>
      </w:r>
    </w:p>
    <w:p w14:paraId="2DB05974" w14:textId="77777777" w:rsidR="007C265D" w:rsidRPr="007C265D" w:rsidRDefault="007C265D"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3B0A44E9" w14:textId="77777777" w:rsidR="00E1262F" w:rsidRPr="007C265D"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4: </w:t>
      </w:r>
      <w:r w:rsidRPr="007C265D">
        <w:rPr>
          <w:rStyle w:val="Strong"/>
          <w:rFonts w:ascii="inherit" w:hAnsi="inherit" w:cs="Arial"/>
          <w:color w:val="777777"/>
          <w:sz w:val="22"/>
          <w:szCs w:val="20"/>
          <w:bdr w:val="none" w:sz="0" w:space="0" w:color="auto" w:frame="1"/>
        </w:rPr>
        <w:t>Use a </w:t>
      </w:r>
      <w:hyperlink r:id="rId738" w:tgtFrame="_blank" w:history="1">
        <w:r w:rsidRPr="007C265D">
          <w:rPr>
            <w:rStyle w:val="Hyperlink"/>
            <w:rFonts w:ascii="inherit" w:hAnsi="inherit" w:cs="Arial"/>
            <w:b/>
            <w:bCs/>
            <w:color w:val="05A9C5"/>
            <w:sz w:val="22"/>
            <w:szCs w:val="20"/>
            <w:bdr w:val="none" w:sz="0" w:space="0" w:color="auto" w:frame="1"/>
          </w:rPr>
          <w:t>sample size calculator</w:t>
        </w:r>
      </w:hyperlink>
      <w:r w:rsidRPr="007C265D">
        <w:rPr>
          <w:rFonts w:ascii="Arial" w:hAnsi="Arial" w:cs="Arial"/>
          <w:color w:val="777777"/>
          <w:sz w:val="22"/>
          <w:szCs w:val="20"/>
        </w:rPr>
        <w:t>, like this one.</w:t>
      </w:r>
    </w:p>
    <w:p w14:paraId="14027E2E" w14:textId="0FF86626" w:rsidR="00E1262F" w:rsidRDefault="00E1262F" w:rsidP="00E1262F">
      <w:pPr>
        <w:pStyle w:val="NormalWeb"/>
        <w:shd w:val="clear" w:color="auto" w:fill="FFFFFF"/>
        <w:spacing w:before="0" w:beforeAutospacing="0" w:after="0" w:afterAutospacing="0"/>
        <w:textAlignment w:val="baseline"/>
        <w:rPr>
          <w:rFonts w:ascii="Arial" w:hAnsi="Arial" w:cs="Arial"/>
          <w:color w:val="777777"/>
          <w:sz w:val="22"/>
          <w:szCs w:val="20"/>
        </w:rPr>
      </w:pPr>
      <w:r w:rsidRPr="007C265D">
        <w:rPr>
          <w:rFonts w:ascii="inherit" w:hAnsi="inherit" w:cs="Arial"/>
          <w:color w:val="0000FF"/>
          <w:sz w:val="22"/>
          <w:szCs w:val="20"/>
          <w:bdr w:val="none" w:sz="0" w:space="0" w:color="auto" w:frame="1"/>
        </w:rPr>
        <w:t>Step 5: </w:t>
      </w:r>
      <w:r w:rsidRPr="007C265D">
        <w:rPr>
          <w:rStyle w:val="Strong"/>
          <w:rFonts w:ascii="inherit" w:hAnsi="inherit" w:cs="Arial"/>
          <w:color w:val="777777"/>
          <w:sz w:val="22"/>
          <w:szCs w:val="20"/>
          <w:bdr w:val="none" w:sz="0" w:space="0" w:color="auto" w:frame="1"/>
        </w:rPr>
        <w:t>Use a formula</w:t>
      </w:r>
      <w:r w:rsidRPr="007C265D">
        <w:rPr>
          <w:rFonts w:ascii="Arial" w:hAnsi="Arial" w:cs="Arial"/>
          <w:color w:val="777777"/>
          <w:sz w:val="22"/>
          <w:szCs w:val="20"/>
        </w:rPr>
        <w:t>. There are many different formulas you can use, depending on what you know (or don’t know) about your population. If you know some parameters about your population (like a known standard deviation), you can use the techniques below. If you don’t know much about your population, use </w:t>
      </w:r>
      <w:proofErr w:type="spellStart"/>
      <w:r w:rsidR="00D07F14">
        <w:fldChar w:fldCharType="begin"/>
      </w:r>
      <w:r w:rsidR="00D07F14">
        <w:instrText xml:space="preserve"> HYPERLINK "https://www.statisticshowto.datasciencecentral.com/how-to-use-slovins-formula/" \t "_blank" </w:instrText>
      </w:r>
      <w:r w:rsidR="00D07F14">
        <w:fldChar w:fldCharType="separate"/>
      </w:r>
      <w:r w:rsidRPr="007C265D">
        <w:rPr>
          <w:rStyle w:val="Hyperlink"/>
          <w:rFonts w:ascii="inherit" w:hAnsi="inherit" w:cs="Arial"/>
          <w:color w:val="05A9C5"/>
          <w:sz w:val="22"/>
          <w:szCs w:val="20"/>
          <w:bdr w:val="none" w:sz="0" w:space="0" w:color="auto" w:frame="1"/>
        </w:rPr>
        <w:t>Slovin’s</w:t>
      </w:r>
      <w:proofErr w:type="spellEnd"/>
      <w:r w:rsidRPr="007C265D">
        <w:rPr>
          <w:rStyle w:val="Hyperlink"/>
          <w:rFonts w:ascii="inherit" w:hAnsi="inherit" w:cs="Arial"/>
          <w:color w:val="05A9C5"/>
          <w:sz w:val="22"/>
          <w:szCs w:val="20"/>
          <w:bdr w:val="none" w:sz="0" w:space="0" w:color="auto" w:frame="1"/>
        </w:rPr>
        <w:t xml:space="preserve"> formula.</w:t>
      </w:r>
      <w:r w:rsidR="00D07F14">
        <w:rPr>
          <w:rStyle w:val="Hyperlink"/>
          <w:rFonts w:ascii="inherit" w:hAnsi="inherit" w:cs="Arial"/>
          <w:color w:val="05A9C5"/>
          <w:sz w:val="22"/>
          <w:szCs w:val="20"/>
          <w:bdr w:val="none" w:sz="0" w:space="0" w:color="auto" w:frame="1"/>
        </w:rPr>
        <w:fldChar w:fldCharType="end"/>
      </w:r>
      <w:r w:rsidRPr="007C265D">
        <w:rPr>
          <w:rFonts w:ascii="Arial" w:hAnsi="Arial" w:cs="Arial"/>
          <w:color w:val="777777"/>
          <w:sz w:val="22"/>
          <w:szCs w:val="20"/>
        </w:rPr>
        <w:t>.</w:t>
      </w:r>
    </w:p>
    <w:p w14:paraId="47737C7F" w14:textId="347BF2EC" w:rsidR="0006361C" w:rsidRDefault="0006361C"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00F2DD21" w14:textId="320D6F82" w:rsidR="0006361C" w:rsidRPr="0006361C"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361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Cochran’s Sample Size Formula</w:t>
      </w:r>
    </w:p>
    <w:p w14:paraId="487BAC09" w14:textId="77777777" w:rsidR="0006361C" w:rsidRPr="0006361C" w:rsidRDefault="0006361C" w:rsidP="0006361C"/>
    <w:p w14:paraId="0019EF11" w14:textId="010198E1"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54645B">
        <w:rPr>
          <w:rFonts w:ascii="Arial" w:hAnsi="Arial" w:cs="Arial"/>
          <w:color w:val="777777"/>
          <w:sz w:val="22"/>
          <w:szCs w:val="20"/>
        </w:rPr>
        <w:t>The Cochran formula allows you to calculate an ideal sample size given a desired level of precision, desired </w:t>
      </w:r>
      <w:hyperlink r:id="rId739" w:history="1">
        <w:r w:rsidRPr="0054645B">
          <w:rPr>
            <w:rStyle w:val="Hyperlink"/>
            <w:rFonts w:ascii="inherit" w:eastAsiaTheme="majorEastAsia" w:hAnsi="inherit" w:cs="Arial"/>
            <w:color w:val="05A9C5"/>
            <w:sz w:val="22"/>
            <w:szCs w:val="20"/>
            <w:bdr w:val="none" w:sz="0" w:space="0" w:color="auto" w:frame="1"/>
          </w:rPr>
          <w:t>confidence level</w:t>
        </w:r>
      </w:hyperlink>
      <w:r w:rsidRPr="0054645B">
        <w:rPr>
          <w:rFonts w:ascii="Arial" w:hAnsi="Arial" w:cs="Arial"/>
          <w:color w:val="777777"/>
          <w:sz w:val="22"/>
          <w:szCs w:val="20"/>
        </w:rPr>
        <w:t>, and the estimated proportion of the attribute present in the population.</w:t>
      </w:r>
    </w:p>
    <w:p w14:paraId="35529F65" w14:textId="77777777" w:rsidR="00CC258E" w:rsidRPr="0054645B" w:rsidRDefault="00CC258E"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7DF51BDE" w14:textId="77777777" w:rsidR="0006361C" w:rsidRPr="0054645B"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54645B">
        <w:rPr>
          <w:rFonts w:ascii="Arial" w:hAnsi="Arial" w:cs="Arial"/>
          <w:color w:val="777777"/>
          <w:sz w:val="22"/>
          <w:szCs w:val="20"/>
        </w:rPr>
        <w:t>Cochran’s formula is considered especially appropriate in situations with</w:t>
      </w:r>
      <w:r w:rsidRPr="0054645B">
        <w:rPr>
          <w:rStyle w:val="Strong"/>
          <w:rFonts w:ascii="inherit" w:hAnsi="inherit" w:cs="Arial"/>
          <w:color w:val="777777"/>
          <w:sz w:val="22"/>
          <w:szCs w:val="20"/>
          <w:bdr w:val="none" w:sz="0" w:space="0" w:color="auto" w:frame="1"/>
        </w:rPr>
        <w:t> large populations.</w:t>
      </w:r>
      <w:r w:rsidRPr="0054645B">
        <w:rPr>
          <w:rFonts w:ascii="Arial" w:hAnsi="Arial" w:cs="Arial"/>
          <w:color w:val="777777"/>
          <w:sz w:val="22"/>
          <w:szCs w:val="20"/>
        </w:rPr>
        <w:t> A sample of any given size provides more information about a smaller population than a larger one, so there’s a ‘correction’ through which the number given by Cochran’s formula can be reduced if the whole population is relatively small.</w:t>
      </w:r>
    </w:p>
    <w:p w14:paraId="6E1D3755" w14:textId="77777777" w:rsidR="0054645B" w:rsidRDefault="0054645B" w:rsidP="0006361C">
      <w:pPr>
        <w:pStyle w:val="NormalWeb"/>
        <w:shd w:val="clear" w:color="auto" w:fill="FFFFFF"/>
        <w:spacing w:before="0" w:beforeAutospacing="0" w:after="225" w:afterAutospacing="0"/>
        <w:textAlignment w:val="baseline"/>
        <w:rPr>
          <w:rFonts w:ascii="Arial" w:hAnsi="Arial" w:cs="Arial"/>
          <w:color w:val="777777"/>
          <w:sz w:val="20"/>
          <w:szCs w:val="20"/>
        </w:rPr>
      </w:pPr>
    </w:p>
    <w:p w14:paraId="3F3AFDEF" w14:textId="47A3B32A" w:rsidR="0006361C" w:rsidRPr="0054645B"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54645B">
        <w:rPr>
          <w:rFonts w:ascii="Arial" w:hAnsi="Arial" w:cs="Arial"/>
          <w:color w:val="777777"/>
          <w:sz w:val="22"/>
          <w:szCs w:val="20"/>
        </w:rPr>
        <w:t>The Cochran formula is:</w:t>
      </w:r>
    </w:p>
    <w:p w14:paraId="552C84FA" w14:textId="08B6515E" w:rsidR="0006361C" w:rsidRPr="0054645B"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Pr>
          <w:rFonts w:ascii="inherit" w:hAnsi="inherit" w:cs="Arial"/>
          <w:noProof/>
          <w:color w:val="05A9C5"/>
          <w:sz w:val="20"/>
          <w:szCs w:val="20"/>
          <w:bdr w:val="none" w:sz="0" w:space="0" w:color="auto" w:frame="1"/>
        </w:rPr>
        <w:drawing>
          <wp:inline distT="0" distB="0" distL="0" distR="0" wp14:anchorId="09223299" wp14:editId="1576C6D3">
            <wp:extent cx="1257300" cy="754380"/>
            <wp:effectExtent l="0" t="0" r="0" b="7620"/>
            <wp:docPr id="39" name="Picture 39" descr="https://www.statisticshowto.datasciencecentral.com/wp-content/uploads/2018/01/cochran-1.jpeg">
              <a:hlinkClick xmlns:a="http://schemas.openxmlformats.org/drawingml/2006/main" r:id="rId7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atisticshowto.datasciencecentral.com/wp-content/uploads/2018/01/cochran-1.jpeg">
                      <a:hlinkClick r:id="rId740"/>
                    </pic:cNvPr>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1257300" cy="7543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54645B">
        <w:rPr>
          <w:rFonts w:ascii="Arial" w:hAnsi="Arial" w:cs="Arial"/>
          <w:color w:val="777777"/>
          <w:szCs w:val="20"/>
        </w:rPr>
        <w:t>Where:</w:t>
      </w:r>
    </w:p>
    <w:p w14:paraId="27F64BC8" w14:textId="77777777"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e is the desired level of precision (i.e. the </w:t>
      </w:r>
      <w:hyperlink r:id="rId742" w:history="1">
        <w:r w:rsidRPr="0054645B">
          <w:rPr>
            <w:rStyle w:val="Hyperlink"/>
            <w:rFonts w:ascii="inherit" w:hAnsi="inherit" w:cs="Arial"/>
            <w:color w:val="777777"/>
            <w:sz w:val="24"/>
            <w:szCs w:val="20"/>
            <w:bdr w:val="none" w:sz="0" w:space="0" w:color="auto" w:frame="1"/>
          </w:rPr>
          <w:t>margin of error</w:t>
        </w:r>
      </w:hyperlink>
      <w:r w:rsidRPr="0054645B">
        <w:rPr>
          <w:rFonts w:ascii="inherit" w:hAnsi="inherit" w:cs="Arial"/>
          <w:color w:val="777777"/>
          <w:sz w:val="24"/>
          <w:szCs w:val="20"/>
        </w:rPr>
        <w:t>),</w:t>
      </w:r>
    </w:p>
    <w:p w14:paraId="2EC5ECC8" w14:textId="77777777"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p is the (estimated) proportion of the population which has the attribute in question,</w:t>
      </w:r>
    </w:p>
    <w:p w14:paraId="7A19862D" w14:textId="71E0B95A" w:rsidR="0006361C" w:rsidRPr="0054645B" w:rsidRDefault="0006361C" w:rsidP="00C075BE">
      <w:pPr>
        <w:numPr>
          <w:ilvl w:val="0"/>
          <w:numId w:val="19"/>
        </w:numPr>
        <w:shd w:val="clear" w:color="auto" w:fill="FFFFFF"/>
        <w:spacing w:after="0" w:line="240" w:lineRule="auto"/>
        <w:ind w:left="450"/>
        <w:textAlignment w:val="baseline"/>
        <w:rPr>
          <w:rFonts w:ascii="inherit" w:hAnsi="inherit" w:cs="Arial"/>
          <w:color w:val="777777"/>
          <w:sz w:val="24"/>
          <w:szCs w:val="20"/>
        </w:rPr>
      </w:pPr>
      <w:r w:rsidRPr="0054645B">
        <w:rPr>
          <w:rFonts w:ascii="inherit" w:hAnsi="inherit" w:cs="Arial"/>
          <w:color w:val="777777"/>
          <w:sz w:val="24"/>
          <w:szCs w:val="20"/>
        </w:rPr>
        <w:t>q is 1 – p.</w:t>
      </w:r>
    </w:p>
    <w:p w14:paraId="5533AD1A" w14:textId="77777777" w:rsidR="0054645B" w:rsidRDefault="0054645B" w:rsidP="0054645B">
      <w:pPr>
        <w:shd w:val="clear" w:color="auto" w:fill="FFFFFF"/>
        <w:spacing w:after="0" w:line="240" w:lineRule="auto"/>
        <w:ind w:left="450"/>
        <w:textAlignment w:val="baseline"/>
        <w:rPr>
          <w:rFonts w:ascii="inherit" w:hAnsi="inherit" w:cs="Arial"/>
          <w:color w:val="777777"/>
          <w:sz w:val="20"/>
          <w:szCs w:val="20"/>
        </w:rPr>
      </w:pPr>
    </w:p>
    <w:p w14:paraId="403D5E2A" w14:textId="676EEB4E" w:rsidR="0006361C" w:rsidRPr="003C2A31" w:rsidRDefault="0006361C" w:rsidP="003C2A31">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C2A31">
        <w:rPr>
          <w:rFonts w:ascii="Arial" w:hAnsi="Arial" w:cs="Arial"/>
          <w:color w:val="777777"/>
          <w:sz w:val="22"/>
          <w:szCs w:val="20"/>
        </w:rPr>
        <w:t>The</w:t>
      </w:r>
      <w:hyperlink r:id="rId743" w:history="1">
        <w:r w:rsidRPr="003C2A31">
          <w:rPr>
            <w:rStyle w:val="Hyperlink"/>
            <w:rFonts w:ascii="inherit" w:hAnsi="inherit" w:cs="Arial"/>
            <w:color w:val="05A9C5"/>
            <w:sz w:val="22"/>
            <w:szCs w:val="20"/>
            <w:bdr w:val="none" w:sz="0" w:space="0" w:color="auto" w:frame="1"/>
          </w:rPr>
          <w:t> z-value </w:t>
        </w:r>
      </w:hyperlink>
      <w:r w:rsidRPr="003C2A31">
        <w:rPr>
          <w:rFonts w:ascii="Arial" w:hAnsi="Arial" w:cs="Arial"/>
          <w:color w:val="777777"/>
          <w:sz w:val="22"/>
          <w:szCs w:val="20"/>
        </w:rPr>
        <w:t>is found in a </w:t>
      </w:r>
      <w:hyperlink r:id="rId744" w:history="1">
        <w:r w:rsidRPr="003C2A31">
          <w:rPr>
            <w:rStyle w:val="Hyperlink"/>
            <w:rFonts w:ascii="inherit" w:hAnsi="inherit" w:cs="Arial"/>
            <w:color w:val="05A9C5"/>
            <w:sz w:val="22"/>
            <w:szCs w:val="20"/>
            <w:bdr w:val="none" w:sz="0" w:space="0" w:color="auto" w:frame="1"/>
          </w:rPr>
          <w:t>Z table</w:t>
        </w:r>
      </w:hyperlink>
      <w:r w:rsidRPr="003C2A31">
        <w:rPr>
          <w:rFonts w:ascii="Arial" w:hAnsi="Arial" w:cs="Arial"/>
          <w:color w:val="777777"/>
          <w:sz w:val="22"/>
          <w:szCs w:val="20"/>
        </w:rPr>
        <w:t>.</w:t>
      </w:r>
    </w:p>
    <w:p w14:paraId="2545F6D0" w14:textId="77777777" w:rsidR="003C2A31" w:rsidRPr="003C2A31" w:rsidRDefault="003C2A31" w:rsidP="003C2A31">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D5247CE" w14:textId="081A5D7C" w:rsidR="0006361C" w:rsidRPr="006B3EB9"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B3E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Cochran’s Formula Example</w:t>
      </w:r>
    </w:p>
    <w:p w14:paraId="7681224E" w14:textId="77777777" w:rsidR="003C2A31" w:rsidRPr="003C2A31" w:rsidRDefault="003C2A31" w:rsidP="003C2A31">
      <w:pPr>
        <w:rPr>
          <w:lang w:eastAsia="en-IN"/>
        </w:rPr>
      </w:pPr>
    </w:p>
    <w:p w14:paraId="28995572" w14:textId="77777777" w:rsidR="0006361C" w:rsidRPr="00CE7FFA"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CE7FFA">
        <w:rPr>
          <w:rFonts w:ascii="Arial" w:hAnsi="Arial" w:cs="Arial"/>
          <w:color w:val="777777"/>
          <w:sz w:val="22"/>
          <w:szCs w:val="20"/>
        </w:rPr>
        <w:t xml:space="preserve">Suppose we are doing a study on the inhabitants of a large </w:t>
      </w:r>
      <w:proofErr w:type="gramStart"/>
      <w:r w:rsidRPr="00CE7FFA">
        <w:rPr>
          <w:rFonts w:ascii="Arial" w:hAnsi="Arial" w:cs="Arial"/>
          <w:color w:val="777777"/>
          <w:sz w:val="22"/>
          <w:szCs w:val="20"/>
        </w:rPr>
        <w:t>town, and</w:t>
      </w:r>
      <w:proofErr w:type="gramEnd"/>
      <w:r w:rsidRPr="00CE7FFA">
        <w:rPr>
          <w:rFonts w:ascii="Arial" w:hAnsi="Arial" w:cs="Arial"/>
          <w:color w:val="777777"/>
          <w:sz w:val="22"/>
          <w:szCs w:val="20"/>
        </w:rPr>
        <w:t xml:space="preserve"> want to find out how many households serve breakfast in the mornings. We don’t have much information on the subject to begin with, so we’re going to assume that half of the families serve breakfast: this gives us maximum variability. </w:t>
      </w:r>
      <w:proofErr w:type="gramStart"/>
      <w:r w:rsidRPr="00CE7FFA">
        <w:rPr>
          <w:rFonts w:ascii="Arial" w:hAnsi="Arial" w:cs="Arial"/>
          <w:color w:val="777777"/>
          <w:sz w:val="22"/>
          <w:szCs w:val="20"/>
        </w:rPr>
        <w:t>So</w:t>
      </w:r>
      <w:proofErr w:type="gramEnd"/>
      <w:r w:rsidRPr="00CE7FFA">
        <w:rPr>
          <w:rFonts w:ascii="Arial" w:hAnsi="Arial" w:cs="Arial"/>
          <w:color w:val="777777"/>
          <w:sz w:val="22"/>
          <w:szCs w:val="20"/>
        </w:rPr>
        <w:t xml:space="preserve"> p = 0.5. Now let’s say we want 95% confidence, and at least 5 percent—plus or minus—precision. A 95 % confidence level gives us Z values of 1.96, per the normal tables, so we get</w:t>
      </w:r>
    </w:p>
    <w:p w14:paraId="1D6FC551" w14:textId="70C9F67B" w:rsidR="0006361C" w:rsidRPr="00CE7FFA"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CE7FFA">
        <w:rPr>
          <w:rFonts w:ascii="Arial" w:hAnsi="Arial" w:cs="Arial"/>
          <w:color w:val="777777"/>
          <w:sz w:val="22"/>
          <w:szCs w:val="20"/>
        </w:rPr>
        <w:t>((1.96)</w:t>
      </w:r>
      <w:r w:rsidRPr="00CE7FFA">
        <w:rPr>
          <w:rFonts w:ascii="inherit" w:hAnsi="inherit" w:cs="Arial"/>
          <w:color w:val="777777"/>
          <w:sz w:val="17"/>
          <w:szCs w:val="15"/>
          <w:bdr w:val="none" w:sz="0" w:space="0" w:color="auto" w:frame="1"/>
          <w:vertAlign w:val="superscript"/>
        </w:rPr>
        <w:t>2</w:t>
      </w:r>
      <w:r w:rsidRPr="00CE7FFA">
        <w:rPr>
          <w:rFonts w:ascii="Arial" w:hAnsi="Arial" w:cs="Arial"/>
          <w:color w:val="777777"/>
          <w:sz w:val="22"/>
          <w:szCs w:val="20"/>
        </w:rPr>
        <w:t> (0.5) (0.5)) / (0.05)</w:t>
      </w:r>
      <w:r w:rsidRPr="00CE7FFA">
        <w:rPr>
          <w:rFonts w:ascii="inherit" w:hAnsi="inherit" w:cs="Arial"/>
          <w:color w:val="777777"/>
          <w:sz w:val="17"/>
          <w:szCs w:val="15"/>
          <w:bdr w:val="none" w:sz="0" w:space="0" w:color="auto" w:frame="1"/>
          <w:vertAlign w:val="superscript"/>
        </w:rPr>
        <w:t>2</w:t>
      </w:r>
      <w:r w:rsidRPr="00CE7FFA">
        <w:rPr>
          <w:rFonts w:ascii="Arial" w:hAnsi="Arial" w:cs="Arial"/>
          <w:color w:val="777777"/>
          <w:sz w:val="22"/>
          <w:szCs w:val="20"/>
        </w:rPr>
        <w:t> = 385.</w:t>
      </w:r>
    </w:p>
    <w:p w14:paraId="0F01C2B3" w14:textId="77777777" w:rsidR="00CE7FFA" w:rsidRPr="00CE7FFA" w:rsidRDefault="00CE7FFA"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63F1722A"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proofErr w:type="gramStart"/>
      <w:r w:rsidRPr="00CE7FFA">
        <w:rPr>
          <w:rFonts w:ascii="Arial" w:hAnsi="Arial" w:cs="Arial"/>
          <w:color w:val="777777"/>
          <w:sz w:val="22"/>
          <w:szCs w:val="20"/>
        </w:rPr>
        <w:t>So</w:t>
      </w:r>
      <w:proofErr w:type="gramEnd"/>
      <w:r w:rsidRPr="00CE7FFA">
        <w:rPr>
          <w:rFonts w:ascii="Arial" w:hAnsi="Arial" w:cs="Arial"/>
          <w:color w:val="777777"/>
          <w:sz w:val="22"/>
          <w:szCs w:val="20"/>
        </w:rPr>
        <w:t xml:space="preserve"> a random sample of 385 households in our target population should be enough to give us the confidence levels we need</w:t>
      </w:r>
      <w:r>
        <w:rPr>
          <w:rFonts w:ascii="Arial" w:hAnsi="Arial" w:cs="Arial"/>
          <w:color w:val="777777"/>
          <w:sz w:val="20"/>
          <w:szCs w:val="20"/>
        </w:rPr>
        <w:t>.</w:t>
      </w:r>
    </w:p>
    <w:p w14:paraId="0E6D9220" w14:textId="77777777" w:rsidR="005D21C8" w:rsidRDefault="005D21C8"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0B5A8DF" w14:textId="2211581A" w:rsidR="0006361C" w:rsidRPr="005D21C8"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21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Modification for the Cochran Formula for Sample Size Calculation </w:t>
      </w:r>
      <w:proofErr w:type="gramStart"/>
      <w:r w:rsidRPr="005D21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w:t>
      </w:r>
      <w:proofErr w:type="gramEnd"/>
      <w:r w:rsidRPr="005D21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Smaller Populations</w:t>
      </w:r>
    </w:p>
    <w:p w14:paraId="2979A0D9" w14:textId="77777777" w:rsidR="00CE7FFA" w:rsidRPr="00CE7FFA" w:rsidRDefault="00CE7FFA" w:rsidP="00CE7FFA"/>
    <w:p w14:paraId="141C5745" w14:textId="77777777" w:rsidR="0006361C" w:rsidRPr="00FF6602"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FF6602">
        <w:rPr>
          <w:rFonts w:ascii="Arial" w:hAnsi="Arial" w:cs="Arial"/>
          <w:color w:val="777777"/>
          <w:sz w:val="22"/>
          <w:szCs w:val="20"/>
        </w:rPr>
        <w:t>If the population we’re studying is small, we can modify the sample size we calculated in the above formula by using this equation:</w:t>
      </w:r>
    </w:p>
    <w:p w14:paraId="1E4CA6E5" w14:textId="146FDA22"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Pr>
          <w:rFonts w:ascii="inherit" w:hAnsi="inherit" w:cs="Arial"/>
          <w:noProof/>
          <w:color w:val="05A9C5"/>
          <w:sz w:val="20"/>
          <w:szCs w:val="20"/>
          <w:bdr w:val="none" w:sz="0" w:space="0" w:color="auto" w:frame="1"/>
        </w:rPr>
        <w:drawing>
          <wp:inline distT="0" distB="0" distL="0" distR="0" wp14:anchorId="7FFBC3F0" wp14:editId="4F824A55">
            <wp:extent cx="1981200" cy="944880"/>
            <wp:effectExtent l="0" t="0" r="0" b="7620"/>
            <wp:docPr id="38" name="Picture 38" descr="https://www.statisticshowto.datasciencecentral.com/wp-content/uploads/2018/01/cochran-2.jpeg">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atisticshowto.datasciencecentral.com/wp-content/uploads/2018/01/cochran-2.jpeg">
                      <a:hlinkClick r:id="rId745"/>
                    </pic:cNvPr>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1981200" cy="944880"/>
                    </a:xfrm>
                    <a:prstGeom prst="rect">
                      <a:avLst/>
                    </a:prstGeom>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FF6602">
        <w:rPr>
          <w:rFonts w:ascii="Arial" w:hAnsi="Arial" w:cs="Arial"/>
          <w:color w:val="777777"/>
          <w:sz w:val="22"/>
          <w:szCs w:val="20"/>
        </w:rPr>
        <w:t>Here n</w:t>
      </w:r>
      <w:r w:rsidRPr="00FF6602">
        <w:rPr>
          <w:rFonts w:ascii="inherit" w:hAnsi="inherit" w:cs="Arial"/>
          <w:color w:val="777777"/>
          <w:sz w:val="17"/>
          <w:szCs w:val="15"/>
          <w:bdr w:val="none" w:sz="0" w:space="0" w:color="auto" w:frame="1"/>
          <w:vertAlign w:val="subscript"/>
        </w:rPr>
        <w:t>0</w:t>
      </w:r>
      <w:r w:rsidRPr="00FF6602">
        <w:rPr>
          <w:rFonts w:ascii="Arial" w:hAnsi="Arial" w:cs="Arial"/>
          <w:color w:val="777777"/>
          <w:sz w:val="22"/>
          <w:szCs w:val="20"/>
        </w:rPr>
        <w:t> is Cochran’s sample size recommendation, N is the population size, and n is the new, adjusted sample size. In our earlier example, if there were just 1000 households in the target population, we would calculate</w:t>
      </w:r>
    </w:p>
    <w:p w14:paraId="221007F2" w14:textId="77777777" w:rsidR="00FF6602" w:rsidRPr="00FF6602" w:rsidRDefault="00FF6602"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7DAB54D6"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 xml:space="preserve">385 / (1+( 384 / </w:t>
      </w:r>
      <w:proofErr w:type="gramStart"/>
      <w:r>
        <w:rPr>
          <w:rFonts w:ascii="Arial" w:hAnsi="Arial" w:cs="Arial"/>
          <w:color w:val="777777"/>
          <w:sz w:val="20"/>
          <w:szCs w:val="20"/>
        </w:rPr>
        <w:t>1000 )</w:t>
      </w:r>
      <w:proofErr w:type="gramEnd"/>
      <w:r>
        <w:rPr>
          <w:rFonts w:ascii="Arial" w:hAnsi="Arial" w:cs="Arial"/>
          <w:color w:val="777777"/>
          <w:sz w:val="20"/>
          <w:szCs w:val="20"/>
        </w:rPr>
        <w:t>) = 278</w:t>
      </w:r>
    </w:p>
    <w:p w14:paraId="7FEFB309" w14:textId="419952E2" w:rsidR="0006361C" w:rsidRPr="00FF6602"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proofErr w:type="gramStart"/>
      <w:r w:rsidRPr="00FF6602">
        <w:rPr>
          <w:rFonts w:ascii="Arial" w:hAnsi="Arial" w:cs="Arial"/>
          <w:color w:val="777777"/>
          <w:sz w:val="22"/>
          <w:szCs w:val="20"/>
        </w:rPr>
        <w:t>So</w:t>
      </w:r>
      <w:proofErr w:type="gramEnd"/>
      <w:r w:rsidRPr="00FF6602">
        <w:rPr>
          <w:rFonts w:ascii="Arial" w:hAnsi="Arial" w:cs="Arial"/>
          <w:color w:val="777777"/>
          <w:sz w:val="22"/>
          <w:szCs w:val="20"/>
        </w:rPr>
        <w:t xml:space="preserve"> for this smaller population, all we need are 278 households in our sample; a substantially smaller sample size</w:t>
      </w:r>
    </w:p>
    <w:p w14:paraId="29B466B1" w14:textId="546A73FF" w:rsidR="0006361C"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20C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Given a Confidence Interval and Width (unknown population standard deviation)</w:t>
      </w:r>
    </w:p>
    <w:p w14:paraId="12F0E4AB" w14:textId="77777777" w:rsidR="004420C8" w:rsidRPr="004420C8" w:rsidRDefault="004420C8" w:rsidP="004420C8">
      <w:pPr>
        <w:rPr>
          <w:lang w:eastAsia="en-IN"/>
        </w:rPr>
      </w:pPr>
    </w:p>
    <w:p w14:paraId="08D4690C" w14:textId="77777777" w:rsidR="0006361C" w:rsidRPr="008A368F"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8A368F">
        <w:rPr>
          <w:rFonts w:ascii="Arial" w:hAnsi="Arial" w:cs="Arial"/>
          <w:color w:val="777777"/>
          <w:sz w:val="22"/>
          <w:szCs w:val="20"/>
        </w:rPr>
        <w:t>Part two shows you how to find a sample size for a given </w:t>
      </w:r>
      <w:r w:rsidRPr="008A368F">
        <w:rPr>
          <w:rStyle w:val="Strong"/>
          <w:rFonts w:ascii="inherit" w:hAnsi="inherit" w:cs="Arial"/>
          <w:color w:val="777777"/>
          <w:sz w:val="22"/>
          <w:szCs w:val="20"/>
          <w:bdr w:val="none" w:sz="0" w:space="0" w:color="auto" w:frame="1"/>
        </w:rPr>
        <w:t>confidence interval and width</w:t>
      </w:r>
      <w:r w:rsidRPr="008A368F">
        <w:rPr>
          <w:rFonts w:ascii="Arial" w:hAnsi="Arial" w:cs="Arial"/>
          <w:color w:val="777777"/>
          <w:sz w:val="22"/>
          <w:szCs w:val="20"/>
        </w:rPr>
        <w:t> (e.g. 95% interval, 6% wide) for an </w:t>
      </w:r>
      <w:r w:rsidRPr="008A368F">
        <w:rPr>
          <w:rStyle w:val="Strong"/>
          <w:rFonts w:ascii="inherit" w:hAnsi="inherit" w:cs="Arial"/>
          <w:i/>
          <w:iCs/>
          <w:color w:val="777777"/>
          <w:sz w:val="22"/>
          <w:szCs w:val="20"/>
          <w:bdr w:val="none" w:sz="0" w:space="0" w:color="auto" w:frame="1"/>
        </w:rPr>
        <w:t>unknown population standard deviation</w:t>
      </w:r>
      <w:r w:rsidRPr="008A368F">
        <w:rPr>
          <w:rFonts w:ascii="Arial" w:hAnsi="Arial" w:cs="Arial"/>
          <w:color w:val="777777"/>
          <w:sz w:val="22"/>
          <w:szCs w:val="20"/>
        </w:rPr>
        <w:t>.</w:t>
      </w:r>
    </w:p>
    <w:p w14:paraId="57CEB58B" w14:textId="77777777" w:rsidR="0006361C" w:rsidRPr="008A368F"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8A368F">
        <w:rPr>
          <w:rFonts w:ascii="Arial" w:hAnsi="Arial" w:cs="Arial"/>
          <w:color w:val="777777"/>
          <w:sz w:val="22"/>
          <w:szCs w:val="20"/>
        </w:rPr>
        <w:t>Sample question: 41% of Jacksonville residents said that they had been in a hurricane. How many adults should be surveyed to estimate the true proportion of adults who have been in a hurricane, with a 95% confidence interval 6% wide?</w:t>
      </w:r>
    </w:p>
    <w:p w14:paraId="30177A93" w14:textId="77777777" w:rsidR="0006361C" w:rsidRPr="0060763C"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60763C">
        <w:rPr>
          <w:rStyle w:val="Strong"/>
          <w:rFonts w:ascii="inherit" w:hAnsi="inherit" w:cs="Arial"/>
          <w:color w:val="0000FF"/>
          <w:szCs w:val="20"/>
          <w:bdr w:val="none" w:sz="0" w:space="0" w:color="auto" w:frame="1"/>
        </w:rPr>
        <w:t>Step 1:</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Using the data given in the question, figure out the following variables:</w:t>
      </w:r>
    </w:p>
    <w:p w14:paraId="6F26AD50" w14:textId="77777777" w:rsidR="009623A5" w:rsidRPr="0060763C" w:rsidRDefault="0006361C" w:rsidP="00C075BE">
      <w:pPr>
        <w:numPr>
          <w:ilvl w:val="0"/>
          <w:numId w:val="20"/>
        </w:numPr>
        <w:shd w:val="clear" w:color="auto" w:fill="FFFFFF"/>
        <w:spacing w:after="0" w:line="240" w:lineRule="auto"/>
        <w:ind w:left="450"/>
        <w:textAlignment w:val="baseline"/>
        <w:rPr>
          <w:rFonts w:ascii="inherit" w:hAnsi="inherit" w:cs="Arial"/>
          <w:color w:val="777777"/>
          <w:sz w:val="24"/>
          <w:szCs w:val="20"/>
        </w:rPr>
      </w:pPr>
      <w:r w:rsidRPr="0060763C">
        <w:rPr>
          <w:rStyle w:val="Strong"/>
          <w:rFonts w:ascii="inherit" w:hAnsi="inherit" w:cs="Arial"/>
          <w:color w:val="777777"/>
          <w:sz w:val="24"/>
          <w:szCs w:val="20"/>
          <w:bdr w:val="none" w:sz="0" w:space="0" w:color="auto" w:frame="1"/>
        </w:rPr>
        <w:t>z</w:t>
      </w:r>
      <w:r w:rsidRPr="0060763C">
        <w:rPr>
          <w:rStyle w:val="Strong"/>
          <w:rFonts w:ascii="inherit" w:hAnsi="inherit" w:cs="Arial"/>
          <w:color w:val="777777"/>
          <w:sz w:val="19"/>
          <w:szCs w:val="15"/>
          <w:bdr w:val="none" w:sz="0" w:space="0" w:color="auto" w:frame="1"/>
          <w:vertAlign w:val="subscript"/>
        </w:rPr>
        <w:t>a/2</w:t>
      </w:r>
      <w:r w:rsidRPr="0060763C">
        <w:rPr>
          <w:rFonts w:ascii="inherit" w:hAnsi="inherit" w:cs="Arial"/>
          <w:color w:val="777777"/>
          <w:sz w:val="24"/>
          <w:szCs w:val="20"/>
        </w:rPr>
        <w:t>: Divide the confidence interval by two, and look that area up in the </w:t>
      </w:r>
      <w:hyperlink r:id="rId747" w:history="1">
        <w:r w:rsidRPr="0060763C">
          <w:rPr>
            <w:rStyle w:val="Hyperlink"/>
            <w:rFonts w:ascii="inherit" w:hAnsi="inherit" w:cs="Arial"/>
            <w:color w:val="777777"/>
            <w:sz w:val="24"/>
            <w:szCs w:val="20"/>
            <w:bdr w:val="none" w:sz="0" w:space="0" w:color="auto" w:frame="1"/>
          </w:rPr>
          <w:t>z-table</w:t>
        </w:r>
      </w:hyperlink>
      <w:r w:rsidRPr="0060763C">
        <w:rPr>
          <w:rFonts w:ascii="inherit" w:hAnsi="inherit" w:cs="Arial"/>
          <w:color w:val="777777"/>
          <w:sz w:val="24"/>
          <w:szCs w:val="20"/>
        </w:rPr>
        <w:t>:</w:t>
      </w:r>
      <w:r w:rsidRPr="0060763C">
        <w:rPr>
          <w:rFonts w:ascii="inherit" w:hAnsi="inherit" w:cs="Arial"/>
          <w:color w:val="777777"/>
          <w:sz w:val="24"/>
          <w:szCs w:val="20"/>
        </w:rPr>
        <w:br/>
        <w:t>.95 / 2 = 0.475</w:t>
      </w:r>
    </w:p>
    <w:p w14:paraId="0FC63485" w14:textId="5E0A460E" w:rsidR="0006361C" w:rsidRPr="007E34D8" w:rsidRDefault="0006361C" w:rsidP="007E34D8">
      <w:pPr>
        <w:shd w:val="clear" w:color="auto" w:fill="FFFFFF"/>
        <w:spacing w:after="0" w:line="240" w:lineRule="auto"/>
        <w:ind w:left="450"/>
        <w:textAlignment w:val="baseline"/>
        <w:rPr>
          <w:rFonts w:ascii="inherit" w:hAnsi="inherit" w:cs="Arial"/>
          <w:b/>
          <w:bCs/>
          <w:color w:val="777777"/>
          <w:sz w:val="24"/>
          <w:szCs w:val="20"/>
          <w:bdr w:val="none" w:sz="0" w:space="0" w:color="auto" w:frame="1"/>
        </w:rPr>
      </w:pPr>
      <w:r w:rsidRPr="0060763C">
        <w:rPr>
          <w:rFonts w:ascii="inherit" w:hAnsi="inherit" w:cs="Arial"/>
          <w:color w:val="777777"/>
          <w:sz w:val="24"/>
          <w:szCs w:val="20"/>
        </w:rPr>
        <w:br/>
        <w:t>The closest </w:t>
      </w:r>
      <w:hyperlink w:anchor="Z_score2percentile" w:history="1">
        <w:r w:rsidRPr="0060763C">
          <w:rPr>
            <w:rStyle w:val="Hyperlink"/>
            <w:rFonts w:ascii="inherit" w:hAnsi="inherit" w:cs="Arial"/>
            <w:color w:val="777777"/>
            <w:sz w:val="24"/>
            <w:szCs w:val="20"/>
            <w:bdr w:val="none" w:sz="0" w:space="0" w:color="auto" w:frame="1"/>
          </w:rPr>
          <w:t>z-score</w:t>
        </w:r>
      </w:hyperlink>
      <w:r w:rsidRPr="0060763C">
        <w:rPr>
          <w:rFonts w:ascii="inherit" w:hAnsi="inherit" w:cs="Arial"/>
          <w:color w:val="777777"/>
          <w:sz w:val="24"/>
          <w:szCs w:val="20"/>
        </w:rPr>
        <w:t xml:space="preserve"> for </w:t>
      </w:r>
      <w:hyperlink r:id="rId748" w:anchor="imgrc=vdtHwtOpQH5ozM:&amp;vet=1" w:history="1">
        <w:r w:rsidRPr="006D471C">
          <w:rPr>
            <w:rStyle w:val="Hyperlink"/>
            <w:rFonts w:ascii="inherit" w:hAnsi="inherit" w:cs="Arial"/>
            <w:sz w:val="24"/>
            <w:szCs w:val="20"/>
          </w:rPr>
          <w:t>0.475 is </w:t>
        </w:r>
        <w:r w:rsidRPr="006D471C">
          <w:rPr>
            <w:rStyle w:val="Hyperlink"/>
            <w:rFonts w:ascii="inherit" w:hAnsi="inherit" w:cs="Arial"/>
            <w:sz w:val="24"/>
            <w:szCs w:val="20"/>
            <w:bdr w:val="none" w:sz="0" w:space="0" w:color="auto" w:frame="1"/>
          </w:rPr>
          <w:t>1.96</w:t>
        </w:r>
      </w:hyperlink>
    </w:p>
    <w:p w14:paraId="2CA67F1F" w14:textId="77777777" w:rsidR="000408AC" w:rsidRPr="0060763C" w:rsidRDefault="000408AC" w:rsidP="009623A5">
      <w:pPr>
        <w:shd w:val="clear" w:color="auto" w:fill="FFFFFF"/>
        <w:spacing w:after="0" w:line="240" w:lineRule="auto"/>
        <w:ind w:left="450"/>
        <w:textAlignment w:val="baseline"/>
        <w:rPr>
          <w:rFonts w:ascii="inherit" w:hAnsi="inherit" w:cs="Arial"/>
          <w:color w:val="777777"/>
          <w:sz w:val="24"/>
          <w:szCs w:val="20"/>
        </w:rPr>
      </w:pPr>
    </w:p>
    <w:p w14:paraId="41D980FF" w14:textId="39D3B8D2" w:rsidR="0006361C" w:rsidRPr="0060763C" w:rsidRDefault="0006361C" w:rsidP="00C075BE">
      <w:pPr>
        <w:numPr>
          <w:ilvl w:val="0"/>
          <w:numId w:val="20"/>
        </w:numPr>
        <w:shd w:val="clear" w:color="auto" w:fill="FFFFFF"/>
        <w:spacing w:after="0" w:line="240" w:lineRule="auto"/>
        <w:ind w:left="450"/>
        <w:textAlignment w:val="baseline"/>
        <w:rPr>
          <w:rStyle w:val="Strong"/>
          <w:rFonts w:ascii="inherit" w:hAnsi="inherit" w:cs="Arial"/>
          <w:b w:val="0"/>
          <w:bCs w:val="0"/>
          <w:color w:val="777777"/>
          <w:sz w:val="24"/>
          <w:szCs w:val="20"/>
        </w:rPr>
      </w:pPr>
      <w:r w:rsidRPr="0060763C">
        <w:rPr>
          <w:rStyle w:val="Strong"/>
          <w:rFonts w:ascii="inherit" w:hAnsi="inherit" w:cs="Arial"/>
          <w:color w:val="777777"/>
          <w:sz w:val="24"/>
          <w:szCs w:val="20"/>
          <w:bdr w:val="none" w:sz="0" w:space="0" w:color="auto" w:frame="1"/>
        </w:rPr>
        <w:t>E</w:t>
      </w:r>
      <w:r w:rsidRPr="0060763C">
        <w:rPr>
          <w:rFonts w:ascii="inherit" w:hAnsi="inherit" w:cs="Arial"/>
          <w:color w:val="777777"/>
          <w:sz w:val="24"/>
          <w:szCs w:val="20"/>
        </w:rPr>
        <w:t> (</w:t>
      </w:r>
      <w:hyperlink r:id="rId749" w:anchor="WhatMofE" w:history="1">
        <w:r w:rsidRPr="0060763C">
          <w:rPr>
            <w:rStyle w:val="Hyperlink"/>
            <w:rFonts w:ascii="inherit" w:hAnsi="inherit" w:cs="Arial"/>
            <w:color w:val="777777"/>
            <w:sz w:val="24"/>
            <w:szCs w:val="20"/>
            <w:bdr w:val="none" w:sz="0" w:space="0" w:color="auto" w:frame="1"/>
          </w:rPr>
          <w:t>margin of error</w:t>
        </w:r>
      </w:hyperlink>
      <w:r w:rsidRPr="0060763C">
        <w:rPr>
          <w:rFonts w:ascii="inherit" w:hAnsi="inherit" w:cs="Arial"/>
          <w:color w:val="777777"/>
          <w:sz w:val="24"/>
          <w:szCs w:val="20"/>
        </w:rPr>
        <w:t>):  Divide the given width by 2.</w:t>
      </w:r>
      <w:r w:rsidRPr="0060763C">
        <w:rPr>
          <w:rFonts w:ascii="inherit" w:hAnsi="inherit" w:cs="Arial"/>
          <w:color w:val="777777"/>
          <w:sz w:val="24"/>
          <w:szCs w:val="20"/>
        </w:rPr>
        <w:br/>
        <w:t>6% / 2</w:t>
      </w:r>
      <w:r w:rsidRPr="0060763C">
        <w:rPr>
          <w:rFonts w:ascii="inherit" w:hAnsi="inherit" w:cs="Arial"/>
          <w:color w:val="777777"/>
          <w:sz w:val="24"/>
          <w:szCs w:val="20"/>
        </w:rPr>
        <w:br/>
        <w:t>= 0.06 / 2</w:t>
      </w:r>
      <w:r w:rsidRPr="0060763C">
        <w:rPr>
          <w:rFonts w:ascii="inherit" w:hAnsi="inherit" w:cs="Arial"/>
          <w:color w:val="777777"/>
          <w:sz w:val="24"/>
          <w:szCs w:val="20"/>
        </w:rPr>
        <w:br/>
        <w:t>= </w:t>
      </w:r>
      <w:r w:rsidRPr="0060763C">
        <w:rPr>
          <w:rStyle w:val="Strong"/>
          <w:rFonts w:ascii="inherit" w:hAnsi="inherit" w:cs="Arial"/>
          <w:color w:val="777777"/>
          <w:sz w:val="24"/>
          <w:szCs w:val="20"/>
          <w:bdr w:val="none" w:sz="0" w:space="0" w:color="auto" w:frame="1"/>
        </w:rPr>
        <w:t>0.03</w:t>
      </w:r>
    </w:p>
    <w:p w14:paraId="0A66135A"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503696B2" w14:textId="09012CFB" w:rsidR="0006361C" w:rsidRPr="0060763C" w:rsidRDefault="0006361C" w:rsidP="00C075BE">
      <w:pPr>
        <w:numPr>
          <w:ilvl w:val="0"/>
          <w:numId w:val="20"/>
        </w:numPr>
        <w:shd w:val="clear" w:color="auto" w:fill="FFFFFF"/>
        <w:spacing w:after="0" w:line="240" w:lineRule="auto"/>
        <w:ind w:left="450"/>
        <w:textAlignment w:val="baseline"/>
        <w:rPr>
          <w:rFonts w:ascii="inherit" w:hAnsi="inherit" w:cs="Arial"/>
          <w:color w:val="777777"/>
          <w:sz w:val="24"/>
          <w:szCs w:val="20"/>
        </w:rPr>
      </w:pPr>
      <w:r w:rsidRPr="0060763C">
        <w:rPr>
          <w:rFonts w:ascii="inherit" w:hAnsi="inherit" w:cs="Arial"/>
          <w:noProof/>
          <w:color w:val="777777"/>
          <w:sz w:val="24"/>
          <w:szCs w:val="20"/>
        </w:rPr>
        <w:drawing>
          <wp:inline distT="0" distB="0" distL="0" distR="0" wp14:anchorId="7898BC67" wp14:editId="7E0788DC">
            <wp:extent cx="182880" cy="236220"/>
            <wp:effectExtent l="0" t="0" r="7620" b="0"/>
            <wp:docPr id="37" name="Picture 37"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Fonts w:ascii="inherit" w:hAnsi="inherit" w:cs="Arial"/>
          <w:color w:val="777777"/>
          <w:sz w:val="24"/>
          <w:szCs w:val="20"/>
        </w:rPr>
        <w:t>: use the given percentage.  41% = </w:t>
      </w:r>
      <w:r w:rsidRPr="0060763C">
        <w:rPr>
          <w:rStyle w:val="Strong"/>
          <w:rFonts w:ascii="inherit" w:hAnsi="inherit" w:cs="Arial"/>
          <w:color w:val="777777"/>
          <w:sz w:val="24"/>
          <w:szCs w:val="20"/>
          <w:bdr w:val="none" w:sz="0" w:space="0" w:color="auto" w:frame="1"/>
        </w:rPr>
        <w:t>0.41</w:t>
      </w:r>
      <w:r w:rsidRPr="0060763C">
        <w:rPr>
          <w:rFonts w:ascii="inherit" w:hAnsi="inherit" w:cs="Arial"/>
          <w:color w:val="777777"/>
          <w:sz w:val="24"/>
          <w:szCs w:val="20"/>
        </w:rPr>
        <w:t>. If you aren’t given phat, use 50%.</w:t>
      </w:r>
    </w:p>
    <w:p w14:paraId="35A9989B" w14:textId="77777777" w:rsidR="009623A5" w:rsidRPr="0060763C" w:rsidRDefault="009623A5" w:rsidP="009623A5">
      <w:pPr>
        <w:pStyle w:val="ListParagraph"/>
        <w:rPr>
          <w:rFonts w:ascii="inherit" w:hAnsi="inherit" w:cs="Arial"/>
          <w:color w:val="777777"/>
          <w:sz w:val="24"/>
          <w:szCs w:val="20"/>
        </w:rPr>
      </w:pPr>
    </w:p>
    <w:p w14:paraId="0D273F07"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593FFF42" w14:textId="46503A77" w:rsidR="0006361C" w:rsidRPr="0060763C" w:rsidRDefault="0006361C" w:rsidP="00C075BE">
      <w:pPr>
        <w:numPr>
          <w:ilvl w:val="0"/>
          <w:numId w:val="20"/>
        </w:numPr>
        <w:shd w:val="clear" w:color="auto" w:fill="FFFFFF"/>
        <w:spacing w:after="0" w:line="240" w:lineRule="auto"/>
        <w:ind w:left="450"/>
        <w:textAlignment w:val="baseline"/>
        <w:rPr>
          <w:rStyle w:val="Strong"/>
          <w:rFonts w:ascii="inherit" w:hAnsi="inherit" w:cs="Arial"/>
          <w:b w:val="0"/>
          <w:bCs w:val="0"/>
          <w:color w:val="777777"/>
          <w:sz w:val="24"/>
          <w:szCs w:val="20"/>
        </w:rPr>
      </w:pPr>
      <w:r w:rsidRPr="0060763C">
        <w:rPr>
          <w:rFonts w:ascii="inherit" w:hAnsi="inherit" w:cs="Arial"/>
          <w:noProof/>
          <w:color w:val="777777"/>
          <w:sz w:val="24"/>
          <w:szCs w:val="20"/>
        </w:rPr>
        <w:drawing>
          <wp:inline distT="0" distB="0" distL="0" distR="0" wp14:anchorId="1680C31E" wp14:editId="3F9D7546">
            <wp:extent cx="144780" cy="190500"/>
            <wp:effectExtent l="0" t="0" r="7620" b="0"/>
            <wp:docPr id="36" name="Picture 36"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hat"/>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60763C">
        <w:rPr>
          <w:rFonts w:ascii="inherit" w:hAnsi="inherit" w:cs="Arial"/>
          <w:color w:val="777777"/>
          <w:sz w:val="24"/>
          <w:szCs w:val="20"/>
        </w:rPr>
        <w:t> :  subtract </w:t>
      </w:r>
      <w:r w:rsidRPr="0060763C">
        <w:rPr>
          <w:rFonts w:ascii="inherit" w:hAnsi="inherit" w:cs="Arial"/>
          <w:noProof/>
          <w:color w:val="777777"/>
          <w:sz w:val="24"/>
          <w:szCs w:val="20"/>
        </w:rPr>
        <w:drawing>
          <wp:inline distT="0" distB="0" distL="0" distR="0" wp14:anchorId="64CA0793" wp14:editId="1849C3B6">
            <wp:extent cx="182880" cy="236220"/>
            <wp:effectExtent l="0" t="0" r="7620" b="0"/>
            <wp:docPr id="35" name="Picture 35"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Fonts w:ascii="inherit" w:hAnsi="inherit" w:cs="Arial"/>
          <w:color w:val="777777"/>
          <w:sz w:val="24"/>
          <w:szCs w:val="20"/>
        </w:rPr>
        <w:t>from 1.</w:t>
      </w:r>
      <w:r w:rsidRPr="0060763C">
        <w:rPr>
          <w:rFonts w:ascii="inherit" w:hAnsi="inherit" w:cs="Arial"/>
          <w:color w:val="777777"/>
          <w:sz w:val="24"/>
          <w:szCs w:val="20"/>
        </w:rPr>
        <w:br/>
        <w:t>1 – 0.41 = </w:t>
      </w:r>
      <w:r w:rsidRPr="0060763C">
        <w:rPr>
          <w:rStyle w:val="Strong"/>
          <w:rFonts w:ascii="inherit" w:hAnsi="inherit" w:cs="Arial"/>
          <w:color w:val="777777"/>
          <w:sz w:val="24"/>
          <w:szCs w:val="20"/>
          <w:bdr w:val="none" w:sz="0" w:space="0" w:color="auto" w:frame="1"/>
        </w:rPr>
        <w:t>0.59</w:t>
      </w:r>
    </w:p>
    <w:p w14:paraId="0EDFBE00" w14:textId="77777777" w:rsidR="009623A5" w:rsidRPr="0060763C" w:rsidRDefault="009623A5" w:rsidP="009623A5">
      <w:pPr>
        <w:shd w:val="clear" w:color="auto" w:fill="FFFFFF"/>
        <w:spacing w:after="0" w:line="240" w:lineRule="auto"/>
        <w:ind w:left="450"/>
        <w:textAlignment w:val="baseline"/>
        <w:rPr>
          <w:rFonts w:ascii="inherit" w:hAnsi="inherit" w:cs="Arial"/>
          <w:color w:val="777777"/>
          <w:sz w:val="24"/>
          <w:szCs w:val="20"/>
        </w:rPr>
      </w:pPr>
    </w:p>
    <w:p w14:paraId="07306397" w14:textId="3888C684"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 xml:space="preserve">Step </w:t>
      </w:r>
      <w:proofErr w:type="gramStart"/>
      <w:r w:rsidRPr="0060763C">
        <w:rPr>
          <w:rStyle w:val="Strong"/>
          <w:rFonts w:ascii="inherit" w:hAnsi="inherit" w:cs="Arial"/>
          <w:color w:val="0000FF"/>
          <w:szCs w:val="20"/>
          <w:bdr w:val="none" w:sz="0" w:space="0" w:color="auto" w:frame="1"/>
        </w:rPr>
        <w:t>2:</w:t>
      </w:r>
      <w:r w:rsidRPr="0060763C">
        <w:rPr>
          <w:rStyle w:val="Emphasis"/>
          <w:rFonts w:ascii="inherit" w:hAnsi="inherit" w:cs="Arial"/>
          <w:color w:val="777777"/>
          <w:szCs w:val="20"/>
          <w:bdr w:val="none" w:sz="0" w:space="0" w:color="auto" w:frame="1"/>
        </w:rPr>
        <w:t>Multiply</w:t>
      </w:r>
      <w:proofErr w:type="gramEnd"/>
      <w:r w:rsidRPr="0060763C">
        <w:rPr>
          <w:rStyle w:val="Emphasis"/>
          <w:rFonts w:ascii="inherit" w:hAnsi="inherit" w:cs="Arial"/>
          <w:color w:val="777777"/>
          <w:szCs w:val="20"/>
          <w:bdr w:val="none" w:sz="0" w:space="0" w:color="auto" w:frame="1"/>
        </w:rPr>
        <w:t> </w:t>
      </w:r>
      <w:r w:rsidRPr="0060763C">
        <w:rPr>
          <w:rFonts w:ascii="inherit" w:hAnsi="inherit" w:cs="Arial"/>
          <w:i/>
          <w:iCs/>
          <w:noProof/>
          <w:color w:val="777777"/>
          <w:szCs w:val="20"/>
          <w:bdr w:val="none" w:sz="0" w:space="0" w:color="auto" w:frame="1"/>
        </w:rPr>
        <w:drawing>
          <wp:inline distT="0" distB="0" distL="0" distR="0" wp14:anchorId="35917CA7" wp14:editId="06BF22CB">
            <wp:extent cx="182880" cy="236220"/>
            <wp:effectExtent l="0" t="0" r="7620" b="0"/>
            <wp:docPr id="34" name="Picture 34"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0763C">
        <w:rPr>
          <w:rStyle w:val="Emphasis"/>
          <w:rFonts w:ascii="inherit" w:hAnsi="inherit" w:cs="Arial"/>
          <w:color w:val="777777"/>
          <w:szCs w:val="20"/>
          <w:bdr w:val="none" w:sz="0" w:space="0" w:color="auto" w:frame="1"/>
        </w:rPr>
        <w:t>by </w:t>
      </w:r>
      <w:r w:rsidRPr="0060763C">
        <w:rPr>
          <w:rFonts w:ascii="inherit" w:hAnsi="inherit" w:cs="Arial"/>
          <w:i/>
          <w:iCs/>
          <w:noProof/>
          <w:color w:val="777777"/>
          <w:szCs w:val="20"/>
          <w:bdr w:val="none" w:sz="0" w:space="0" w:color="auto" w:frame="1"/>
        </w:rPr>
        <w:drawing>
          <wp:inline distT="0" distB="0" distL="0" distR="0" wp14:anchorId="2967DBE0" wp14:editId="41EE987D">
            <wp:extent cx="144780" cy="190500"/>
            <wp:effectExtent l="0" t="0" r="7620" b="0"/>
            <wp:docPr id="33" name="Picture 33"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hat"/>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60763C">
        <w:rPr>
          <w:rStyle w:val="Emphasis"/>
          <w:rFonts w:ascii="inherit" w:hAnsi="inherit" w:cs="Arial"/>
          <w:color w:val="777777"/>
          <w:szCs w:val="20"/>
          <w:bdr w:val="none" w:sz="0" w:space="0" w:color="auto" w:frame="1"/>
        </w:rPr>
        <w:t>.</w:t>
      </w:r>
      <w:r w:rsidRPr="0060763C">
        <w:rPr>
          <w:rFonts w:ascii="Arial" w:hAnsi="Arial" w:cs="Arial"/>
          <w:color w:val="777777"/>
          <w:szCs w:val="20"/>
        </w:rPr>
        <w:t> Set this number aside for a moment.</w:t>
      </w:r>
      <w:r w:rsidRPr="0060763C">
        <w:rPr>
          <w:rFonts w:ascii="Arial" w:hAnsi="Arial" w:cs="Arial"/>
          <w:color w:val="777777"/>
          <w:szCs w:val="20"/>
        </w:rPr>
        <w:br/>
        <w:t xml:space="preserve">0.41 × 0.59 </w:t>
      </w:r>
      <w:proofErr w:type="gramStart"/>
      <w:r w:rsidRPr="0060763C">
        <w:rPr>
          <w:rFonts w:ascii="Arial" w:hAnsi="Arial" w:cs="Arial"/>
          <w:color w:val="777777"/>
          <w:szCs w:val="20"/>
        </w:rPr>
        <w:t>=  </w:t>
      </w:r>
      <w:r w:rsidRPr="0060763C">
        <w:rPr>
          <w:rStyle w:val="Strong"/>
          <w:rFonts w:ascii="inherit" w:hAnsi="inherit" w:cs="Arial"/>
          <w:color w:val="777777"/>
          <w:szCs w:val="20"/>
          <w:bdr w:val="none" w:sz="0" w:space="0" w:color="auto" w:frame="1"/>
        </w:rPr>
        <w:t>0.2419</w:t>
      </w:r>
      <w:proofErr w:type="gramEnd"/>
    </w:p>
    <w:p w14:paraId="7234787D"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66695ECF" w14:textId="61FF38A3"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Step 3:</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Divide </w:t>
      </w:r>
      <w:r w:rsidRPr="0060763C">
        <w:rPr>
          <w:rStyle w:val="Strong"/>
          <w:rFonts w:ascii="inherit" w:hAnsi="inherit" w:cs="Arial"/>
          <w:i/>
          <w:iCs/>
          <w:color w:val="777777"/>
          <w:szCs w:val="20"/>
          <w:bdr w:val="none" w:sz="0" w:space="0" w:color="auto" w:frame="1"/>
        </w:rPr>
        <w:t>Z</w:t>
      </w:r>
      <w:r w:rsidRPr="0060763C">
        <w:rPr>
          <w:rStyle w:val="Strong"/>
          <w:rFonts w:ascii="inherit" w:hAnsi="inherit" w:cs="Arial"/>
          <w:i/>
          <w:iCs/>
          <w:color w:val="777777"/>
          <w:sz w:val="19"/>
          <w:szCs w:val="15"/>
          <w:bdr w:val="none" w:sz="0" w:space="0" w:color="auto" w:frame="1"/>
          <w:vertAlign w:val="subscript"/>
        </w:rPr>
        <w:t>a/2</w:t>
      </w:r>
      <w:r w:rsidRPr="0060763C">
        <w:rPr>
          <w:rStyle w:val="Emphasis"/>
          <w:rFonts w:ascii="inherit" w:hAnsi="inherit" w:cs="Arial"/>
          <w:color w:val="777777"/>
          <w:szCs w:val="20"/>
          <w:bdr w:val="none" w:sz="0" w:space="0" w:color="auto" w:frame="1"/>
        </w:rPr>
        <w:t> by </w:t>
      </w:r>
      <w:r w:rsidRPr="0060763C">
        <w:rPr>
          <w:rStyle w:val="Strong"/>
          <w:rFonts w:ascii="inherit" w:hAnsi="inherit" w:cs="Arial"/>
          <w:i/>
          <w:iCs/>
          <w:color w:val="777777"/>
          <w:szCs w:val="20"/>
          <w:bdr w:val="none" w:sz="0" w:space="0" w:color="auto" w:frame="1"/>
        </w:rPr>
        <w:t>E</w:t>
      </w:r>
      <w:r w:rsidRPr="0060763C">
        <w:rPr>
          <w:rStyle w:val="Emphasis"/>
          <w:rFonts w:ascii="inherit" w:hAnsi="inherit" w:cs="Arial"/>
          <w:color w:val="777777"/>
          <w:szCs w:val="20"/>
          <w:bdr w:val="none" w:sz="0" w:space="0" w:color="auto" w:frame="1"/>
        </w:rPr>
        <w:t>.</w:t>
      </w:r>
      <w:r w:rsidRPr="0060763C">
        <w:rPr>
          <w:rFonts w:ascii="Arial" w:hAnsi="Arial" w:cs="Arial"/>
          <w:color w:val="777777"/>
          <w:szCs w:val="20"/>
        </w:rPr>
        <w:br/>
        <w:t>1.96 / .03 = </w:t>
      </w:r>
      <w:r w:rsidRPr="0060763C">
        <w:rPr>
          <w:rStyle w:val="Strong"/>
          <w:rFonts w:ascii="inherit" w:hAnsi="inherit" w:cs="Arial"/>
          <w:color w:val="777777"/>
          <w:szCs w:val="20"/>
          <w:bdr w:val="none" w:sz="0" w:space="0" w:color="auto" w:frame="1"/>
        </w:rPr>
        <w:t>65.3333333</w:t>
      </w:r>
    </w:p>
    <w:p w14:paraId="172CAE58"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73672BEC" w14:textId="28291361" w:rsidR="0006361C" w:rsidRPr="0060763C"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60763C">
        <w:rPr>
          <w:rStyle w:val="Strong"/>
          <w:rFonts w:ascii="inherit" w:hAnsi="inherit" w:cs="Arial"/>
          <w:color w:val="0000FF"/>
          <w:szCs w:val="20"/>
          <w:bdr w:val="none" w:sz="0" w:space="0" w:color="auto" w:frame="1"/>
        </w:rPr>
        <w:t>Step 4:</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Square Step 3</w:t>
      </w:r>
      <w:r w:rsidRPr="0060763C">
        <w:rPr>
          <w:rFonts w:ascii="Arial" w:hAnsi="Arial" w:cs="Arial"/>
          <w:color w:val="777777"/>
          <w:szCs w:val="20"/>
        </w:rPr>
        <w:t>:</w:t>
      </w:r>
      <w:r w:rsidRPr="0060763C">
        <w:rPr>
          <w:rFonts w:ascii="Arial" w:hAnsi="Arial" w:cs="Arial"/>
          <w:color w:val="777777"/>
          <w:szCs w:val="20"/>
        </w:rPr>
        <w:br/>
        <w:t>65.3333333 × 65.3333333 = </w:t>
      </w:r>
      <w:r w:rsidRPr="0060763C">
        <w:rPr>
          <w:rStyle w:val="Strong"/>
          <w:rFonts w:ascii="inherit" w:hAnsi="inherit" w:cs="Arial"/>
          <w:color w:val="777777"/>
          <w:szCs w:val="20"/>
          <w:bdr w:val="none" w:sz="0" w:space="0" w:color="auto" w:frame="1"/>
        </w:rPr>
        <w:t>4268.44444</w:t>
      </w:r>
    </w:p>
    <w:p w14:paraId="4AD92690" w14:textId="77777777" w:rsidR="009623A5" w:rsidRPr="0060763C" w:rsidRDefault="009623A5" w:rsidP="0006361C">
      <w:pPr>
        <w:pStyle w:val="NormalWeb"/>
        <w:shd w:val="clear" w:color="auto" w:fill="FFFFFF"/>
        <w:spacing w:before="0" w:beforeAutospacing="0" w:after="0" w:afterAutospacing="0"/>
        <w:textAlignment w:val="baseline"/>
        <w:rPr>
          <w:rFonts w:ascii="Arial" w:hAnsi="Arial" w:cs="Arial"/>
          <w:color w:val="777777"/>
          <w:szCs w:val="20"/>
        </w:rPr>
      </w:pPr>
    </w:p>
    <w:p w14:paraId="580CFF2F" w14:textId="133B5C8D" w:rsidR="0006361C" w:rsidRPr="0060763C"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60763C">
        <w:rPr>
          <w:rStyle w:val="Strong"/>
          <w:rFonts w:ascii="inherit" w:hAnsi="inherit" w:cs="Arial"/>
          <w:color w:val="0000FF"/>
          <w:szCs w:val="20"/>
          <w:bdr w:val="none" w:sz="0" w:space="0" w:color="auto" w:frame="1"/>
        </w:rPr>
        <w:t>Step 5:</w:t>
      </w:r>
      <w:r w:rsidRPr="0060763C">
        <w:rPr>
          <w:rFonts w:ascii="Arial" w:hAnsi="Arial" w:cs="Arial"/>
          <w:color w:val="777777"/>
          <w:szCs w:val="20"/>
        </w:rPr>
        <w:t> </w:t>
      </w:r>
      <w:r w:rsidRPr="0060763C">
        <w:rPr>
          <w:rStyle w:val="Emphasis"/>
          <w:rFonts w:ascii="inherit" w:hAnsi="inherit" w:cs="Arial"/>
          <w:color w:val="777777"/>
          <w:szCs w:val="20"/>
          <w:bdr w:val="none" w:sz="0" w:space="0" w:color="auto" w:frame="1"/>
        </w:rPr>
        <w:t>Multiply Step 2 by Step 4:</w:t>
      </w:r>
      <w:r w:rsidRPr="0060763C">
        <w:rPr>
          <w:rFonts w:ascii="Arial" w:hAnsi="Arial" w:cs="Arial"/>
          <w:color w:val="777777"/>
          <w:szCs w:val="20"/>
        </w:rPr>
        <w:br/>
        <w:t>0.2419 × 4268.44444 = </w:t>
      </w:r>
      <w:r w:rsidRPr="0060763C">
        <w:rPr>
          <w:rStyle w:val="Strong"/>
          <w:rFonts w:ascii="inherit" w:hAnsi="inherit" w:cs="Arial"/>
          <w:color w:val="777777"/>
          <w:szCs w:val="20"/>
          <w:bdr w:val="none" w:sz="0" w:space="0" w:color="auto" w:frame="1"/>
        </w:rPr>
        <w:t>1,032.53671</w:t>
      </w:r>
      <w:r w:rsidRPr="0060763C">
        <w:rPr>
          <w:rFonts w:ascii="Arial" w:hAnsi="Arial" w:cs="Arial"/>
          <w:color w:val="777777"/>
          <w:szCs w:val="20"/>
        </w:rPr>
        <w:br/>
        <w:t>= </w:t>
      </w:r>
      <w:r w:rsidRPr="0060763C">
        <w:rPr>
          <w:rStyle w:val="Strong"/>
          <w:rFonts w:ascii="inherit" w:hAnsi="inherit" w:cs="Arial"/>
          <w:color w:val="777777"/>
          <w:szCs w:val="20"/>
          <w:bdr w:val="none" w:sz="0" w:space="0" w:color="auto" w:frame="1"/>
        </w:rPr>
        <w:t>1,033 people to survey</w:t>
      </w:r>
      <w:r w:rsidRPr="0060763C">
        <w:rPr>
          <w:rFonts w:ascii="Arial" w:hAnsi="Arial" w:cs="Arial"/>
          <w:color w:val="777777"/>
          <w:szCs w:val="20"/>
        </w:rPr>
        <w:t>.</w:t>
      </w:r>
    </w:p>
    <w:p w14:paraId="675A4E42" w14:textId="77777777" w:rsidR="009623A5" w:rsidRDefault="009623A5"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05A6910F" w14:textId="793F6CC9" w:rsidR="0006361C" w:rsidRPr="006D471C" w:rsidRDefault="0006361C" w:rsidP="006D47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D471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Given a Confidence Interval and Width (known population standard deviation)</w:t>
      </w:r>
    </w:p>
    <w:p w14:paraId="113D5FA5" w14:textId="77777777" w:rsidR="006D471C" w:rsidRPr="006D471C" w:rsidRDefault="006D471C" w:rsidP="006D471C"/>
    <w:p w14:paraId="62179DE6" w14:textId="77777777"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C249BF">
        <w:rPr>
          <w:rFonts w:ascii="Arial" w:hAnsi="Arial" w:cs="Arial"/>
          <w:color w:val="777777"/>
          <w:sz w:val="22"/>
          <w:szCs w:val="20"/>
        </w:rPr>
        <w:t>Part 3 shows you how to determine the appropriate sample size for a given </w:t>
      </w:r>
      <w:r w:rsidRPr="00C249BF">
        <w:rPr>
          <w:rStyle w:val="Strong"/>
          <w:rFonts w:ascii="inherit" w:hAnsi="inherit" w:cs="Arial"/>
          <w:color w:val="777777"/>
          <w:sz w:val="22"/>
          <w:szCs w:val="20"/>
          <w:bdr w:val="none" w:sz="0" w:space="0" w:color="auto" w:frame="1"/>
        </w:rPr>
        <w:t>confidence interval and width</w:t>
      </w:r>
      <w:r w:rsidRPr="00C249BF">
        <w:rPr>
          <w:rFonts w:ascii="Arial" w:hAnsi="Arial" w:cs="Arial"/>
          <w:color w:val="777777"/>
          <w:sz w:val="22"/>
          <w:szCs w:val="20"/>
        </w:rPr>
        <w:t>, given that you know the population </w:t>
      </w:r>
      <w:r w:rsidRPr="00C249BF">
        <w:rPr>
          <w:rStyle w:val="Strong"/>
          <w:rFonts w:ascii="inherit" w:hAnsi="inherit" w:cs="Arial"/>
          <w:color w:val="777777"/>
          <w:sz w:val="22"/>
          <w:szCs w:val="20"/>
          <w:bdr w:val="none" w:sz="0" w:space="0" w:color="auto" w:frame="1"/>
        </w:rPr>
        <w:t>standard deviation</w:t>
      </w:r>
      <w:r w:rsidRPr="00C249BF">
        <w:rPr>
          <w:rFonts w:ascii="Arial" w:hAnsi="Arial" w:cs="Arial"/>
          <w:color w:val="777777"/>
          <w:sz w:val="22"/>
          <w:szCs w:val="20"/>
        </w:rPr>
        <w:t>.</w:t>
      </w:r>
    </w:p>
    <w:p w14:paraId="3F117C43" w14:textId="77777777" w:rsidR="0006361C" w:rsidRPr="00C249BF" w:rsidRDefault="0006361C" w:rsidP="0006361C">
      <w:pPr>
        <w:pStyle w:val="NormalWeb"/>
        <w:shd w:val="clear" w:color="auto" w:fill="FFFFFF"/>
        <w:spacing w:before="0" w:beforeAutospacing="0" w:after="225" w:afterAutospacing="0"/>
        <w:textAlignment w:val="baseline"/>
        <w:rPr>
          <w:rFonts w:ascii="Arial" w:hAnsi="Arial" w:cs="Arial"/>
          <w:color w:val="777777"/>
          <w:sz w:val="22"/>
          <w:szCs w:val="20"/>
        </w:rPr>
      </w:pPr>
      <w:r w:rsidRPr="00C249BF">
        <w:rPr>
          <w:rFonts w:ascii="Arial" w:hAnsi="Arial" w:cs="Arial"/>
          <w:color w:val="777777"/>
          <w:sz w:val="22"/>
          <w:szCs w:val="20"/>
        </w:rPr>
        <w:t xml:space="preserve">Sample question: Suppose we want to know the average age of </w:t>
      </w:r>
      <w:proofErr w:type="gramStart"/>
      <w:r w:rsidRPr="00C249BF">
        <w:rPr>
          <w:rFonts w:ascii="Arial" w:hAnsi="Arial" w:cs="Arial"/>
          <w:color w:val="777777"/>
          <w:sz w:val="22"/>
          <w:szCs w:val="20"/>
        </w:rPr>
        <w:t>an</w:t>
      </w:r>
      <w:proofErr w:type="gramEnd"/>
      <w:r w:rsidRPr="00C249BF">
        <w:rPr>
          <w:rFonts w:ascii="Arial" w:hAnsi="Arial" w:cs="Arial"/>
          <w:color w:val="777777"/>
          <w:sz w:val="22"/>
          <w:szCs w:val="20"/>
        </w:rPr>
        <w:t xml:space="preserve"> Florida State College student, plus or minus 0.5 years. We’d like to be 99% confident about our result. From a previous study, we know that the standard deviation for the population is 2.9.</w:t>
      </w:r>
    </w:p>
    <w:p w14:paraId="1CD8EBE9" w14:textId="55B242C9" w:rsidR="0006361C" w:rsidRPr="00C249BF" w:rsidRDefault="0006361C" w:rsidP="0006361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C249BF">
        <w:rPr>
          <w:rStyle w:val="Strong"/>
          <w:rFonts w:ascii="inherit" w:hAnsi="inherit" w:cs="Arial"/>
          <w:color w:val="0000FF"/>
          <w:szCs w:val="20"/>
          <w:bdr w:val="none" w:sz="0" w:space="0" w:color="auto" w:frame="1"/>
        </w:rPr>
        <w:t>Step 1: </w:t>
      </w:r>
      <w:r w:rsidRPr="00C249BF">
        <w:rPr>
          <w:rStyle w:val="Emphasis"/>
          <w:rFonts w:ascii="inherit" w:hAnsi="inherit" w:cs="Arial"/>
          <w:color w:val="777777"/>
          <w:szCs w:val="20"/>
          <w:bdr w:val="none" w:sz="0" w:space="0" w:color="auto" w:frame="1"/>
        </w:rPr>
        <w:t>Find </w:t>
      </w:r>
      <w:r w:rsidRPr="00C249BF">
        <w:rPr>
          <w:rStyle w:val="Strong"/>
          <w:rFonts w:ascii="inherit" w:hAnsi="inherit" w:cs="Arial"/>
          <w:i/>
          <w:iCs/>
          <w:color w:val="777777"/>
          <w:szCs w:val="20"/>
          <w:bdr w:val="none" w:sz="0" w:space="0" w:color="auto" w:frame="1"/>
        </w:rPr>
        <w:t>z </w:t>
      </w:r>
      <w:r w:rsidRPr="00C249BF">
        <w:rPr>
          <w:rStyle w:val="Strong"/>
          <w:rFonts w:ascii="inherit" w:hAnsi="inherit" w:cs="Arial"/>
          <w:i/>
          <w:iCs/>
          <w:color w:val="777777"/>
          <w:sz w:val="19"/>
          <w:szCs w:val="15"/>
          <w:bdr w:val="none" w:sz="0" w:space="0" w:color="auto" w:frame="1"/>
        </w:rPr>
        <w:t>a/2 </w:t>
      </w:r>
      <w:r w:rsidRPr="00C249BF">
        <w:rPr>
          <w:rStyle w:val="Emphasis"/>
          <w:rFonts w:ascii="inherit" w:hAnsi="inherit" w:cs="Arial"/>
          <w:color w:val="777777"/>
          <w:szCs w:val="20"/>
          <w:bdr w:val="none" w:sz="0" w:space="0" w:color="auto" w:frame="1"/>
        </w:rPr>
        <w:t>by dividing the </w:t>
      </w:r>
      <w:hyperlink r:id="rId752" w:history="1">
        <w:r w:rsidRPr="00C249BF">
          <w:rPr>
            <w:rStyle w:val="Hyperlink"/>
            <w:rFonts w:ascii="inherit" w:eastAsiaTheme="majorEastAsia" w:hAnsi="inherit" w:cs="Arial"/>
            <w:i/>
            <w:iCs/>
            <w:color w:val="05A9C5"/>
            <w:szCs w:val="20"/>
            <w:bdr w:val="none" w:sz="0" w:space="0" w:color="auto" w:frame="1"/>
          </w:rPr>
          <w:t>confidence interval</w:t>
        </w:r>
      </w:hyperlink>
      <w:r w:rsidRPr="00C249BF">
        <w:rPr>
          <w:rStyle w:val="Emphasis"/>
          <w:rFonts w:ascii="inherit" w:hAnsi="inherit" w:cs="Arial"/>
          <w:color w:val="777777"/>
          <w:szCs w:val="20"/>
          <w:bdr w:val="none" w:sz="0" w:space="0" w:color="auto" w:frame="1"/>
        </w:rPr>
        <w:t> by two, and looking that area up in the</w:t>
      </w:r>
      <w:hyperlink r:id="rId753" w:history="1">
        <w:r w:rsidRPr="00C249BF">
          <w:rPr>
            <w:rStyle w:val="Hyperlink"/>
            <w:rFonts w:ascii="inherit" w:eastAsiaTheme="majorEastAsia" w:hAnsi="inherit" w:cs="Arial"/>
            <w:i/>
            <w:iCs/>
            <w:color w:val="05A9C5"/>
            <w:szCs w:val="20"/>
            <w:bdr w:val="none" w:sz="0" w:space="0" w:color="auto" w:frame="1"/>
          </w:rPr>
          <w:t> z-table</w:t>
        </w:r>
      </w:hyperlink>
      <w:r w:rsidRPr="00C249BF">
        <w:rPr>
          <w:rStyle w:val="Emphasis"/>
          <w:rFonts w:ascii="inherit" w:hAnsi="inherit" w:cs="Arial"/>
          <w:color w:val="777777"/>
          <w:szCs w:val="20"/>
          <w:bdr w:val="none" w:sz="0" w:space="0" w:color="auto" w:frame="1"/>
        </w:rPr>
        <w:t>:</w:t>
      </w:r>
      <w:r w:rsidRPr="00C249BF">
        <w:rPr>
          <w:rFonts w:ascii="Arial" w:hAnsi="Arial" w:cs="Arial"/>
          <w:color w:val="777777"/>
          <w:szCs w:val="20"/>
        </w:rPr>
        <w:br/>
        <w:t>.99/2 = 0.495.  The closest z-score for 0.495 is 2.58</w:t>
      </w:r>
      <w:r w:rsidRPr="00C249BF">
        <w:rPr>
          <w:rStyle w:val="Strong"/>
          <w:rFonts w:ascii="inherit" w:hAnsi="inherit" w:cs="Arial"/>
          <w:color w:val="777777"/>
          <w:szCs w:val="20"/>
          <w:bdr w:val="none" w:sz="0" w:space="0" w:color="auto" w:frame="1"/>
        </w:rPr>
        <w:t>.</w:t>
      </w:r>
    </w:p>
    <w:p w14:paraId="32B90E6F"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48DF0DC1" w14:textId="006B8402"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C249BF">
        <w:rPr>
          <w:rStyle w:val="Strong"/>
          <w:rFonts w:ascii="inherit" w:hAnsi="inherit" w:cs="Arial"/>
          <w:color w:val="0000FF"/>
          <w:szCs w:val="20"/>
          <w:bdr w:val="none" w:sz="0" w:space="0" w:color="auto" w:frame="1"/>
        </w:rPr>
        <w:t>Step 2: </w:t>
      </w:r>
      <w:r w:rsidRPr="00C249BF">
        <w:rPr>
          <w:rStyle w:val="Emphasis"/>
          <w:rFonts w:ascii="inherit" w:hAnsi="inherit" w:cs="Arial"/>
          <w:color w:val="777777"/>
          <w:szCs w:val="20"/>
          <w:bdr w:val="none" w:sz="0" w:space="0" w:color="auto" w:frame="1"/>
        </w:rPr>
        <w:t>Multiply step 1 by the standard deviation.</w:t>
      </w:r>
      <w:r w:rsidRPr="00C249BF">
        <w:rPr>
          <w:rFonts w:ascii="Arial" w:hAnsi="Arial" w:cs="Arial"/>
          <w:color w:val="777777"/>
          <w:szCs w:val="20"/>
        </w:rPr>
        <w:br/>
        <w:t>2.58 * 2.9 = 7.482</w:t>
      </w:r>
    </w:p>
    <w:p w14:paraId="37B3DF60"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301F8339" w14:textId="0A8D2485" w:rsidR="0006361C" w:rsidRPr="00C249BF" w:rsidRDefault="0006361C" w:rsidP="0006361C">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249BF">
        <w:rPr>
          <w:rStyle w:val="Strong"/>
          <w:rFonts w:ascii="inherit" w:hAnsi="inherit" w:cs="Arial"/>
          <w:color w:val="0000FF"/>
          <w:szCs w:val="20"/>
          <w:bdr w:val="none" w:sz="0" w:space="0" w:color="auto" w:frame="1"/>
        </w:rPr>
        <w:t>Step 3: </w:t>
      </w:r>
      <w:r w:rsidRPr="00C249BF">
        <w:rPr>
          <w:rStyle w:val="Emphasis"/>
          <w:rFonts w:ascii="inherit" w:hAnsi="inherit" w:cs="Arial"/>
          <w:color w:val="777777"/>
          <w:szCs w:val="20"/>
          <w:bdr w:val="none" w:sz="0" w:space="0" w:color="auto" w:frame="1"/>
        </w:rPr>
        <w:t>Divide Step 2 by the margin of error. Our margin of error (from the question), is 0.5.</w:t>
      </w:r>
      <w:r w:rsidRPr="00C249BF">
        <w:rPr>
          <w:rFonts w:ascii="inherit" w:hAnsi="inherit" w:cs="Arial"/>
          <w:i/>
          <w:iCs/>
          <w:color w:val="777777"/>
          <w:szCs w:val="20"/>
          <w:bdr w:val="none" w:sz="0" w:space="0" w:color="auto" w:frame="1"/>
        </w:rPr>
        <w:br/>
      </w:r>
      <w:r w:rsidRPr="00C249BF">
        <w:rPr>
          <w:rStyle w:val="Emphasis"/>
          <w:rFonts w:ascii="inherit" w:hAnsi="inherit" w:cs="Arial"/>
          <w:color w:val="777777"/>
          <w:szCs w:val="20"/>
          <w:bdr w:val="none" w:sz="0" w:space="0" w:color="auto" w:frame="1"/>
        </w:rPr>
        <w:t>7.482/0.5 = 14.96</w:t>
      </w:r>
    </w:p>
    <w:p w14:paraId="63BEBB8F" w14:textId="77777777" w:rsidR="00102F24" w:rsidRPr="00C249BF" w:rsidRDefault="00102F24" w:rsidP="0006361C">
      <w:pPr>
        <w:pStyle w:val="NormalWeb"/>
        <w:shd w:val="clear" w:color="auto" w:fill="FFFFFF"/>
        <w:spacing w:before="0" w:beforeAutospacing="0" w:after="0" w:afterAutospacing="0"/>
        <w:textAlignment w:val="baseline"/>
        <w:rPr>
          <w:rFonts w:ascii="Arial" w:hAnsi="Arial" w:cs="Arial"/>
          <w:color w:val="777777"/>
          <w:szCs w:val="20"/>
        </w:rPr>
      </w:pPr>
    </w:p>
    <w:p w14:paraId="43FA00F1" w14:textId="77777777" w:rsidR="0006361C" w:rsidRPr="00C249BF" w:rsidRDefault="0006361C" w:rsidP="0006361C">
      <w:pPr>
        <w:pStyle w:val="NormalWeb"/>
        <w:shd w:val="clear" w:color="auto" w:fill="FFFFFF"/>
        <w:spacing w:before="0" w:beforeAutospacing="0" w:after="0" w:afterAutospacing="0"/>
        <w:textAlignment w:val="baseline"/>
        <w:rPr>
          <w:rFonts w:ascii="Arial" w:hAnsi="Arial" w:cs="Arial"/>
          <w:color w:val="777777"/>
          <w:szCs w:val="20"/>
        </w:rPr>
      </w:pPr>
      <w:r w:rsidRPr="00C249BF">
        <w:rPr>
          <w:rStyle w:val="Strong"/>
          <w:rFonts w:ascii="inherit" w:hAnsi="inherit" w:cs="Arial"/>
          <w:color w:val="0000FF"/>
          <w:szCs w:val="20"/>
          <w:bdr w:val="none" w:sz="0" w:space="0" w:color="auto" w:frame="1"/>
        </w:rPr>
        <w:t>Step 4: </w:t>
      </w:r>
      <w:r w:rsidRPr="00C249BF">
        <w:rPr>
          <w:rStyle w:val="Emphasis"/>
          <w:rFonts w:ascii="inherit" w:hAnsi="inherit" w:cs="Arial"/>
          <w:color w:val="777777"/>
          <w:szCs w:val="20"/>
          <w:bdr w:val="none" w:sz="0" w:space="0" w:color="auto" w:frame="1"/>
        </w:rPr>
        <w:t>Square Step 3.</w:t>
      </w:r>
      <w:r w:rsidRPr="00C249BF">
        <w:rPr>
          <w:rFonts w:ascii="Arial" w:hAnsi="Arial" w:cs="Arial"/>
          <w:color w:val="777777"/>
          <w:szCs w:val="20"/>
        </w:rPr>
        <w:br/>
        <w:t>14.96 * 14.96 = 223.8016</w:t>
      </w:r>
    </w:p>
    <w:p w14:paraId="6902F238" w14:textId="2857F661" w:rsidR="0006361C" w:rsidRDefault="0006361C" w:rsidP="0006361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 xml:space="preserve">That’s it! </w:t>
      </w:r>
    </w:p>
    <w:p w14:paraId="5193B696" w14:textId="77777777" w:rsidR="004E21BB" w:rsidRDefault="004E21BB"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311331ED" w14:textId="4C549EA5" w:rsidR="0006361C" w:rsidRPr="009D483D"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483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sample size in Excel.</w:t>
      </w:r>
    </w:p>
    <w:p w14:paraId="655705C4" w14:textId="77777777" w:rsidR="00375720" w:rsidRPr="00375720" w:rsidRDefault="00375720" w:rsidP="00375720"/>
    <w:p w14:paraId="486F13EF" w14:textId="77777777" w:rsidR="0006361C" w:rsidRDefault="0006361C" w:rsidP="0006361C">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685C928F" w14:textId="5C22BB92" w:rsidR="0006361C" w:rsidRPr="00936150" w:rsidRDefault="00375720" w:rsidP="00936150">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nherit" w:hAnsi="inherit" w:cs="Arial"/>
          <w:noProof/>
          <w:color w:val="777777"/>
          <w:sz w:val="20"/>
          <w:szCs w:val="20"/>
        </w:rPr>
        <w:lastRenderedPageBreak/>
        <w:drawing>
          <wp:inline distT="0" distB="0" distL="0" distR="0" wp14:anchorId="3B82B4D1" wp14:editId="54B55A43">
            <wp:extent cx="4572000" cy="3429000"/>
            <wp:effectExtent l="0" t="0" r="0" b="0"/>
            <wp:docPr id="41" name="Video 41">
              <a:hlinkClick xmlns:a="http://schemas.openxmlformats.org/drawingml/2006/main" r:id="rId7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deo 41">
                      <a:hlinkClick r:id="rId754"/>
                    </pic:cNvPr>
                    <pic:cNvPicPr/>
                  </pic:nvPicPr>
                  <pic:blipFill>
                    <a:blip r:embed="rId75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5XrJcFmbpW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0CB52C6" w14:textId="77777777" w:rsidR="00936150" w:rsidRDefault="00936150"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26F76E1" w14:textId="147893D0" w:rsidR="0006361C" w:rsidRPr="00936150"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615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use Excel Sampling to find a Sample</w:t>
      </w:r>
    </w:p>
    <w:p w14:paraId="4DC18169" w14:textId="77777777" w:rsidR="00375720" w:rsidRPr="00375720" w:rsidRDefault="00375720" w:rsidP="00375720"/>
    <w:p w14:paraId="4930640A" w14:textId="138E7CF4" w:rsidR="0006361C" w:rsidRPr="00936150"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936150">
        <w:rPr>
          <w:rFonts w:ascii="Arial" w:hAnsi="Arial" w:cs="Arial"/>
          <w:color w:val="777777"/>
          <w:sz w:val="22"/>
          <w:szCs w:val="20"/>
        </w:rPr>
        <w:t>If you have a set of data and you know your sample size, you can use Excel’s </w:t>
      </w:r>
      <w:hyperlink r:id="rId756" w:tgtFrame="_blank" w:history="1">
        <w:r w:rsidRPr="00936150">
          <w:rPr>
            <w:rStyle w:val="Hyperlink"/>
            <w:rFonts w:ascii="inherit" w:eastAsiaTheme="majorEastAsia" w:hAnsi="inherit" w:cs="Arial"/>
            <w:color w:val="05A9C5"/>
            <w:sz w:val="22"/>
            <w:szCs w:val="20"/>
            <w:bdr w:val="none" w:sz="0" w:space="0" w:color="auto" w:frame="1"/>
          </w:rPr>
          <w:t xml:space="preserve">Data Analysis </w:t>
        </w:r>
        <w:proofErr w:type="spellStart"/>
        <w:r w:rsidRPr="00936150">
          <w:rPr>
            <w:rStyle w:val="Hyperlink"/>
            <w:rFonts w:ascii="inherit" w:eastAsiaTheme="majorEastAsia" w:hAnsi="inherit" w:cs="Arial"/>
            <w:color w:val="05A9C5"/>
            <w:sz w:val="22"/>
            <w:szCs w:val="20"/>
            <w:bdr w:val="none" w:sz="0" w:space="0" w:color="auto" w:frame="1"/>
          </w:rPr>
          <w:t>toolpak</w:t>
        </w:r>
        <w:proofErr w:type="spellEnd"/>
      </w:hyperlink>
      <w:r w:rsidRPr="00936150">
        <w:rPr>
          <w:rFonts w:ascii="Arial" w:hAnsi="Arial" w:cs="Arial"/>
          <w:color w:val="777777"/>
          <w:sz w:val="22"/>
          <w:szCs w:val="20"/>
        </w:rPr>
        <w:t> to select either a periodic sample or a random sample. A </w:t>
      </w:r>
      <w:hyperlink r:id="rId757" w:history="1">
        <w:r w:rsidRPr="00936150">
          <w:rPr>
            <w:rStyle w:val="Hyperlink"/>
            <w:rFonts w:ascii="inherit" w:eastAsiaTheme="majorEastAsia" w:hAnsi="inherit" w:cs="Arial"/>
            <w:color w:val="05A9C5"/>
            <w:sz w:val="22"/>
            <w:szCs w:val="20"/>
            <w:bdr w:val="none" w:sz="0" w:space="0" w:color="auto" w:frame="1"/>
          </w:rPr>
          <w:t>random sample</w:t>
        </w:r>
      </w:hyperlink>
      <w:r w:rsidRPr="00936150">
        <w:rPr>
          <w:rFonts w:ascii="Arial" w:hAnsi="Arial" w:cs="Arial"/>
          <w:color w:val="777777"/>
          <w:sz w:val="22"/>
          <w:szCs w:val="20"/>
        </w:rPr>
        <w:t> is just that — randomly selected from your data set. A periodic sample (also called a </w:t>
      </w:r>
      <w:hyperlink r:id="rId758" w:history="1">
        <w:r w:rsidRPr="00936150">
          <w:rPr>
            <w:rStyle w:val="Hyperlink"/>
            <w:rFonts w:ascii="inherit" w:eastAsiaTheme="majorEastAsia" w:hAnsi="inherit" w:cs="Arial"/>
            <w:color w:val="05A9C5"/>
            <w:sz w:val="22"/>
            <w:szCs w:val="20"/>
            <w:bdr w:val="none" w:sz="0" w:space="0" w:color="auto" w:frame="1"/>
          </w:rPr>
          <w:t>systematic sample</w:t>
        </w:r>
      </w:hyperlink>
      <w:r w:rsidRPr="00936150">
        <w:rPr>
          <w:rFonts w:ascii="Arial" w:hAnsi="Arial" w:cs="Arial"/>
          <w:color w:val="777777"/>
          <w:sz w:val="22"/>
          <w:szCs w:val="20"/>
        </w:rPr>
        <w:t>) is where Excel chooses the nth data item to include in your sample. For example, if you wanted to choose every 5th number from the following list: 4, 5, 6, 7, 8, 9, 10, 11, 12, 13, 14, Excel would return 8 and 13 (the 5th and 10th numbers in order).</w:t>
      </w:r>
    </w:p>
    <w:p w14:paraId="5C5C4E04" w14:textId="77777777" w:rsidR="00375720" w:rsidRPr="00936150"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607AA65A" w14:textId="5C29E431" w:rsidR="0006361C" w:rsidRPr="00936150"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936150">
        <w:rPr>
          <w:rFonts w:ascii="Arial" w:hAnsi="Arial" w:cs="Arial"/>
          <w:color w:val="777777"/>
          <w:sz w:val="22"/>
          <w:szCs w:val="20"/>
        </w:rPr>
        <w:t>If you don’t know what sample size you need, calculate it before using the Data Analysis tool (using the methods outlined at the top of this article). The Data Analysis tool can help you extract a sample, but </w:t>
      </w:r>
      <w:r w:rsidRPr="00936150">
        <w:rPr>
          <w:rStyle w:val="Strong"/>
          <w:rFonts w:ascii="inherit" w:hAnsi="inherit" w:cs="Arial"/>
          <w:color w:val="777777"/>
          <w:sz w:val="22"/>
          <w:szCs w:val="20"/>
          <w:bdr w:val="none" w:sz="0" w:space="0" w:color="auto" w:frame="1"/>
        </w:rPr>
        <w:t>it can’t help you decide on the size</w:t>
      </w:r>
      <w:r w:rsidRPr="00936150">
        <w:rPr>
          <w:rFonts w:ascii="Arial" w:hAnsi="Arial" w:cs="Arial"/>
          <w:color w:val="777777"/>
          <w:sz w:val="22"/>
          <w:szCs w:val="20"/>
        </w:rPr>
        <w:t>. Why? There are many “human” factors that go into selecting a sample size including budget, prior research (you can use a sample size from previous research</w:t>
      </w:r>
      <w:proofErr w:type="gramStart"/>
      <w:r w:rsidRPr="00936150">
        <w:rPr>
          <w:rFonts w:ascii="Arial" w:hAnsi="Arial" w:cs="Arial"/>
          <w:color w:val="777777"/>
          <w:sz w:val="22"/>
          <w:szCs w:val="20"/>
        </w:rPr>
        <w:t>)</w:t>
      </w:r>
      <w:proofErr w:type="gramEnd"/>
      <w:r w:rsidRPr="00936150">
        <w:rPr>
          <w:rFonts w:ascii="Arial" w:hAnsi="Arial" w:cs="Arial"/>
          <w:color w:val="777777"/>
          <w:sz w:val="22"/>
          <w:szCs w:val="20"/>
        </w:rPr>
        <w:t xml:space="preserve"> and tables constructed from previous research.</w:t>
      </w:r>
    </w:p>
    <w:p w14:paraId="4E24057D" w14:textId="77777777" w:rsidR="00375720" w:rsidRDefault="00375720"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5C4CB8EA" w14:textId="56F37682" w:rsidR="0006361C" w:rsidRPr="00936150" w:rsidRDefault="0006361C" w:rsidP="0006361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615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use Excel Sampling to find a Sample: Steps</w:t>
      </w:r>
    </w:p>
    <w:p w14:paraId="55163ADB" w14:textId="77777777" w:rsidR="00375720" w:rsidRPr="00B03706" w:rsidRDefault="00375720" w:rsidP="00375720">
      <w:pPr>
        <w:rPr>
          <w:sz w:val="24"/>
        </w:rPr>
      </w:pPr>
    </w:p>
    <w:p w14:paraId="065ECA45" w14:textId="50DCD766"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1: </w:t>
      </w:r>
      <w:r w:rsidRPr="00B03706">
        <w:rPr>
          <w:rFonts w:ascii="Arial" w:hAnsi="Arial" w:cs="Arial"/>
          <w:color w:val="777777"/>
          <w:sz w:val="22"/>
          <w:szCs w:val="20"/>
        </w:rPr>
        <w:t>Enter your data items into Excel. You can enter your data into rows or columns. Ensure the rows and columns are even; for example, enter data into column A to cell 12 and column B to cell 12.</w:t>
      </w:r>
    </w:p>
    <w:p w14:paraId="434036DA"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39F754F4" w14:textId="77777777" w:rsidR="00375720"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2: </w:t>
      </w:r>
      <w:r w:rsidRPr="00B03706">
        <w:rPr>
          <w:rFonts w:ascii="Arial" w:hAnsi="Arial" w:cs="Arial"/>
          <w:color w:val="777777"/>
          <w:sz w:val="22"/>
          <w:szCs w:val="20"/>
        </w:rPr>
        <w:t>Click “Data” and then click “Data Analysis.” If you don’t see Data Analysis on your toolbar, </w:t>
      </w:r>
      <w:hyperlink r:id="rId759" w:history="1">
        <w:r w:rsidRPr="00B03706">
          <w:rPr>
            <w:rStyle w:val="Hyperlink"/>
            <w:rFonts w:ascii="inherit" w:eastAsiaTheme="majorEastAsia" w:hAnsi="inherit" w:cs="Arial"/>
            <w:color w:val="05A9C5"/>
            <w:sz w:val="22"/>
            <w:szCs w:val="20"/>
            <w:bdr w:val="none" w:sz="0" w:space="0" w:color="auto" w:frame="1"/>
          </w:rPr>
          <w:t xml:space="preserve">load the Data Analysis </w:t>
        </w:r>
        <w:proofErr w:type="spellStart"/>
        <w:r w:rsidRPr="00B03706">
          <w:rPr>
            <w:rStyle w:val="Hyperlink"/>
            <w:rFonts w:ascii="inherit" w:eastAsiaTheme="majorEastAsia" w:hAnsi="inherit" w:cs="Arial"/>
            <w:color w:val="05A9C5"/>
            <w:sz w:val="22"/>
            <w:szCs w:val="20"/>
            <w:bdr w:val="none" w:sz="0" w:space="0" w:color="auto" w:frame="1"/>
          </w:rPr>
          <w:t>Toolpak</w:t>
        </w:r>
        <w:proofErr w:type="spellEnd"/>
      </w:hyperlink>
    </w:p>
    <w:p w14:paraId="7D8263B2" w14:textId="11851806"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Arial" w:hAnsi="Arial" w:cs="Arial"/>
          <w:color w:val="777777"/>
          <w:sz w:val="22"/>
          <w:szCs w:val="20"/>
        </w:rPr>
        <w:t>.</w:t>
      </w:r>
    </w:p>
    <w:p w14:paraId="0E37B16F" w14:textId="6082E603"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3:</w:t>
      </w:r>
      <w:r w:rsidRPr="00B03706">
        <w:rPr>
          <w:rFonts w:ascii="Arial" w:hAnsi="Arial" w:cs="Arial"/>
          <w:color w:val="777777"/>
          <w:sz w:val="22"/>
          <w:szCs w:val="20"/>
        </w:rPr>
        <w:t> Click “Sampling” and then click “OK.”</w:t>
      </w:r>
    </w:p>
    <w:p w14:paraId="18BEE4F9"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099E95EA" w14:textId="033F19A3" w:rsidR="0006361C" w:rsidRPr="00B03706" w:rsidRDefault="0006361C" w:rsidP="0006361C">
      <w:pPr>
        <w:shd w:val="clear" w:color="auto" w:fill="FFFFFF"/>
        <w:textAlignment w:val="baseline"/>
        <w:rPr>
          <w:rFonts w:ascii="Arial" w:hAnsi="Arial" w:cs="Arial"/>
          <w:color w:val="777777"/>
          <w:szCs w:val="20"/>
        </w:rPr>
      </w:pPr>
      <w:r w:rsidRPr="00B03706">
        <w:rPr>
          <w:rFonts w:ascii="inherit" w:hAnsi="inherit" w:cs="Arial"/>
          <w:noProof/>
          <w:color w:val="05A9C5"/>
          <w:szCs w:val="20"/>
          <w:bdr w:val="none" w:sz="0" w:space="0" w:color="auto" w:frame="1"/>
        </w:rPr>
        <w:lastRenderedPageBreak/>
        <w:drawing>
          <wp:inline distT="0" distB="0" distL="0" distR="0" wp14:anchorId="6FF76537" wp14:editId="1BAAD1CB">
            <wp:extent cx="2857500" cy="1493520"/>
            <wp:effectExtent l="0" t="0" r="0" b="0"/>
            <wp:docPr id="29" name="Picture 29" descr="excel sampling.">
              <a:hlinkClick xmlns:a="http://schemas.openxmlformats.org/drawingml/2006/main" r:id="rId7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 sampling.">
                      <a:hlinkClick r:id="rId760"/>
                    </pic:cNvPr>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2857500" cy="1493520"/>
                    </a:xfrm>
                    <a:prstGeom prst="rect">
                      <a:avLst/>
                    </a:prstGeom>
                    <a:noFill/>
                    <a:ln>
                      <a:noFill/>
                    </a:ln>
                  </pic:spPr>
                </pic:pic>
              </a:graphicData>
            </a:graphic>
          </wp:inline>
        </w:drawing>
      </w:r>
    </w:p>
    <w:p w14:paraId="23E9FA64" w14:textId="77777777" w:rsidR="0006361C" w:rsidRPr="00B03706" w:rsidRDefault="0006361C" w:rsidP="0006361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2"/>
          <w:szCs w:val="20"/>
        </w:rPr>
      </w:pPr>
      <w:r w:rsidRPr="00B03706">
        <w:rPr>
          <w:rFonts w:ascii="inherit" w:hAnsi="inherit" w:cs="Arial"/>
          <w:i/>
          <w:iCs/>
          <w:color w:val="777777"/>
          <w:sz w:val="22"/>
          <w:szCs w:val="20"/>
        </w:rPr>
        <w:t xml:space="preserve">Data </w:t>
      </w:r>
      <w:proofErr w:type="gramStart"/>
      <w:r w:rsidRPr="00B03706">
        <w:rPr>
          <w:rFonts w:ascii="inherit" w:hAnsi="inherit" w:cs="Arial"/>
          <w:i/>
          <w:iCs/>
          <w:color w:val="777777"/>
          <w:sz w:val="22"/>
          <w:szCs w:val="20"/>
        </w:rPr>
        <w:t>entered into</w:t>
      </w:r>
      <w:proofErr w:type="gramEnd"/>
      <w:r w:rsidRPr="00B03706">
        <w:rPr>
          <w:rFonts w:ascii="inherit" w:hAnsi="inherit" w:cs="Arial"/>
          <w:i/>
          <w:iCs/>
          <w:color w:val="777777"/>
          <w:sz w:val="22"/>
          <w:szCs w:val="20"/>
        </w:rPr>
        <w:t xml:space="preserve"> a worksheet for Excel sampling: the rows and columns are even.</w:t>
      </w:r>
    </w:p>
    <w:p w14:paraId="3B2E6852"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623793A3" w14:textId="410D6D7F"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4: </w:t>
      </w:r>
      <w:r w:rsidRPr="00B03706">
        <w:rPr>
          <w:rFonts w:ascii="Arial" w:hAnsi="Arial" w:cs="Arial"/>
          <w:color w:val="777777"/>
          <w:sz w:val="22"/>
          <w:szCs w:val="20"/>
        </w:rPr>
        <w:t>Click in the Input Range box and then select your entire data set.</w:t>
      </w:r>
    </w:p>
    <w:p w14:paraId="61BD9517" w14:textId="77777777" w:rsidR="00375720" w:rsidRPr="00B03706" w:rsidRDefault="00375720" w:rsidP="0006361C">
      <w:pPr>
        <w:pStyle w:val="NormalWeb"/>
        <w:shd w:val="clear" w:color="auto" w:fill="FFFFFF"/>
        <w:spacing w:before="0" w:beforeAutospacing="0" w:after="0" w:afterAutospacing="0"/>
        <w:textAlignment w:val="baseline"/>
        <w:rPr>
          <w:rFonts w:ascii="Arial" w:hAnsi="Arial" w:cs="Arial"/>
          <w:color w:val="777777"/>
          <w:sz w:val="22"/>
          <w:szCs w:val="20"/>
        </w:rPr>
      </w:pPr>
    </w:p>
    <w:p w14:paraId="0927AEBB" w14:textId="77777777"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5: </w:t>
      </w:r>
      <w:r w:rsidRPr="00B03706">
        <w:rPr>
          <w:rFonts w:ascii="Arial" w:hAnsi="Arial" w:cs="Arial"/>
          <w:color w:val="777777"/>
          <w:sz w:val="22"/>
          <w:szCs w:val="20"/>
        </w:rPr>
        <w:t>Click either “Periodic Sampling” or “Random Sampling.” If you choose periodic, enter the nth number (i.e. every 5) and if you choose random sampling, enter the sample size.</w:t>
      </w:r>
    </w:p>
    <w:p w14:paraId="7E26AE62"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5266FF98" w14:textId="7E64DAB1"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6: </w:t>
      </w:r>
      <w:r w:rsidRPr="00B03706">
        <w:rPr>
          <w:rFonts w:ascii="Arial" w:hAnsi="Arial" w:cs="Arial"/>
          <w:color w:val="777777"/>
          <w:sz w:val="22"/>
          <w:szCs w:val="20"/>
        </w:rPr>
        <w:t>Choose an output range. For example, click the “New Worksheet” button and Excel will return the sample in a new worksheet.</w:t>
      </w:r>
    </w:p>
    <w:p w14:paraId="7E8FCFFE" w14:textId="77777777" w:rsidR="00375720" w:rsidRPr="00B03706" w:rsidRDefault="00375720" w:rsidP="0006361C">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546844E2" w14:textId="2CFCEFFF" w:rsidR="0006361C" w:rsidRPr="00B03706" w:rsidRDefault="0006361C" w:rsidP="0006361C">
      <w:pPr>
        <w:pStyle w:val="NormalWeb"/>
        <w:shd w:val="clear" w:color="auto" w:fill="FFFFFF"/>
        <w:spacing w:before="0" w:beforeAutospacing="0" w:after="0" w:afterAutospacing="0"/>
        <w:textAlignment w:val="baseline"/>
        <w:rPr>
          <w:rFonts w:ascii="Arial" w:hAnsi="Arial" w:cs="Arial"/>
          <w:color w:val="777777"/>
          <w:sz w:val="22"/>
          <w:szCs w:val="20"/>
        </w:rPr>
      </w:pPr>
      <w:r w:rsidRPr="00B03706">
        <w:rPr>
          <w:rFonts w:ascii="inherit" w:hAnsi="inherit" w:cs="Arial"/>
          <w:color w:val="0000FF"/>
          <w:sz w:val="22"/>
          <w:szCs w:val="20"/>
          <w:bdr w:val="none" w:sz="0" w:space="0" w:color="auto" w:frame="1"/>
        </w:rPr>
        <w:t>Step 7: </w:t>
      </w:r>
      <w:r w:rsidRPr="00B03706">
        <w:rPr>
          <w:rFonts w:ascii="Arial" w:hAnsi="Arial" w:cs="Arial"/>
          <w:color w:val="777777"/>
          <w:sz w:val="22"/>
          <w:szCs w:val="20"/>
        </w:rPr>
        <w:t>Click “OK.”</w:t>
      </w:r>
    </w:p>
    <w:p w14:paraId="3F2763B3" w14:textId="06A8DE94" w:rsidR="0006361C" w:rsidRDefault="0006361C" w:rsidP="0006361C">
      <w:pPr>
        <w:pStyle w:val="NormalWeb"/>
        <w:shd w:val="clear" w:color="auto" w:fill="FFFFFF"/>
        <w:spacing w:before="0" w:beforeAutospacing="0" w:after="0" w:afterAutospacing="0"/>
        <w:textAlignment w:val="baseline"/>
        <w:rPr>
          <w:rStyle w:val="Emphasis"/>
          <w:rFonts w:ascii="inherit" w:hAnsi="inherit" w:cs="Arial"/>
          <w:color w:val="777777"/>
          <w:sz w:val="20"/>
          <w:szCs w:val="20"/>
          <w:bdr w:val="none" w:sz="0" w:space="0" w:color="auto" w:frame="1"/>
        </w:rPr>
      </w:pPr>
      <w:r>
        <w:rPr>
          <w:rStyle w:val="Emphasis"/>
          <w:rFonts w:ascii="inherit" w:hAnsi="inherit" w:cs="Arial"/>
          <w:color w:val="777777"/>
          <w:sz w:val="20"/>
          <w:szCs w:val="20"/>
          <w:bdr w:val="none" w:sz="0" w:space="0" w:color="auto" w:frame="1"/>
        </w:rPr>
        <w:t>That’s it!</w:t>
      </w:r>
    </w:p>
    <w:p w14:paraId="176F8838" w14:textId="2CC98584" w:rsidR="00CB6052" w:rsidRDefault="00CB6052" w:rsidP="0006361C">
      <w:pPr>
        <w:pStyle w:val="NormalWeb"/>
        <w:shd w:val="clear" w:color="auto" w:fill="FFFFFF"/>
        <w:spacing w:before="0" w:beforeAutospacing="0" w:after="0" w:afterAutospacing="0"/>
        <w:textAlignment w:val="baseline"/>
        <w:rPr>
          <w:rStyle w:val="Emphasis"/>
          <w:rFonts w:ascii="inherit" w:hAnsi="inherit" w:cs="Arial"/>
          <w:color w:val="777777"/>
          <w:sz w:val="20"/>
          <w:szCs w:val="20"/>
          <w:bdr w:val="none" w:sz="0" w:space="0" w:color="auto" w:frame="1"/>
        </w:rPr>
      </w:pPr>
    </w:p>
    <w:p w14:paraId="4A13E322" w14:textId="74968152" w:rsidR="00CB6052" w:rsidRDefault="00CB6052" w:rsidP="0006361C">
      <w:pPr>
        <w:pStyle w:val="NormalWeb"/>
        <w:shd w:val="clear" w:color="auto" w:fill="FFFFFF"/>
        <w:spacing w:before="0" w:beforeAutospacing="0" w:after="0" w:afterAutospacing="0"/>
        <w:textAlignment w:val="baseline"/>
        <w:rPr>
          <w:rStyle w:val="Emphasis"/>
          <w:rFonts w:ascii="inherit" w:hAnsi="inherit" w:cs="Arial"/>
          <w:color w:val="777777"/>
          <w:sz w:val="18"/>
          <w:szCs w:val="20"/>
          <w:bdr w:val="none" w:sz="0" w:space="0" w:color="auto" w:frame="1"/>
        </w:rPr>
      </w:pPr>
    </w:p>
    <w:p w14:paraId="14846687" w14:textId="77777777" w:rsidR="00EB73BA" w:rsidRPr="00D125F7" w:rsidRDefault="00EB73BA" w:rsidP="00D125F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5" w:name="Data_Collection_Methods"/>
      <w:bookmarkEnd w:id="25"/>
      <w:r w:rsidRPr="00D125F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Collection Methods</w:t>
      </w:r>
    </w:p>
    <w:p w14:paraId="4F0C27B8" w14:textId="136D1F1C"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25F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Collection Methods: General Categories</w:t>
      </w:r>
    </w:p>
    <w:p w14:paraId="205CA8B2" w14:textId="77777777" w:rsidR="00EB73BA" w:rsidRPr="00D125F7" w:rsidRDefault="00EB73BA" w:rsidP="00EB73BA">
      <w:pPr>
        <w:pStyle w:val="NormalWeb"/>
        <w:shd w:val="clear" w:color="auto" w:fill="FFFFFF"/>
        <w:spacing w:before="0" w:beforeAutospacing="0" w:after="225" w:afterAutospacing="0"/>
        <w:textAlignment w:val="baseline"/>
        <w:rPr>
          <w:rFonts w:ascii="inherit" w:hAnsi="inherit" w:cs="Arial"/>
          <w:color w:val="777777"/>
          <w:szCs w:val="20"/>
        </w:rPr>
      </w:pPr>
      <w:r w:rsidRPr="00D125F7">
        <w:rPr>
          <w:rFonts w:ascii="inherit" w:hAnsi="inherit" w:cs="Arial"/>
          <w:color w:val="777777"/>
          <w:szCs w:val="20"/>
        </w:rPr>
        <w:t>Data collection methods fall into four general categories:</w:t>
      </w:r>
    </w:p>
    <w:p w14:paraId="7465080B" w14:textId="1CFC1505"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 </w:t>
      </w:r>
      <w:hyperlink r:id="rId762" w:history="1">
        <w:r w:rsidRPr="00D125F7">
          <w:rPr>
            <w:rStyle w:val="Strong"/>
            <w:rFonts w:ascii="inherit" w:hAnsi="inherit" w:cs="Arial"/>
            <w:color w:val="777777"/>
            <w:sz w:val="24"/>
            <w:szCs w:val="20"/>
            <w:bdr w:val="none" w:sz="0" w:space="0" w:color="auto" w:frame="1"/>
          </w:rPr>
          <w:t>census</w:t>
        </w:r>
      </w:hyperlink>
      <w:r w:rsidRPr="00D125F7">
        <w:rPr>
          <w:rFonts w:ascii="inherit" w:hAnsi="inherit" w:cs="Arial"/>
          <w:color w:val="777777"/>
          <w:sz w:val="24"/>
          <w:szCs w:val="20"/>
        </w:rPr>
        <w:t> is a survey of a whole </w:t>
      </w:r>
      <w:hyperlink r:id="rId763" w:history="1">
        <w:r w:rsidRPr="00D125F7">
          <w:rPr>
            <w:rStyle w:val="Hyperlink"/>
            <w:rFonts w:ascii="inherit" w:hAnsi="inherit" w:cs="Arial"/>
            <w:color w:val="777777"/>
            <w:sz w:val="24"/>
            <w:szCs w:val="20"/>
            <w:bdr w:val="none" w:sz="0" w:space="0" w:color="auto" w:frame="1"/>
          </w:rPr>
          <w:t>population</w:t>
        </w:r>
      </w:hyperlink>
      <w:r w:rsidRPr="00D125F7">
        <w:rPr>
          <w:rFonts w:ascii="inherit" w:hAnsi="inherit" w:cs="Arial"/>
          <w:color w:val="777777"/>
          <w:sz w:val="24"/>
          <w:szCs w:val="20"/>
        </w:rPr>
        <w:t>. For example, the </w:t>
      </w:r>
      <w:hyperlink r:id="rId764" w:tgtFrame="_blank" w:history="1">
        <w:r w:rsidRPr="00D125F7">
          <w:rPr>
            <w:rStyle w:val="Hyperlink"/>
            <w:rFonts w:ascii="inherit" w:hAnsi="inherit" w:cs="Arial"/>
            <w:color w:val="777777"/>
            <w:sz w:val="24"/>
            <w:szCs w:val="20"/>
            <w:bdr w:val="none" w:sz="0" w:space="0" w:color="auto" w:frame="1"/>
          </w:rPr>
          <w:t>U.S. Census</w:t>
        </w:r>
      </w:hyperlink>
      <w:r w:rsidRPr="00D125F7">
        <w:rPr>
          <w:rFonts w:ascii="inherit" w:hAnsi="inherit" w:cs="Arial"/>
          <w:color w:val="777777"/>
          <w:sz w:val="24"/>
          <w:szCs w:val="20"/>
        </w:rPr>
        <w:t>. Censuses can be very expensive and time-consuming, if the population is large.</w:t>
      </w:r>
    </w:p>
    <w:p w14:paraId="0DBF247B" w14:textId="77777777" w:rsidR="00D125F7" w:rsidRPr="00D125F7" w:rsidRDefault="00D125F7" w:rsidP="00D125F7">
      <w:pPr>
        <w:shd w:val="clear" w:color="auto" w:fill="FFFFFF"/>
        <w:spacing w:after="0" w:line="240" w:lineRule="auto"/>
        <w:ind w:left="450"/>
        <w:textAlignment w:val="baseline"/>
        <w:rPr>
          <w:rFonts w:ascii="inherit" w:hAnsi="inherit" w:cs="Arial"/>
          <w:color w:val="777777"/>
          <w:sz w:val="24"/>
          <w:szCs w:val="20"/>
        </w:rPr>
      </w:pPr>
    </w:p>
    <w:p w14:paraId="62F28667" w14:textId="5C220A95" w:rsidR="00EB73BA" w:rsidRPr="00D125F7"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 </w:t>
      </w:r>
      <w:hyperlink r:id="rId765" w:history="1">
        <w:r w:rsidRPr="00D125F7">
          <w:rPr>
            <w:rStyle w:val="Hyperlink"/>
            <w:rFonts w:ascii="inherit" w:hAnsi="inherit" w:cs="Arial"/>
            <w:b/>
            <w:bCs/>
            <w:color w:val="777777"/>
            <w:sz w:val="24"/>
            <w:szCs w:val="20"/>
            <w:bdr w:val="none" w:sz="0" w:space="0" w:color="auto" w:frame="1"/>
          </w:rPr>
          <w:t>sample survey</w:t>
        </w:r>
      </w:hyperlink>
      <w:r w:rsidRPr="00D125F7">
        <w:rPr>
          <w:rFonts w:ascii="inherit" w:hAnsi="inherit" w:cs="Arial"/>
          <w:color w:val="777777"/>
          <w:sz w:val="24"/>
          <w:szCs w:val="20"/>
        </w:rPr>
        <w:t xml:space="preserve"> takes a fraction of the population. Sample surveys are cheaper than </w:t>
      </w:r>
      <w:proofErr w:type="gramStart"/>
      <w:r w:rsidRPr="00D125F7">
        <w:rPr>
          <w:rFonts w:ascii="inherit" w:hAnsi="inherit" w:cs="Arial"/>
          <w:color w:val="777777"/>
          <w:sz w:val="24"/>
          <w:szCs w:val="20"/>
        </w:rPr>
        <w:t>censuses, but</w:t>
      </w:r>
      <w:proofErr w:type="gramEnd"/>
      <w:r w:rsidRPr="00D125F7">
        <w:rPr>
          <w:rFonts w:ascii="inherit" w:hAnsi="inherit" w:cs="Arial"/>
          <w:color w:val="777777"/>
          <w:sz w:val="24"/>
          <w:szCs w:val="20"/>
        </w:rPr>
        <w:t xml:space="preserve"> are not as accurate. </w:t>
      </w:r>
      <w:hyperlink r:id="rId766" w:tgtFrame="_blank" w:history="1">
        <w:r w:rsidRPr="00D125F7">
          <w:rPr>
            <w:rStyle w:val="Hyperlink"/>
            <w:rFonts w:ascii="inherit" w:hAnsi="inherit" w:cs="Arial"/>
            <w:color w:val="777777"/>
            <w:sz w:val="24"/>
            <w:szCs w:val="20"/>
            <w:bdr w:val="none" w:sz="0" w:space="0" w:color="auto" w:frame="1"/>
          </w:rPr>
          <w:t>Bias </w:t>
        </w:r>
      </w:hyperlink>
      <w:r w:rsidRPr="00D125F7">
        <w:rPr>
          <w:rFonts w:ascii="inherit" w:hAnsi="inherit" w:cs="Arial"/>
          <w:color w:val="777777"/>
          <w:sz w:val="24"/>
          <w:szCs w:val="20"/>
        </w:rPr>
        <w:t>can also be an issue.</w:t>
      </w:r>
      <w:r w:rsidR="009027CC">
        <w:rPr>
          <w:rFonts w:ascii="inherit" w:hAnsi="inherit" w:cs="Arial"/>
          <w:color w:val="777777"/>
          <w:sz w:val="24"/>
          <w:szCs w:val="20"/>
        </w:rPr>
        <w:t xml:space="preserve"> </w:t>
      </w:r>
      <w:r w:rsidR="009027CC" w:rsidRPr="009027CC">
        <w:rPr>
          <w:rFonts w:ascii="inherit" w:hAnsi="inherit" w:cs="Arial"/>
          <w:color w:val="777777"/>
          <w:sz w:val="24"/>
          <w:szCs w:val="20"/>
        </w:rPr>
        <w:t>Survey sampling is selecting members from a target population to be in a </w:t>
      </w:r>
      <w:hyperlink r:id="rId767" w:history="1">
        <w:r w:rsidR="009027CC" w:rsidRPr="009027CC">
          <w:rPr>
            <w:rFonts w:ascii="inherit" w:hAnsi="inherit"/>
            <w:color w:val="777777"/>
            <w:sz w:val="24"/>
          </w:rPr>
          <w:t>sample </w:t>
        </w:r>
      </w:hyperlink>
      <w:r w:rsidR="009027CC" w:rsidRPr="009027CC">
        <w:rPr>
          <w:rFonts w:ascii="inherit" w:hAnsi="inherit" w:cs="Arial"/>
          <w:color w:val="777777"/>
          <w:sz w:val="24"/>
          <w:szCs w:val="20"/>
        </w:rPr>
        <w:t>for a sample survey. Usually the survey is some type of questionnaire (i.e. in-person, phone or internet</w:t>
      </w:r>
      <w:r w:rsidR="009027CC" w:rsidRPr="009027CC">
        <w:rPr>
          <w:rFonts w:ascii="Arial" w:hAnsi="Arial" w:cs="Arial"/>
          <w:color w:val="777777"/>
          <w:szCs w:val="20"/>
          <w:shd w:val="clear" w:color="auto" w:fill="FFFFFF"/>
        </w:rPr>
        <w:t xml:space="preserve"> survey)</w:t>
      </w:r>
      <w:r w:rsidR="009027CC">
        <w:rPr>
          <w:rFonts w:ascii="Arial" w:hAnsi="Arial" w:cs="Arial"/>
          <w:color w:val="777777"/>
          <w:sz w:val="20"/>
          <w:szCs w:val="20"/>
          <w:shd w:val="clear" w:color="auto" w:fill="FFFFFF"/>
        </w:rPr>
        <w:t>.</w:t>
      </w:r>
    </w:p>
    <w:p w14:paraId="0916A481" w14:textId="77777777" w:rsidR="00D125F7" w:rsidRDefault="00D125F7" w:rsidP="00D125F7">
      <w:pPr>
        <w:shd w:val="clear" w:color="auto" w:fill="FFFFFF"/>
        <w:spacing w:after="0" w:line="240" w:lineRule="auto"/>
        <w:ind w:left="450"/>
        <w:textAlignment w:val="baseline"/>
        <w:rPr>
          <w:rFonts w:ascii="inherit" w:hAnsi="inherit" w:cs="Arial"/>
          <w:color w:val="777777"/>
          <w:sz w:val="24"/>
          <w:szCs w:val="20"/>
        </w:rPr>
      </w:pPr>
    </w:p>
    <w:p w14:paraId="0D1B19BA" w14:textId="44B1B01F"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An </w:t>
      </w:r>
      <w:r w:rsidRPr="00D125F7">
        <w:rPr>
          <w:rStyle w:val="Strong"/>
          <w:rFonts w:ascii="inherit" w:hAnsi="inherit" w:cs="Arial"/>
          <w:color w:val="777777"/>
          <w:sz w:val="24"/>
          <w:szCs w:val="20"/>
          <w:bdr w:val="none" w:sz="0" w:space="0" w:color="auto" w:frame="1"/>
        </w:rPr>
        <w:t>experiment </w:t>
      </w:r>
      <w:r w:rsidRPr="00D125F7">
        <w:rPr>
          <w:rFonts w:ascii="inherit" w:hAnsi="inherit" w:cs="Arial"/>
          <w:color w:val="777777"/>
          <w:sz w:val="24"/>
          <w:szCs w:val="20"/>
        </w:rPr>
        <w:t>is a controlled study of a group. Experiments are very common in the medical fields. The researcher controls how members are placed study groups and which treatment each group receives. </w:t>
      </w:r>
      <w:hyperlink r:id="rId768" w:tgtFrame="_blank" w:history="1">
        <w:r w:rsidRPr="00D125F7">
          <w:rPr>
            <w:rStyle w:val="Hyperlink"/>
            <w:rFonts w:ascii="inherit" w:hAnsi="inherit" w:cs="Arial"/>
            <w:color w:val="777777"/>
            <w:sz w:val="24"/>
            <w:szCs w:val="20"/>
            <w:bdr w:val="none" w:sz="0" w:space="0" w:color="auto" w:frame="1"/>
          </w:rPr>
          <w:t>Bias</w:t>
        </w:r>
      </w:hyperlink>
      <w:r w:rsidRPr="00D125F7">
        <w:rPr>
          <w:rFonts w:ascii="inherit" w:hAnsi="inherit" w:cs="Arial"/>
          <w:color w:val="777777"/>
          <w:sz w:val="24"/>
          <w:szCs w:val="20"/>
        </w:rPr>
        <w:t> can be a major issue with experiments.</w:t>
      </w:r>
    </w:p>
    <w:p w14:paraId="6FBE6522" w14:textId="77777777" w:rsidR="00D125F7" w:rsidRPr="00D125F7" w:rsidRDefault="00D125F7" w:rsidP="00D125F7">
      <w:pPr>
        <w:shd w:val="clear" w:color="auto" w:fill="FFFFFF"/>
        <w:spacing w:after="0" w:line="240" w:lineRule="auto"/>
        <w:textAlignment w:val="baseline"/>
        <w:rPr>
          <w:rFonts w:ascii="inherit" w:hAnsi="inherit" w:cs="Arial"/>
          <w:color w:val="777777"/>
          <w:sz w:val="24"/>
          <w:szCs w:val="20"/>
        </w:rPr>
      </w:pPr>
    </w:p>
    <w:p w14:paraId="63B6B528" w14:textId="4630F6E8" w:rsidR="00EB73BA" w:rsidRDefault="00EB73BA" w:rsidP="00C075BE">
      <w:pPr>
        <w:numPr>
          <w:ilvl w:val="0"/>
          <w:numId w:val="34"/>
        </w:numPr>
        <w:shd w:val="clear" w:color="auto" w:fill="FFFFFF"/>
        <w:spacing w:after="0" w:line="240" w:lineRule="auto"/>
        <w:ind w:left="450"/>
        <w:textAlignment w:val="baseline"/>
        <w:rPr>
          <w:rFonts w:ascii="inherit" w:hAnsi="inherit" w:cs="Arial"/>
          <w:color w:val="777777"/>
          <w:sz w:val="24"/>
          <w:szCs w:val="20"/>
        </w:rPr>
      </w:pPr>
      <w:r w:rsidRPr="00D125F7">
        <w:rPr>
          <w:rFonts w:ascii="inherit" w:hAnsi="inherit" w:cs="Arial"/>
          <w:color w:val="777777"/>
          <w:sz w:val="24"/>
          <w:szCs w:val="20"/>
        </w:rPr>
        <w:t>An </w:t>
      </w:r>
      <w:hyperlink r:id="rId769" w:anchor="Observational" w:history="1">
        <w:r w:rsidRPr="00D125F7">
          <w:rPr>
            <w:rStyle w:val="Hyperlink"/>
            <w:rFonts w:ascii="inherit" w:hAnsi="inherit" w:cs="Arial"/>
            <w:b/>
            <w:bCs/>
            <w:color w:val="777777"/>
            <w:sz w:val="24"/>
            <w:szCs w:val="20"/>
            <w:bdr w:val="none" w:sz="0" w:space="0" w:color="auto" w:frame="1"/>
          </w:rPr>
          <w:t>observational study</w:t>
        </w:r>
      </w:hyperlink>
      <w:r w:rsidRPr="00D125F7">
        <w:rPr>
          <w:rStyle w:val="Strong"/>
          <w:rFonts w:ascii="inherit" w:hAnsi="inherit" w:cs="Arial"/>
          <w:color w:val="777777"/>
          <w:sz w:val="24"/>
          <w:szCs w:val="20"/>
          <w:bdr w:val="none" w:sz="0" w:space="0" w:color="auto" w:frame="1"/>
        </w:rPr>
        <w:t> </w:t>
      </w:r>
      <w:r w:rsidRPr="00D125F7">
        <w:rPr>
          <w:rFonts w:ascii="inherit" w:hAnsi="inherit" w:cs="Arial"/>
          <w:color w:val="777777"/>
          <w:sz w:val="24"/>
          <w:szCs w:val="20"/>
        </w:rPr>
        <w:t>is about the same as an experiment. However, the researcher does not use control groups or assign treatments.</w:t>
      </w:r>
    </w:p>
    <w:p w14:paraId="5679DE9C" w14:textId="77777777" w:rsidR="00D125F7" w:rsidRDefault="00D125F7" w:rsidP="00D125F7">
      <w:pPr>
        <w:pStyle w:val="ListParagraph"/>
        <w:rPr>
          <w:rFonts w:ascii="inherit" w:hAnsi="inherit" w:cs="Arial"/>
          <w:color w:val="777777"/>
          <w:sz w:val="24"/>
          <w:szCs w:val="20"/>
        </w:rPr>
      </w:pPr>
    </w:p>
    <w:p w14:paraId="5361A9FF" w14:textId="77777777" w:rsidR="00BC788F" w:rsidRDefault="00BC788F"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50AF65" w14:textId="336F6425"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788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best of the Data Collection Methods?</w:t>
      </w:r>
    </w:p>
    <w:p w14:paraId="6D5D6818" w14:textId="77777777" w:rsidR="00BC788F" w:rsidRPr="00BC788F" w:rsidRDefault="00BC788F" w:rsidP="00BC788F">
      <w:pPr>
        <w:rPr>
          <w:lang w:eastAsia="en-IN"/>
        </w:rPr>
      </w:pPr>
    </w:p>
    <w:p w14:paraId="7965BD29" w14:textId="77777777" w:rsidR="00EB73BA" w:rsidRPr="003C2338" w:rsidRDefault="00EB73BA" w:rsidP="00EB73BA">
      <w:pPr>
        <w:pStyle w:val="NormalWeb"/>
        <w:shd w:val="clear" w:color="auto" w:fill="FFFFFF"/>
        <w:spacing w:before="0" w:beforeAutospacing="0" w:after="0" w:afterAutospacing="0"/>
        <w:textAlignment w:val="baseline"/>
        <w:rPr>
          <w:rFonts w:ascii="inherit" w:hAnsi="inherit" w:cs="Arial"/>
          <w:color w:val="777777"/>
          <w:szCs w:val="20"/>
        </w:rPr>
      </w:pPr>
      <w:r w:rsidRPr="003C2338">
        <w:rPr>
          <w:rFonts w:ascii="inherit" w:hAnsi="inherit" w:cs="Arial"/>
          <w:color w:val="777777"/>
          <w:szCs w:val="20"/>
        </w:rPr>
        <w:t>There is no one “best” data collection method. Each method has its pros and cons. Which one you choose depends on what kind of data you have (i.e. </w:t>
      </w:r>
      <w:hyperlink r:id="rId770" w:history="1">
        <w:r w:rsidRPr="003C2338">
          <w:rPr>
            <w:rStyle w:val="Hyperlink"/>
            <w:rFonts w:ascii="inherit" w:eastAsiaTheme="majorEastAsia" w:hAnsi="inherit" w:cs="Arial"/>
            <w:color w:val="05A9C5"/>
            <w:szCs w:val="20"/>
            <w:bdr w:val="none" w:sz="0" w:space="0" w:color="auto" w:frame="1"/>
          </w:rPr>
          <w:t>qualitative data or quantitative data</w:t>
        </w:r>
      </w:hyperlink>
      <w:r w:rsidRPr="003C2338">
        <w:rPr>
          <w:rFonts w:ascii="inherit" w:hAnsi="inherit" w:cs="Arial"/>
          <w:color w:val="777777"/>
          <w:szCs w:val="20"/>
        </w:rPr>
        <w:t>) and which pros/cons are important for your study.</w:t>
      </w:r>
    </w:p>
    <w:p w14:paraId="4F16B751" w14:textId="505D49B3" w:rsidR="00EB73BA" w:rsidRDefault="00EB73BA" w:rsidP="00EB73BA">
      <w:pPr>
        <w:pStyle w:val="NormalWeb"/>
        <w:shd w:val="clear" w:color="auto" w:fill="FFFFFF"/>
        <w:spacing w:before="0" w:beforeAutospacing="0" w:after="0" w:afterAutospacing="0"/>
        <w:textAlignment w:val="baseline"/>
        <w:rPr>
          <w:rFonts w:ascii="inherit" w:hAnsi="inherit" w:cs="Arial"/>
          <w:color w:val="777777"/>
          <w:szCs w:val="20"/>
        </w:rPr>
      </w:pPr>
      <w:r w:rsidRPr="003C2338">
        <w:rPr>
          <w:rFonts w:ascii="inherit" w:hAnsi="inherit" w:cs="Arial"/>
          <w:color w:val="777777"/>
          <w:szCs w:val="20"/>
        </w:rPr>
        <w:t>In general, the following data collection methods work for </w:t>
      </w:r>
      <w:hyperlink r:id="rId771" w:history="1">
        <w:r w:rsidRPr="003C2338">
          <w:rPr>
            <w:rStyle w:val="Hyperlink"/>
            <w:rFonts w:ascii="inherit" w:eastAsiaTheme="majorEastAsia" w:hAnsi="inherit" w:cs="Arial"/>
            <w:color w:val="05A9C5"/>
            <w:szCs w:val="20"/>
            <w:bdr w:val="none" w:sz="0" w:space="0" w:color="auto" w:frame="1"/>
          </w:rPr>
          <w:t>qualitative research</w:t>
        </w:r>
      </w:hyperlink>
      <w:r w:rsidRPr="003C2338">
        <w:rPr>
          <w:rFonts w:ascii="inherit" w:hAnsi="inherit" w:cs="Arial"/>
          <w:color w:val="777777"/>
          <w:szCs w:val="20"/>
        </w:rPr>
        <w:t>:</w:t>
      </w:r>
    </w:p>
    <w:p w14:paraId="25E132FE" w14:textId="77777777" w:rsidR="003C2338" w:rsidRPr="003C2338" w:rsidRDefault="003C2338" w:rsidP="00EB73BA">
      <w:pPr>
        <w:pStyle w:val="NormalWeb"/>
        <w:shd w:val="clear" w:color="auto" w:fill="FFFFFF"/>
        <w:spacing w:before="0" w:beforeAutospacing="0" w:after="0" w:afterAutospacing="0"/>
        <w:textAlignment w:val="baseline"/>
        <w:rPr>
          <w:rFonts w:ascii="inherit" w:hAnsi="inherit" w:cs="Arial"/>
          <w:color w:val="777777"/>
          <w:szCs w:val="20"/>
        </w:rPr>
      </w:pPr>
    </w:p>
    <w:p w14:paraId="35838E25" w14:textId="77777777" w:rsidR="00EB73BA" w:rsidRPr="003C2338"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Document review.</w:t>
      </w:r>
    </w:p>
    <w:p w14:paraId="12F0F49D" w14:textId="77777777" w:rsidR="00EB73BA" w:rsidRPr="003C2338"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In depth interviews.</w:t>
      </w:r>
    </w:p>
    <w:p w14:paraId="40E4F657" w14:textId="4B6E0161" w:rsidR="00EB73BA" w:rsidRDefault="00EB73BA" w:rsidP="00C075BE">
      <w:pPr>
        <w:numPr>
          <w:ilvl w:val="0"/>
          <w:numId w:val="35"/>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Observation methods.</w:t>
      </w:r>
    </w:p>
    <w:p w14:paraId="5637CE8A" w14:textId="77777777" w:rsidR="003C2338" w:rsidRPr="003C2338" w:rsidRDefault="003C2338" w:rsidP="003C2338">
      <w:pPr>
        <w:shd w:val="clear" w:color="auto" w:fill="FFFFFF"/>
        <w:spacing w:after="0" w:line="240" w:lineRule="auto"/>
        <w:ind w:left="450"/>
        <w:textAlignment w:val="baseline"/>
        <w:rPr>
          <w:rFonts w:ascii="inherit" w:hAnsi="inherit" w:cs="Arial"/>
          <w:color w:val="777777"/>
          <w:sz w:val="24"/>
          <w:szCs w:val="20"/>
        </w:rPr>
      </w:pPr>
    </w:p>
    <w:p w14:paraId="2ACB3023" w14:textId="35FB57FA" w:rsidR="00EB73BA" w:rsidRDefault="00D07F14" w:rsidP="00EB73BA">
      <w:pPr>
        <w:pStyle w:val="NormalWeb"/>
        <w:shd w:val="clear" w:color="auto" w:fill="FFFFFF"/>
        <w:spacing w:before="0" w:beforeAutospacing="0" w:after="0" w:afterAutospacing="0"/>
        <w:textAlignment w:val="baseline"/>
        <w:rPr>
          <w:rFonts w:ascii="inherit" w:hAnsi="inherit" w:cs="Arial"/>
          <w:color w:val="777777"/>
          <w:szCs w:val="20"/>
        </w:rPr>
      </w:pPr>
      <w:hyperlink r:id="rId772" w:history="1">
        <w:r w:rsidR="00EB73BA" w:rsidRPr="003C2338">
          <w:rPr>
            <w:rStyle w:val="Hyperlink"/>
            <w:rFonts w:ascii="inherit" w:eastAsiaTheme="majorEastAsia" w:hAnsi="inherit" w:cs="Arial"/>
            <w:color w:val="05A9C5"/>
            <w:szCs w:val="20"/>
            <w:bdr w:val="none" w:sz="0" w:space="0" w:color="auto" w:frame="1"/>
          </w:rPr>
          <w:t>Quantitative research </w:t>
        </w:r>
      </w:hyperlink>
      <w:r w:rsidR="00EB73BA" w:rsidRPr="003C2338">
        <w:rPr>
          <w:rFonts w:ascii="inherit" w:hAnsi="inherit" w:cs="Arial"/>
          <w:color w:val="777777"/>
          <w:szCs w:val="20"/>
        </w:rPr>
        <w:t>data collection methods, which tends to rely on </w:t>
      </w:r>
      <w:hyperlink r:id="rId773" w:history="1">
        <w:r w:rsidR="00EB73BA" w:rsidRPr="003C2338">
          <w:rPr>
            <w:rStyle w:val="Hyperlink"/>
            <w:rFonts w:ascii="inherit" w:eastAsiaTheme="majorEastAsia" w:hAnsi="inherit" w:cs="Arial"/>
            <w:color w:val="05A9C5"/>
            <w:szCs w:val="20"/>
            <w:bdr w:val="none" w:sz="0" w:space="0" w:color="auto" w:frame="1"/>
          </w:rPr>
          <w:t>random samples</w:t>
        </w:r>
      </w:hyperlink>
      <w:r w:rsidR="00EB73BA" w:rsidRPr="003C2338">
        <w:rPr>
          <w:rFonts w:ascii="inherit" w:hAnsi="inherit" w:cs="Arial"/>
          <w:color w:val="777777"/>
          <w:szCs w:val="20"/>
        </w:rPr>
        <w:t>, include:</w:t>
      </w:r>
    </w:p>
    <w:p w14:paraId="066AF57B" w14:textId="77777777" w:rsidR="003C2338" w:rsidRPr="003C2338" w:rsidRDefault="003C2338" w:rsidP="00EB73BA">
      <w:pPr>
        <w:pStyle w:val="NormalWeb"/>
        <w:shd w:val="clear" w:color="auto" w:fill="FFFFFF"/>
        <w:spacing w:before="0" w:beforeAutospacing="0" w:after="0" w:afterAutospacing="0"/>
        <w:textAlignment w:val="baseline"/>
        <w:rPr>
          <w:rFonts w:ascii="inherit" w:hAnsi="inherit" w:cs="Arial"/>
          <w:color w:val="777777"/>
          <w:szCs w:val="20"/>
        </w:rPr>
      </w:pPr>
    </w:p>
    <w:p w14:paraId="500281F6"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Surveys with closed-ended questions.</w:t>
      </w:r>
    </w:p>
    <w:p w14:paraId="0B408CA4"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Clinical trials/experiments.</w:t>
      </w:r>
    </w:p>
    <w:p w14:paraId="466033FD" w14:textId="77777777" w:rsidR="00EB73BA" w:rsidRPr="003C2338"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Extracting data from computer and information systems.</w:t>
      </w:r>
    </w:p>
    <w:p w14:paraId="73B74487" w14:textId="50581320" w:rsidR="00EB73BA" w:rsidRDefault="00EB73BA" w:rsidP="00C075BE">
      <w:pPr>
        <w:numPr>
          <w:ilvl w:val="0"/>
          <w:numId w:val="36"/>
        </w:numPr>
        <w:shd w:val="clear" w:color="auto" w:fill="FFFFFF"/>
        <w:spacing w:after="0" w:line="240" w:lineRule="auto"/>
        <w:ind w:left="450"/>
        <w:textAlignment w:val="baseline"/>
        <w:rPr>
          <w:rFonts w:ascii="inherit" w:hAnsi="inherit" w:cs="Arial"/>
          <w:color w:val="777777"/>
          <w:sz w:val="24"/>
          <w:szCs w:val="20"/>
        </w:rPr>
      </w:pPr>
      <w:r w:rsidRPr="003C2338">
        <w:rPr>
          <w:rFonts w:ascii="inherit" w:hAnsi="inherit" w:cs="Arial"/>
          <w:color w:val="777777"/>
          <w:sz w:val="24"/>
          <w:szCs w:val="20"/>
        </w:rPr>
        <w:t>Observing, counting and recording events that are well defined (for example, counting the number of people who come into a restaurant).</w:t>
      </w:r>
    </w:p>
    <w:p w14:paraId="685DE802" w14:textId="77777777" w:rsidR="003C2338" w:rsidRDefault="003C2338" w:rsidP="00EB73BA">
      <w:pPr>
        <w:pStyle w:val="Heading2"/>
        <w:shd w:val="clear" w:color="auto" w:fill="FFFFFF"/>
        <w:spacing w:before="0" w:line="525" w:lineRule="atLeast"/>
        <w:textAlignment w:val="baseline"/>
        <w:rPr>
          <w:rFonts w:ascii="Arial" w:hAnsi="Arial" w:cs="Arial"/>
          <w:b/>
          <w:bCs/>
          <w:color w:val="555555"/>
          <w:sz w:val="42"/>
          <w:szCs w:val="42"/>
        </w:rPr>
      </w:pPr>
    </w:p>
    <w:p w14:paraId="58CCE428" w14:textId="03043590" w:rsidR="00EB73BA" w:rsidRDefault="00EB73BA" w:rsidP="00EB73B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2B3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Data Collection Methods</w:t>
      </w:r>
    </w:p>
    <w:p w14:paraId="53879500" w14:textId="77777777" w:rsidR="00772B30" w:rsidRPr="00772B30" w:rsidRDefault="00772B30" w:rsidP="00772B30">
      <w:pPr>
        <w:rPr>
          <w:lang w:eastAsia="en-IN"/>
        </w:rPr>
      </w:pPr>
    </w:p>
    <w:p w14:paraId="4759A8C6" w14:textId="77777777" w:rsidR="00EB73BA" w:rsidRPr="00C444F1" w:rsidRDefault="00EB73BA" w:rsidP="00C075BE">
      <w:pPr>
        <w:numPr>
          <w:ilvl w:val="0"/>
          <w:numId w:val="37"/>
        </w:numPr>
        <w:shd w:val="clear" w:color="auto" w:fill="FFFFFF"/>
        <w:spacing w:after="0" w:line="240" w:lineRule="auto"/>
        <w:ind w:left="450"/>
        <w:textAlignment w:val="baseline"/>
        <w:rPr>
          <w:rFonts w:ascii="inherit" w:hAnsi="inherit" w:cs="Arial"/>
          <w:color w:val="777777"/>
          <w:sz w:val="24"/>
          <w:szCs w:val="20"/>
        </w:rPr>
      </w:pPr>
      <w:r w:rsidRPr="00C444F1">
        <w:rPr>
          <w:rStyle w:val="Strong"/>
          <w:rFonts w:ascii="inherit" w:hAnsi="inherit" w:cs="Arial"/>
          <w:color w:val="777777"/>
          <w:sz w:val="24"/>
          <w:szCs w:val="20"/>
          <w:bdr w:val="none" w:sz="0" w:space="0" w:color="auto" w:frame="1"/>
        </w:rPr>
        <w:t>Interviews </w:t>
      </w:r>
      <w:r w:rsidRPr="00C444F1">
        <w:rPr>
          <w:rFonts w:ascii="inherit" w:hAnsi="inherit" w:cs="Arial"/>
          <w:color w:val="777777"/>
          <w:sz w:val="24"/>
          <w:szCs w:val="20"/>
        </w:rPr>
        <w:t xml:space="preserve">are very structured for quantitative research. They are less structured for qualitative research. In a structured interview, you would </w:t>
      </w:r>
      <w:proofErr w:type="spellStart"/>
      <w:r w:rsidRPr="00C444F1">
        <w:rPr>
          <w:rFonts w:ascii="inherit" w:hAnsi="inherit" w:cs="Arial"/>
          <w:color w:val="777777"/>
          <w:sz w:val="24"/>
          <w:szCs w:val="20"/>
        </w:rPr>
        <w:t>asks</w:t>
      </w:r>
      <w:proofErr w:type="spellEnd"/>
      <w:r w:rsidRPr="00C444F1">
        <w:rPr>
          <w:rFonts w:ascii="inherit" w:hAnsi="inherit" w:cs="Arial"/>
          <w:color w:val="777777"/>
          <w:sz w:val="24"/>
          <w:szCs w:val="20"/>
        </w:rPr>
        <w:t>= a series of standard questions; in less-structured interview you might ask </w:t>
      </w:r>
      <w:hyperlink r:id="rId774" w:tgtFrame="_blank" w:history="1">
        <w:r w:rsidRPr="00C444F1">
          <w:rPr>
            <w:rStyle w:val="Hyperlink"/>
            <w:rFonts w:ascii="inherit" w:hAnsi="inherit" w:cs="Arial"/>
            <w:color w:val="777777"/>
            <w:sz w:val="24"/>
            <w:szCs w:val="20"/>
            <w:bdr w:val="none" w:sz="0" w:space="0" w:color="auto" w:frame="1"/>
          </w:rPr>
          <w:t>open-ended questions</w:t>
        </w:r>
      </w:hyperlink>
      <w:r w:rsidRPr="00C444F1">
        <w:rPr>
          <w:rFonts w:ascii="inherit" w:hAnsi="inherit" w:cs="Arial"/>
          <w:color w:val="777777"/>
          <w:sz w:val="24"/>
          <w:szCs w:val="20"/>
        </w:rPr>
        <w:t>.</w:t>
      </w:r>
    </w:p>
    <w:p w14:paraId="55AC9064" w14:textId="077B6656"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Face-to-face interviews</w:t>
      </w:r>
      <w:r w:rsidRPr="00C444F1">
        <w:rPr>
          <w:rFonts w:ascii="inherit" w:hAnsi="inherit" w:cs="Arial"/>
          <w:color w:val="777777"/>
          <w:sz w:val="24"/>
          <w:szCs w:val="20"/>
        </w:rPr>
        <w:t> can be time-consuming and expensive. However, you can establish rapport with an interviewee and may have the opportunity to clarify responses. Face-to-face interviews have a very high response rate.</w:t>
      </w:r>
    </w:p>
    <w:p w14:paraId="200A43DB" w14:textId="77777777" w:rsidR="00C444F1" w:rsidRPr="00C444F1" w:rsidRDefault="00C444F1" w:rsidP="00C444F1">
      <w:pPr>
        <w:shd w:val="clear" w:color="auto" w:fill="FFFFFF"/>
        <w:spacing w:after="0" w:line="240" w:lineRule="auto"/>
        <w:ind w:left="900"/>
        <w:textAlignment w:val="baseline"/>
        <w:rPr>
          <w:rStyle w:val="Emphasis"/>
          <w:rFonts w:ascii="inherit" w:hAnsi="inherit" w:cs="Arial"/>
          <w:i w:val="0"/>
          <w:iCs w:val="0"/>
          <w:color w:val="777777"/>
          <w:sz w:val="24"/>
          <w:szCs w:val="20"/>
        </w:rPr>
      </w:pPr>
    </w:p>
    <w:p w14:paraId="582C2BB6" w14:textId="21BC46F8"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Telephone Interviews</w:t>
      </w:r>
      <w:r w:rsidRPr="00C444F1">
        <w:rPr>
          <w:rFonts w:ascii="inherit" w:hAnsi="inherit" w:cs="Arial"/>
          <w:color w:val="777777"/>
          <w:sz w:val="24"/>
          <w:szCs w:val="20"/>
        </w:rPr>
        <w:t> are cost-effective and take less time than face-to-face interviews. However, the response rate isn’t as high. Another con is that survey bias may creep in. For example, people without phones can’t be surveyed.</w:t>
      </w:r>
    </w:p>
    <w:p w14:paraId="1B917A90" w14:textId="77777777" w:rsidR="00C444F1" w:rsidRDefault="00C444F1" w:rsidP="00C444F1">
      <w:pPr>
        <w:pStyle w:val="ListParagraph"/>
        <w:rPr>
          <w:rFonts w:ascii="inherit" w:hAnsi="inherit" w:cs="Arial"/>
          <w:color w:val="777777"/>
          <w:sz w:val="24"/>
          <w:szCs w:val="20"/>
        </w:rPr>
      </w:pPr>
    </w:p>
    <w:p w14:paraId="3195C7B9" w14:textId="3717B6F0" w:rsidR="00EB73BA" w:rsidRDefault="00EB73BA" w:rsidP="00C075BE">
      <w:pPr>
        <w:numPr>
          <w:ilvl w:val="1"/>
          <w:numId w:val="37"/>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Computer Assisted Personal Interviewing</w:t>
      </w:r>
      <w:r w:rsidRPr="00C444F1">
        <w:rPr>
          <w:rStyle w:val="Emphasis"/>
          <w:rFonts w:ascii="inherit" w:hAnsi="inherit" w:cs="Arial"/>
          <w:color w:val="777777"/>
          <w:sz w:val="24"/>
          <w:szCs w:val="20"/>
          <w:bdr w:val="none" w:sz="0" w:space="0" w:color="auto" w:frame="1"/>
        </w:rPr>
        <w:t xml:space="preserve"> (</w:t>
      </w:r>
      <w:hyperlink r:id="rId775" w:tgtFrame="_blank" w:history="1">
        <w:r w:rsidRPr="00C444F1">
          <w:rPr>
            <w:rStyle w:val="Hyperlink"/>
            <w:rFonts w:ascii="inherit" w:hAnsi="inherit" w:cs="Arial"/>
            <w:i/>
            <w:iCs/>
            <w:color w:val="777777"/>
            <w:sz w:val="24"/>
            <w:szCs w:val="20"/>
            <w:bdr w:val="none" w:sz="0" w:space="0" w:color="auto" w:frame="1"/>
          </w:rPr>
          <w:t>CAPI</w:t>
        </w:r>
      </w:hyperlink>
      <w:r w:rsidRPr="00C444F1">
        <w:rPr>
          <w:rStyle w:val="Emphasis"/>
          <w:rFonts w:ascii="inherit" w:hAnsi="inherit" w:cs="Arial"/>
          <w:color w:val="777777"/>
          <w:sz w:val="24"/>
          <w:szCs w:val="20"/>
          <w:bdr w:val="none" w:sz="0" w:space="0" w:color="auto" w:frame="1"/>
        </w:rPr>
        <w:t>)</w:t>
      </w:r>
      <w:r w:rsidRPr="00C444F1">
        <w:rPr>
          <w:rFonts w:ascii="inherit" w:hAnsi="inherit" w:cs="Arial"/>
          <w:color w:val="777777"/>
          <w:sz w:val="24"/>
          <w:szCs w:val="20"/>
        </w:rPr>
        <w:t> is like a personal interview, but you bring a laptop or tablet instead of paper questionnaires to enter the responses. CAPI has the same drawbacks as face-to-face interviews</w:t>
      </w:r>
    </w:p>
    <w:p w14:paraId="449B55F2" w14:textId="77777777" w:rsidR="00C444F1" w:rsidRDefault="00C444F1" w:rsidP="00C444F1">
      <w:pPr>
        <w:pStyle w:val="ListParagraph"/>
        <w:rPr>
          <w:rFonts w:ascii="inherit" w:hAnsi="inherit" w:cs="Arial"/>
          <w:color w:val="777777"/>
          <w:sz w:val="24"/>
          <w:szCs w:val="20"/>
        </w:rPr>
      </w:pPr>
    </w:p>
    <w:p w14:paraId="5A1BDF8B" w14:textId="77777777" w:rsidR="00EB73BA" w:rsidRPr="00C444F1" w:rsidRDefault="00EB73BA" w:rsidP="00C075BE">
      <w:pPr>
        <w:numPr>
          <w:ilvl w:val="0"/>
          <w:numId w:val="38"/>
        </w:numPr>
        <w:shd w:val="clear" w:color="auto" w:fill="FFFFFF"/>
        <w:spacing w:after="0" w:line="240" w:lineRule="auto"/>
        <w:ind w:left="450"/>
        <w:textAlignment w:val="baseline"/>
        <w:rPr>
          <w:rFonts w:ascii="inherit" w:hAnsi="inherit" w:cs="Arial"/>
          <w:color w:val="777777"/>
          <w:sz w:val="24"/>
          <w:szCs w:val="20"/>
        </w:rPr>
      </w:pPr>
      <w:r w:rsidRPr="00C444F1">
        <w:rPr>
          <w:rStyle w:val="Strong"/>
          <w:rFonts w:ascii="inherit" w:hAnsi="inherit" w:cs="Arial"/>
          <w:color w:val="777777"/>
          <w:sz w:val="24"/>
          <w:szCs w:val="20"/>
          <w:bdr w:val="none" w:sz="0" w:space="0" w:color="auto" w:frame="1"/>
        </w:rPr>
        <w:t>Questionnaires</w:t>
      </w:r>
    </w:p>
    <w:p w14:paraId="7A5BC171" w14:textId="77777777" w:rsidR="00EB73BA" w:rsidRPr="00C444F1" w:rsidRDefault="00EB73BA" w:rsidP="00C075BE">
      <w:pPr>
        <w:numPr>
          <w:ilvl w:val="1"/>
          <w:numId w:val="38"/>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t>Paper and pencil questionnaires</w:t>
      </w:r>
      <w:r w:rsidRPr="00C444F1">
        <w:rPr>
          <w:rFonts w:ascii="inherit" w:hAnsi="inherit" w:cs="Arial"/>
          <w:color w:val="777777"/>
          <w:sz w:val="24"/>
          <w:szCs w:val="20"/>
        </w:rPr>
        <w:t> can be sent to a large group of people. They have the advantage of respondents tending to be more truthful with responses. A disadvantage is a very low response rate.</w:t>
      </w:r>
    </w:p>
    <w:p w14:paraId="2D19061C" w14:textId="77777777" w:rsidR="00EB73BA" w:rsidRPr="00C444F1" w:rsidRDefault="00EB73BA" w:rsidP="00C075BE">
      <w:pPr>
        <w:numPr>
          <w:ilvl w:val="1"/>
          <w:numId w:val="38"/>
        </w:numPr>
        <w:shd w:val="clear" w:color="auto" w:fill="FFFFFF"/>
        <w:spacing w:after="0" w:line="240" w:lineRule="auto"/>
        <w:ind w:left="900"/>
        <w:textAlignment w:val="baseline"/>
        <w:rPr>
          <w:rFonts w:ascii="inherit" w:hAnsi="inherit" w:cs="Arial"/>
          <w:color w:val="777777"/>
          <w:sz w:val="24"/>
          <w:szCs w:val="20"/>
        </w:rPr>
      </w:pPr>
      <w:r w:rsidRPr="0047546F">
        <w:rPr>
          <w:rStyle w:val="Emphasis"/>
          <w:rFonts w:ascii="inherit" w:hAnsi="inherit" w:cs="Arial"/>
          <w:b/>
          <w:color w:val="777777"/>
          <w:sz w:val="24"/>
          <w:szCs w:val="20"/>
          <w:bdr w:val="none" w:sz="0" w:space="0" w:color="auto" w:frame="1"/>
        </w:rPr>
        <w:lastRenderedPageBreak/>
        <w:t>Internet questionnaires</w:t>
      </w:r>
      <w:r w:rsidRPr="00C444F1">
        <w:rPr>
          <w:rFonts w:ascii="inherit" w:hAnsi="inherit" w:cs="Arial"/>
          <w:color w:val="777777"/>
          <w:sz w:val="24"/>
          <w:szCs w:val="20"/>
        </w:rPr>
        <w:t> are cheaper and faster than paper questionnaires. But they exclude people who do not have access to computers. In addition, people tend to hurry to complete internet surveys so the responses may not be valid.</w:t>
      </w:r>
    </w:p>
    <w:p w14:paraId="4CEC2E2F" w14:textId="77777777" w:rsidR="00EB73BA" w:rsidRPr="00CB6052" w:rsidRDefault="00EB73BA" w:rsidP="0006361C">
      <w:pPr>
        <w:pStyle w:val="NormalWeb"/>
        <w:shd w:val="clear" w:color="auto" w:fill="FFFFFF"/>
        <w:spacing w:before="0" w:beforeAutospacing="0" w:after="0" w:afterAutospacing="0"/>
        <w:textAlignment w:val="baseline"/>
        <w:rPr>
          <w:rStyle w:val="Emphasis"/>
          <w:rFonts w:ascii="inherit" w:hAnsi="inherit" w:cs="Arial"/>
          <w:color w:val="777777"/>
          <w:sz w:val="18"/>
          <w:szCs w:val="20"/>
          <w:bdr w:val="none" w:sz="0" w:space="0" w:color="auto" w:frame="1"/>
        </w:rPr>
      </w:pPr>
    </w:p>
    <w:p w14:paraId="655706B4" w14:textId="571D508F" w:rsidR="007B3CCE" w:rsidRDefault="007B3CCE" w:rsidP="007B3CCE">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6" w:name="Z_score2percentile"/>
      <w:bookmarkEnd w:id="26"/>
      <w:r w:rsidRPr="007B3CC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Experimental Design</w:t>
      </w:r>
    </w:p>
    <w:p w14:paraId="1AA87217" w14:textId="77777777" w:rsidR="007B3CCE" w:rsidRPr="007B3CCE" w:rsidRDefault="007B3CCE" w:rsidP="007B3CCE">
      <w:pPr>
        <w:rPr>
          <w:lang w:eastAsia="en-IN"/>
        </w:rPr>
      </w:pPr>
    </w:p>
    <w:p w14:paraId="56A90593" w14:textId="4B2DA4A9"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ED7D31" w:themeColor="accent2"/>
          <w:szCs w:val="20"/>
        </w:rPr>
      </w:pPr>
      <w:r w:rsidRPr="007B3CCE">
        <w:rPr>
          <w:rFonts w:ascii="Arial" w:hAnsi="Arial" w:cs="Arial"/>
          <w:color w:val="ED7D31" w:themeColor="accent2"/>
          <w:szCs w:val="20"/>
        </w:rPr>
        <w:t>Experimental design is </w:t>
      </w:r>
      <w:r w:rsidRPr="007B3CCE">
        <w:rPr>
          <w:rStyle w:val="Strong"/>
          <w:rFonts w:ascii="inherit" w:eastAsiaTheme="majorEastAsia" w:hAnsi="inherit" w:cs="Arial"/>
          <w:color w:val="ED7D31" w:themeColor="accent2"/>
          <w:szCs w:val="20"/>
          <w:bdr w:val="none" w:sz="0" w:space="0" w:color="auto" w:frame="1"/>
        </w:rPr>
        <w:t>a way to carefully plan experiments in advance</w:t>
      </w:r>
      <w:r w:rsidRPr="007B3CCE">
        <w:rPr>
          <w:rFonts w:ascii="Arial" w:hAnsi="Arial" w:cs="Arial"/>
          <w:color w:val="ED7D31" w:themeColor="accent2"/>
          <w:szCs w:val="20"/>
        </w:rPr>
        <w:t> so that your results are both objective and </w:t>
      </w:r>
      <w:hyperlink r:id="rId776" w:history="1">
        <w:r w:rsidRPr="007B3CCE">
          <w:rPr>
            <w:rStyle w:val="Hyperlink"/>
            <w:rFonts w:ascii="inherit" w:hAnsi="inherit" w:cs="Arial"/>
            <w:color w:val="ED7D31" w:themeColor="accent2"/>
            <w:szCs w:val="20"/>
            <w:bdr w:val="none" w:sz="0" w:space="0" w:color="auto" w:frame="1"/>
          </w:rPr>
          <w:t>valid</w:t>
        </w:r>
      </w:hyperlink>
      <w:r w:rsidRPr="007B3CCE">
        <w:rPr>
          <w:rFonts w:ascii="Arial" w:hAnsi="Arial" w:cs="Arial"/>
          <w:color w:val="ED7D31" w:themeColor="accent2"/>
          <w:szCs w:val="20"/>
        </w:rPr>
        <w:t>. The terms </w:t>
      </w:r>
      <w:r w:rsidRPr="007B3CCE">
        <w:rPr>
          <w:rStyle w:val="Strong"/>
          <w:rFonts w:ascii="inherit" w:eastAsiaTheme="majorEastAsia" w:hAnsi="inherit" w:cs="Arial"/>
          <w:color w:val="ED7D31" w:themeColor="accent2"/>
          <w:szCs w:val="20"/>
          <w:bdr w:val="none" w:sz="0" w:space="0" w:color="auto" w:frame="1"/>
        </w:rPr>
        <w:t>“Experimental Design”</w:t>
      </w:r>
      <w:r w:rsidRPr="007B3CCE">
        <w:rPr>
          <w:rFonts w:ascii="Arial" w:hAnsi="Arial" w:cs="Arial"/>
          <w:color w:val="ED7D31" w:themeColor="accent2"/>
          <w:szCs w:val="20"/>
        </w:rPr>
        <w:t> and</w:t>
      </w:r>
      <w:r w:rsidRPr="007B3CCE">
        <w:rPr>
          <w:rStyle w:val="Strong"/>
          <w:rFonts w:ascii="inherit" w:eastAsiaTheme="majorEastAsia" w:hAnsi="inherit" w:cs="Arial"/>
          <w:color w:val="ED7D31" w:themeColor="accent2"/>
          <w:szCs w:val="20"/>
          <w:bdr w:val="none" w:sz="0" w:space="0" w:color="auto" w:frame="1"/>
        </w:rPr>
        <w:t> “Design of Experiments”</w:t>
      </w:r>
      <w:r w:rsidRPr="007B3CCE">
        <w:rPr>
          <w:rFonts w:ascii="Arial" w:hAnsi="Arial" w:cs="Arial"/>
          <w:color w:val="ED7D31" w:themeColor="accent2"/>
          <w:szCs w:val="20"/>
        </w:rPr>
        <w:t xml:space="preserve"> are used interchangeably and mean the same thing. However, the medical and social sciences tend to use the term “Experimental Design” while engineering, industrial and computer sciences </w:t>
      </w:r>
      <w:proofErr w:type="spellStart"/>
      <w:r w:rsidRPr="007B3CCE">
        <w:rPr>
          <w:rFonts w:ascii="Arial" w:hAnsi="Arial" w:cs="Arial"/>
          <w:color w:val="ED7D31" w:themeColor="accent2"/>
          <w:szCs w:val="20"/>
        </w:rPr>
        <w:t>favor</w:t>
      </w:r>
      <w:proofErr w:type="spellEnd"/>
      <w:r w:rsidRPr="007B3CCE">
        <w:rPr>
          <w:rFonts w:ascii="Arial" w:hAnsi="Arial" w:cs="Arial"/>
          <w:color w:val="ED7D31" w:themeColor="accent2"/>
          <w:szCs w:val="20"/>
        </w:rPr>
        <w:t xml:space="preserve"> the term “Design of experiments.”</w:t>
      </w:r>
    </w:p>
    <w:p w14:paraId="3112CC19"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2D47BE9B" w14:textId="392CB9B8"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7B3CCE">
        <w:rPr>
          <w:rStyle w:val="Strong"/>
          <w:rFonts w:ascii="inherit" w:eastAsiaTheme="majorEastAsia" w:hAnsi="inherit" w:cs="Arial"/>
          <w:color w:val="777777"/>
          <w:szCs w:val="20"/>
          <w:bdr w:val="none" w:sz="0" w:space="0" w:color="auto" w:frame="1"/>
        </w:rPr>
        <w:t>Ideally, your experimental design should:</w:t>
      </w:r>
    </w:p>
    <w:p w14:paraId="03DD8B22"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346810DC"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Describe how participants are allocated to</w:t>
      </w:r>
      <w:hyperlink r:id="rId777" w:history="1">
        <w:r w:rsidRPr="007B3CCE">
          <w:rPr>
            <w:rStyle w:val="Hyperlink"/>
            <w:rFonts w:ascii="inherit" w:hAnsi="inherit" w:cs="Arial"/>
            <w:color w:val="777777"/>
            <w:sz w:val="24"/>
            <w:szCs w:val="20"/>
            <w:bdr w:val="none" w:sz="0" w:space="0" w:color="auto" w:frame="1"/>
          </w:rPr>
          <w:t> experimental groups.</w:t>
        </w:r>
      </w:hyperlink>
      <w:r w:rsidRPr="007B3CCE">
        <w:rPr>
          <w:rFonts w:ascii="inherit" w:hAnsi="inherit" w:cs="Arial"/>
          <w:color w:val="777777"/>
          <w:sz w:val="24"/>
          <w:szCs w:val="20"/>
        </w:rPr>
        <w:t> A common method is completely randomized design, where participants are assigned to groups at random. A second method is randomized block design, where participants are divided into homogeneous blocks (for example, age groups) before being randomly assigned to groups.</w:t>
      </w:r>
    </w:p>
    <w:p w14:paraId="175B8584"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Minimize or eliminate </w:t>
      </w:r>
      <w:hyperlink r:id="rId778" w:history="1">
        <w:r w:rsidRPr="007B3CCE">
          <w:rPr>
            <w:rStyle w:val="Hyperlink"/>
            <w:rFonts w:ascii="inherit" w:hAnsi="inherit" w:cs="Arial"/>
            <w:color w:val="777777"/>
            <w:sz w:val="24"/>
            <w:szCs w:val="20"/>
            <w:bdr w:val="none" w:sz="0" w:space="0" w:color="auto" w:frame="1"/>
          </w:rPr>
          <w:t>confounding variables</w:t>
        </w:r>
      </w:hyperlink>
      <w:r w:rsidRPr="007B3CCE">
        <w:rPr>
          <w:rFonts w:ascii="inherit" w:hAnsi="inherit" w:cs="Arial"/>
          <w:color w:val="777777"/>
          <w:sz w:val="24"/>
          <w:szCs w:val="20"/>
        </w:rPr>
        <w:t>, which can offer alternative explanations for the experimental results.</w:t>
      </w:r>
    </w:p>
    <w:p w14:paraId="2D1DD845" w14:textId="77777777" w:rsidR="007B3CCE" w:rsidRP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Allow you to make inferences about the relationship between </w:t>
      </w:r>
      <w:hyperlink r:id="rId779" w:history="1">
        <w:r w:rsidRPr="007B3CCE">
          <w:rPr>
            <w:rStyle w:val="Hyperlink"/>
            <w:rFonts w:ascii="inherit" w:hAnsi="inherit" w:cs="Arial"/>
            <w:color w:val="777777"/>
            <w:sz w:val="24"/>
            <w:szCs w:val="20"/>
            <w:bdr w:val="none" w:sz="0" w:space="0" w:color="auto" w:frame="1"/>
          </w:rPr>
          <w:t>independent variables</w:t>
        </w:r>
      </w:hyperlink>
      <w:r w:rsidRPr="007B3CCE">
        <w:rPr>
          <w:rFonts w:ascii="inherit" w:hAnsi="inherit" w:cs="Arial"/>
          <w:color w:val="777777"/>
          <w:sz w:val="24"/>
          <w:szCs w:val="20"/>
        </w:rPr>
        <w:t> and</w:t>
      </w:r>
      <w:hyperlink r:id="rId780" w:history="1">
        <w:r w:rsidRPr="007B3CCE">
          <w:rPr>
            <w:rStyle w:val="Hyperlink"/>
            <w:rFonts w:ascii="inherit" w:hAnsi="inherit" w:cs="Arial"/>
            <w:color w:val="777777"/>
            <w:sz w:val="24"/>
            <w:szCs w:val="20"/>
            <w:bdr w:val="none" w:sz="0" w:space="0" w:color="auto" w:frame="1"/>
          </w:rPr>
          <w:t> dependent variables</w:t>
        </w:r>
      </w:hyperlink>
      <w:r w:rsidRPr="007B3CCE">
        <w:rPr>
          <w:rFonts w:ascii="inherit" w:hAnsi="inherit" w:cs="Arial"/>
          <w:color w:val="777777"/>
          <w:sz w:val="24"/>
          <w:szCs w:val="20"/>
        </w:rPr>
        <w:t>.</w:t>
      </w:r>
    </w:p>
    <w:p w14:paraId="6CFE9532" w14:textId="652F4F2C" w:rsidR="007B3CCE" w:rsidRDefault="007B3CCE" w:rsidP="00C075BE">
      <w:pPr>
        <w:numPr>
          <w:ilvl w:val="0"/>
          <w:numId w:val="39"/>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Reduce </w:t>
      </w:r>
      <w:hyperlink r:id="rId781" w:history="1">
        <w:r w:rsidRPr="007B3CCE">
          <w:rPr>
            <w:rStyle w:val="Hyperlink"/>
            <w:rFonts w:ascii="inherit" w:hAnsi="inherit" w:cs="Arial"/>
            <w:color w:val="777777"/>
            <w:sz w:val="24"/>
            <w:szCs w:val="20"/>
            <w:bdr w:val="none" w:sz="0" w:space="0" w:color="auto" w:frame="1"/>
          </w:rPr>
          <w:t>variability</w:t>
        </w:r>
      </w:hyperlink>
      <w:r w:rsidRPr="007B3CCE">
        <w:rPr>
          <w:rFonts w:ascii="inherit" w:hAnsi="inherit" w:cs="Arial"/>
          <w:color w:val="777777"/>
          <w:sz w:val="24"/>
          <w:szCs w:val="20"/>
        </w:rPr>
        <w:t>, to make it easier for you to find differences in </w:t>
      </w:r>
      <w:hyperlink r:id="rId782" w:history="1">
        <w:r w:rsidRPr="007B3CCE">
          <w:rPr>
            <w:rStyle w:val="Hyperlink"/>
            <w:rFonts w:ascii="inherit" w:hAnsi="inherit" w:cs="Arial"/>
            <w:color w:val="777777"/>
            <w:sz w:val="24"/>
            <w:szCs w:val="20"/>
            <w:bdr w:val="none" w:sz="0" w:space="0" w:color="auto" w:frame="1"/>
          </w:rPr>
          <w:t>treatment </w:t>
        </w:r>
      </w:hyperlink>
      <w:r w:rsidRPr="007B3CCE">
        <w:rPr>
          <w:rFonts w:ascii="inherit" w:hAnsi="inherit" w:cs="Arial"/>
          <w:color w:val="777777"/>
          <w:sz w:val="24"/>
          <w:szCs w:val="20"/>
        </w:rPr>
        <w:t>outcomes.</w:t>
      </w:r>
    </w:p>
    <w:p w14:paraId="1E957D81" w14:textId="77777777"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7DAE9FF6" w14:textId="67FC7D2D"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r w:rsidRPr="007B3CCE">
        <w:rPr>
          <w:rStyle w:val="Strong"/>
          <w:rFonts w:ascii="inherit" w:eastAsiaTheme="majorEastAsia" w:hAnsi="inherit" w:cs="Arial"/>
          <w:color w:val="777777"/>
          <w:szCs w:val="20"/>
          <w:bdr w:val="none" w:sz="0" w:space="0" w:color="auto" w:frame="1"/>
        </w:rPr>
        <w:t>Design of experiments involves:</w:t>
      </w:r>
    </w:p>
    <w:p w14:paraId="5C5B13D8" w14:textId="77777777"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p>
    <w:p w14:paraId="2F3BA9DD"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The systematic collection of data</w:t>
      </w:r>
    </w:p>
    <w:p w14:paraId="1EF042C0"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A focus on the design itself, rather than the results</w:t>
      </w:r>
    </w:p>
    <w:p w14:paraId="023D93D3" w14:textId="77777777" w:rsidR="007B3CCE" w:rsidRP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Planning changes to </w:t>
      </w:r>
      <w:hyperlink r:id="rId783" w:history="1">
        <w:r w:rsidRPr="007B3CCE">
          <w:rPr>
            <w:rStyle w:val="Hyperlink"/>
            <w:rFonts w:ascii="inherit" w:hAnsi="inherit" w:cs="Arial"/>
            <w:color w:val="777777"/>
            <w:sz w:val="24"/>
            <w:szCs w:val="20"/>
            <w:bdr w:val="none" w:sz="0" w:space="0" w:color="auto" w:frame="1"/>
          </w:rPr>
          <w:t>independent (input) variables</w:t>
        </w:r>
      </w:hyperlink>
      <w:r w:rsidRPr="007B3CCE">
        <w:rPr>
          <w:rFonts w:ascii="inherit" w:hAnsi="inherit" w:cs="Arial"/>
          <w:color w:val="777777"/>
          <w:sz w:val="24"/>
          <w:szCs w:val="20"/>
        </w:rPr>
        <w:t> and the effect on </w:t>
      </w:r>
      <w:hyperlink r:id="rId784" w:history="1">
        <w:r w:rsidRPr="007B3CCE">
          <w:rPr>
            <w:rStyle w:val="Hyperlink"/>
            <w:rFonts w:ascii="inherit" w:hAnsi="inherit" w:cs="Arial"/>
            <w:color w:val="777777"/>
            <w:sz w:val="24"/>
            <w:szCs w:val="20"/>
            <w:bdr w:val="none" w:sz="0" w:space="0" w:color="auto" w:frame="1"/>
          </w:rPr>
          <w:t>dependent variables</w:t>
        </w:r>
      </w:hyperlink>
      <w:r w:rsidRPr="007B3CCE">
        <w:rPr>
          <w:rFonts w:ascii="inherit" w:hAnsi="inherit" w:cs="Arial"/>
          <w:color w:val="777777"/>
          <w:sz w:val="24"/>
          <w:szCs w:val="20"/>
        </w:rPr>
        <w:t> or response variables</w:t>
      </w:r>
    </w:p>
    <w:p w14:paraId="0F5CB17D" w14:textId="2D151FE9" w:rsidR="007B3CCE" w:rsidRDefault="007B3CCE" w:rsidP="00C075BE">
      <w:pPr>
        <w:numPr>
          <w:ilvl w:val="0"/>
          <w:numId w:val="40"/>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Ensuring results are valid, easily interpreted, and definitive.</w:t>
      </w:r>
    </w:p>
    <w:p w14:paraId="548C11C4" w14:textId="77777777" w:rsidR="007B3CCE" w:rsidRDefault="007B3CCE" w:rsidP="007B3CCE">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Cs w:val="20"/>
          <w:bdr w:val="none" w:sz="0" w:space="0" w:color="auto" w:frame="1"/>
        </w:rPr>
      </w:pPr>
    </w:p>
    <w:p w14:paraId="7211C5DA" w14:textId="189F059E" w:rsidR="007B3CCE" w:rsidRPr="007B3CCE" w:rsidRDefault="007B3CCE" w:rsidP="007B3CCE">
      <w:pPr>
        <w:pStyle w:val="NormalWeb"/>
        <w:shd w:val="clear" w:color="auto" w:fill="FFFFFF"/>
        <w:spacing w:before="0" w:beforeAutospacing="0" w:after="0" w:afterAutospacing="0"/>
        <w:textAlignment w:val="baseline"/>
        <w:rPr>
          <w:rFonts w:ascii="Arial" w:hAnsi="Arial" w:cs="Arial"/>
          <w:color w:val="777777"/>
          <w:szCs w:val="20"/>
        </w:rPr>
      </w:pPr>
      <w:r w:rsidRPr="007B3CCE">
        <w:rPr>
          <w:rStyle w:val="Strong"/>
          <w:rFonts w:ascii="inherit" w:eastAsiaTheme="majorEastAsia" w:hAnsi="inherit" w:cs="Arial"/>
          <w:color w:val="777777"/>
          <w:szCs w:val="20"/>
          <w:bdr w:val="none" w:sz="0" w:space="0" w:color="auto" w:frame="1"/>
        </w:rPr>
        <w:t>The most important principles</w:t>
      </w:r>
      <w:r w:rsidRPr="007B3CCE">
        <w:rPr>
          <w:rFonts w:ascii="Arial" w:hAnsi="Arial" w:cs="Arial"/>
          <w:color w:val="777777"/>
          <w:szCs w:val="20"/>
        </w:rPr>
        <w:t> are:</w:t>
      </w:r>
    </w:p>
    <w:p w14:paraId="2EE02AF1" w14:textId="77777777" w:rsidR="007B3CCE" w:rsidRPr="007B3CCE" w:rsidRDefault="00D07F14"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hyperlink r:id="rId785" w:history="1">
        <w:r w:rsidR="007B3CCE" w:rsidRPr="007B3CCE">
          <w:rPr>
            <w:rStyle w:val="Hyperlink"/>
            <w:rFonts w:ascii="inherit" w:hAnsi="inherit" w:cs="Arial"/>
            <w:color w:val="777777"/>
            <w:sz w:val="24"/>
            <w:szCs w:val="20"/>
            <w:bdr w:val="none" w:sz="0" w:space="0" w:color="auto" w:frame="1"/>
          </w:rPr>
          <w:t>Randomization</w:t>
        </w:r>
      </w:hyperlink>
      <w:r w:rsidR="007B3CCE" w:rsidRPr="007B3CCE">
        <w:rPr>
          <w:rFonts w:ascii="inherit" w:hAnsi="inherit" w:cs="Arial"/>
          <w:color w:val="777777"/>
          <w:sz w:val="24"/>
          <w:szCs w:val="20"/>
        </w:rPr>
        <w:t>: the assignment of study components by a completely random method, like </w:t>
      </w:r>
      <w:hyperlink r:id="rId786" w:history="1">
        <w:r w:rsidR="007B3CCE" w:rsidRPr="007B3CCE">
          <w:rPr>
            <w:rStyle w:val="Hyperlink"/>
            <w:rFonts w:ascii="inherit" w:hAnsi="inherit" w:cs="Arial"/>
            <w:color w:val="777777"/>
            <w:sz w:val="24"/>
            <w:szCs w:val="20"/>
            <w:bdr w:val="none" w:sz="0" w:space="0" w:color="auto" w:frame="1"/>
          </w:rPr>
          <w:t>simple random sampling</w:t>
        </w:r>
      </w:hyperlink>
      <w:r w:rsidR="007B3CCE" w:rsidRPr="007B3CCE">
        <w:rPr>
          <w:rFonts w:ascii="inherit" w:hAnsi="inherit" w:cs="Arial"/>
          <w:color w:val="777777"/>
          <w:sz w:val="24"/>
          <w:szCs w:val="20"/>
        </w:rPr>
        <w:t>. Randomization eliminates </w:t>
      </w:r>
      <w:hyperlink r:id="rId787" w:history="1">
        <w:r w:rsidR="007B3CCE" w:rsidRPr="007B3CCE">
          <w:rPr>
            <w:rStyle w:val="Hyperlink"/>
            <w:rFonts w:ascii="inherit" w:hAnsi="inherit" w:cs="Arial"/>
            <w:color w:val="777777"/>
            <w:sz w:val="24"/>
            <w:szCs w:val="20"/>
            <w:bdr w:val="none" w:sz="0" w:space="0" w:color="auto" w:frame="1"/>
          </w:rPr>
          <w:t>bias </w:t>
        </w:r>
      </w:hyperlink>
      <w:r w:rsidR="007B3CCE" w:rsidRPr="007B3CCE">
        <w:rPr>
          <w:rFonts w:ascii="inherit" w:hAnsi="inherit" w:cs="Arial"/>
          <w:color w:val="777777"/>
          <w:sz w:val="24"/>
          <w:szCs w:val="20"/>
        </w:rPr>
        <w:t>from the results</w:t>
      </w:r>
    </w:p>
    <w:p w14:paraId="68DC2502" w14:textId="77777777" w:rsidR="007B3CCE" w:rsidRPr="007B3CCE" w:rsidRDefault="00D07F14"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hyperlink r:id="rId788" w:history="1">
        <w:r w:rsidR="007B3CCE" w:rsidRPr="007B3CCE">
          <w:rPr>
            <w:rStyle w:val="Hyperlink"/>
            <w:rFonts w:ascii="inherit" w:hAnsi="inherit" w:cs="Arial"/>
            <w:color w:val="777777"/>
            <w:sz w:val="24"/>
            <w:szCs w:val="20"/>
            <w:bdr w:val="none" w:sz="0" w:space="0" w:color="auto" w:frame="1"/>
          </w:rPr>
          <w:t>Replication</w:t>
        </w:r>
      </w:hyperlink>
      <w:r w:rsidR="007B3CCE" w:rsidRPr="007B3CCE">
        <w:rPr>
          <w:rFonts w:ascii="inherit" w:hAnsi="inherit" w:cs="Arial"/>
          <w:color w:val="777777"/>
          <w:sz w:val="24"/>
          <w:szCs w:val="20"/>
        </w:rPr>
        <w:t>: the experiment must be replicable by other researchers. This is usually achieved with the use of statistics like the </w:t>
      </w:r>
      <w:hyperlink r:id="rId789" w:anchor="SESM" w:history="1">
        <w:r w:rsidR="007B3CCE" w:rsidRPr="007B3CCE">
          <w:rPr>
            <w:rStyle w:val="Hyperlink"/>
            <w:rFonts w:ascii="inherit" w:hAnsi="inherit" w:cs="Arial"/>
            <w:color w:val="777777"/>
            <w:sz w:val="24"/>
            <w:szCs w:val="20"/>
            <w:bdr w:val="none" w:sz="0" w:space="0" w:color="auto" w:frame="1"/>
          </w:rPr>
          <w:t>standard error of the sample mean</w:t>
        </w:r>
      </w:hyperlink>
      <w:r w:rsidR="007B3CCE" w:rsidRPr="007B3CCE">
        <w:rPr>
          <w:rFonts w:ascii="inherit" w:hAnsi="inherit" w:cs="Arial"/>
          <w:color w:val="777777"/>
          <w:sz w:val="24"/>
          <w:szCs w:val="20"/>
        </w:rPr>
        <w:t> or </w:t>
      </w:r>
      <w:hyperlink r:id="rId790" w:history="1">
        <w:r w:rsidR="007B3CCE" w:rsidRPr="007B3CCE">
          <w:rPr>
            <w:rStyle w:val="Hyperlink"/>
            <w:rFonts w:ascii="inherit" w:hAnsi="inherit" w:cs="Arial"/>
            <w:color w:val="777777"/>
            <w:sz w:val="24"/>
            <w:szCs w:val="20"/>
            <w:bdr w:val="none" w:sz="0" w:space="0" w:color="auto" w:frame="1"/>
          </w:rPr>
          <w:t>confidence intervals</w:t>
        </w:r>
      </w:hyperlink>
      <w:r w:rsidR="007B3CCE" w:rsidRPr="007B3CCE">
        <w:rPr>
          <w:rFonts w:ascii="inherit" w:hAnsi="inherit" w:cs="Arial"/>
          <w:color w:val="777777"/>
          <w:sz w:val="24"/>
          <w:szCs w:val="20"/>
        </w:rPr>
        <w:t>.</w:t>
      </w:r>
    </w:p>
    <w:p w14:paraId="6084A62D" w14:textId="0E1D6841" w:rsidR="007B3CCE" w:rsidRDefault="007B3CCE" w:rsidP="00C075BE">
      <w:pPr>
        <w:numPr>
          <w:ilvl w:val="0"/>
          <w:numId w:val="41"/>
        </w:numPr>
        <w:shd w:val="clear" w:color="auto" w:fill="FFFFFF"/>
        <w:spacing w:after="0" w:line="240" w:lineRule="auto"/>
        <w:ind w:left="450"/>
        <w:textAlignment w:val="baseline"/>
        <w:rPr>
          <w:rFonts w:ascii="inherit" w:hAnsi="inherit" w:cs="Arial"/>
          <w:color w:val="777777"/>
          <w:sz w:val="24"/>
          <w:szCs w:val="20"/>
        </w:rPr>
      </w:pPr>
      <w:r w:rsidRPr="007B3CCE">
        <w:rPr>
          <w:rFonts w:ascii="inherit" w:hAnsi="inherit" w:cs="Arial"/>
          <w:color w:val="777777"/>
          <w:sz w:val="24"/>
          <w:szCs w:val="20"/>
        </w:rPr>
        <w:t>Blocking: controlling sources of variation in the experimental results.</w:t>
      </w:r>
    </w:p>
    <w:p w14:paraId="19352FCD" w14:textId="3D9781BA" w:rsidR="007A0F9C" w:rsidRDefault="007A0F9C" w:rsidP="007A0F9C">
      <w:pPr>
        <w:shd w:val="clear" w:color="auto" w:fill="FFFFFF"/>
        <w:spacing w:after="0" w:line="240" w:lineRule="auto"/>
        <w:ind w:left="450"/>
        <w:textAlignment w:val="baseline"/>
        <w:rPr>
          <w:rFonts w:ascii="inherit" w:hAnsi="inherit" w:cs="Arial"/>
          <w:color w:val="777777"/>
          <w:sz w:val="24"/>
          <w:szCs w:val="20"/>
        </w:rPr>
      </w:pPr>
    </w:p>
    <w:p w14:paraId="7858938F" w14:textId="7921D0BA" w:rsidR="008129C6" w:rsidRDefault="008129C6" w:rsidP="007A0F9C">
      <w:pPr>
        <w:shd w:val="clear" w:color="auto" w:fill="FFFFFF"/>
        <w:spacing w:after="0" w:line="240" w:lineRule="auto"/>
        <w:ind w:left="450"/>
        <w:textAlignment w:val="baseline"/>
        <w:rPr>
          <w:rFonts w:ascii="inherit" w:hAnsi="inherit" w:cs="Arial"/>
          <w:color w:val="777777"/>
          <w:sz w:val="24"/>
          <w:szCs w:val="20"/>
        </w:rPr>
      </w:pPr>
    </w:p>
    <w:p w14:paraId="21517279" w14:textId="77777777" w:rsidR="008129C6" w:rsidRPr="007B3CCE" w:rsidRDefault="008129C6" w:rsidP="007A0F9C">
      <w:pPr>
        <w:shd w:val="clear" w:color="auto" w:fill="FFFFFF"/>
        <w:spacing w:after="0" w:line="240" w:lineRule="auto"/>
        <w:ind w:left="450"/>
        <w:textAlignment w:val="baseline"/>
        <w:rPr>
          <w:rFonts w:ascii="inherit" w:hAnsi="inherit" w:cs="Arial"/>
          <w:color w:val="777777"/>
          <w:sz w:val="24"/>
          <w:szCs w:val="20"/>
        </w:rPr>
      </w:pPr>
    </w:p>
    <w:p w14:paraId="689720FF" w14:textId="53D94CE9" w:rsidR="00804C28" w:rsidRPr="00401DDC" w:rsidRDefault="00804C28" w:rsidP="00401DD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DDC">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Uncertainty in Statistics</w:t>
      </w:r>
    </w:p>
    <w:p w14:paraId="6960983A" w14:textId="77777777" w:rsidR="00E13ABC" w:rsidRDefault="00E13ABC" w:rsidP="00804C28">
      <w:pPr>
        <w:pStyle w:val="NormalWeb"/>
        <w:shd w:val="clear" w:color="auto" w:fill="FFFFFF"/>
        <w:spacing w:before="0" w:beforeAutospacing="0" w:after="0" w:afterAutospacing="0"/>
        <w:textAlignment w:val="baseline"/>
        <w:rPr>
          <w:rFonts w:ascii="inherit" w:hAnsi="inherit" w:cs="Arial"/>
          <w:color w:val="777777"/>
          <w:sz w:val="20"/>
          <w:szCs w:val="20"/>
        </w:rPr>
      </w:pPr>
    </w:p>
    <w:p w14:paraId="24C0EE0F" w14:textId="5A21B68C" w:rsidR="00804C28" w:rsidRDefault="00804C28" w:rsidP="00804C28">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B2A80AC" wp14:editId="6C1E1BE9">
            <wp:extent cx="1905000" cy="1905000"/>
            <wp:effectExtent l="0" t="0" r="0" b="0"/>
            <wp:docPr id="32" name="Picture 32" descr="uncertainty">
              <a:hlinkClick xmlns:a="http://schemas.openxmlformats.org/drawingml/2006/main" r:id="rId7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certainty">
                      <a:hlinkClick r:id="rId791"/>
                    </pic:cNvPr>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879870D" w14:textId="77777777" w:rsidR="00804C28" w:rsidRDefault="00804C28" w:rsidP="00804C28">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This stick man is about 250 pixels tall. A tiny amount of error (perhaps one half of a pixel) is built in.</w:t>
      </w:r>
    </w:p>
    <w:p w14:paraId="3809361E" w14:textId="77777777" w:rsidR="00A22798" w:rsidRDefault="00A22798" w:rsidP="00804C28">
      <w:pPr>
        <w:shd w:val="clear" w:color="auto" w:fill="FFFFFF"/>
        <w:textAlignment w:val="baseline"/>
        <w:rPr>
          <w:rFonts w:ascii="Arial" w:hAnsi="Arial" w:cs="Arial"/>
          <w:color w:val="777777"/>
          <w:sz w:val="20"/>
          <w:szCs w:val="20"/>
        </w:rPr>
      </w:pPr>
    </w:p>
    <w:p w14:paraId="093EA9C9" w14:textId="34839C20" w:rsidR="00804C28" w:rsidRPr="00A14721" w:rsidRDefault="00804C28" w:rsidP="00804C28">
      <w:pPr>
        <w:shd w:val="clear" w:color="auto" w:fill="FFFFFF"/>
        <w:textAlignment w:val="baseline"/>
        <w:rPr>
          <w:rFonts w:ascii="Arial" w:hAnsi="Arial" w:cs="Arial"/>
          <w:color w:val="808080" w:themeColor="background1" w:themeShade="80"/>
          <w:sz w:val="24"/>
          <w:szCs w:val="20"/>
        </w:rPr>
      </w:pPr>
      <w:r w:rsidRPr="00A14721">
        <w:rPr>
          <w:rFonts w:ascii="Arial" w:hAnsi="Arial" w:cs="Arial"/>
          <w:color w:val="808080" w:themeColor="background1" w:themeShade="80"/>
          <w:sz w:val="24"/>
          <w:szCs w:val="20"/>
        </w:rPr>
        <w:t>In the real word, uncertainty (sometimes called </w:t>
      </w:r>
      <w:r w:rsidRPr="00A14721">
        <w:rPr>
          <w:rStyle w:val="Emphasis"/>
          <w:rFonts w:ascii="inherit" w:hAnsi="inherit" w:cs="Arial"/>
          <w:color w:val="808080" w:themeColor="background1" w:themeShade="80"/>
          <w:sz w:val="24"/>
          <w:szCs w:val="20"/>
          <w:bdr w:val="none" w:sz="0" w:space="0" w:color="auto" w:frame="1"/>
        </w:rPr>
        <w:t>error </w:t>
      </w:r>
      <w:r w:rsidRPr="00A14721">
        <w:rPr>
          <w:rFonts w:ascii="Arial" w:hAnsi="Arial" w:cs="Arial"/>
          <w:color w:val="808080" w:themeColor="background1" w:themeShade="80"/>
          <w:sz w:val="24"/>
          <w:szCs w:val="20"/>
        </w:rPr>
        <w:t>or </w:t>
      </w:r>
      <w:r w:rsidRPr="00A14721">
        <w:rPr>
          <w:rStyle w:val="Emphasis"/>
          <w:rFonts w:ascii="inherit" w:hAnsi="inherit" w:cs="Arial"/>
          <w:color w:val="808080" w:themeColor="background1" w:themeShade="80"/>
          <w:sz w:val="24"/>
          <w:szCs w:val="20"/>
          <w:bdr w:val="none" w:sz="0" w:space="0" w:color="auto" w:frame="1"/>
        </w:rPr>
        <w:t>bias</w:t>
      </w:r>
      <w:r w:rsidRPr="00A14721">
        <w:rPr>
          <w:rFonts w:ascii="Arial" w:hAnsi="Arial" w:cs="Arial"/>
          <w:color w:val="808080" w:themeColor="background1" w:themeShade="80"/>
          <w:sz w:val="24"/>
          <w:szCs w:val="20"/>
        </w:rPr>
        <w:t xml:space="preserve">) is a part of everyday life, but in statistics </w:t>
      </w:r>
      <w:r w:rsidRPr="00A14721">
        <w:rPr>
          <w:rFonts w:ascii="Arial" w:hAnsi="Arial" w:cs="Arial"/>
          <w:b/>
          <w:color w:val="ED7D31" w:themeColor="accent2"/>
          <w:sz w:val="24"/>
          <w:szCs w:val="20"/>
        </w:rPr>
        <w:t>we try to quantify just how much uncertainty is in our experiment, survey or test results</w:t>
      </w:r>
      <w:r w:rsidRPr="00A14721">
        <w:rPr>
          <w:rFonts w:ascii="Arial" w:hAnsi="Arial" w:cs="Arial"/>
          <w:color w:val="808080" w:themeColor="background1" w:themeShade="80"/>
          <w:sz w:val="24"/>
          <w:szCs w:val="20"/>
        </w:rPr>
        <w:t xml:space="preserve">. The two main types are epistemic (things we don’t known because of a </w:t>
      </w:r>
      <w:r w:rsidRPr="00A14721">
        <w:rPr>
          <w:rFonts w:ascii="Arial" w:hAnsi="Arial" w:cs="Arial"/>
          <w:color w:val="ED7D31" w:themeColor="accent2"/>
          <w:sz w:val="24"/>
          <w:szCs w:val="20"/>
        </w:rPr>
        <w:t>lack of data or experience</w:t>
      </w:r>
      <w:r w:rsidRPr="00A14721">
        <w:rPr>
          <w:rFonts w:ascii="Arial" w:hAnsi="Arial" w:cs="Arial"/>
          <w:color w:val="808080" w:themeColor="background1" w:themeShade="80"/>
          <w:sz w:val="24"/>
          <w:szCs w:val="20"/>
        </w:rPr>
        <w:t>) and aleatoric (</w:t>
      </w:r>
      <w:r w:rsidRPr="00A14721">
        <w:rPr>
          <w:rFonts w:ascii="Arial" w:hAnsi="Arial" w:cs="Arial"/>
          <w:color w:val="ED7D31" w:themeColor="accent2"/>
          <w:sz w:val="24"/>
          <w:szCs w:val="20"/>
        </w:rPr>
        <w:t>things that are simply unknown</w:t>
      </w:r>
      <w:r w:rsidRPr="00A14721">
        <w:rPr>
          <w:rFonts w:ascii="Arial" w:hAnsi="Arial" w:cs="Arial"/>
          <w:color w:val="808080" w:themeColor="background1" w:themeShade="80"/>
          <w:sz w:val="24"/>
          <w:szCs w:val="20"/>
        </w:rPr>
        <w:t>, like what number a die will show on the next roll).</w:t>
      </w:r>
    </w:p>
    <w:p w14:paraId="44043001" w14:textId="77777777" w:rsidR="00804C28" w:rsidRPr="00A22798" w:rsidRDefault="00804C28" w:rsidP="00804C28">
      <w:pPr>
        <w:pStyle w:val="NormalWeb"/>
        <w:shd w:val="clear" w:color="auto" w:fill="FFFFFF"/>
        <w:spacing w:before="0" w:beforeAutospacing="0" w:after="225" w:afterAutospacing="0"/>
        <w:textAlignment w:val="baseline"/>
        <w:rPr>
          <w:rFonts w:ascii="inherit" w:hAnsi="inherit" w:cs="Arial"/>
          <w:color w:val="777777"/>
          <w:szCs w:val="20"/>
        </w:rPr>
      </w:pPr>
      <w:r w:rsidRPr="00EF3EE5">
        <w:rPr>
          <w:rFonts w:ascii="inherit" w:hAnsi="inherit" w:cs="Arial"/>
          <w:color w:val="ED7D31" w:themeColor="accent2"/>
          <w:sz w:val="26"/>
          <w:szCs w:val="20"/>
        </w:rPr>
        <w:t>It is measured through a variety of ways</w:t>
      </w:r>
      <w:r w:rsidRPr="00A22798">
        <w:rPr>
          <w:rFonts w:ascii="inherit" w:hAnsi="inherit" w:cs="Arial"/>
          <w:color w:val="777777"/>
          <w:szCs w:val="20"/>
        </w:rPr>
        <w:t>.</w:t>
      </w:r>
    </w:p>
    <w:p w14:paraId="6FB261BD" w14:textId="5D191613" w:rsidR="00804C28" w:rsidRDefault="00804C28" w:rsidP="00804C2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A7FD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Measures of Uncertainty</w:t>
      </w:r>
    </w:p>
    <w:p w14:paraId="2670C520" w14:textId="77777777" w:rsidR="001A7FDC" w:rsidRPr="001A7FDC" w:rsidRDefault="001A7FDC" w:rsidP="001A7FDC">
      <w:pPr>
        <w:rPr>
          <w:lang w:eastAsia="en-IN"/>
        </w:rPr>
      </w:pPr>
    </w:p>
    <w:p w14:paraId="295C8586" w14:textId="18BDC605" w:rsidR="00804C28"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7315A2">
        <w:rPr>
          <w:rFonts w:ascii="inherit" w:hAnsi="inherit" w:cs="Arial"/>
          <w:color w:val="ED7D31" w:themeColor="accent2"/>
          <w:szCs w:val="20"/>
        </w:rPr>
        <w:t>The </w:t>
      </w:r>
      <w:hyperlink r:id="rId793" w:history="1">
        <w:r w:rsidRPr="007315A2">
          <w:rPr>
            <w:rStyle w:val="Hyperlink"/>
            <w:rFonts w:ascii="inherit" w:eastAsiaTheme="majorEastAsia" w:hAnsi="inherit" w:cs="Arial"/>
            <w:b/>
            <w:bCs/>
            <w:color w:val="00B0F0"/>
            <w:szCs w:val="20"/>
            <w:bdr w:val="none" w:sz="0" w:space="0" w:color="auto" w:frame="1"/>
          </w:rPr>
          <w:t>confidence interval (CI)</w:t>
        </w:r>
      </w:hyperlink>
      <w:r w:rsidRPr="007315A2">
        <w:rPr>
          <w:rFonts w:ascii="inherit" w:hAnsi="inherit" w:cs="Arial"/>
          <w:color w:val="ED7D31" w:themeColor="accent2"/>
          <w:szCs w:val="20"/>
        </w:rPr>
        <w:t> shows what the uncertainty is with a certain </w:t>
      </w:r>
      <w:hyperlink r:id="rId794" w:history="1">
        <w:r w:rsidRPr="007315A2">
          <w:rPr>
            <w:rStyle w:val="Hyperlink"/>
            <w:rFonts w:ascii="inherit" w:eastAsiaTheme="majorEastAsia" w:hAnsi="inherit" w:cs="Arial"/>
            <w:color w:val="ED7D31" w:themeColor="accent2"/>
            <w:szCs w:val="20"/>
            <w:bdr w:val="none" w:sz="0" w:space="0" w:color="auto" w:frame="1"/>
          </w:rPr>
          <w:t>statistic </w:t>
        </w:r>
      </w:hyperlink>
      <w:r w:rsidRPr="007315A2">
        <w:rPr>
          <w:rFonts w:ascii="inherit" w:hAnsi="inherit" w:cs="Arial"/>
          <w:color w:val="ED7D31" w:themeColor="accent2"/>
          <w:szCs w:val="20"/>
        </w:rPr>
        <w:t>(e.g. a </w:t>
      </w:r>
      <w:hyperlink r:id="rId795" w:history="1">
        <w:r w:rsidRPr="007315A2">
          <w:rPr>
            <w:rStyle w:val="Hyperlink"/>
            <w:rFonts w:ascii="inherit" w:eastAsiaTheme="majorEastAsia" w:hAnsi="inherit" w:cs="Arial"/>
            <w:color w:val="ED7D31" w:themeColor="accent2"/>
            <w:szCs w:val="20"/>
            <w:bdr w:val="none" w:sz="0" w:space="0" w:color="auto" w:frame="1"/>
          </w:rPr>
          <w:t>mean</w:t>
        </w:r>
      </w:hyperlink>
      <w:r w:rsidRPr="007315A2">
        <w:rPr>
          <w:rFonts w:ascii="inherit" w:hAnsi="inherit" w:cs="Arial"/>
          <w:color w:val="ED7D31" w:themeColor="accent2"/>
          <w:szCs w:val="20"/>
        </w:rPr>
        <w:t>). The </w:t>
      </w:r>
      <w:hyperlink r:id="rId796" w:history="1">
        <w:r w:rsidRPr="007315A2">
          <w:rPr>
            <w:rStyle w:val="Hyperlink"/>
            <w:rFonts w:ascii="inherit" w:eastAsiaTheme="majorEastAsia" w:hAnsi="inherit" w:cs="Arial"/>
            <w:b/>
            <w:bCs/>
            <w:color w:val="00B0F0"/>
            <w:szCs w:val="20"/>
            <w:bdr w:val="none" w:sz="0" w:space="0" w:color="auto" w:frame="1"/>
          </w:rPr>
          <w:t>margin of error</w:t>
        </w:r>
      </w:hyperlink>
      <w:r w:rsidRPr="007315A2">
        <w:rPr>
          <w:rFonts w:ascii="inherit" w:hAnsi="inherit" w:cs="Arial"/>
          <w:color w:val="ED7D31" w:themeColor="accent2"/>
          <w:szCs w:val="20"/>
        </w:rPr>
        <w:t> is a range of values above and below a confidence interval’s sample statistic</w:t>
      </w:r>
      <w:r w:rsidRPr="009F4A31">
        <w:rPr>
          <w:rFonts w:ascii="inherit" w:hAnsi="inherit" w:cs="Arial"/>
          <w:color w:val="777777"/>
          <w:szCs w:val="20"/>
        </w:rPr>
        <w:t>. For example, a survey might report a 95% confidence level of between 4.88 and 5.26. That means if the survey is repeated using the same methods, 95% of the time the true population </w:t>
      </w:r>
      <w:hyperlink r:id="rId797" w:history="1">
        <w:r w:rsidRPr="009F4A31">
          <w:rPr>
            <w:rStyle w:val="Hyperlink"/>
            <w:rFonts w:ascii="inherit" w:eastAsiaTheme="majorEastAsia" w:hAnsi="inherit" w:cs="Arial"/>
            <w:color w:val="05A9C5"/>
            <w:szCs w:val="20"/>
            <w:bdr w:val="none" w:sz="0" w:space="0" w:color="auto" w:frame="1"/>
          </w:rPr>
          <w:t>parameter </w:t>
        </w:r>
      </w:hyperlink>
      <w:r w:rsidRPr="009F4A31">
        <w:rPr>
          <w:rFonts w:ascii="inherit" w:hAnsi="inherit" w:cs="Arial"/>
          <w:color w:val="777777"/>
          <w:szCs w:val="20"/>
        </w:rPr>
        <w:t>will fall between 4.88 and 5.26, 98% of the time.</w:t>
      </w:r>
    </w:p>
    <w:p w14:paraId="436276CC" w14:textId="77777777" w:rsidR="007315A2" w:rsidRPr="009F4A31" w:rsidRDefault="007315A2" w:rsidP="00804C28">
      <w:pPr>
        <w:pStyle w:val="NormalWeb"/>
        <w:shd w:val="clear" w:color="auto" w:fill="FFFFFF"/>
        <w:spacing w:before="0" w:beforeAutospacing="0" w:after="0" w:afterAutospacing="0"/>
        <w:textAlignment w:val="baseline"/>
        <w:rPr>
          <w:rFonts w:ascii="inherit" w:hAnsi="inherit" w:cs="Arial"/>
          <w:color w:val="777777"/>
          <w:szCs w:val="20"/>
        </w:rPr>
      </w:pPr>
    </w:p>
    <w:p w14:paraId="5D7B34E1" w14:textId="77777777" w:rsidR="00804C28" w:rsidRPr="009F4A31"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The </w:t>
      </w:r>
      <w:hyperlink r:id="rId798" w:history="1">
        <w:r w:rsidRPr="009F4A31">
          <w:rPr>
            <w:rStyle w:val="Hyperlink"/>
            <w:rFonts w:ascii="inherit" w:eastAsiaTheme="majorEastAsia" w:hAnsi="inherit" w:cs="Arial"/>
            <w:color w:val="05A9C5"/>
            <w:szCs w:val="20"/>
            <w:bdr w:val="none" w:sz="0" w:space="0" w:color="auto" w:frame="1"/>
          </w:rPr>
          <w:t>mean error </w:t>
        </w:r>
      </w:hyperlink>
      <w:r w:rsidRPr="009F4A31">
        <w:rPr>
          <w:rFonts w:ascii="inherit" w:hAnsi="inherit" w:cs="Arial"/>
          <w:color w:val="777777"/>
          <w:szCs w:val="20"/>
        </w:rPr>
        <w:t>refers to the mean (average) of all errors. “Error” in this context is the difference between a measured and true value.</w:t>
      </w:r>
    </w:p>
    <w:p w14:paraId="5AA8755A" w14:textId="77777777" w:rsidR="00804C28" w:rsidRPr="009F4A31"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For</w:t>
      </w:r>
      <w:r w:rsidRPr="009F4A31">
        <w:rPr>
          <w:rStyle w:val="Strong"/>
          <w:rFonts w:ascii="inherit" w:hAnsi="inherit" w:cs="Arial"/>
          <w:color w:val="777777"/>
          <w:szCs w:val="20"/>
          <w:bdr w:val="none" w:sz="0" w:space="0" w:color="auto" w:frame="1"/>
        </w:rPr>
        <w:t> what happens to </w:t>
      </w:r>
      <w:hyperlink r:id="rId799" w:history="1">
        <w:r w:rsidRPr="009F4A31">
          <w:rPr>
            <w:rStyle w:val="Hyperlink"/>
            <w:rFonts w:ascii="inherit" w:eastAsiaTheme="majorEastAsia" w:hAnsi="inherit" w:cs="Arial"/>
            <w:b/>
            <w:bCs/>
            <w:color w:val="05A9C5"/>
            <w:szCs w:val="20"/>
            <w:bdr w:val="none" w:sz="0" w:space="0" w:color="auto" w:frame="1"/>
          </w:rPr>
          <w:t>measurement errors </w:t>
        </w:r>
      </w:hyperlink>
      <w:r w:rsidRPr="009F4A31">
        <w:rPr>
          <w:rFonts w:ascii="inherit" w:hAnsi="inherit" w:cs="Arial"/>
          <w:color w:val="777777"/>
          <w:szCs w:val="20"/>
        </w:rPr>
        <w:t>when you use uncertain measurements to calculate something else (For example, using length to calculate area), see: </w:t>
      </w:r>
      <w:hyperlink r:id="rId800" w:history="1">
        <w:r w:rsidRPr="009F4A31">
          <w:rPr>
            <w:rStyle w:val="Hyperlink"/>
            <w:rFonts w:ascii="inherit" w:eastAsiaTheme="majorEastAsia" w:hAnsi="inherit" w:cs="Arial"/>
            <w:color w:val="05A9C5"/>
            <w:szCs w:val="20"/>
            <w:bdr w:val="none" w:sz="0" w:space="0" w:color="auto" w:frame="1"/>
          </w:rPr>
          <w:t>Propagation of Uncertainty</w:t>
        </w:r>
      </w:hyperlink>
      <w:r w:rsidRPr="009F4A31">
        <w:rPr>
          <w:rFonts w:ascii="inherit" w:hAnsi="inherit" w:cs="Arial"/>
          <w:color w:val="777777"/>
          <w:szCs w:val="20"/>
        </w:rPr>
        <w:t>. In general terms, </w:t>
      </w:r>
      <w:hyperlink r:id="rId801" w:history="1">
        <w:r w:rsidRPr="009F4A31">
          <w:rPr>
            <w:rStyle w:val="Hyperlink"/>
            <w:rFonts w:ascii="inherit" w:eastAsiaTheme="majorEastAsia" w:hAnsi="inherit" w:cs="Arial"/>
            <w:color w:val="05A9C5"/>
            <w:szCs w:val="20"/>
            <w:bdr w:val="none" w:sz="0" w:space="0" w:color="auto" w:frame="1"/>
          </w:rPr>
          <w:t>relative precision</w:t>
        </w:r>
      </w:hyperlink>
      <w:r w:rsidRPr="009F4A31">
        <w:rPr>
          <w:rFonts w:ascii="inherit" w:hAnsi="inherit" w:cs="Arial"/>
          <w:color w:val="777777"/>
          <w:szCs w:val="20"/>
        </w:rPr>
        <w:t> shows uncertainty as a fraction of a quantity. It is the ratio of a measurement’s precision and the measurement itself.</w:t>
      </w:r>
    </w:p>
    <w:p w14:paraId="0BAAE0D4" w14:textId="04C82DB7" w:rsidR="00804C28" w:rsidRDefault="00804C28" w:rsidP="00804C28">
      <w:pPr>
        <w:pStyle w:val="NormalWeb"/>
        <w:shd w:val="clear" w:color="auto" w:fill="FFFFFF"/>
        <w:spacing w:before="0" w:beforeAutospacing="0" w:after="0" w:afterAutospacing="0"/>
        <w:textAlignment w:val="baseline"/>
        <w:rPr>
          <w:rFonts w:ascii="inherit" w:hAnsi="inherit" w:cs="Arial"/>
          <w:color w:val="777777"/>
          <w:szCs w:val="20"/>
        </w:rPr>
      </w:pPr>
      <w:r w:rsidRPr="009F4A31">
        <w:rPr>
          <w:rFonts w:ascii="inherit" w:hAnsi="inherit" w:cs="Arial"/>
          <w:color w:val="777777"/>
          <w:szCs w:val="20"/>
        </w:rPr>
        <w:t>For the </w:t>
      </w:r>
      <w:r w:rsidRPr="009F4A31">
        <w:rPr>
          <w:rStyle w:val="Strong"/>
          <w:rFonts w:ascii="inherit" w:hAnsi="inherit" w:cs="Arial"/>
          <w:color w:val="777777"/>
          <w:szCs w:val="20"/>
          <w:bdr w:val="none" w:sz="0" w:space="0" w:color="auto" w:frame="1"/>
        </w:rPr>
        <w:t>entropy of a distribution</w:t>
      </w:r>
      <w:r w:rsidRPr="009F4A31">
        <w:rPr>
          <w:rFonts w:ascii="inherit" w:hAnsi="inherit" w:cs="Arial"/>
          <w:color w:val="777777"/>
          <w:szCs w:val="20"/>
        </w:rPr>
        <w:t> where a row variable X explains a column variable Y, see: </w:t>
      </w:r>
      <w:hyperlink r:id="rId802" w:history="1">
        <w:r w:rsidRPr="009F4A31">
          <w:rPr>
            <w:rStyle w:val="Hyperlink"/>
            <w:rFonts w:ascii="inherit" w:eastAsiaTheme="majorEastAsia" w:hAnsi="inherit" w:cs="Arial"/>
            <w:color w:val="05A9C5"/>
            <w:szCs w:val="20"/>
            <w:bdr w:val="none" w:sz="0" w:space="0" w:color="auto" w:frame="1"/>
          </w:rPr>
          <w:t>Uncertainty Coefficient</w:t>
        </w:r>
      </w:hyperlink>
      <w:r w:rsidRPr="009F4A31">
        <w:rPr>
          <w:rFonts w:ascii="inherit" w:hAnsi="inherit" w:cs="Arial"/>
          <w:color w:val="777777"/>
          <w:szCs w:val="20"/>
        </w:rPr>
        <w:t>.</w:t>
      </w:r>
    </w:p>
    <w:p w14:paraId="0E8E833A" w14:textId="77777777" w:rsidR="00B535FA" w:rsidRPr="009F4A31" w:rsidRDefault="00B535FA" w:rsidP="00804C28">
      <w:pPr>
        <w:pStyle w:val="NormalWeb"/>
        <w:shd w:val="clear" w:color="auto" w:fill="FFFFFF"/>
        <w:spacing w:before="0" w:beforeAutospacing="0" w:after="0" w:afterAutospacing="0"/>
        <w:textAlignment w:val="baseline"/>
        <w:rPr>
          <w:rFonts w:ascii="inherit" w:hAnsi="inherit" w:cs="Arial"/>
          <w:color w:val="777777"/>
          <w:szCs w:val="20"/>
        </w:rPr>
      </w:pPr>
    </w:p>
    <w:p w14:paraId="357FE468" w14:textId="0C4CEEF6" w:rsidR="00804C28" w:rsidRPr="00B535FA" w:rsidRDefault="00804C28" w:rsidP="00804C2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535F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Sources of Uncertainty</w:t>
      </w:r>
    </w:p>
    <w:p w14:paraId="7E781141" w14:textId="77777777" w:rsidR="00B535FA" w:rsidRPr="00B535FA" w:rsidRDefault="00B535FA" w:rsidP="00B535FA"/>
    <w:p w14:paraId="066A36E3"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lastRenderedPageBreak/>
        <w:t>Interpolation errors</w:t>
      </w:r>
      <w:r w:rsidRPr="00FC6006">
        <w:rPr>
          <w:rFonts w:ascii="inherit" w:hAnsi="inherit" w:cs="Arial"/>
          <w:color w:val="777777"/>
          <w:sz w:val="24"/>
          <w:szCs w:val="20"/>
        </w:rPr>
        <w:t xml:space="preserve"> happen because of a lack of </w:t>
      </w:r>
      <w:proofErr w:type="gramStart"/>
      <w:r w:rsidRPr="00FC6006">
        <w:rPr>
          <w:rFonts w:ascii="inherit" w:hAnsi="inherit" w:cs="Arial"/>
          <w:color w:val="777777"/>
          <w:sz w:val="24"/>
          <w:szCs w:val="20"/>
        </w:rPr>
        <w:t>data, and</w:t>
      </w:r>
      <w:proofErr w:type="gramEnd"/>
      <w:r w:rsidRPr="00FC6006">
        <w:rPr>
          <w:rFonts w:ascii="inherit" w:hAnsi="inherit" w:cs="Arial"/>
          <w:color w:val="777777"/>
          <w:sz w:val="24"/>
          <w:szCs w:val="20"/>
        </w:rPr>
        <w:t xml:space="preserve"> may be compounded by your choice of interpolation method.</w:t>
      </w:r>
    </w:p>
    <w:p w14:paraId="33C8526C"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Model bias</w:t>
      </w:r>
      <w:r w:rsidRPr="00FC6006">
        <w:rPr>
          <w:rFonts w:ascii="inherit" w:hAnsi="inherit" w:cs="Arial"/>
          <w:color w:val="777777"/>
          <w:sz w:val="24"/>
          <w:szCs w:val="20"/>
        </w:rPr>
        <w:t> happens because any model is an approximation, or a best guess at what a true distribution might look like.</w:t>
      </w:r>
    </w:p>
    <w:p w14:paraId="270EB64E"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Numerical errors</w:t>
      </w:r>
      <w:r w:rsidRPr="00FC6006">
        <w:rPr>
          <w:rFonts w:ascii="inherit" w:hAnsi="inherit" w:cs="Arial"/>
          <w:color w:val="777777"/>
          <w:sz w:val="24"/>
          <w:szCs w:val="20"/>
        </w:rPr>
        <w:t> are human errors that creep in when translating mathematical models into a computer.</w:t>
      </w:r>
    </w:p>
    <w:p w14:paraId="7A74833B"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Observational error</w:t>
      </w:r>
      <w:r w:rsidRPr="00FC6006">
        <w:rPr>
          <w:rFonts w:ascii="inherit" w:hAnsi="inherit" w:cs="Arial"/>
          <w:color w:val="777777"/>
          <w:sz w:val="24"/>
          <w:szCs w:val="20"/>
        </w:rPr>
        <w:t> is due to the variability of measurements in an experiment.</w:t>
      </w:r>
    </w:p>
    <w:p w14:paraId="62DB77C6" w14:textId="77777777" w:rsidR="00804C28" w:rsidRPr="00FC6006" w:rsidRDefault="00804C28" w:rsidP="00804C28">
      <w:pPr>
        <w:numPr>
          <w:ilvl w:val="0"/>
          <w:numId w:val="45"/>
        </w:numPr>
        <w:shd w:val="clear" w:color="auto" w:fill="FFFFFF"/>
        <w:spacing w:after="0" w:line="240" w:lineRule="auto"/>
        <w:ind w:left="450"/>
        <w:textAlignment w:val="baseline"/>
        <w:rPr>
          <w:rFonts w:ascii="inherit" w:hAnsi="inherit" w:cs="Arial"/>
          <w:color w:val="777777"/>
          <w:sz w:val="24"/>
          <w:szCs w:val="20"/>
        </w:rPr>
      </w:pPr>
      <w:r w:rsidRPr="00FC6006">
        <w:rPr>
          <w:rStyle w:val="Strong"/>
          <w:rFonts w:ascii="inherit" w:hAnsi="inherit" w:cs="Arial"/>
          <w:color w:val="777777"/>
          <w:sz w:val="24"/>
          <w:szCs w:val="20"/>
          <w:bdr w:val="none" w:sz="0" w:space="0" w:color="auto" w:frame="1"/>
        </w:rPr>
        <w:t>Parameter uncertainty</w:t>
      </w:r>
      <w:r w:rsidRPr="00FC6006">
        <w:rPr>
          <w:rFonts w:ascii="inherit" w:hAnsi="inherit" w:cs="Arial"/>
          <w:color w:val="777777"/>
          <w:sz w:val="24"/>
          <w:szCs w:val="20"/>
        </w:rPr>
        <w:t> happens because we don’t know the exact, or “best” values in a population—we can only take a good guess with sampling.</w:t>
      </w:r>
    </w:p>
    <w:p w14:paraId="725459EE" w14:textId="77777777" w:rsidR="00804C28" w:rsidRDefault="00804C28"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1744048" w14:textId="7F03C535"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552E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w:t>
      </w:r>
    </w:p>
    <w:p w14:paraId="4EB17113" w14:textId="77777777" w:rsidR="008552E7" w:rsidRPr="008552E7" w:rsidRDefault="008552E7" w:rsidP="008552E7">
      <w:pPr>
        <w:rPr>
          <w:lang w:eastAsia="en-IN"/>
        </w:rPr>
      </w:pPr>
    </w:p>
    <w:p w14:paraId="03D2CEB8" w14:textId="0B98290F"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3B356E">
        <w:rPr>
          <w:rFonts w:ascii="Arial" w:hAnsi="Arial" w:cs="Arial"/>
          <w:color w:val="ED7D31" w:themeColor="accent2"/>
          <w:szCs w:val="20"/>
        </w:rPr>
        <w:t>The </w:t>
      </w:r>
      <w:r w:rsidRPr="003B356E">
        <w:rPr>
          <w:rStyle w:val="Strong"/>
          <w:rFonts w:ascii="inherit" w:eastAsiaTheme="majorEastAsia" w:hAnsi="inherit" w:cs="Arial"/>
          <w:color w:val="ED7D31" w:themeColor="accent2"/>
          <w:szCs w:val="20"/>
          <w:bdr w:val="none" w:sz="0" w:space="0" w:color="auto" w:frame="1"/>
        </w:rPr>
        <w:t>margin of error </w:t>
      </w:r>
      <w:r w:rsidRPr="003B356E">
        <w:rPr>
          <w:rFonts w:ascii="Arial" w:hAnsi="Arial" w:cs="Arial"/>
          <w:color w:val="ED7D31" w:themeColor="accent2"/>
          <w:szCs w:val="20"/>
        </w:rPr>
        <w:t>is the range of values below and above the </w:t>
      </w:r>
      <w:hyperlink r:id="rId803" w:history="1">
        <w:r w:rsidRPr="003B356E">
          <w:rPr>
            <w:rStyle w:val="Hyperlink"/>
            <w:rFonts w:ascii="inherit" w:hAnsi="inherit" w:cs="Arial"/>
            <w:color w:val="ED7D31" w:themeColor="accent2"/>
            <w:szCs w:val="20"/>
            <w:bdr w:val="none" w:sz="0" w:space="0" w:color="auto" w:frame="1"/>
          </w:rPr>
          <w:t>sample statistic</w:t>
        </w:r>
      </w:hyperlink>
      <w:r w:rsidRPr="003B356E">
        <w:rPr>
          <w:rFonts w:ascii="Arial" w:hAnsi="Arial" w:cs="Arial"/>
          <w:color w:val="ED7D31" w:themeColor="accent2"/>
          <w:szCs w:val="20"/>
        </w:rPr>
        <w:t> in a </w:t>
      </w:r>
      <w:hyperlink r:id="rId804" w:history="1">
        <w:r w:rsidRPr="003B356E">
          <w:rPr>
            <w:rStyle w:val="Hyperlink"/>
            <w:rFonts w:ascii="inherit" w:hAnsi="inherit" w:cs="Arial"/>
            <w:color w:val="00B0F0"/>
            <w:szCs w:val="20"/>
            <w:bdr w:val="none" w:sz="0" w:space="0" w:color="auto" w:frame="1"/>
          </w:rPr>
          <w:t>confidence interval</w:t>
        </w:r>
      </w:hyperlink>
      <w:r w:rsidRPr="003B356E">
        <w:rPr>
          <w:rFonts w:ascii="Arial" w:hAnsi="Arial" w:cs="Arial"/>
          <w:color w:val="ED7D31" w:themeColor="accent2"/>
          <w:szCs w:val="20"/>
        </w:rPr>
        <w:t>. The confidence interval is a way to show what the </w:t>
      </w:r>
      <w:hyperlink r:id="rId805" w:history="1">
        <w:r w:rsidRPr="003B356E">
          <w:rPr>
            <w:rStyle w:val="Hyperlink"/>
            <w:rFonts w:ascii="inherit" w:hAnsi="inherit" w:cs="Arial"/>
            <w:b/>
            <w:bCs/>
            <w:color w:val="00B0F0"/>
            <w:szCs w:val="20"/>
            <w:bdr w:val="none" w:sz="0" w:space="0" w:color="auto" w:frame="1"/>
          </w:rPr>
          <w:t>uncertainty</w:t>
        </w:r>
      </w:hyperlink>
      <w:r w:rsidRPr="003B356E">
        <w:rPr>
          <w:rFonts w:ascii="Arial" w:hAnsi="Arial" w:cs="Arial"/>
          <w:color w:val="ED7D31" w:themeColor="accent2"/>
          <w:szCs w:val="20"/>
        </w:rPr>
        <w:t> is with a certain </w:t>
      </w:r>
      <w:hyperlink r:id="rId806" w:history="1">
        <w:r w:rsidRPr="003B356E">
          <w:rPr>
            <w:rStyle w:val="Hyperlink"/>
            <w:rFonts w:ascii="inherit" w:hAnsi="inherit" w:cs="Arial"/>
            <w:color w:val="ED7D31" w:themeColor="accent2"/>
            <w:szCs w:val="20"/>
            <w:bdr w:val="none" w:sz="0" w:space="0" w:color="auto" w:frame="1"/>
          </w:rPr>
          <w:t>statistic </w:t>
        </w:r>
      </w:hyperlink>
      <w:r w:rsidRPr="004B2B30">
        <w:rPr>
          <w:rFonts w:ascii="Arial" w:hAnsi="Arial" w:cs="Arial"/>
          <w:color w:val="777777"/>
          <w:szCs w:val="20"/>
        </w:rPr>
        <w:t>(i.e. from a poll or survey). For example, a poll might state that there is a 98% confidence interval of 4.88 and 5.26. That means if the poll is repeated using the same techniques, 98% of the time the true population parameter (</w:t>
      </w:r>
      <w:hyperlink r:id="rId807" w:history="1">
        <w:r w:rsidRPr="004B2B30">
          <w:rPr>
            <w:rStyle w:val="Hyperlink"/>
            <w:rFonts w:ascii="inherit" w:hAnsi="inherit" w:cs="Arial"/>
            <w:color w:val="05A9C5"/>
            <w:szCs w:val="20"/>
            <w:bdr w:val="none" w:sz="0" w:space="0" w:color="auto" w:frame="1"/>
          </w:rPr>
          <w:t>parameter vs. statistic</w:t>
        </w:r>
      </w:hyperlink>
      <w:r w:rsidRPr="004B2B30">
        <w:rPr>
          <w:rFonts w:ascii="Arial" w:hAnsi="Arial" w:cs="Arial"/>
          <w:color w:val="777777"/>
          <w:szCs w:val="20"/>
        </w:rPr>
        <w:t>) will fall within the interval estimates (i.e. 4.88 and 5.26) 98% of the time.</w:t>
      </w:r>
    </w:p>
    <w:p w14:paraId="676BE9C1" w14:textId="77777777" w:rsidR="008B73BB" w:rsidRPr="004B2B30" w:rsidRDefault="008B73BB" w:rsidP="00E1580F">
      <w:pPr>
        <w:pStyle w:val="NormalWeb"/>
        <w:shd w:val="clear" w:color="auto" w:fill="FFFFFF"/>
        <w:spacing w:before="0" w:beforeAutospacing="0" w:after="0" w:afterAutospacing="0"/>
        <w:textAlignment w:val="baseline"/>
        <w:rPr>
          <w:rFonts w:ascii="Arial" w:hAnsi="Arial" w:cs="Arial"/>
          <w:color w:val="777777"/>
          <w:szCs w:val="20"/>
        </w:rPr>
      </w:pPr>
    </w:p>
    <w:p w14:paraId="49512409" w14:textId="2F4E32C5"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92EF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 Percentage</w:t>
      </w:r>
    </w:p>
    <w:p w14:paraId="65FE825C" w14:textId="77777777" w:rsidR="00692EF2" w:rsidRPr="00692EF2" w:rsidRDefault="00692EF2" w:rsidP="00692EF2">
      <w:pPr>
        <w:rPr>
          <w:lang w:eastAsia="en-IN"/>
        </w:rPr>
      </w:pPr>
    </w:p>
    <w:p w14:paraId="48E05A24" w14:textId="19930ED9" w:rsidR="00E1580F" w:rsidRPr="00B13F9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B13F98">
        <w:rPr>
          <w:rFonts w:ascii="Arial" w:hAnsi="Arial" w:cs="Arial"/>
          <w:color w:val="ED7D31" w:themeColor="accent2"/>
          <w:szCs w:val="20"/>
        </w:rPr>
        <w:t>A margin of error</w:t>
      </w:r>
      <w:r w:rsidR="008303E4">
        <w:rPr>
          <w:rFonts w:ascii="Arial" w:hAnsi="Arial" w:cs="Arial"/>
          <w:color w:val="ED7D31" w:themeColor="accent2"/>
          <w:szCs w:val="20"/>
        </w:rPr>
        <w:t xml:space="preserve"> percentage</w:t>
      </w:r>
      <w:r w:rsidRPr="00B13F98">
        <w:rPr>
          <w:rFonts w:ascii="Arial" w:hAnsi="Arial" w:cs="Arial"/>
          <w:color w:val="ED7D31" w:themeColor="accent2"/>
          <w:szCs w:val="20"/>
        </w:rPr>
        <w:t xml:space="preserve"> tells you </w:t>
      </w:r>
      <w:r w:rsidRPr="00B13F98">
        <w:rPr>
          <w:rStyle w:val="Strong"/>
          <w:rFonts w:ascii="inherit" w:eastAsiaTheme="majorEastAsia" w:hAnsi="inherit" w:cs="Arial"/>
          <w:color w:val="ED7D31" w:themeColor="accent2"/>
          <w:szCs w:val="20"/>
          <w:bdr w:val="none" w:sz="0" w:space="0" w:color="auto" w:frame="1"/>
        </w:rPr>
        <w:t>how many percentage points your results will differ </w:t>
      </w:r>
      <w:r w:rsidRPr="00B13F98">
        <w:rPr>
          <w:rFonts w:ascii="Arial" w:hAnsi="Arial" w:cs="Arial"/>
          <w:color w:val="ED7D31" w:themeColor="accent2"/>
          <w:szCs w:val="20"/>
        </w:rPr>
        <w:t>from the real population value</w:t>
      </w:r>
      <w:r w:rsidRPr="00B13F98">
        <w:rPr>
          <w:rFonts w:ascii="Arial" w:hAnsi="Arial" w:cs="Arial"/>
          <w:color w:val="777777"/>
          <w:szCs w:val="20"/>
        </w:rPr>
        <w:t>. For example, a 95% confidence interval with a 4 percent margin of error means that your statistic will be within 4 percentage points of the real population value 95% of the time.</w:t>
      </w:r>
    </w:p>
    <w:p w14:paraId="739C6AE1" w14:textId="77777777" w:rsidR="00C9321C" w:rsidRDefault="00C9321C" w:rsidP="00E1580F">
      <w:pPr>
        <w:pStyle w:val="NormalWeb"/>
        <w:shd w:val="clear" w:color="auto" w:fill="FFFFFF"/>
        <w:spacing w:before="0" w:beforeAutospacing="0" w:after="225" w:afterAutospacing="0"/>
        <w:textAlignment w:val="baseline"/>
        <w:rPr>
          <w:rFonts w:ascii="Arial" w:hAnsi="Arial" w:cs="Arial"/>
          <w:color w:val="777777"/>
          <w:szCs w:val="20"/>
        </w:rPr>
      </w:pPr>
    </w:p>
    <w:p w14:paraId="61EEEDFE" w14:textId="0ED09979" w:rsidR="00E1580F" w:rsidRPr="00B13F9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B13F98">
        <w:rPr>
          <w:rFonts w:ascii="Arial" w:hAnsi="Arial" w:cs="Arial"/>
          <w:color w:val="777777"/>
          <w:szCs w:val="20"/>
        </w:rPr>
        <w:t>The Margin of Error can be calculated in two ways:</w:t>
      </w:r>
    </w:p>
    <w:p w14:paraId="262D1E17" w14:textId="77777777" w:rsidR="00E1580F" w:rsidRPr="00B13F98" w:rsidRDefault="00E1580F" w:rsidP="00E1580F">
      <w:pPr>
        <w:numPr>
          <w:ilvl w:val="0"/>
          <w:numId w:val="46"/>
        </w:numPr>
        <w:shd w:val="clear" w:color="auto" w:fill="FFFFFF"/>
        <w:spacing w:after="0" w:line="240" w:lineRule="auto"/>
        <w:ind w:left="450"/>
        <w:textAlignment w:val="baseline"/>
        <w:rPr>
          <w:rFonts w:ascii="inherit" w:hAnsi="inherit" w:cs="Arial"/>
          <w:color w:val="777777"/>
          <w:sz w:val="24"/>
          <w:szCs w:val="20"/>
        </w:rPr>
      </w:pPr>
      <w:r w:rsidRPr="00B13F98">
        <w:rPr>
          <w:rFonts w:ascii="inherit" w:hAnsi="inherit" w:cs="Arial"/>
          <w:color w:val="777777"/>
          <w:sz w:val="24"/>
          <w:szCs w:val="20"/>
        </w:rPr>
        <w:t>Margin of error = </w:t>
      </w:r>
      <w:hyperlink r:id="rId808" w:history="1">
        <w:r w:rsidRPr="00B13F98">
          <w:rPr>
            <w:rStyle w:val="Hyperlink"/>
            <w:rFonts w:ascii="inherit" w:hAnsi="inherit" w:cs="Arial"/>
            <w:color w:val="777777"/>
            <w:sz w:val="24"/>
            <w:szCs w:val="20"/>
            <w:bdr w:val="none" w:sz="0" w:space="0" w:color="auto" w:frame="1"/>
          </w:rPr>
          <w:t>Critical value</w:t>
        </w:r>
      </w:hyperlink>
      <w:r w:rsidRPr="00B13F98">
        <w:rPr>
          <w:rFonts w:ascii="inherit" w:hAnsi="inherit" w:cs="Arial"/>
          <w:color w:val="777777"/>
          <w:sz w:val="24"/>
          <w:szCs w:val="20"/>
        </w:rPr>
        <w:t> x </w:t>
      </w:r>
      <w:hyperlink r:id="rId809" w:history="1">
        <w:r w:rsidRPr="00B13F98">
          <w:rPr>
            <w:rStyle w:val="Hyperlink"/>
            <w:rFonts w:ascii="inherit" w:hAnsi="inherit" w:cs="Arial"/>
            <w:b/>
            <w:bCs/>
            <w:color w:val="777777"/>
            <w:sz w:val="24"/>
            <w:szCs w:val="20"/>
            <w:bdr w:val="none" w:sz="0" w:space="0" w:color="auto" w:frame="1"/>
          </w:rPr>
          <w:t>Standard deviation</w:t>
        </w:r>
      </w:hyperlink>
    </w:p>
    <w:p w14:paraId="2BE812A7" w14:textId="3EEADDEA" w:rsidR="00E1580F" w:rsidRDefault="00E1580F" w:rsidP="00E1580F">
      <w:pPr>
        <w:numPr>
          <w:ilvl w:val="0"/>
          <w:numId w:val="46"/>
        </w:numPr>
        <w:shd w:val="clear" w:color="auto" w:fill="FFFFFF"/>
        <w:spacing w:after="0" w:line="240" w:lineRule="auto"/>
        <w:ind w:left="450"/>
        <w:textAlignment w:val="baseline"/>
        <w:rPr>
          <w:rFonts w:ascii="inherit" w:hAnsi="inherit" w:cs="Arial"/>
          <w:color w:val="777777"/>
          <w:sz w:val="24"/>
          <w:szCs w:val="20"/>
        </w:rPr>
      </w:pPr>
      <w:r w:rsidRPr="00B13F98">
        <w:rPr>
          <w:rFonts w:ascii="inherit" w:hAnsi="inherit" w:cs="Arial"/>
          <w:color w:val="777777"/>
          <w:sz w:val="24"/>
          <w:szCs w:val="20"/>
        </w:rPr>
        <w:t>Margin of error = Critical value x </w:t>
      </w:r>
      <w:hyperlink r:id="rId810" w:history="1">
        <w:r w:rsidRPr="00B13F98">
          <w:rPr>
            <w:rStyle w:val="Hyperlink"/>
            <w:rFonts w:ascii="inherit" w:hAnsi="inherit" w:cs="Arial"/>
            <w:b/>
            <w:bCs/>
            <w:color w:val="777777"/>
            <w:sz w:val="24"/>
            <w:szCs w:val="20"/>
            <w:bdr w:val="none" w:sz="0" w:space="0" w:color="auto" w:frame="1"/>
          </w:rPr>
          <w:t>Standard error</w:t>
        </w:r>
      </w:hyperlink>
      <w:r w:rsidRPr="00B13F98">
        <w:rPr>
          <w:rFonts w:ascii="inherit" w:hAnsi="inherit" w:cs="Arial"/>
          <w:color w:val="777777"/>
          <w:sz w:val="24"/>
          <w:szCs w:val="20"/>
        </w:rPr>
        <w:t> of the statistic</w:t>
      </w:r>
    </w:p>
    <w:p w14:paraId="53503F89" w14:textId="77777777" w:rsidR="0035211B" w:rsidRPr="00B13F98" w:rsidRDefault="0035211B" w:rsidP="0035211B">
      <w:pPr>
        <w:shd w:val="clear" w:color="auto" w:fill="FFFFFF"/>
        <w:spacing w:after="0" w:line="240" w:lineRule="auto"/>
        <w:ind w:left="450"/>
        <w:textAlignment w:val="baseline"/>
        <w:rPr>
          <w:rFonts w:ascii="inherit" w:hAnsi="inherit" w:cs="Arial"/>
          <w:color w:val="777777"/>
          <w:sz w:val="24"/>
          <w:szCs w:val="20"/>
        </w:rPr>
      </w:pPr>
    </w:p>
    <w:p w14:paraId="01205049" w14:textId="119A65AC" w:rsidR="00E1580F" w:rsidRDefault="00E1580F" w:rsidP="00503B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3B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Statistics Aren’t Always Right!</w:t>
      </w:r>
    </w:p>
    <w:p w14:paraId="6B3B227E" w14:textId="77777777" w:rsidR="00503BD8" w:rsidRPr="00503BD8" w:rsidRDefault="00503BD8" w:rsidP="00503BD8">
      <w:pPr>
        <w:rPr>
          <w:lang w:eastAsia="en-IN"/>
        </w:rPr>
      </w:pPr>
    </w:p>
    <w:p w14:paraId="4FB4BC29" w14:textId="77777777" w:rsidR="00E1580F" w:rsidRPr="00503BD8" w:rsidRDefault="00E1580F" w:rsidP="00E1580F">
      <w:pPr>
        <w:pStyle w:val="NormalWeb"/>
        <w:shd w:val="clear" w:color="auto" w:fill="FFFFFF"/>
        <w:spacing w:before="0" w:beforeAutospacing="0" w:after="0" w:afterAutospacing="0"/>
        <w:textAlignment w:val="baseline"/>
        <w:rPr>
          <w:rFonts w:ascii="Arial" w:hAnsi="Arial" w:cs="Arial"/>
          <w:color w:val="777777"/>
          <w:sz w:val="22"/>
          <w:szCs w:val="20"/>
        </w:rPr>
      </w:pPr>
      <w:r w:rsidRPr="00503BD8">
        <w:rPr>
          <w:rFonts w:ascii="Arial" w:hAnsi="Arial" w:cs="Arial"/>
          <w:color w:val="777777"/>
          <w:sz w:val="22"/>
          <w:szCs w:val="20"/>
        </w:rPr>
        <w:t>The idea behind confidence levels and margins of error is that any survey or poll will differ from the true </w:t>
      </w:r>
      <w:hyperlink r:id="rId811" w:history="1">
        <w:r w:rsidRPr="00503BD8">
          <w:rPr>
            <w:rStyle w:val="Hyperlink"/>
            <w:rFonts w:ascii="inherit" w:hAnsi="inherit" w:cs="Arial"/>
            <w:color w:val="05A9C5"/>
            <w:sz w:val="22"/>
            <w:szCs w:val="20"/>
            <w:bdr w:val="none" w:sz="0" w:space="0" w:color="auto" w:frame="1"/>
          </w:rPr>
          <w:t>population </w:t>
        </w:r>
      </w:hyperlink>
      <w:r w:rsidRPr="00503BD8">
        <w:rPr>
          <w:rFonts w:ascii="Arial" w:hAnsi="Arial" w:cs="Arial"/>
          <w:color w:val="777777"/>
          <w:sz w:val="22"/>
          <w:szCs w:val="20"/>
        </w:rPr>
        <w:t>by a certain amount. However, </w:t>
      </w:r>
      <w:hyperlink r:id="rId812" w:history="1">
        <w:r w:rsidRPr="00503BD8">
          <w:rPr>
            <w:rStyle w:val="Hyperlink"/>
            <w:rFonts w:ascii="inherit" w:hAnsi="inherit" w:cs="Arial"/>
            <w:color w:val="05A9C5"/>
            <w:sz w:val="22"/>
            <w:szCs w:val="20"/>
            <w:bdr w:val="none" w:sz="0" w:space="0" w:color="auto" w:frame="1"/>
          </w:rPr>
          <w:t>confidence intervals</w:t>
        </w:r>
      </w:hyperlink>
      <w:r w:rsidRPr="00503BD8">
        <w:rPr>
          <w:rFonts w:ascii="Arial" w:hAnsi="Arial" w:cs="Arial"/>
          <w:color w:val="777777"/>
          <w:sz w:val="22"/>
          <w:szCs w:val="20"/>
        </w:rPr>
        <w:t> and margins of error reflect the fact that there </w:t>
      </w:r>
      <w:r w:rsidRPr="00503BD8">
        <w:rPr>
          <w:rStyle w:val="Emphasis"/>
          <w:rFonts w:ascii="inherit" w:hAnsi="inherit" w:cs="Arial"/>
          <w:color w:val="777777"/>
          <w:sz w:val="22"/>
          <w:szCs w:val="20"/>
          <w:bdr w:val="none" w:sz="0" w:space="0" w:color="auto" w:frame="1"/>
        </w:rPr>
        <w:t>is</w:t>
      </w:r>
      <w:r w:rsidRPr="00503BD8">
        <w:rPr>
          <w:rFonts w:ascii="Arial" w:hAnsi="Arial" w:cs="Arial"/>
          <w:color w:val="777777"/>
          <w:sz w:val="22"/>
          <w:szCs w:val="20"/>
        </w:rPr>
        <w:t> room for error, so although 95% or 98% confidence with a 2 percent Margin of Error might sound like a very good statistic, room for error is built in, which means sometimes statistics are wrong. For example, </w:t>
      </w:r>
      <w:hyperlink r:id="rId813" w:history="1">
        <w:r w:rsidRPr="00503BD8">
          <w:rPr>
            <w:rStyle w:val="Hyperlink"/>
            <w:rFonts w:ascii="inherit" w:hAnsi="inherit" w:cs="Arial"/>
            <w:color w:val="05A9C5"/>
            <w:sz w:val="22"/>
            <w:szCs w:val="20"/>
            <w:bdr w:val="none" w:sz="0" w:space="0" w:color="auto" w:frame="1"/>
          </w:rPr>
          <w:t>a Gallup poll</w:t>
        </w:r>
      </w:hyperlink>
      <w:r w:rsidRPr="00503BD8">
        <w:rPr>
          <w:rFonts w:ascii="Arial" w:hAnsi="Arial" w:cs="Arial"/>
          <w:color w:val="777777"/>
          <w:sz w:val="22"/>
          <w:szCs w:val="20"/>
        </w:rPr>
        <w:t> in 2012 (incorrectly) stated that Romney would win the 2012 election with Romney at 49% and Obama at 48%. The stated confidence level was 95% with a margin of error of +/- 2, which means that the results were calculated to be accurate to within 2 percentages points 95% of the time.</w:t>
      </w:r>
    </w:p>
    <w:p w14:paraId="63A36136" w14:textId="56A71FA7" w:rsidR="00E1580F" w:rsidRDefault="00E1580F" w:rsidP="00E1580F">
      <w:pPr>
        <w:pStyle w:val="NormalWeb"/>
        <w:shd w:val="clear" w:color="auto" w:fill="FFFFFF"/>
        <w:spacing w:before="0" w:beforeAutospacing="0" w:after="0" w:afterAutospacing="0"/>
        <w:textAlignment w:val="baseline"/>
        <w:rPr>
          <w:rFonts w:ascii="Arial" w:hAnsi="Arial" w:cs="Arial"/>
          <w:color w:val="777777"/>
          <w:sz w:val="20"/>
          <w:szCs w:val="20"/>
        </w:rPr>
      </w:pPr>
      <w:r w:rsidRPr="00503BD8">
        <w:rPr>
          <w:rFonts w:ascii="Arial" w:hAnsi="Arial" w:cs="Arial"/>
          <w:color w:val="777777"/>
          <w:sz w:val="22"/>
          <w:szCs w:val="20"/>
        </w:rPr>
        <w:t>The </w:t>
      </w:r>
      <w:hyperlink r:id="rId814" w:history="1">
        <w:r w:rsidRPr="00503BD8">
          <w:rPr>
            <w:rStyle w:val="Hyperlink"/>
            <w:rFonts w:ascii="inherit" w:hAnsi="inherit" w:cs="Arial"/>
            <w:color w:val="05A9C5"/>
            <w:sz w:val="22"/>
            <w:szCs w:val="20"/>
            <w:bdr w:val="none" w:sz="0" w:space="0" w:color="auto" w:frame="1"/>
          </w:rPr>
          <w:t>real results from the election </w:t>
        </w:r>
      </w:hyperlink>
      <w:r w:rsidRPr="00503BD8">
        <w:rPr>
          <w:rFonts w:ascii="Arial" w:hAnsi="Arial" w:cs="Arial"/>
          <w:color w:val="777777"/>
          <w:sz w:val="22"/>
          <w:szCs w:val="20"/>
        </w:rPr>
        <w:t xml:space="preserve">were: Obama 51%, Romney 47%, which was actually even outside the range of the Gallup poll’s margin of error (2 percent), showing that not only can </w:t>
      </w:r>
      <w:r w:rsidRPr="00503BD8">
        <w:rPr>
          <w:rFonts w:ascii="Arial" w:hAnsi="Arial" w:cs="Arial"/>
          <w:color w:val="777777"/>
          <w:sz w:val="22"/>
          <w:szCs w:val="20"/>
        </w:rPr>
        <w:lastRenderedPageBreak/>
        <w:t>statistics be wrong, but polls can be too.</w:t>
      </w:r>
      <w:r w:rsidRPr="00503BD8">
        <w:rPr>
          <w:rFonts w:ascii="Arial" w:hAnsi="Arial" w:cs="Arial"/>
          <w:color w:val="777777"/>
          <w:sz w:val="22"/>
          <w:szCs w:val="20"/>
        </w:rPr>
        <w:br/>
      </w:r>
    </w:p>
    <w:p w14:paraId="0DD544A3" w14:textId="77777777" w:rsidR="00E1580F" w:rsidRPr="004D0BE7"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D0B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Margin of Error</w:t>
      </w:r>
    </w:p>
    <w:p w14:paraId="4EF57EE6" w14:textId="77777777" w:rsidR="001F5458" w:rsidRDefault="001F5458" w:rsidP="00E1580F">
      <w:pPr>
        <w:pStyle w:val="NormalWeb"/>
        <w:shd w:val="clear" w:color="auto" w:fill="FFFFFF"/>
        <w:spacing w:before="0" w:beforeAutospacing="0" w:after="225" w:afterAutospacing="0"/>
        <w:textAlignment w:val="baseline"/>
        <w:rPr>
          <w:rFonts w:ascii="Arial" w:hAnsi="Arial" w:cs="Arial"/>
          <w:color w:val="777777"/>
          <w:sz w:val="20"/>
          <w:szCs w:val="20"/>
        </w:rPr>
      </w:pPr>
    </w:p>
    <w:p w14:paraId="49B6E9E5" w14:textId="0126F79A" w:rsidR="00E1580F" w:rsidRDefault="00E1580F" w:rsidP="00E1580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0937D761" w14:textId="6226BBED" w:rsidR="00E1580F" w:rsidRDefault="0073367A" w:rsidP="00E1580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3044FA3" wp14:editId="59DC704A">
            <wp:extent cx="4572000" cy="3429000"/>
            <wp:effectExtent l="0" t="0" r="0" b="0"/>
            <wp:docPr id="58" name="Video 58">
              <a:hlinkClick xmlns:a="http://schemas.openxmlformats.org/drawingml/2006/main" r:id="rId8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deo 58">
                      <a:hlinkClick r:id="rId815"/>
                    </pic:cNvPr>
                    <pic:cNvPicPr/>
                  </pic:nvPicPr>
                  <pic:blipFill>
                    <a:blip r:embed="rId81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MV_BwPHWGh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E4E47E8" w14:textId="77777777" w:rsidR="00E1580F" w:rsidRDefault="00E1580F" w:rsidP="00E1580F">
      <w:pPr>
        <w:rPr>
          <w:rFonts w:ascii="Times New Roman" w:hAnsi="Times New Roman" w:cs="Times New Roman"/>
          <w:sz w:val="24"/>
          <w:szCs w:val="24"/>
        </w:rPr>
      </w:pPr>
      <w:r>
        <w:rPr>
          <w:rFonts w:ascii="Arial" w:hAnsi="Arial" w:cs="Arial"/>
          <w:color w:val="777777"/>
          <w:sz w:val="20"/>
          <w:szCs w:val="20"/>
        </w:rPr>
        <w:br/>
      </w:r>
      <w:r w:rsidRPr="00547894">
        <w:rPr>
          <w:rFonts w:ascii="Arial" w:hAnsi="Arial" w:cs="Arial"/>
          <w:color w:val="777777"/>
          <w:sz w:val="24"/>
          <w:szCs w:val="20"/>
          <w:shd w:val="clear" w:color="auto" w:fill="FFFFFF"/>
        </w:rPr>
        <w:t>The margin of error tells you the </w:t>
      </w:r>
      <w:r w:rsidRPr="00547894">
        <w:rPr>
          <w:rStyle w:val="Strong"/>
          <w:rFonts w:ascii="Arial" w:hAnsi="Arial" w:cs="Arial"/>
          <w:color w:val="777777"/>
          <w:sz w:val="24"/>
          <w:szCs w:val="20"/>
          <w:bdr w:val="none" w:sz="0" w:space="0" w:color="auto" w:frame="1"/>
          <w:shd w:val="clear" w:color="auto" w:fill="FFFFFF"/>
        </w:rPr>
        <w:t>range of values</w:t>
      </w:r>
      <w:r w:rsidRPr="00547894">
        <w:rPr>
          <w:rFonts w:ascii="Arial" w:hAnsi="Arial" w:cs="Arial"/>
          <w:color w:val="777777"/>
          <w:sz w:val="24"/>
          <w:szCs w:val="20"/>
          <w:shd w:val="clear" w:color="auto" w:fill="FFFFFF"/>
        </w:rPr>
        <w:t> above and below a </w:t>
      </w:r>
      <w:hyperlink r:id="rId817" w:history="1">
        <w:r w:rsidRPr="00547894">
          <w:rPr>
            <w:rStyle w:val="Hyperlink"/>
            <w:rFonts w:ascii="Arial" w:hAnsi="Arial" w:cs="Arial"/>
            <w:color w:val="05A9C5"/>
            <w:sz w:val="24"/>
            <w:szCs w:val="20"/>
            <w:bdr w:val="none" w:sz="0" w:space="0" w:color="auto" w:frame="1"/>
            <w:shd w:val="clear" w:color="auto" w:fill="FFFFFF"/>
          </w:rPr>
          <w:t>confidence interval</w:t>
        </w:r>
      </w:hyperlink>
      <w:r>
        <w:rPr>
          <w:rFonts w:ascii="Arial" w:hAnsi="Arial" w:cs="Arial"/>
          <w:color w:val="777777"/>
          <w:sz w:val="20"/>
          <w:szCs w:val="20"/>
          <w:shd w:val="clear" w:color="auto" w:fill="FFFFFF"/>
        </w:rPr>
        <w:t>.</w:t>
      </w:r>
    </w:p>
    <w:p w14:paraId="5C295470" w14:textId="55FBD4BC" w:rsidR="00E1580F" w:rsidRDefault="00E1580F" w:rsidP="00E1580F">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469A3E52" wp14:editId="609BD9B5">
            <wp:extent cx="1432560" cy="1432560"/>
            <wp:effectExtent l="0" t="0" r="0" b="0"/>
            <wp:docPr id="53" name="Picture 53" descr="How to Calculate Margin of Error">
              <a:hlinkClick xmlns:a="http://schemas.openxmlformats.org/drawingml/2006/main" r:id="rId8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alculate Margin of Error">
                      <a:hlinkClick r:id="rId818"/>
                    </pic:cNvPr>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8993FA1" w14:textId="77777777" w:rsidR="00E1580F" w:rsidRDefault="00E1580F" w:rsidP="00E1580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Margins of error are commonly used in election polls.</w:t>
      </w:r>
    </w:p>
    <w:p w14:paraId="5BB1CD4B" w14:textId="77777777" w:rsidR="005321E1" w:rsidRDefault="005321E1" w:rsidP="00E1580F">
      <w:pPr>
        <w:rPr>
          <w:rFonts w:ascii="Arial" w:hAnsi="Arial" w:cs="Arial"/>
          <w:color w:val="777777"/>
          <w:sz w:val="20"/>
          <w:szCs w:val="20"/>
          <w:shd w:val="clear" w:color="auto" w:fill="FFFFFF"/>
        </w:rPr>
      </w:pPr>
    </w:p>
    <w:p w14:paraId="6A2ACF63" w14:textId="5FC3200F" w:rsidR="00E1580F" w:rsidRPr="005321E1" w:rsidRDefault="00E1580F" w:rsidP="00E1580F">
      <w:pPr>
        <w:rPr>
          <w:rFonts w:ascii="Times New Roman" w:hAnsi="Times New Roman" w:cs="Times New Roman"/>
          <w:sz w:val="32"/>
          <w:szCs w:val="24"/>
        </w:rPr>
      </w:pPr>
      <w:r w:rsidRPr="005321E1">
        <w:rPr>
          <w:rFonts w:ascii="Arial" w:hAnsi="Arial" w:cs="Arial"/>
          <w:color w:val="777777"/>
          <w:sz w:val="24"/>
          <w:szCs w:val="20"/>
          <w:shd w:val="clear" w:color="auto" w:fill="FFFFFF"/>
        </w:rPr>
        <w:t>A poll might report that a certain candidate is going to win an election with 51 percent of the vote; The </w:t>
      </w:r>
      <w:hyperlink r:id="rId820" w:history="1">
        <w:r w:rsidRPr="005321E1">
          <w:rPr>
            <w:rStyle w:val="Hyperlink"/>
            <w:rFonts w:ascii="Arial" w:hAnsi="Arial" w:cs="Arial"/>
            <w:color w:val="05A9C5"/>
            <w:sz w:val="24"/>
            <w:szCs w:val="20"/>
            <w:bdr w:val="none" w:sz="0" w:space="0" w:color="auto" w:frame="1"/>
            <w:shd w:val="clear" w:color="auto" w:fill="FFFFFF"/>
          </w:rPr>
          <w:t>confidence level</w:t>
        </w:r>
      </w:hyperlink>
      <w:r w:rsidRPr="005321E1">
        <w:rPr>
          <w:rFonts w:ascii="Arial" w:hAnsi="Arial" w:cs="Arial"/>
          <w:color w:val="777777"/>
          <w:sz w:val="24"/>
          <w:szCs w:val="20"/>
          <w:shd w:val="clear" w:color="auto" w:fill="FFFFFF"/>
        </w:rPr>
        <w:t> is 95 percent and the error is 4 percent. Let’s say the poll was repeated using the same techniques. The pollsters would expect the results to be within 4 percent of the stated result (51 percent) 95 percent of the time. In other words, 95 percent of the time they would expect the results to be between:</w:t>
      </w:r>
      <w:r w:rsidRPr="005321E1">
        <w:rPr>
          <w:rFonts w:ascii="Arial" w:hAnsi="Arial" w:cs="Arial"/>
          <w:color w:val="777777"/>
          <w:sz w:val="24"/>
          <w:szCs w:val="20"/>
        </w:rPr>
        <w:br/>
      </w:r>
      <w:r w:rsidRPr="005321E1">
        <w:rPr>
          <w:rFonts w:ascii="Arial" w:hAnsi="Arial" w:cs="Arial"/>
          <w:color w:val="777777"/>
          <w:sz w:val="24"/>
          <w:szCs w:val="20"/>
          <w:shd w:val="clear" w:color="auto" w:fill="FFFFFF"/>
        </w:rPr>
        <w:t>51 – 4 = 47 percent and</w:t>
      </w:r>
      <w:r w:rsidRPr="005321E1">
        <w:rPr>
          <w:rFonts w:ascii="Arial" w:hAnsi="Arial" w:cs="Arial"/>
          <w:color w:val="777777"/>
          <w:sz w:val="24"/>
          <w:szCs w:val="20"/>
        </w:rPr>
        <w:br/>
      </w:r>
      <w:r w:rsidRPr="005321E1">
        <w:rPr>
          <w:rFonts w:ascii="Arial" w:hAnsi="Arial" w:cs="Arial"/>
          <w:color w:val="777777"/>
          <w:sz w:val="24"/>
          <w:szCs w:val="20"/>
          <w:shd w:val="clear" w:color="auto" w:fill="FFFFFF"/>
        </w:rPr>
        <w:t>51 + 4 = 55 percent.</w:t>
      </w:r>
      <w:r w:rsidRPr="005321E1">
        <w:rPr>
          <w:rFonts w:ascii="Arial" w:hAnsi="Arial" w:cs="Arial"/>
          <w:color w:val="777777"/>
          <w:sz w:val="24"/>
          <w:szCs w:val="20"/>
        </w:rPr>
        <w:br/>
      </w:r>
      <w:r w:rsidRPr="005321E1">
        <w:rPr>
          <w:rStyle w:val="Strong"/>
          <w:rFonts w:ascii="Arial" w:hAnsi="Arial" w:cs="Arial"/>
          <w:color w:val="777777"/>
          <w:sz w:val="24"/>
          <w:szCs w:val="20"/>
          <w:bdr w:val="none" w:sz="0" w:space="0" w:color="auto" w:frame="1"/>
          <w:shd w:val="clear" w:color="auto" w:fill="FFFFFF"/>
        </w:rPr>
        <w:lastRenderedPageBreak/>
        <w:t>The margin of error can be calculated in two ways, depending on whether you have </w:t>
      </w:r>
      <w:hyperlink r:id="rId821" w:history="1">
        <w:r w:rsidRPr="005321E1">
          <w:rPr>
            <w:rStyle w:val="Hyperlink"/>
            <w:rFonts w:ascii="inherit" w:hAnsi="inherit" w:cs="Arial"/>
            <w:b/>
            <w:bCs/>
            <w:color w:val="05A9C5"/>
            <w:sz w:val="24"/>
            <w:szCs w:val="20"/>
            <w:bdr w:val="none" w:sz="0" w:space="0" w:color="auto" w:frame="1"/>
            <w:shd w:val="clear" w:color="auto" w:fill="FFFFFF"/>
          </w:rPr>
          <w:t>parameters </w:t>
        </w:r>
      </w:hyperlink>
      <w:r w:rsidRPr="005321E1">
        <w:rPr>
          <w:rStyle w:val="Strong"/>
          <w:rFonts w:ascii="Arial" w:hAnsi="Arial" w:cs="Arial"/>
          <w:color w:val="777777"/>
          <w:sz w:val="24"/>
          <w:szCs w:val="20"/>
          <w:bdr w:val="none" w:sz="0" w:space="0" w:color="auto" w:frame="1"/>
          <w:shd w:val="clear" w:color="auto" w:fill="FFFFFF"/>
        </w:rPr>
        <w:t>from a population or </w:t>
      </w:r>
      <w:hyperlink r:id="rId822" w:history="1">
        <w:r w:rsidRPr="005321E1">
          <w:rPr>
            <w:rStyle w:val="Hyperlink"/>
            <w:rFonts w:ascii="inherit" w:hAnsi="inherit" w:cs="Arial"/>
            <w:b/>
            <w:bCs/>
            <w:color w:val="05A9C5"/>
            <w:sz w:val="24"/>
            <w:szCs w:val="20"/>
            <w:bdr w:val="none" w:sz="0" w:space="0" w:color="auto" w:frame="1"/>
            <w:shd w:val="clear" w:color="auto" w:fill="FFFFFF"/>
          </w:rPr>
          <w:t>statistics </w:t>
        </w:r>
      </w:hyperlink>
      <w:r w:rsidRPr="005321E1">
        <w:rPr>
          <w:rStyle w:val="Strong"/>
          <w:rFonts w:ascii="Arial" w:hAnsi="Arial" w:cs="Arial"/>
          <w:color w:val="777777"/>
          <w:sz w:val="24"/>
          <w:szCs w:val="20"/>
          <w:bdr w:val="none" w:sz="0" w:space="0" w:color="auto" w:frame="1"/>
          <w:shd w:val="clear" w:color="auto" w:fill="FFFFFF"/>
        </w:rPr>
        <w:t>from a sample</w:t>
      </w:r>
      <w:r w:rsidRPr="005321E1">
        <w:rPr>
          <w:rFonts w:ascii="Arial" w:hAnsi="Arial" w:cs="Arial"/>
          <w:color w:val="777777"/>
          <w:sz w:val="24"/>
          <w:szCs w:val="20"/>
          <w:shd w:val="clear" w:color="auto" w:fill="FFFFFF"/>
        </w:rPr>
        <w:t>:</w:t>
      </w:r>
    </w:p>
    <w:p w14:paraId="0763093F" w14:textId="77777777" w:rsidR="00E1580F" w:rsidRPr="005321E1" w:rsidRDefault="00E1580F" w:rsidP="00E1580F">
      <w:pPr>
        <w:numPr>
          <w:ilvl w:val="0"/>
          <w:numId w:val="47"/>
        </w:numPr>
        <w:shd w:val="clear" w:color="auto" w:fill="FFFFFF"/>
        <w:spacing w:after="0" w:line="240" w:lineRule="auto"/>
        <w:ind w:left="450"/>
        <w:textAlignment w:val="baseline"/>
        <w:rPr>
          <w:rFonts w:ascii="inherit" w:hAnsi="inherit" w:cs="Arial"/>
          <w:color w:val="777777"/>
          <w:sz w:val="24"/>
          <w:szCs w:val="20"/>
        </w:rPr>
      </w:pPr>
      <w:r w:rsidRPr="005321E1">
        <w:rPr>
          <w:rFonts w:ascii="inherit" w:hAnsi="inherit" w:cs="Arial"/>
          <w:color w:val="777777"/>
          <w:sz w:val="24"/>
          <w:szCs w:val="20"/>
        </w:rPr>
        <w:t>Margin of error = Critical value x </w:t>
      </w:r>
      <w:hyperlink r:id="rId823" w:history="1">
        <w:r w:rsidRPr="005321E1">
          <w:rPr>
            <w:rStyle w:val="Hyperlink"/>
            <w:rFonts w:ascii="inherit" w:hAnsi="inherit" w:cs="Arial"/>
            <w:color w:val="777777"/>
            <w:sz w:val="24"/>
            <w:szCs w:val="20"/>
            <w:bdr w:val="none" w:sz="0" w:space="0" w:color="auto" w:frame="1"/>
          </w:rPr>
          <w:t>Standard deviation</w:t>
        </w:r>
      </w:hyperlink>
      <w:r w:rsidRPr="005321E1">
        <w:rPr>
          <w:rFonts w:ascii="inherit" w:hAnsi="inherit" w:cs="Arial"/>
          <w:color w:val="777777"/>
          <w:sz w:val="24"/>
          <w:szCs w:val="20"/>
        </w:rPr>
        <w:t> for the population.</w:t>
      </w:r>
    </w:p>
    <w:p w14:paraId="7D666829" w14:textId="785975A1" w:rsidR="00E1580F" w:rsidRDefault="00E1580F" w:rsidP="00E1580F">
      <w:pPr>
        <w:numPr>
          <w:ilvl w:val="0"/>
          <w:numId w:val="47"/>
        </w:numPr>
        <w:shd w:val="clear" w:color="auto" w:fill="FFFFFF"/>
        <w:spacing w:after="0" w:line="240" w:lineRule="auto"/>
        <w:ind w:left="450"/>
        <w:textAlignment w:val="baseline"/>
        <w:rPr>
          <w:rFonts w:ascii="inherit" w:hAnsi="inherit" w:cs="Arial"/>
          <w:color w:val="777777"/>
          <w:sz w:val="24"/>
          <w:szCs w:val="20"/>
        </w:rPr>
      </w:pPr>
      <w:r w:rsidRPr="005321E1">
        <w:rPr>
          <w:rFonts w:ascii="inherit" w:hAnsi="inherit" w:cs="Arial"/>
          <w:color w:val="777777"/>
          <w:sz w:val="24"/>
          <w:szCs w:val="20"/>
        </w:rPr>
        <w:t>Margin of error = Critical value x </w:t>
      </w:r>
      <w:hyperlink r:id="rId824" w:history="1">
        <w:r w:rsidRPr="005321E1">
          <w:rPr>
            <w:rStyle w:val="Hyperlink"/>
            <w:rFonts w:ascii="inherit" w:hAnsi="inherit" w:cs="Arial"/>
            <w:color w:val="777777"/>
            <w:sz w:val="24"/>
            <w:szCs w:val="20"/>
            <w:bdr w:val="none" w:sz="0" w:space="0" w:color="auto" w:frame="1"/>
          </w:rPr>
          <w:t>Standard error</w:t>
        </w:r>
      </w:hyperlink>
      <w:r w:rsidRPr="005321E1">
        <w:rPr>
          <w:rFonts w:ascii="inherit" w:hAnsi="inherit" w:cs="Arial"/>
          <w:color w:val="777777"/>
          <w:sz w:val="24"/>
          <w:szCs w:val="20"/>
        </w:rPr>
        <w:t> of the sample.</w:t>
      </w:r>
    </w:p>
    <w:p w14:paraId="1B028F69" w14:textId="77777777" w:rsidR="007C201C" w:rsidRPr="005321E1" w:rsidRDefault="007C201C" w:rsidP="007C201C">
      <w:pPr>
        <w:shd w:val="clear" w:color="auto" w:fill="FFFFFF"/>
        <w:spacing w:after="0" w:line="240" w:lineRule="auto"/>
        <w:ind w:left="450"/>
        <w:textAlignment w:val="baseline"/>
        <w:rPr>
          <w:rFonts w:ascii="inherit" w:hAnsi="inherit" w:cs="Arial"/>
          <w:color w:val="777777"/>
          <w:sz w:val="24"/>
          <w:szCs w:val="20"/>
        </w:rPr>
      </w:pPr>
    </w:p>
    <w:p w14:paraId="5CB6E886" w14:textId="77777777" w:rsidR="00E1580F" w:rsidRPr="007C201C"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201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Margin of Error: Steps</w:t>
      </w:r>
    </w:p>
    <w:p w14:paraId="151321CB" w14:textId="77777777" w:rsidR="002B7A1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1: </w:t>
      </w:r>
      <w:r w:rsidRPr="00F44F46">
        <w:rPr>
          <w:rStyle w:val="Strong"/>
          <w:rFonts w:ascii="inherit" w:eastAsiaTheme="majorEastAsia" w:hAnsi="inherit" w:cs="Arial"/>
          <w:color w:val="777777"/>
          <w:szCs w:val="20"/>
          <w:bdr w:val="none" w:sz="0" w:space="0" w:color="auto" w:frame="1"/>
        </w:rPr>
        <w:t>Find the critical value</w:t>
      </w:r>
      <w:r w:rsidRPr="00F44F46">
        <w:rPr>
          <w:rFonts w:ascii="Arial" w:hAnsi="Arial" w:cs="Arial"/>
          <w:color w:val="777777"/>
          <w:szCs w:val="20"/>
        </w:rPr>
        <w:t>. The critical value is either a </w:t>
      </w:r>
      <w:hyperlink r:id="rId825" w:history="1">
        <w:r w:rsidRPr="00F44F46">
          <w:rPr>
            <w:rStyle w:val="Hyperlink"/>
            <w:rFonts w:ascii="inherit" w:hAnsi="inherit" w:cs="Arial"/>
            <w:b/>
            <w:bCs/>
            <w:color w:val="05A9C5"/>
            <w:szCs w:val="20"/>
            <w:bdr w:val="none" w:sz="0" w:space="0" w:color="auto" w:frame="1"/>
          </w:rPr>
          <w:t>t-score</w:t>
        </w:r>
      </w:hyperlink>
      <w:r w:rsidRPr="00F44F46">
        <w:rPr>
          <w:rFonts w:ascii="Arial" w:hAnsi="Arial" w:cs="Arial"/>
          <w:color w:val="777777"/>
          <w:szCs w:val="20"/>
        </w:rPr>
        <w:t> or a </w:t>
      </w:r>
      <w:r w:rsidRPr="00F44F46">
        <w:rPr>
          <w:rStyle w:val="Strong"/>
          <w:rFonts w:ascii="inherit" w:eastAsiaTheme="majorEastAsia" w:hAnsi="inherit" w:cs="Arial"/>
          <w:color w:val="777777"/>
          <w:szCs w:val="20"/>
          <w:bdr w:val="none" w:sz="0" w:space="0" w:color="auto" w:frame="1"/>
        </w:rPr>
        <w:t>z-score</w:t>
      </w:r>
      <w:r w:rsidRPr="00F44F46">
        <w:rPr>
          <w:rFonts w:ascii="Arial" w:hAnsi="Arial" w:cs="Arial"/>
          <w:color w:val="777777"/>
          <w:szCs w:val="20"/>
        </w:rPr>
        <w:t>. If you aren’t sure, see: </w:t>
      </w:r>
      <w:hyperlink r:id="rId826" w:tgtFrame="_blank" w:history="1">
        <w:r w:rsidRPr="00F44F46">
          <w:rPr>
            <w:rStyle w:val="Hyperlink"/>
            <w:rFonts w:ascii="inherit" w:hAnsi="inherit" w:cs="Arial"/>
            <w:color w:val="05A9C5"/>
            <w:szCs w:val="20"/>
            <w:bdr w:val="none" w:sz="0" w:space="0" w:color="auto" w:frame="1"/>
          </w:rPr>
          <w:t>T-score vs z-score</w:t>
        </w:r>
      </w:hyperlink>
      <w:r w:rsidRPr="00F44F46">
        <w:rPr>
          <w:rFonts w:ascii="Arial" w:hAnsi="Arial" w:cs="Arial"/>
          <w:color w:val="777777"/>
          <w:szCs w:val="20"/>
        </w:rPr>
        <w:t>. In general, for small </w:t>
      </w:r>
      <w:hyperlink r:id="rId827" w:tgtFrame="_blank" w:history="1">
        <w:r w:rsidRPr="00F44F46">
          <w:rPr>
            <w:rStyle w:val="Hyperlink"/>
            <w:rFonts w:ascii="inherit" w:hAnsi="inherit" w:cs="Arial"/>
            <w:color w:val="05A9C5"/>
            <w:szCs w:val="20"/>
            <w:bdr w:val="none" w:sz="0" w:space="0" w:color="auto" w:frame="1"/>
          </w:rPr>
          <w:t>sample sizes</w:t>
        </w:r>
      </w:hyperlink>
      <w:r w:rsidRPr="00F44F46">
        <w:rPr>
          <w:rFonts w:ascii="Arial" w:hAnsi="Arial" w:cs="Arial"/>
          <w:color w:val="777777"/>
          <w:szCs w:val="20"/>
        </w:rPr>
        <w:t> (under 30) or when you don’t know the population </w:t>
      </w:r>
      <w:hyperlink r:id="rId828" w:tgtFrame="_blank" w:history="1">
        <w:r w:rsidRPr="00F44F46">
          <w:rPr>
            <w:rStyle w:val="Hyperlink"/>
            <w:rFonts w:ascii="inherit" w:hAnsi="inherit" w:cs="Arial"/>
            <w:color w:val="05A9C5"/>
            <w:szCs w:val="20"/>
            <w:bdr w:val="none" w:sz="0" w:space="0" w:color="auto" w:frame="1"/>
          </w:rPr>
          <w:t>standard deviation</w:t>
        </w:r>
      </w:hyperlink>
      <w:r w:rsidRPr="00F44F46">
        <w:rPr>
          <w:rFonts w:ascii="Arial" w:hAnsi="Arial" w:cs="Arial"/>
          <w:color w:val="777777"/>
          <w:szCs w:val="20"/>
        </w:rPr>
        <w:t>, use a </w:t>
      </w:r>
      <w:hyperlink r:id="rId829" w:history="1">
        <w:r w:rsidRPr="00F44F46">
          <w:rPr>
            <w:rStyle w:val="Hyperlink"/>
            <w:rFonts w:ascii="inherit" w:hAnsi="inherit" w:cs="Arial"/>
            <w:color w:val="05A9C5"/>
            <w:szCs w:val="20"/>
            <w:bdr w:val="none" w:sz="0" w:space="0" w:color="auto" w:frame="1"/>
          </w:rPr>
          <w:t>t-score</w:t>
        </w:r>
      </w:hyperlink>
      <w:r w:rsidRPr="00F44F46">
        <w:rPr>
          <w:rFonts w:ascii="Arial" w:hAnsi="Arial" w:cs="Arial"/>
          <w:color w:val="777777"/>
          <w:szCs w:val="20"/>
        </w:rPr>
        <w:t>. Otherwise, use a </w:t>
      </w:r>
      <w:hyperlink r:id="rId830" w:history="1">
        <w:r w:rsidRPr="00F44F46">
          <w:rPr>
            <w:rStyle w:val="Hyperlink"/>
            <w:rFonts w:ascii="inherit" w:hAnsi="inherit" w:cs="Arial"/>
            <w:color w:val="05A9C5"/>
            <w:szCs w:val="20"/>
            <w:bdr w:val="none" w:sz="0" w:space="0" w:color="auto" w:frame="1"/>
          </w:rPr>
          <w:t>z-score</w:t>
        </w:r>
      </w:hyperlink>
      <w:r w:rsidRPr="00F44F46">
        <w:rPr>
          <w:rFonts w:ascii="Arial" w:hAnsi="Arial" w:cs="Arial"/>
          <w:color w:val="777777"/>
          <w:szCs w:val="20"/>
        </w:rPr>
        <w:t>.</w:t>
      </w:r>
    </w:p>
    <w:p w14:paraId="700351CA" w14:textId="1EDB699C" w:rsidR="00E1580F" w:rsidRDefault="00D07F14" w:rsidP="00E1580F">
      <w:pPr>
        <w:pStyle w:val="NormalWeb"/>
        <w:shd w:val="clear" w:color="auto" w:fill="FFFFFF"/>
        <w:spacing w:before="0" w:beforeAutospacing="0" w:after="0" w:afterAutospacing="0"/>
        <w:textAlignment w:val="baseline"/>
        <w:rPr>
          <w:rFonts w:ascii="Arial" w:hAnsi="Arial" w:cs="Arial"/>
          <w:color w:val="777777"/>
          <w:szCs w:val="20"/>
        </w:rPr>
      </w:pPr>
      <w:hyperlink r:id="rId831" w:history="1">
        <w:r w:rsidR="00E1580F" w:rsidRPr="00F44F46">
          <w:rPr>
            <w:rStyle w:val="Hyperlink"/>
            <w:rFonts w:ascii="inherit" w:hAnsi="inherit" w:cs="Arial"/>
            <w:color w:val="05A9C5"/>
            <w:szCs w:val="20"/>
            <w:bdr w:val="none" w:sz="0" w:space="0" w:color="auto" w:frame="1"/>
          </w:rPr>
          <w:t>Click here for a minute video that shows you how to find a critical value.</w:t>
        </w:r>
      </w:hyperlink>
    </w:p>
    <w:p w14:paraId="3FDC49AA" w14:textId="77777777" w:rsidR="00923E34" w:rsidRPr="00F44F46" w:rsidRDefault="00923E34" w:rsidP="00E1580F">
      <w:pPr>
        <w:pStyle w:val="NormalWeb"/>
        <w:shd w:val="clear" w:color="auto" w:fill="FFFFFF"/>
        <w:spacing w:before="0" w:beforeAutospacing="0" w:after="0" w:afterAutospacing="0"/>
        <w:textAlignment w:val="baseline"/>
        <w:rPr>
          <w:rFonts w:ascii="Arial" w:hAnsi="Arial" w:cs="Arial"/>
          <w:color w:val="777777"/>
          <w:szCs w:val="20"/>
        </w:rPr>
      </w:pPr>
    </w:p>
    <w:p w14:paraId="4A65AEEA" w14:textId="5705B3BD"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2: </w:t>
      </w:r>
      <w:r w:rsidRPr="00F44F46">
        <w:rPr>
          <w:rStyle w:val="Strong"/>
          <w:rFonts w:ascii="inherit" w:eastAsiaTheme="majorEastAsia" w:hAnsi="inherit" w:cs="Arial"/>
          <w:color w:val="777777"/>
          <w:szCs w:val="20"/>
          <w:bdr w:val="none" w:sz="0" w:space="0" w:color="auto" w:frame="1"/>
        </w:rPr>
        <w:t>Find the </w:t>
      </w:r>
      <w:hyperlink r:id="rId832" w:history="1">
        <w:r w:rsidRPr="00F44F46">
          <w:rPr>
            <w:rStyle w:val="Hyperlink"/>
            <w:rFonts w:ascii="inherit" w:hAnsi="inherit" w:cs="Arial"/>
            <w:b/>
            <w:bCs/>
            <w:color w:val="05A9C5"/>
            <w:szCs w:val="20"/>
            <w:bdr w:val="none" w:sz="0" w:space="0" w:color="auto" w:frame="1"/>
          </w:rPr>
          <w:t>Standard Deviation</w:t>
        </w:r>
      </w:hyperlink>
      <w:r w:rsidRPr="00F44F46">
        <w:rPr>
          <w:rStyle w:val="Strong"/>
          <w:rFonts w:ascii="inherit" w:eastAsiaTheme="majorEastAsia" w:hAnsi="inherit" w:cs="Arial"/>
          <w:color w:val="777777"/>
          <w:szCs w:val="20"/>
          <w:bdr w:val="none" w:sz="0" w:space="0" w:color="auto" w:frame="1"/>
        </w:rPr>
        <w:t> or the </w:t>
      </w:r>
      <w:hyperlink r:id="rId833" w:history="1">
        <w:r w:rsidRPr="00F44F46">
          <w:rPr>
            <w:rStyle w:val="Hyperlink"/>
            <w:rFonts w:ascii="inherit" w:hAnsi="inherit" w:cs="Arial"/>
            <w:b/>
            <w:bCs/>
            <w:color w:val="05A9C5"/>
            <w:szCs w:val="20"/>
            <w:bdr w:val="none" w:sz="0" w:space="0" w:color="auto" w:frame="1"/>
          </w:rPr>
          <w:t>Standard Error</w:t>
        </w:r>
      </w:hyperlink>
      <w:r w:rsidRPr="00F44F46">
        <w:rPr>
          <w:rStyle w:val="Strong"/>
          <w:rFonts w:ascii="inherit" w:eastAsiaTheme="majorEastAsia" w:hAnsi="inherit" w:cs="Arial"/>
          <w:color w:val="777777"/>
          <w:szCs w:val="20"/>
          <w:bdr w:val="none" w:sz="0" w:space="0" w:color="auto" w:frame="1"/>
        </w:rPr>
        <w:t>.</w:t>
      </w:r>
      <w:r w:rsidRPr="00F44F46">
        <w:rPr>
          <w:rFonts w:ascii="Arial" w:hAnsi="Arial" w:cs="Arial"/>
          <w:color w:val="777777"/>
          <w:szCs w:val="20"/>
        </w:rPr>
        <w:t> </w:t>
      </w:r>
      <w:r w:rsidRPr="00346666">
        <w:rPr>
          <w:rFonts w:ascii="Arial" w:hAnsi="Arial" w:cs="Arial"/>
          <w:color w:val="777777"/>
          <w:sz w:val="22"/>
          <w:szCs w:val="20"/>
        </w:rPr>
        <w:t>These are essentially the same thing, only you </w:t>
      </w:r>
      <w:r w:rsidRPr="00346666">
        <w:rPr>
          <w:rStyle w:val="Emphasis"/>
          <w:rFonts w:ascii="inherit" w:hAnsi="inherit" w:cs="Arial"/>
          <w:color w:val="777777"/>
          <w:sz w:val="22"/>
          <w:szCs w:val="20"/>
          <w:bdr w:val="none" w:sz="0" w:space="0" w:color="auto" w:frame="1"/>
        </w:rPr>
        <w:t>must</w:t>
      </w:r>
      <w:r w:rsidRPr="00346666">
        <w:rPr>
          <w:rFonts w:ascii="Arial" w:hAnsi="Arial" w:cs="Arial"/>
          <w:color w:val="777777"/>
          <w:sz w:val="22"/>
          <w:szCs w:val="20"/>
        </w:rPr>
        <w:t> know your population </w:t>
      </w:r>
      <w:hyperlink r:id="rId834" w:history="1">
        <w:r w:rsidRPr="00346666">
          <w:rPr>
            <w:rStyle w:val="Hyperlink"/>
            <w:rFonts w:ascii="inherit" w:hAnsi="inherit" w:cs="Arial"/>
            <w:color w:val="05A9C5"/>
            <w:sz w:val="22"/>
            <w:szCs w:val="20"/>
            <w:bdr w:val="none" w:sz="0" w:space="0" w:color="auto" w:frame="1"/>
          </w:rPr>
          <w:t>parameters </w:t>
        </w:r>
      </w:hyperlink>
      <w:r w:rsidRPr="00346666">
        <w:rPr>
          <w:rFonts w:ascii="Arial" w:hAnsi="Arial" w:cs="Arial"/>
          <w:color w:val="777777"/>
          <w:sz w:val="22"/>
          <w:szCs w:val="20"/>
        </w:rPr>
        <w:t>in order to calculate standard deviation. Otherwise, calculate the standard error (see: </w:t>
      </w:r>
      <w:hyperlink r:id="rId835" w:tgtFrame="_blank" w:history="1">
        <w:r w:rsidRPr="00346666">
          <w:rPr>
            <w:rStyle w:val="Hyperlink"/>
            <w:rFonts w:ascii="inherit" w:hAnsi="inherit" w:cs="Arial"/>
            <w:color w:val="05A9C5"/>
            <w:sz w:val="22"/>
            <w:szCs w:val="20"/>
            <w:bdr w:val="none" w:sz="0" w:space="0" w:color="auto" w:frame="1"/>
          </w:rPr>
          <w:t>What is the Standard Error?</w:t>
        </w:r>
      </w:hyperlink>
      <w:r w:rsidRPr="00346666">
        <w:rPr>
          <w:rFonts w:ascii="Arial" w:hAnsi="Arial" w:cs="Arial"/>
          <w:color w:val="777777"/>
          <w:sz w:val="22"/>
          <w:szCs w:val="20"/>
        </w:rPr>
        <w:t>).</w:t>
      </w:r>
      <w:r w:rsidRPr="00346666">
        <w:rPr>
          <w:rFonts w:ascii="Arial" w:hAnsi="Arial" w:cs="Arial"/>
          <w:color w:val="777777"/>
          <w:sz w:val="22"/>
          <w:szCs w:val="20"/>
        </w:rPr>
        <w:br/>
      </w:r>
      <w:hyperlink r:id="rId836" w:tgtFrame="_blank" w:history="1">
        <w:r w:rsidRPr="00F44F46">
          <w:rPr>
            <w:rStyle w:val="Hyperlink"/>
            <w:rFonts w:ascii="inherit" w:hAnsi="inherit" w:cs="Arial"/>
            <w:color w:val="05A9C5"/>
            <w:szCs w:val="20"/>
            <w:bdr w:val="none" w:sz="0" w:space="0" w:color="auto" w:frame="1"/>
          </w:rPr>
          <w:t>Click here </w:t>
        </w:r>
      </w:hyperlink>
      <w:r w:rsidRPr="00F44F46">
        <w:rPr>
          <w:rFonts w:ascii="Arial" w:hAnsi="Arial" w:cs="Arial"/>
          <w:color w:val="777777"/>
          <w:szCs w:val="20"/>
        </w:rPr>
        <w:t>for a short video on how to calculate the standard error.</w:t>
      </w:r>
    </w:p>
    <w:p w14:paraId="10CD4DE1" w14:textId="77777777" w:rsidR="00923E34" w:rsidRPr="00F44F46" w:rsidRDefault="00923E34" w:rsidP="00E1580F">
      <w:pPr>
        <w:pStyle w:val="NormalWeb"/>
        <w:shd w:val="clear" w:color="auto" w:fill="FFFFFF"/>
        <w:spacing w:before="0" w:beforeAutospacing="0" w:after="0" w:afterAutospacing="0"/>
        <w:textAlignment w:val="baseline"/>
        <w:rPr>
          <w:rFonts w:ascii="Arial" w:hAnsi="Arial" w:cs="Arial"/>
          <w:color w:val="777777"/>
          <w:szCs w:val="20"/>
        </w:rPr>
      </w:pPr>
    </w:p>
    <w:p w14:paraId="39F41CA7" w14:textId="626F3D0B"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Fonts w:ascii="inherit" w:hAnsi="inherit" w:cs="Arial"/>
          <w:color w:val="0000FF"/>
          <w:szCs w:val="20"/>
          <w:bdr w:val="none" w:sz="0" w:space="0" w:color="auto" w:frame="1"/>
        </w:rPr>
        <w:t>Step 3: </w:t>
      </w:r>
      <w:r w:rsidRPr="00F44F46">
        <w:rPr>
          <w:rStyle w:val="Strong"/>
          <w:rFonts w:ascii="inherit" w:eastAsiaTheme="majorEastAsia" w:hAnsi="inherit" w:cs="Arial"/>
          <w:color w:val="777777"/>
          <w:szCs w:val="20"/>
          <w:bdr w:val="none" w:sz="0" w:space="0" w:color="auto" w:frame="1"/>
        </w:rPr>
        <w:t>Multiply the </w:t>
      </w:r>
      <w:hyperlink r:id="rId837" w:history="1">
        <w:r w:rsidRPr="00F44F46">
          <w:rPr>
            <w:rStyle w:val="Hyperlink"/>
            <w:rFonts w:ascii="inherit" w:hAnsi="inherit" w:cs="Arial"/>
            <w:b/>
            <w:bCs/>
            <w:color w:val="05A9C5"/>
            <w:szCs w:val="20"/>
            <w:bdr w:val="none" w:sz="0" w:space="0" w:color="auto" w:frame="1"/>
          </w:rPr>
          <w:t>critical value </w:t>
        </w:r>
      </w:hyperlink>
      <w:r w:rsidRPr="00F44F46">
        <w:rPr>
          <w:rFonts w:ascii="Arial" w:hAnsi="Arial" w:cs="Arial"/>
          <w:color w:val="777777"/>
          <w:szCs w:val="20"/>
        </w:rPr>
        <w:t>from Step 1</w:t>
      </w:r>
      <w:r w:rsidRPr="00F44F46">
        <w:rPr>
          <w:rStyle w:val="Strong"/>
          <w:rFonts w:ascii="inherit" w:eastAsiaTheme="majorEastAsia" w:hAnsi="inherit" w:cs="Arial"/>
          <w:color w:val="777777"/>
          <w:szCs w:val="20"/>
          <w:bdr w:val="none" w:sz="0" w:space="0" w:color="auto" w:frame="1"/>
        </w:rPr>
        <w:t> by the </w:t>
      </w:r>
      <w:hyperlink r:id="rId838" w:history="1">
        <w:r w:rsidRPr="00F44F46">
          <w:rPr>
            <w:rStyle w:val="Hyperlink"/>
            <w:rFonts w:ascii="inherit" w:hAnsi="inherit" w:cs="Arial"/>
            <w:b/>
            <w:bCs/>
            <w:color w:val="05A9C5"/>
            <w:szCs w:val="20"/>
            <w:bdr w:val="none" w:sz="0" w:space="0" w:color="auto" w:frame="1"/>
          </w:rPr>
          <w:t>standard deviation</w:t>
        </w:r>
      </w:hyperlink>
      <w:r w:rsidRPr="00F44F46">
        <w:rPr>
          <w:rFonts w:ascii="Arial" w:hAnsi="Arial" w:cs="Arial"/>
          <w:color w:val="777777"/>
          <w:szCs w:val="20"/>
        </w:rPr>
        <w:t> or </w:t>
      </w:r>
      <w:hyperlink r:id="rId839" w:history="1">
        <w:r w:rsidRPr="00F44F46">
          <w:rPr>
            <w:rStyle w:val="Hyperlink"/>
            <w:rFonts w:ascii="inherit" w:hAnsi="inherit" w:cs="Arial"/>
            <w:color w:val="05A9C5"/>
            <w:szCs w:val="20"/>
            <w:bdr w:val="none" w:sz="0" w:space="0" w:color="auto" w:frame="1"/>
          </w:rPr>
          <w:t>standard error</w:t>
        </w:r>
      </w:hyperlink>
      <w:r w:rsidRPr="00F44F46">
        <w:rPr>
          <w:rFonts w:ascii="Arial" w:hAnsi="Arial" w:cs="Arial"/>
          <w:color w:val="777777"/>
          <w:szCs w:val="20"/>
        </w:rPr>
        <w:t> </w:t>
      </w:r>
      <w:r w:rsidRPr="00CB79A5">
        <w:rPr>
          <w:rFonts w:ascii="Arial" w:hAnsi="Arial" w:cs="Arial"/>
          <w:color w:val="777777"/>
          <w:sz w:val="22"/>
          <w:szCs w:val="20"/>
        </w:rPr>
        <w:t>from Step 2. For example, if your CV is 1.95 and your SE is 0.019, then:</w:t>
      </w:r>
      <w:r w:rsidRPr="00CB79A5">
        <w:rPr>
          <w:rFonts w:ascii="Arial" w:hAnsi="Arial" w:cs="Arial"/>
          <w:color w:val="777777"/>
          <w:sz w:val="22"/>
          <w:szCs w:val="20"/>
        </w:rPr>
        <w:br/>
        <w:t>1.95 * 0.019 = 0.03705</w:t>
      </w:r>
    </w:p>
    <w:p w14:paraId="6085B1C0" w14:textId="77777777" w:rsidR="00377B6F" w:rsidRPr="00F44F46" w:rsidRDefault="00377B6F" w:rsidP="00E1580F">
      <w:pPr>
        <w:pStyle w:val="NormalWeb"/>
        <w:shd w:val="clear" w:color="auto" w:fill="FFFFFF"/>
        <w:spacing w:before="0" w:beforeAutospacing="0" w:after="0" w:afterAutospacing="0"/>
        <w:textAlignment w:val="baseline"/>
        <w:rPr>
          <w:rFonts w:ascii="Arial" w:hAnsi="Arial" w:cs="Arial"/>
          <w:color w:val="777777"/>
          <w:szCs w:val="20"/>
        </w:rPr>
      </w:pPr>
    </w:p>
    <w:p w14:paraId="64FBFDBF" w14:textId="4C4F4775"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F44F46">
        <w:rPr>
          <w:rStyle w:val="Strong"/>
          <w:rFonts w:ascii="inherit" w:eastAsiaTheme="majorEastAsia" w:hAnsi="inherit" w:cs="Arial"/>
          <w:color w:val="777777"/>
          <w:szCs w:val="20"/>
          <w:bdr w:val="none" w:sz="0" w:space="0" w:color="auto" w:frame="1"/>
        </w:rPr>
        <w:t>Sample question:</w:t>
      </w:r>
      <w:r w:rsidRPr="00F44F46">
        <w:rPr>
          <w:rFonts w:ascii="Arial" w:hAnsi="Arial" w:cs="Arial"/>
          <w:color w:val="777777"/>
          <w:szCs w:val="20"/>
        </w:rPr>
        <w:t> </w:t>
      </w:r>
      <w:r w:rsidRPr="00CB79A5">
        <w:rPr>
          <w:rFonts w:ascii="Arial" w:hAnsi="Arial" w:cs="Arial"/>
          <w:color w:val="777777"/>
          <w:szCs w:val="20"/>
        </w:rPr>
        <w:t>900 students were surveyed and had an average GPA of 2.7 with a standard deviation of 0.4. Calculate the margin of error for a 90% confidence level</w:t>
      </w:r>
      <w:r w:rsidRPr="00F44F46">
        <w:rPr>
          <w:rFonts w:ascii="Arial" w:hAnsi="Arial" w:cs="Arial"/>
          <w:color w:val="777777"/>
          <w:szCs w:val="20"/>
        </w:rPr>
        <w:t>:</w:t>
      </w:r>
    </w:p>
    <w:p w14:paraId="18753E5B" w14:textId="77777777" w:rsidR="00B2361E" w:rsidRPr="00F44F46" w:rsidRDefault="00B2361E" w:rsidP="00E1580F">
      <w:pPr>
        <w:pStyle w:val="NormalWeb"/>
        <w:shd w:val="clear" w:color="auto" w:fill="FFFFFF"/>
        <w:spacing w:before="0" w:beforeAutospacing="0" w:after="0" w:afterAutospacing="0"/>
        <w:textAlignment w:val="baseline"/>
        <w:rPr>
          <w:rFonts w:ascii="Arial" w:hAnsi="Arial" w:cs="Arial"/>
          <w:color w:val="777777"/>
          <w:szCs w:val="20"/>
        </w:rPr>
      </w:pPr>
    </w:p>
    <w:p w14:paraId="32426260"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The critical value is 1.645 (see </w:t>
      </w:r>
      <w:hyperlink r:id="rId840" w:history="1">
        <w:r w:rsidRPr="00CB79A5">
          <w:rPr>
            <w:rStyle w:val="Hyperlink"/>
            <w:rFonts w:ascii="inherit" w:hAnsi="inherit" w:cs="Arial"/>
            <w:color w:val="777777"/>
            <w:sz w:val="26"/>
            <w:szCs w:val="20"/>
            <w:bdr w:val="none" w:sz="0" w:space="0" w:color="auto" w:frame="1"/>
          </w:rPr>
          <w:t>this video</w:t>
        </w:r>
      </w:hyperlink>
      <w:r w:rsidRPr="00CB79A5">
        <w:rPr>
          <w:rFonts w:ascii="inherit" w:hAnsi="inherit" w:cs="Arial"/>
          <w:color w:val="777777"/>
          <w:sz w:val="26"/>
          <w:szCs w:val="20"/>
        </w:rPr>
        <w:t> for the calculation)</w:t>
      </w:r>
    </w:p>
    <w:p w14:paraId="37C4DC7C"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 xml:space="preserve">The standard deviation is 0.4 (from the question), but as this is a sample, we need the standard error for the mean. </w:t>
      </w:r>
      <w:r w:rsidRPr="00CB79A5">
        <w:rPr>
          <w:rFonts w:ascii="inherit" w:hAnsi="inherit" w:cs="Arial"/>
          <w:color w:val="ED7D31" w:themeColor="accent2"/>
          <w:sz w:val="26"/>
          <w:szCs w:val="20"/>
        </w:rPr>
        <w:t>The formula for the SE of the mean is </w:t>
      </w:r>
      <w:r w:rsidRPr="00CB79A5">
        <w:rPr>
          <w:rStyle w:val="Emphasis"/>
          <w:rFonts w:ascii="inherit" w:hAnsi="inherit" w:cs="Arial"/>
          <w:color w:val="ED7D31" w:themeColor="accent2"/>
          <w:sz w:val="26"/>
          <w:szCs w:val="20"/>
          <w:bdr w:val="none" w:sz="0" w:space="0" w:color="auto" w:frame="1"/>
        </w:rPr>
        <w:t xml:space="preserve">standard deviation / </w:t>
      </w:r>
      <w:proofErr w:type="gramStart"/>
      <w:r w:rsidRPr="00CB79A5">
        <w:rPr>
          <w:rStyle w:val="Emphasis"/>
          <w:rFonts w:ascii="inherit" w:hAnsi="inherit" w:cs="Arial"/>
          <w:color w:val="ED7D31" w:themeColor="accent2"/>
          <w:sz w:val="26"/>
          <w:szCs w:val="20"/>
          <w:bdr w:val="none" w:sz="0" w:space="0" w:color="auto" w:frame="1"/>
        </w:rPr>
        <w:t>√(</w:t>
      </w:r>
      <w:proofErr w:type="gramEnd"/>
      <w:r w:rsidRPr="00CB79A5">
        <w:rPr>
          <w:rStyle w:val="Emphasis"/>
          <w:rFonts w:ascii="inherit" w:hAnsi="inherit" w:cs="Arial"/>
          <w:color w:val="ED7D31" w:themeColor="accent2"/>
          <w:sz w:val="26"/>
          <w:szCs w:val="20"/>
          <w:bdr w:val="none" w:sz="0" w:space="0" w:color="auto" w:frame="1"/>
        </w:rPr>
        <w:t>sample size)</w:t>
      </w:r>
      <w:r w:rsidRPr="00CB79A5">
        <w:rPr>
          <w:rFonts w:ascii="inherit" w:hAnsi="inherit" w:cs="Arial"/>
          <w:color w:val="ED7D31" w:themeColor="accent2"/>
          <w:sz w:val="26"/>
          <w:szCs w:val="20"/>
        </w:rPr>
        <w:t>, so: 0.4 / √(900)=0.013</w:t>
      </w:r>
      <w:r w:rsidRPr="00CB79A5">
        <w:rPr>
          <w:rFonts w:ascii="inherit" w:hAnsi="inherit" w:cs="Arial"/>
          <w:color w:val="777777"/>
          <w:sz w:val="26"/>
          <w:szCs w:val="20"/>
        </w:rPr>
        <w:t>.</w:t>
      </w:r>
    </w:p>
    <w:p w14:paraId="164B5232" w14:textId="77777777" w:rsidR="00E1580F" w:rsidRPr="00CB79A5" w:rsidRDefault="00E1580F" w:rsidP="00E1580F">
      <w:pPr>
        <w:numPr>
          <w:ilvl w:val="0"/>
          <w:numId w:val="48"/>
        </w:numPr>
        <w:shd w:val="clear" w:color="auto" w:fill="FFFFFF"/>
        <w:spacing w:after="0" w:line="240" w:lineRule="auto"/>
        <w:ind w:left="450"/>
        <w:textAlignment w:val="baseline"/>
        <w:rPr>
          <w:rFonts w:ascii="inherit" w:hAnsi="inherit" w:cs="Arial"/>
          <w:color w:val="777777"/>
          <w:sz w:val="26"/>
          <w:szCs w:val="20"/>
        </w:rPr>
      </w:pPr>
      <w:r w:rsidRPr="00CB79A5">
        <w:rPr>
          <w:rFonts w:ascii="inherit" w:hAnsi="inherit" w:cs="Arial"/>
          <w:color w:val="777777"/>
          <w:sz w:val="26"/>
          <w:szCs w:val="20"/>
        </w:rPr>
        <w:t>1.645 * 0.013 = 0.021385</w:t>
      </w:r>
    </w:p>
    <w:p w14:paraId="61670425" w14:textId="77777777" w:rsidR="00B2361E" w:rsidRDefault="00E1580F" w:rsidP="00E1580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F44F46">
        <w:rPr>
          <w:rStyle w:val="Emphasis"/>
          <w:rFonts w:ascii="inherit" w:hAnsi="inherit" w:cs="Arial"/>
          <w:color w:val="777777"/>
          <w:szCs w:val="20"/>
          <w:bdr w:val="none" w:sz="0" w:space="0" w:color="auto" w:frame="1"/>
        </w:rPr>
        <w:t>That’s how to calculate margin of error!</w:t>
      </w:r>
    </w:p>
    <w:p w14:paraId="629D1723" w14:textId="6F79D889" w:rsidR="00E1580F" w:rsidRDefault="00E1580F" w:rsidP="00E1580F">
      <w:pPr>
        <w:pStyle w:val="NormalWeb"/>
        <w:shd w:val="clear" w:color="auto" w:fill="FFFFFF"/>
        <w:spacing w:before="0" w:beforeAutospacing="0" w:after="0" w:afterAutospacing="0"/>
        <w:textAlignment w:val="baseline"/>
        <w:rPr>
          <w:rFonts w:ascii="Arial" w:hAnsi="Arial" w:cs="Arial"/>
          <w:color w:val="777777"/>
          <w:sz w:val="20"/>
          <w:szCs w:val="20"/>
        </w:rPr>
      </w:pPr>
    </w:p>
    <w:p w14:paraId="3F8D84CA" w14:textId="77777777" w:rsidR="00E1580F" w:rsidRPr="00436B7B"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436B7B">
        <w:rPr>
          <w:rStyle w:val="Strong"/>
          <w:rFonts w:ascii="inherit" w:eastAsiaTheme="majorEastAsia" w:hAnsi="inherit" w:cs="Arial"/>
          <w:color w:val="777777"/>
          <w:szCs w:val="20"/>
          <w:bdr w:val="none" w:sz="0" w:space="0" w:color="auto" w:frame="1"/>
        </w:rPr>
        <w:t>Second example</w:t>
      </w:r>
      <w:r w:rsidRPr="00436B7B">
        <w:rPr>
          <w:rFonts w:ascii="Arial" w:hAnsi="Arial" w:cs="Arial"/>
          <w:color w:val="777777"/>
          <w:szCs w:val="20"/>
        </w:rPr>
        <w:t>:</w:t>
      </w:r>
      <w:hyperlink r:id="rId841" w:tgtFrame="_blank" w:history="1">
        <w:r w:rsidRPr="00436B7B">
          <w:rPr>
            <w:rStyle w:val="Hyperlink"/>
            <w:rFonts w:ascii="inherit" w:hAnsi="inherit" w:cs="Arial"/>
            <w:color w:val="05A9C5"/>
            <w:szCs w:val="20"/>
            <w:bdr w:val="none" w:sz="0" w:space="0" w:color="auto" w:frame="1"/>
          </w:rPr>
          <w:t> Click here</w:t>
        </w:r>
      </w:hyperlink>
      <w:r w:rsidRPr="00436B7B">
        <w:rPr>
          <w:rFonts w:ascii="Arial" w:hAnsi="Arial" w:cs="Arial"/>
          <w:color w:val="777777"/>
          <w:szCs w:val="20"/>
        </w:rPr>
        <w:t> to view a second video on YouTube showing calculations for a 95% and 99% Confidence Interval.</w:t>
      </w:r>
    </w:p>
    <w:p w14:paraId="332C0284" w14:textId="19770B7B"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436B7B">
        <w:rPr>
          <w:rStyle w:val="Strong"/>
          <w:rFonts w:ascii="inherit" w:eastAsiaTheme="majorEastAsia" w:hAnsi="inherit" w:cs="Arial"/>
          <w:color w:val="777777"/>
          <w:szCs w:val="20"/>
          <w:bdr w:val="none" w:sz="0" w:space="0" w:color="auto" w:frame="1"/>
        </w:rPr>
        <w:t>Tip</w:t>
      </w:r>
      <w:r w:rsidRPr="00436B7B">
        <w:rPr>
          <w:rFonts w:ascii="Arial" w:hAnsi="Arial" w:cs="Arial"/>
          <w:color w:val="777777"/>
          <w:szCs w:val="20"/>
        </w:rPr>
        <w:t>: You can use the</w:t>
      </w:r>
      <w:hyperlink r:id="rId842" w:history="1">
        <w:r w:rsidRPr="00436B7B">
          <w:rPr>
            <w:rStyle w:val="Hyperlink"/>
            <w:rFonts w:ascii="inherit" w:hAnsi="inherit" w:cs="Arial"/>
            <w:color w:val="05A9C5"/>
            <w:szCs w:val="20"/>
            <w:bdr w:val="none" w:sz="0" w:space="0" w:color="auto" w:frame="1"/>
          </w:rPr>
          <w:t> t-distribution calculator</w:t>
        </w:r>
      </w:hyperlink>
      <w:r w:rsidRPr="00436B7B">
        <w:rPr>
          <w:rFonts w:ascii="Arial" w:hAnsi="Arial" w:cs="Arial"/>
          <w:color w:val="777777"/>
          <w:szCs w:val="20"/>
        </w:rPr>
        <w:t> on this site to find the t-score and the </w:t>
      </w:r>
      <w:hyperlink r:id="rId843" w:history="1">
        <w:r w:rsidRPr="00436B7B">
          <w:rPr>
            <w:rStyle w:val="Hyperlink"/>
            <w:rFonts w:ascii="inherit" w:hAnsi="inherit" w:cs="Arial"/>
            <w:color w:val="05A9C5"/>
            <w:szCs w:val="20"/>
            <w:bdr w:val="none" w:sz="0" w:space="0" w:color="auto" w:frame="1"/>
          </w:rPr>
          <w:t>variance and standard deviation calculator</w:t>
        </w:r>
      </w:hyperlink>
      <w:r w:rsidRPr="00436B7B">
        <w:rPr>
          <w:rFonts w:ascii="Arial" w:hAnsi="Arial" w:cs="Arial"/>
          <w:color w:val="777777"/>
          <w:szCs w:val="20"/>
        </w:rPr>
        <w:t> will calculate the standard deviation from a sample.</w:t>
      </w:r>
    </w:p>
    <w:p w14:paraId="0700279B" w14:textId="77777777" w:rsidR="00DF6AAF" w:rsidRPr="00436B7B" w:rsidRDefault="00DF6AAF" w:rsidP="00E1580F">
      <w:pPr>
        <w:pStyle w:val="NormalWeb"/>
        <w:shd w:val="clear" w:color="auto" w:fill="FFFFFF"/>
        <w:spacing w:before="0" w:beforeAutospacing="0" w:after="0" w:afterAutospacing="0"/>
        <w:textAlignment w:val="baseline"/>
        <w:rPr>
          <w:rFonts w:ascii="Arial" w:hAnsi="Arial" w:cs="Arial"/>
          <w:color w:val="777777"/>
          <w:szCs w:val="20"/>
        </w:rPr>
      </w:pPr>
    </w:p>
    <w:p w14:paraId="3A694038" w14:textId="50DD205C" w:rsidR="00E1580F" w:rsidRDefault="00E1580F" w:rsidP="00E1580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F02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Margin of Error for a Proportion</w:t>
      </w:r>
    </w:p>
    <w:p w14:paraId="4E2F57CB" w14:textId="77777777" w:rsidR="006F02D8" w:rsidRPr="006F02D8" w:rsidRDefault="006F02D8" w:rsidP="006F02D8">
      <w:pPr>
        <w:rPr>
          <w:lang w:eastAsia="en-IN"/>
        </w:rPr>
      </w:pPr>
    </w:p>
    <w:p w14:paraId="72D17C02" w14:textId="4ECA040D"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Arial" w:hAnsi="Arial" w:cs="Arial"/>
          <w:color w:val="777777"/>
          <w:szCs w:val="20"/>
        </w:rPr>
        <w:t>The formula is a little different for proportions:</w:t>
      </w:r>
      <w:r w:rsidRPr="006F02D8">
        <w:rPr>
          <w:rFonts w:ascii="Arial" w:hAnsi="Arial" w:cs="Arial"/>
          <w:color w:val="777777"/>
          <w:szCs w:val="20"/>
        </w:rPr>
        <w:br/>
      </w:r>
      <w:r w:rsidRPr="006F02D8">
        <w:rPr>
          <w:rFonts w:ascii="inherit" w:hAnsi="inherit" w:cs="Arial"/>
          <w:noProof/>
          <w:color w:val="05A9C5"/>
          <w:szCs w:val="20"/>
          <w:bdr w:val="none" w:sz="0" w:space="0" w:color="auto" w:frame="1"/>
        </w:rPr>
        <w:drawing>
          <wp:inline distT="0" distB="0" distL="0" distR="0" wp14:anchorId="2655A270" wp14:editId="020EF235">
            <wp:extent cx="868680" cy="457200"/>
            <wp:effectExtent l="0" t="0" r="7620" b="0"/>
            <wp:docPr id="51" name="Picture 51" descr="moe">
              <a:hlinkClick xmlns:a="http://schemas.openxmlformats.org/drawingml/2006/main" r:id="rId8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e">
                      <a:hlinkClick r:id="rId844"/>
                    </pic:cNvPr>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868680" cy="457200"/>
                    </a:xfrm>
                    <a:prstGeom prst="rect">
                      <a:avLst/>
                    </a:prstGeom>
                    <a:noFill/>
                    <a:ln>
                      <a:noFill/>
                    </a:ln>
                  </pic:spPr>
                </pic:pic>
              </a:graphicData>
            </a:graphic>
          </wp:inline>
        </w:drawing>
      </w:r>
      <w:r w:rsidRPr="006F02D8">
        <w:rPr>
          <w:rFonts w:ascii="Arial" w:hAnsi="Arial" w:cs="Arial"/>
          <w:color w:val="777777"/>
          <w:szCs w:val="20"/>
        </w:rPr>
        <w:br/>
      </w:r>
      <w:r w:rsidRPr="006F02D8">
        <w:rPr>
          <w:rFonts w:ascii="Arial" w:hAnsi="Arial" w:cs="Arial"/>
          <w:color w:val="777777"/>
          <w:szCs w:val="20"/>
        </w:rPr>
        <w:br w:type="textWrapping" w:clear="left"/>
      </w:r>
      <w:r w:rsidRPr="006F02D8">
        <w:rPr>
          <w:rFonts w:ascii="Arial" w:hAnsi="Arial" w:cs="Arial"/>
          <w:color w:val="777777"/>
          <w:szCs w:val="20"/>
        </w:rPr>
        <w:br/>
        <w:t>Where:</w:t>
      </w:r>
      <w:r w:rsidRPr="006F02D8">
        <w:rPr>
          <w:rFonts w:ascii="Arial" w:hAnsi="Arial" w:cs="Arial"/>
          <w:color w:val="777777"/>
          <w:szCs w:val="20"/>
        </w:rPr>
        <w:br/>
      </w:r>
      <w:r w:rsidRPr="006F02D8">
        <w:rPr>
          <w:rFonts w:ascii="inherit" w:hAnsi="inherit" w:cs="Arial"/>
          <w:noProof/>
          <w:color w:val="05A9C5"/>
          <w:szCs w:val="20"/>
          <w:bdr w:val="none" w:sz="0" w:space="0" w:color="auto" w:frame="1"/>
        </w:rPr>
        <w:lastRenderedPageBreak/>
        <w:drawing>
          <wp:inline distT="0" distB="0" distL="0" distR="0" wp14:anchorId="3E456393" wp14:editId="5A9C9956">
            <wp:extent cx="182880" cy="236220"/>
            <wp:effectExtent l="0" t="0" r="7620" b="0"/>
            <wp:docPr id="45" name="Picture 45" descr="phat">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at">
                      <a:hlinkClick r:id="rId846"/>
                    </pic:cNvPr>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6F02D8">
        <w:rPr>
          <w:rFonts w:ascii="Arial" w:hAnsi="Arial" w:cs="Arial"/>
          <w:color w:val="777777"/>
          <w:szCs w:val="20"/>
        </w:rPr>
        <w:t> = sample proportion (“P-hat”).</w:t>
      </w:r>
      <w:r w:rsidRPr="006F02D8">
        <w:rPr>
          <w:rFonts w:ascii="Arial" w:hAnsi="Arial" w:cs="Arial"/>
          <w:color w:val="777777"/>
          <w:szCs w:val="20"/>
        </w:rPr>
        <w:br/>
        <w:t>n = sample size</w:t>
      </w:r>
      <w:r w:rsidRPr="006F02D8">
        <w:rPr>
          <w:rFonts w:ascii="Arial" w:hAnsi="Arial" w:cs="Arial"/>
          <w:color w:val="777777"/>
          <w:szCs w:val="20"/>
        </w:rPr>
        <w:br/>
        <w:t>z = z-score</w:t>
      </w:r>
    </w:p>
    <w:p w14:paraId="370A389F"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698F467F" w14:textId="1E2AF3B2"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Style w:val="Strong"/>
          <w:rFonts w:ascii="inherit" w:eastAsiaTheme="majorEastAsia" w:hAnsi="inherit" w:cs="Arial"/>
          <w:color w:val="777777"/>
          <w:szCs w:val="20"/>
          <w:bdr w:val="none" w:sz="0" w:space="0" w:color="auto" w:frame="1"/>
        </w:rPr>
        <w:t>Example question:</w:t>
      </w:r>
      <w:r w:rsidRPr="006F02D8">
        <w:rPr>
          <w:rFonts w:ascii="Arial" w:hAnsi="Arial" w:cs="Arial"/>
          <w:color w:val="777777"/>
          <w:szCs w:val="20"/>
        </w:rPr>
        <w:t xml:space="preserve"> 1000 people were surveyed and 380 thought that climate change was not caused by human pollution. Find the </w:t>
      </w:r>
      <w:proofErr w:type="spellStart"/>
      <w:r w:rsidRPr="006F02D8">
        <w:rPr>
          <w:rFonts w:ascii="Arial" w:hAnsi="Arial" w:cs="Arial"/>
          <w:color w:val="777777"/>
          <w:szCs w:val="20"/>
        </w:rPr>
        <w:t>MoE</w:t>
      </w:r>
      <w:proofErr w:type="spellEnd"/>
      <w:r w:rsidRPr="006F02D8">
        <w:rPr>
          <w:rFonts w:ascii="Arial" w:hAnsi="Arial" w:cs="Arial"/>
          <w:color w:val="777777"/>
          <w:szCs w:val="20"/>
        </w:rPr>
        <w:t xml:space="preserve"> for a 90% confidence interval.</w:t>
      </w:r>
    </w:p>
    <w:p w14:paraId="70D3B586"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38905406" w14:textId="04E7C8EC"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1: </w:t>
      </w:r>
      <w:r w:rsidRPr="006F02D8">
        <w:rPr>
          <w:rStyle w:val="Strong"/>
          <w:rFonts w:ascii="inherit" w:eastAsiaTheme="majorEastAsia" w:hAnsi="inherit" w:cs="Arial"/>
          <w:color w:val="777777"/>
          <w:szCs w:val="20"/>
          <w:bdr w:val="none" w:sz="0" w:space="0" w:color="auto" w:frame="1"/>
        </w:rPr>
        <w:t>Find P-hat</w:t>
      </w:r>
      <w:r w:rsidRPr="006F02D8">
        <w:rPr>
          <w:rFonts w:ascii="Arial" w:hAnsi="Arial" w:cs="Arial"/>
          <w:color w:val="777777"/>
          <w:szCs w:val="20"/>
        </w:rPr>
        <w:t> by dividing the number of people who responded positively. “Positively” in this sense doesn’t mean that they gave a “Yes” answer; It means that they answered according to the statement in the question. In this case, 380/1000 people (38%) responded positively.</w:t>
      </w:r>
    </w:p>
    <w:p w14:paraId="4B13C74C"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13F43483" w14:textId="50D185FA" w:rsidR="00E1580F"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2: </w:t>
      </w:r>
      <w:r w:rsidRPr="006F02D8">
        <w:rPr>
          <w:rStyle w:val="Strong"/>
          <w:rFonts w:ascii="inherit" w:eastAsiaTheme="majorEastAsia" w:hAnsi="inherit" w:cs="Arial"/>
          <w:color w:val="777777"/>
          <w:szCs w:val="20"/>
          <w:bdr w:val="none" w:sz="0" w:space="0" w:color="auto" w:frame="1"/>
        </w:rPr>
        <w:t>Find the z-score that goes with the given confidence interval.</w:t>
      </w:r>
      <w:r w:rsidRPr="006F02D8">
        <w:rPr>
          <w:rFonts w:ascii="Arial" w:hAnsi="Arial" w:cs="Arial"/>
          <w:color w:val="777777"/>
          <w:szCs w:val="20"/>
        </w:rPr>
        <w:t> You’ll need to reference </w:t>
      </w:r>
      <w:hyperlink r:id="rId847" w:anchor="CommonCI" w:tgtFrame="_blank" w:history="1">
        <w:r w:rsidRPr="006F02D8">
          <w:rPr>
            <w:rStyle w:val="Hyperlink"/>
            <w:rFonts w:ascii="inherit" w:hAnsi="inherit" w:cs="Arial"/>
            <w:color w:val="05A9C5"/>
            <w:szCs w:val="20"/>
            <w:bdr w:val="none" w:sz="0" w:space="0" w:color="auto" w:frame="1"/>
          </w:rPr>
          <w:t>this chart of common critical values.</w:t>
        </w:r>
      </w:hyperlink>
      <w:r w:rsidRPr="006F02D8">
        <w:rPr>
          <w:rFonts w:ascii="Arial" w:hAnsi="Arial" w:cs="Arial"/>
          <w:color w:val="777777"/>
          <w:szCs w:val="20"/>
        </w:rPr>
        <w:t> A 90% confidence interval has a z-score (a critical value) of 1.645.</w:t>
      </w:r>
    </w:p>
    <w:p w14:paraId="110D99B8" w14:textId="77777777" w:rsidR="0082566D" w:rsidRPr="006F02D8" w:rsidRDefault="0082566D" w:rsidP="00E1580F">
      <w:pPr>
        <w:pStyle w:val="NormalWeb"/>
        <w:shd w:val="clear" w:color="auto" w:fill="FFFFFF"/>
        <w:spacing w:before="0" w:beforeAutospacing="0" w:after="0" w:afterAutospacing="0"/>
        <w:textAlignment w:val="baseline"/>
        <w:rPr>
          <w:rFonts w:ascii="Arial" w:hAnsi="Arial" w:cs="Arial"/>
          <w:color w:val="777777"/>
          <w:szCs w:val="20"/>
        </w:rPr>
      </w:pPr>
    </w:p>
    <w:p w14:paraId="1A8F4043" w14:textId="70E63666" w:rsidR="00E1580F" w:rsidRPr="006F02D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3: </w:t>
      </w:r>
      <w:r w:rsidRPr="006F02D8">
        <w:rPr>
          <w:rStyle w:val="Strong"/>
          <w:rFonts w:ascii="inherit" w:eastAsiaTheme="majorEastAsia" w:hAnsi="inherit" w:cs="Arial"/>
          <w:color w:val="777777"/>
          <w:szCs w:val="20"/>
          <w:bdr w:val="none" w:sz="0" w:space="0" w:color="auto" w:frame="1"/>
        </w:rPr>
        <w:t>Insert the values into the formula and solve:</w:t>
      </w:r>
      <w:r w:rsidRPr="006F02D8">
        <w:rPr>
          <w:rFonts w:ascii="Arial" w:hAnsi="Arial" w:cs="Arial"/>
          <w:color w:val="777777"/>
          <w:szCs w:val="20"/>
        </w:rPr>
        <w:br/>
      </w:r>
      <w:r w:rsidRPr="006F02D8">
        <w:rPr>
          <w:rFonts w:ascii="inherit" w:hAnsi="inherit" w:cs="Arial"/>
          <w:noProof/>
          <w:color w:val="05A9C5"/>
          <w:szCs w:val="20"/>
          <w:bdr w:val="none" w:sz="0" w:space="0" w:color="auto" w:frame="1"/>
        </w:rPr>
        <w:drawing>
          <wp:inline distT="0" distB="0" distL="0" distR="0" wp14:anchorId="0709E3C9" wp14:editId="2BD6F79E">
            <wp:extent cx="1432560" cy="967740"/>
            <wp:effectExtent l="0" t="0" r="0" b="3810"/>
            <wp:docPr id="40" name="Picture 40" descr="moep-2">
              <a:hlinkClick xmlns:a="http://schemas.openxmlformats.org/drawingml/2006/main" r:id="rId8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ep-2">
                      <a:hlinkClick r:id="rId848"/>
                    </pic:cNvPr>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1432560" cy="967740"/>
                    </a:xfrm>
                    <a:prstGeom prst="rect">
                      <a:avLst/>
                    </a:prstGeom>
                    <a:noFill/>
                    <a:ln>
                      <a:noFill/>
                    </a:ln>
                  </pic:spPr>
                </pic:pic>
              </a:graphicData>
            </a:graphic>
          </wp:inline>
        </w:drawing>
      </w:r>
      <w:r w:rsidRPr="006F02D8">
        <w:rPr>
          <w:rFonts w:ascii="Arial" w:hAnsi="Arial" w:cs="Arial"/>
          <w:color w:val="777777"/>
          <w:szCs w:val="20"/>
        </w:rPr>
        <w:br w:type="textWrapping" w:clear="left"/>
      </w:r>
    </w:p>
    <w:p w14:paraId="04A10670" w14:textId="77777777" w:rsidR="00E1580F" w:rsidRPr="006F02D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6F02D8">
        <w:rPr>
          <w:rFonts w:ascii="Arial" w:hAnsi="Arial" w:cs="Arial"/>
          <w:color w:val="777777"/>
          <w:szCs w:val="20"/>
        </w:rPr>
        <w:t>= 1.645 * 0.0153</w:t>
      </w:r>
    </w:p>
    <w:p w14:paraId="30809DBA" w14:textId="77777777" w:rsidR="00E1580F" w:rsidRPr="006F02D8" w:rsidRDefault="00E1580F" w:rsidP="00E1580F">
      <w:pPr>
        <w:pStyle w:val="NormalWeb"/>
        <w:shd w:val="clear" w:color="auto" w:fill="FFFFFF"/>
        <w:spacing w:before="0" w:beforeAutospacing="0" w:after="225" w:afterAutospacing="0"/>
        <w:textAlignment w:val="baseline"/>
        <w:rPr>
          <w:rFonts w:ascii="Arial" w:hAnsi="Arial" w:cs="Arial"/>
          <w:color w:val="777777"/>
          <w:szCs w:val="20"/>
        </w:rPr>
      </w:pPr>
      <w:r w:rsidRPr="006F02D8">
        <w:rPr>
          <w:rFonts w:ascii="Arial" w:hAnsi="Arial" w:cs="Arial"/>
          <w:color w:val="777777"/>
          <w:szCs w:val="20"/>
        </w:rPr>
        <w:t>= 0.0252</w:t>
      </w:r>
    </w:p>
    <w:p w14:paraId="512FB466" w14:textId="77777777" w:rsidR="00E1580F" w:rsidRPr="006F02D8" w:rsidRDefault="00E1580F" w:rsidP="00E1580F">
      <w:pPr>
        <w:pStyle w:val="NormalWeb"/>
        <w:shd w:val="clear" w:color="auto" w:fill="FFFFFF"/>
        <w:spacing w:before="0" w:beforeAutospacing="0" w:after="0" w:afterAutospacing="0"/>
        <w:textAlignment w:val="baseline"/>
        <w:rPr>
          <w:rFonts w:ascii="Arial" w:hAnsi="Arial" w:cs="Arial"/>
          <w:color w:val="777777"/>
          <w:szCs w:val="20"/>
        </w:rPr>
      </w:pPr>
      <w:r w:rsidRPr="006F02D8">
        <w:rPr>
          <w:rFonts w:ascii="inherit" w:hAnsi="inherit" w:cs="Arial"/>
          <w:color w:val="0000FF"/>
          <w:szCs w:val="20"/>
          <w:bdr w:val="none" w:sz="0" w:space="0" w:color="auto" w:frame="1"/>
        </w:rPr>
        <w:t>Step 4: </w:t>
      </w:r>
      <w:r w:rsidRPr="006F02D8">
        <w:rPr>
          <w:rStyle w:val="Strong"/>
          <w:rFonts w:ascii="inherit" w:eastAsiaTheme="majorEastAsia" w:hAnsi="inherit" w:cs="Arial"/>
          <w:color w:val="777777"/>
          <w:szCs w:val="20"/>
          <w:bdr w:val="none" w:sz="0" w:space="0" w:color="auto" w:frame="1"/>
        </w:rPr>
        <w:t>Turn Step 3 into a percentage</w:t>
      </w:r>
      <w:r w:rsidRPr="006F02D8">
        <w:rPr>
          <w:rFonts w:ascii="Arial" w:hAnsi="Arial" w:cs="Arial"/>
          <w:color w:val="777777"/>
          <w:szCs w:val="20"/>
        </w:rPr>
        <w:t>:</w:t>
      </w:r>
      <w:r w:rsidRPr="006F02D8">
        <w:rPr>
          <w:rFonts w:ascii="Arial" w:hAnsi="Arial" w:cs="Arial"/>
          <w:color w:val="777777"/>
          <w:szCs w:val="20"/>
        </w:rPr>
        <w:br/>
        <w:t>0.0252 = 2.52%</w:t>
      </w:r>
      <w:r w:rsidRPr="006F02D8">
        <w:rPr>
          <w:rFonts w:ascii="Arial" w:hAnsi="Arial" w:cs="Arial"/>
          <w:color w:val="777777"/>
          <w:szCs w:val="20"/>
        </w:rPr>
        <w:br/>
        <w:t>The margin of error is 2.52%.</w:t>
      </w:r>
    </w:p>
    <w:p w14:paraId="031AAC95" w14:textId="77777777" w:rsid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553BA3C" w14:textId="622B9C2A" w:rsidR="00492E2A" w:rsidRP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2E2A">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error</w:t>
      </w:r>
    </w:p>
    <w:p w14:paraId="1F617CA6" w14:textId="77777777" w:rsidR="00492E2A" w:rsidRDefault="00492E2A" w:rsidP="00492E2A">
      <w:pPr>
        <w:pStyle w:val="NormalWeb"/>
        <w:shd w:val="clear" w:color="auto" w:fill="FFFFFF"/>
        <w:spacing w:before="0" w:beforeAutospacing="0" w:after="0" w:afterAutospacing="0"/>
        <w:textAlignment w:val="baseline"/>
        <w:rPr>
          <w:rFonts w:ascii="Arial" w:hAnsi="Arial" w:cs="Arial"/>
          <w:color w:val="777777"/>
          <w:sz w:val="20"/>
          <w:szCs w:val="20"/>
        </w:rPr>
      </w:pPr>
    </w:p>
    <w:p w14:paraId="581C6F41" w14:textId="3E12E03C"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ED7D31" w:themeColor="accent2"/>
          <w:szCs w:val="20"/>
        </w:rPr>
      </w:pPr>
      <w:r w:rsidRPr="00492E2A">
        <w:rPr>
          <w:rFonts w:ascii="Arial" w:hAnsi="Arial" w:cs="Arial"/>
          <w:color w:val="ED7D31" w:themeColor="accent2"/>
          <w:szCs w:val="20"/>
        </w:rPr>
        <w:t>The standard error(SE) is very similar to </w:t>
      </w:r>
      <w:hyperlink r:id="rId850" w:tgtFrame="_blank" w:history="1">
        <w:r w:rsidRPr="00492E2A">
          <w:rPr>
            <w:rStyle w:val="Hyperlink"/>
            <w:rFonts w:ascii="inherit" w:eastAsiaTheme="majorEastAsia" w:hAnsi="inherit" w:cs="Arial"/>
            <w:color w:val="ED7D31" w:themeColor="accent2"/>
            <w:szCs w:val="20"/>
            <w:bdr w:val="none" w:sz="0" w:space="0" w:color="auto" w:frame="1"/>
          </w:rPr>
          <w:t>standard deviation</w:t>
        </w:r>
      </w:hyperlink>
      <w:r w:rsidRPr="00492E2A">
        <w:rPr>
          <w:rFonts w:ascii="Arial" w:hAnsi="Arial" w:cs="Arial"/>
          <w:color w:val="ED7D31" w:themeColor="accent2"/>
          <w:szCs w:val="20"/>
        </w:rPr>
        <w:t>. Both are measures of spread. The higher the number, the more spread out your data is. To put it simply, the two terms are essentially equal — but there is one important difference. While the standard error uses </w:t>
      </w:r>
      <w:r w:rsidRPr="00492E2A">
        <w:rPr>
          <w:rStyle w:val="Strong"/>
          <w:rFonts w:ascii="inherit" w:hAnsi="inherit" w:cs="Arial"/>
          <w:color w:val="ED7D31" w:themeColor="accent2"/>
          <w:szCs w:val="20"/>
          <w:bdr w:val="none" w:sz="0" w:space="0" w:color="auto" w:frame="1"/>
        </w:rPr>
        <w:t>statistics</w:t>
      </w:r>
      <w:r w:rsidRPr="00492E2A">
        <w:rPr>
          <w:rFonts w:ascii="Arial" w:hAnsi="Arial" w:cs="Arial"/>
          <w:color w:val="ED7D31" w:themeColor="accent2"/>
          <w:szCs w:val="20"/>
        </w:rPr>
        <w:t> (sample data) standard deviations use </w:t>
      </w:r>
      <w:r w:rsidRPr="00492E2A">
        <w:rPr>
          <w:rStyle w:val="Strong"/>
          <w:rFonts w:ascii="inherit" w:hAnsi="inherit" w:cs="Arial"/>
          <w:color w:val="ED7D31" w:themeColor="accent2"/>
          <w:szCs w:val="20"/>
          <w:bdr w:val="none" w:sz="0" w:space="0" w:color="auto" w:frame="1"/>
        </w:rPr>
        <w:t>parameters</w:t>
      </w:r>
      <w:r w:rsidRPr="00492E2A">
        <w:rPr>
          <w:rFonts w:ascii="Arial" w:hAnsi="Arial" w:cs="Arial"/>
          <w:color w:val="ED7D31" w:themeColor="accent2"/>
          <w:szCs w:val="20"/>
        </w:rPr>
        <w:t> (population data). (What is the </w:t>
      </w:r>
      <w:hyperlink r:id="rId851" w:tgtFrame="_blank" w:history="1">
        <w:r w:rsidRPr="00492E2A">
          <w:rPr>
            <w:rStyle w:val="Hyperlink"/>
            <w:rFonts w:ascii="inherit" w:eastAsiaTheme="majorEastAsia" w:hAnsi="inherit" w:cs="Arial"/>
            <w:color w:val="ED7D31" w:themeColor="accent2"/>
            <w:szCs w:val="20"/>
            <w:bdr w:val="none" w:sz="0" w:space="0" w:color="auto" w:frame="1"/>
          </w:rPr>
          <w:t>difference between a statistic and a parameter?</w:t>
        </w:r>
      </w:hyperlink>
      <w:r w:rsidRPr="00492E2A">
        <w:rPr>
          <w:rFonts w:ascii="Arial" w:hAnsi="Arial" w:cs="Arial"/>
          <w:color w:val="ED7D31" w:themeColor="accent2"/>
          <w:szCs w:val="20"/>
        </w:rPr>
        <w:t>).</w:t>
      </w:r>
    </w:p>
    <w:p w14:paraId="753123A1" w14:textId="77777777"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5E4FA30" w14:textId="77777777" w:rsidR="00492E2A" w:rsidRPr="00492E2A" w:rsidRDefault="00492E2A" w:rsidP="00492E2A">
      <w:pPr>
        <w:pStyle w:val="NormalWeb"/>
        <w:shd w:val="clear" w:color="auto" w:fill="FFFFFF"/>
        <w:spacing w:before="0" w:beforeAutospacing="0" w:after="0" w:afterAutospacing="0"/>
        <w:textAlignment w:val="baseline"/>
        <w:rPr>
          <w:rFonts w:ascii="Arial" w:hAnsi="Arial" w:cs="Arial"/>
          <w:color w:val="777777"/>
          <w:szCs w:val="20"/>
        </w:rPr>
      </w:pPr>
      <w:r w:rsidRPr="00492E2A">
        <w:rPr>
          <w:rFonts w:ascii="Arial" w:hAnsi="Arial" w:cs="Arial"/>
          <w:color w:val="ED7D31" w:themeColor="accent2"/>
          <w:szCs w:val="20"/>
        </w:rPr>
        <w:t>In statistics, you’ll come across terms like “the standard error of the mean” or “the standard error of the median.” The SE tells you how far your </w:t>
      </w:r>
      <w:hyperlink r:id="rId852" w:history="1">
        <w:r w:rsidRPr="00492E2A">
          <w:rPr>
            <w:rStyle w:val="Hyperlink"/>
            <w:rFonts w:ascii="inherit" w:eastAsiaTheme="majorEastAsia" w:hAnsi="inherit" w:cs="Arial"/>
            <w:color w:val="ED7D31" w:themeColor="accent2"/>
            <w:szCs w:val="20"/>
            <w:bdr w:val="none" w:sz="0" w:space="0" w:color="auto" w:frame="1"/>
          </w:rPr>
          <w:t>sample statistic</w:t>
        </w:r>
      </w:hyperlink>
      <w:r w:rsidRPr="00492E2A">
        <w:rPr>
          <w:rFonts w:ascii="Arial" w:hAnsi="Arial" w:cs="Arial"/>
          <w:color w:val="ED7D31" w:themeColor="accent2"/>
          <w:szCs w:val="20"/>
        </w:rPr>
        <w:t> (like the </w:t>
      </w:r>
      <w:hyperlink r:id="rId853" w:history="1">
        <w:r w:rsidRPr="00492E2A">
          <w:rPr>
            <w:rStyle w:val="Hyperlink"/>
            <w:rFonts w:ascii="inherit" w:eastAsiaTheme="majorEastAsia" w:hAnsi="inherit" w:cs="Arial"/>
            <w:color w:val="ED7D31" w:themeColor="accent2"/>
            <w:szCs w:val="20"/>
            <w:bdr w:val="none" w:sz="0" w:space="0" w:color="auto" w:frame="1"/>
          </w:rPr>
          <w:t>sample mean</w:t>
        </w:r>
      </w:hyperlink>
      <w:r w:rsidRPr="00492E2A">
        <w:rPr>
          <w:rFonts w:ascii="Arial" w:hAnsi="Arial" w:cs="Arial"/>
          <w:color w:val="ED7D31" w:themeColor="accent2"/>
          <w:szCs w:val="20"/>
        </w:rPr>
        <w:t>) deviates from the actual population mean. The larger your sample size, the smaller the SE. In other words, the larger your sample size, the closer your sample mean is to the actual population mean</w:t>
      </w:r>
      <w:r w:rsidRPr="00492E2A">
        <w:rPr>
          <w:rFonts w:ascii="Arial" w:hAnsi="Arial" w:cs="Arial"/>
          <w:color w:val="777777"/>
          <w:szCs w:val="20"/>
        </w:rPr>
        <w:t>.</w:t>
      </w:r>
    </w:p>
    <w:p w14:paraId="2D4DFA03" w14:textId="77777777" w:rsidR="00492E2A" w:rsidRDefault="00492E2A" w:rsidP="00492E2A">
      <w:pPr>
        <w:pStyle w:val="Heading3"/>
        <w:shd w:val="clear" w:color="auto" w:fill="FFFFFF"/>
        <w:spacing w:before="0" w:line="480" w:lineRule="atLeast"/>
        <w:textAlignment w:val="baseline"/>
        <w:rPr>
          <w:rFonts w:ascii="Arial" w:hAnsi="Arial" w:cs="Arial"/>
          <w:b/>
          <w:bCs/>
          <w:color w:val="555555"/>
          <w:sz w:val="39"/>
          <w:szCs w:val="39"/>
        </w:rPr>
      </w:pPr>
    </w:p>
    <w:p w14:paraId="4C5EDAA7" w14:textId="225EE398" w:rsidR="00492E2A" w:rsidRPr="00492E2A" w:rsidRDefault="00492E2A" w:rsidP="00492E2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92E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SE Calculation?</w:t>
      </w:r>
    </w:p>
    <w:p w14:paraId="5DB9221F" w14:textId="77777777" w:rsidR="00492E2A" w:rsidRPr="00492E2A" w:rsidRDefault="00492E2A" w:rsidP="00492E2A"/>
    <w:p w14:paraId="6DF722FD" w14:textId="77777777" w:rsidR="00492E2A" w:rsidRPr="00492E2A" w:rsidRDefault="00492E2A" w:rsidP="00492E2A">
      <w:pPr>
        <w:pStyle w:val="NormalWeb"/>
        <w:shd w:val="clear" w:color="auto" w:fill="FFFFFF"/>
        <w:spacing w:before="0" w:beforeAutospacing="0" w:after="225" w:afterAutospacing="0"/>
        <w:textAlignment w:val="baseline"/>
        <w:rPr>
          <w:rFonts w:ascii="Arial" w:hAnsi="Arial" w:cs="Arial"/>
          <w:color w:val="777777"/>
          <w:szCs w:val="20"/>
        </w:rPr>
      </w:pPr>
      <w:r w:rsidRPr="00492E2A">
        <w:rPr>
          <w:rFonts w:ascii="Arial" w:hAnsi="Arial" w:cs="Arial"/>
          <w:color w:val="777777"/>
          <w:szCs w:val="20"/>
        </w:rPr>
        <w:t xml:space="preserve">How you find the standard error depends on what stat you need. For example, the calculation is different for the mean or proportion. </w:t>
      </w:r>
      <w:r w:rsidRPr="00492E2A">
        <w:rPr>
          <w:rFonts w:ascii="Arial" w:hAnsi="Arial" w:cs="Arial"/>
          <w:color w:val="ED7D31" w:themeColor="accent2"/>
          <w:szCs w:val="20"/>
        </w:rPr>
        <w:t>When you are asked to find the sample error, you’re probably finding the standard error. That uses the following formula: s/√n</w:t>
      </w:r>
      <w:r w:rsidRPr="00492E2A">
        <w:rPr>
          <w:rFonts w:ascii="Arial" w:hAnsi="Arial" w:cs="Arial"/>
          <w:color w:val="777777"/>
          <w:szCs w:val="20"/>
        </w:rPr>
        <w:t>. You might be asked to find standard errors for other stats like the mean or proportion.</w:t>
      </w:r>
    </w:p>
    <w:p w14:paraId="05DA6A93" w14:textId="03D4FFE9" w:rsidR="00D05963" w:rsidRDefault="00492E2A" w:rsidP="00F82AC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596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Standard Error Formula?</w:t>
      </w:r>
    </w:p>
    <w:p w14:paraId="1D6A4595" w14:textId="77777777" w:rsidR="00F82AC5" w:rsidRPr="00F82AC5" w:rsidRDefault="00F82AC5" w:rsidP="00F82AC5">
      <w:pPr>
        <w:rPr>
          <w:lang w:eastAsia="en-IN"/>
        </w:rPr>
      </w:pPr>
    </w:p>
    <w:p w14:paraId="32FD0F0A" w14:textId="77777777" w:rsidR="00492E2A" w:rsidRPr="00F82AC5" w:rsidRDefault="00492E2A" w:rsidP="00492E2A">
      <w:pPr>
        <w:pStyle w:val="NormalWeb"/>
        <w:shd w:val="clear" w:color="auto" w:fill="FFFFFF"/>
        <w:spacing w:before="0" w:beforeAutospacing="0" w:after="225" w:afterAutospacing="0"/>
        <w:textAlignment w:val="baseline"/>
        <w:rPr>
          <w:rFonts w:ascii="Arial" w:hAnsi="Arial" w:cs="Arial"/>
          <w:color w:val="777777"/>
          <w:szCs w:val="20"/>
        </w:rPr>
      </w:pPr>
      <w:r w:rsidRPr="00F82AC5">
        <w:rPr>
          <w:rFonts w:ascii="Arial" w:hAnsi="Arial" w:cs="Arial"/>
          <w:color w:val="777777"/>
          <w:szCs w:val="20"/>
        </w:rPr>
        <w:t>The following tables show how to find the standard deviation (first table) and SE (second table). That assumes you know the right population parameters. If you don’t know the population parameters, you can find the standard error:</w:t>
      </w:r>
    </w:p>
    <w:p w14:paraId="3136D47E"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Sample mean.</w:t>
      </w:r>
    </w:p>
    <w:p w14:paraId="1F82A1CB"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Sample proportion.</w:t>
      </w:r>
    </w:p>
    <w:p w14:paraId="7185AF2D" w14:textId="77777777"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Difference between means.</w:t>
      </w:r>
    </w:p>
    <w:p w14:paraId="309E47A9" w14:textId="017962F4" w:rsidR="00492E2A" w:rsidRPr="00F82AC5" w:rsidRDefault="00492E2A" w:rsidP="00492E2A">
      <w:pPr>
        <w:numPr>
          <w:ilvl w:val="0"/>
          <w:numId w:val="49"/>
        </w:numPr>
        <w:shd w:val="clear" w:color="auto" w:fill="FFFFFF"/>
        <w:spacing w:after="0" w:line="240" w:lineRule="auto"/>
        <w:ind w:left="450"/>
        <w:textAlignment w:val="baseline"/>
        <w:rPr>
          <w:rFonts w:ascii="inherit" w:hAnsi="inherit" w:cs="Arial"/>
          <w:color w:val="777777"/>
          <w:sz w:val="24"/>
          <w:szCs w:val="20"/>
        </w:rPr>
      </w:pPr>
      <w:r w:rsidRPr="00F82AC5">
        <w:rPr>
          <w:rFonts w:ascii="inherit" w:hAnsi="inherit" w:cs="Arial"/>
          <w:color w:val="777777"/>
          <w:sz w:val="24"/>
          <w:szCs w:val="20"/>
        </w:rPr>
        <w:t>Difference between proportions.</w:t>
      </w:r>
    </w:p>
    <w:p w14:paraId="28D5CF0F" w14:textId="77777777" w:rsidR="00F82AC5" w:rsidRDefault="00F82AC5" w:rsidP="00F82AC5">
      <w:pPr>
        <w:shd w:val="clear" w:color="auto" w:fill="FFFFFF"/>
        <w:spacing w:after="0" w:line="240" w:lineRule="auto"/>
        <w:ind w:left="450"/>
        <w:textAlignment w:val="baseline"/>
        <w:rPr>
          <w:rFonts w:ascii="inherit" w:hAnsi="inherit" w:cs="Arial"/>
          <w:color w:val="777777"/>
          <w:sz w:val="20"/>
          <w:szCs w:val="20"/>
        </w:rPr>
      </w:pPr>
    </w:p>
    <w:tbl>
      <w:tblPr>
        <w:tblW w:w="9629"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5399"/>
        <w:gridCol w:w="4230"/>
      </w:tblGrid>
      <w:tr w:rsidR="00492E2A" w14:paraId="071F0A7C"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32FF10A" w14:textId="77777777" w:rsidR="00492E2A" w:rsidRDefault="00492E2A">
            <w:pPr>
              <w:rPr>
                <w:rFonts w:ascii="inherit" w:hAnsi="inherit" w:cs="Arial"/>
                <w:color w:val="777777"/>
                <w:sz w:val="20"/>
                <w:szCs w:val="20"/>
              </w:rPr>
            </w:pPr>
            <w:r>
              <w:rPr>
                <w:rStyle w:val="Strong"/>
                <w:rFonts w:ascii="inherit" w:hAnsi="inherit" w:cs="Arial"/>
                <w:color w:val="777777"/>
                <w:sz w:val="20"/>
                <w:szCs w:val="20"/>
                <w:bdr w:val="none" w:sz="0" w:space="0" w:color="auto" w:frame="1"/>
              </w:rPr>
              <w:t>Parameter (Population)</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13EF3E3" w14:textId="77777777" w:rsidR="00492E2A" w:rsidRDefault="00492E2A">
            <w:pPr>
              <w:rPr>
                <w:rFonts w:ascii="inherit" w:hAnsi="inherit" w:cs="Arial"/>
                <w:color w:val="777777"/>
                <w:sz w:val="20"/>
                <w:szCs w:val="20"/>
              </w:rPr>
            </w:pPr>
            <w:r>
              <w:rPr>
                <w:rStyle w:val="Strong"/>
                <w:rFonts w:ascii="inherit" w:hAnsi="inherit" w:cs="Arial"/>
                <w:color w:val="777777"/>
                <w:sz w:val="20"/>
                <w:szCs w:val="20"/>
                <w:bdr w:val="none" w:sz="0" w:space="0" w:color="auto" w:frame="1"/>
              </w:rPr>
              <w:t>Formula for Standard Deviation.</w:t>
            </w:r>
          </w:p>
        </w:tc>
      </w:tr>
      <w:tr w:rsidR="00492E2A" w14:paraId="197FBD89"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CE1E14E" w14:textId="1EFBA64D" w:rsidR="00492E2A" w:rsidRDefault="00492E2A">
            <w:pPr>
              <w:rPr>
                <w:rFonts w:ascii="inherit" w:hAnsi="inherit" w:cs="Arial"/>
                <w:color w:val="777777"/>
                <w:sz w:val="20"/>
                <w:szCs w:val="20"/>
              </w:rPr>
            </w:pPr>
            <w:r>
              <w:rPr>
                <w:rFonts w:ascii="inherit" w:hAnsi="inherit" w:cs="Arial"/>
                <w:color w:val="777777"/>
                <w:sz w:val="20"/>
                <w:szCs w:val="20"/>
              </w:rPr>
              <w:t>Sample mean, </w:t>
            </w:r>
            <w:r>
              <w:rPr>
                <w:rFonts w:ascii="inherit" w:hAnsi="inherit" w:cs="Arial"/>
                <w:noProof/>
                <w:color w:val="05A9C5"/>
                <w:sz w:val="20"/>
                <w:szCs w:val="20"/>
                <w:bdr w:val="none" w:sz="0" w:space="0" w:color="auto" w:frame="1"/>
              </w:rPr>
              <w:drawing>
                <wp:inline distT="0" distB="0" distL="0" distR="0" wp14:anchorId="3B7A897D" wp14:editId="619151CA">
                  <wp:extent cx="182880" cy="205740"/>
                  <wp:effectExtent l="0" t="0" r="7620" b="3810"/>
                  <wp:docPr id="84" name="Picture 84" descr="xbar">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bar">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08D5843" w14:textId="77777777" w:rsidR="00492E2A" w:rsidRDefault="00492E2A">
            <w:pPr>
              <w:rPr>
                <w:rFonts w:ascii="inherit" w:hAnsi="inherit" w:cs="Arial"/>
                <w:color w:val="777777"/>
                <w:sz w:val="20"/>
                <w:szCs w:val="20"/>
              </w:rPr>
            </w:pPr>
            <w:r>
              <w:rPr>
                <w:rFonts w:ascii="inherit" w:hAnsi="inherit" w:cs="Arial"/>
                <w:color w:val="777777"/>
                <w:sz w:val="20"/>
                <w:szCs w:val="20"/>
              </w:rPr>
              <w:t>= σ / sqrt (n)</w:t>
            </w:r>
          </w:p>
        </w:tc>
      </w:tr>
      <w:tr w:rsidR="00492E2A" w14:paraId="16AE5592"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496F747" w14:textId="77777777" w:rsidR="00492E2A" w:rsidRDefault="00492E2A">
            <w:pPr>
              <w:rPr>
                <w:rFonts w:ascii="inherit" w:hAnsi="inherit" w:cs="Arial"/>
                <w:color w:val="777777"/>
                <w:sz w:val="20"/>
                <w:szCs w:val="20"/>
              </w:rPr>
            </w:pPr>
            <w:r>
              <w:rPr>
                <w:rFonts w:ascii="inherit" w:hAnsi="inherit" w:cs="Arial"/>
                <w:color w:val="777777"/>
                <w:sz w:val="20"/>
                <w:szCs w:val="20"/>
              </w:rPr>
              <w:t>Sample proportion, p</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E9935B6" w14:textId="77777777" w:rsidR="00492E2A" w:rsidRDefault="00492E2A">
            <w:pPr>
              <w:rPr>
                <w:rFonts w:ascii="inherit" w:hAnsi="inherit" w:cs="Arial"/>
                <w:color w:val="777777"/>
                <w:sz w:val="20"/>
                <w:szCs w:val="20"/>
              </w:rPr>
            </w:pPr>
            <w:r>
              <w:rPr>
                <w:rFonts w:ascii="inherit" w:hAnsi="inherit" w:cs="Arial"/>
                <w:color w:val="777777"/>
                <w:sz w:val="20"/>
                <w:szCs w:val="20"/>
              </w:rPr>
              <w:t>= sqrt [P (1-P) / n)</w:t>
            </w:r>
          </w:p>
        </w:tc>
      </w:tr>
      <w:tr w:rsidR="00492E2A" w14:paraId="73F3E990"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9157C56" w14:textId="527AD26C" w:rsidR="00492E2A" w:rsidRDefault="00492E2A">
            <w:pPr>
              <w:rPr>
                <w:rFonts w:ascii="inherit" w:hAnsi="inherit" w:cs="Arial"/>
                <w:color w:val="777777"/>
                <w:sz w:val="20"/>
                <w:szCs w:val="20"/>
              </w:rPr>
            </w:pPr>
            <w:r>
              <w:rPr>
                <w:rFonts w:ascii="inherit" w:hAnsi="inherit" w:cs="Arial"/>
                <w:color w:val="777777"/>
                <w:sz w:val="20"/>
                <w:szCs w:val="20"/>
              </w:rPr>
              <w:t>Difference between means. </w:t>
            </w:r>
            <w:r>
              <w:rPr>
                <w:rFonts w:ascii="inherit" w:hAnsi="inherit" w:cs="Arial"/>
                <w:noProof/>
                <w:color w:val="05A9C5"/>
                <w:sz w:val="20"/>
                <w:szCs w:val="20"/>
                <w:bdr w:val="none" w:sz="0" w:space="0" w:color="auto" w:frame="1"/>
              </w:rPr>
              <w:drawing>
                <wp:inline distT="0" distB="0" distL="0" distR="0" wp14:anchorId="66F9463E" wp14:editId="1F8F2B3F">
                  <wp:extent cx="571500" cy="297180"/>
                  <wp:effectExtent l="0" t="0" r="0" b="7620"/>
                  <wp:docPr id="77" name="Picture 77" descr="difference between means">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ference between means">
                            <a:hlinkClick r:id="rId854"/>
                          </pic:cNvPr>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571500" cy="29718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84FAEDC" w14:textId="77777777" w:rsidR="00492E2A" w:rsidRDefault="00492E2A">
            <w:pPr>
              <w:rPr>
                <w:rFonts w:ascii="inherit" w:hAnsi="inherit" w:cs="Arial"/>
                <w:color w:val="777777"/>
                <w:sz w:val="20"/>
                <w:szCs w:val="20"/>
              </w:rPr>
            </w:pPr>
            <w:r>
              <w:rPr>
                <w:rFonts w:ascii="inherit" w:hAnsi="inherit" w:cs="Arial"/>
                <w:color w:val="777777"/>
                <w:sz w:val="20"/>
                <w:szCs w:val="20"/>
              </w:rPr>
              <w:t>= sqrt [σ</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σ</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r w:rsidR="00492E2A" w14:paraId="189B58A4" w14:textId="77777777" w:rsidTr="00492E2A">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F5429A1" w14:textId="68683AE4" w:rsidR="00492E2A" w:rsidRDefault="00492E2A">
            <w:pPr>
              <w:rPr>
                <w:rFonts w:ascii="inherit" w:hAnsi="inherit" w:cs="Arial"/>
                <w:color w:val="777777"/>
                <w:sz w:val="20"/>
                <w:szCs w:val="20"/>
              </w:rPr>
            </w:pPr>
            <w:r>
              <w:rPr>
                <w:rFonts w:ascii="inherit" w:hAnsi="inherit" w:cs="Arial"/>
                <w:color w:val="777777"/>
                <w:sz w:val="20"/>
                <w:szCs w:val="20"/>
              </w:rPr>
              <w:t>Difference between proportions. </w:t>
            </w:r>
            <w:r>
              <w:rPr>
                <w:rFonts w:ascii="inherit" w:hAnsi="inherit" w:cs="Arial"/>
                <w:noProof/>
                <w:color w:val="05A9C5"/>
                <w:sz w:val="20"/>
                <w:szCs w:val="20"/>
                <w:bdr w:val="none" w:sz="0" w:space="0" w:color="auto" w:frame="1"/>
              </w:rPr>
              <w:drawing>
                <wp:inline distT="0" distB="0" distL="0" distR="0" wp14:anchorId="04089D75" wp14:editId="3D079EEA">
                  <wp:extent cx="640080" cy="381000"/>
                  <wp:effectExtent l="0" t="0" r="7620" b="0"/>
                  <wp:docPr id="73" name="Picture 73" descr="difference between proportions">
                    <a:hlinkClick xmlns:a="http://schemas.openxmlformats.org/drawingml/2006/main" r:id="rId8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ference between proportions">
                            <a:hlinkClick r:id="rId856"/>
                          </pic:cNvPr>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ACDEA1F" w14:textId="77777777" w:rsidR="00492E2A" w:rsidRDefault="00492E2A">
            <w:pPr>
              <w:rPr>
                <w:rFonts w:ascii="inherit" w:hAnsi="inherit" w:cs="Arial"/>
                <w:color w:val="777777"/>
                <w:sz w:val="20"/>
                <w:szCs w:val="20"/>
              </w:rPr>
            </w:pPr>
            <w:r>
              <w:rPr>
                <w:rFonts w:ascii="inherit" w:hAnsi="inherit" w:cs="Arial"/>
                <w:color w:val="777777"/>
                <w:sz w:val="20"/>
                <w:szCs w:val="20"/>
              </w:rPr>
              <w:t>= sqrt [P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bl>
    <w:p w14:paraId="1AA459F5" w14:textId="5B284931" w:rsidR="00492E2A" w:rsidRDefault="00492E2A" w:rsidP="00492E2A"/>
    <w:tbl>
      <w:tblPr>
        <w:tblW w:w="9629"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5575"/>
        <w:gridCol w:w="4054"/>
      </w:tblGrid>
      <w:tr w:rsidR="00692558" w14:paraId="11A79199"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4D4811C" w14:textId="77777777" w:rsidR="00692558" w:rsidRDefault="00692558" w:rsidP="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Statistic (Sample)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769D1EF" w14:textId="77777777" w:rsidR="00692558" w:rsidRDefault="00692558" w:rsidP="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Formula for Standard Error.</w:t>
            </w:r>
          </w:p>
        </w:tc>
      </w:tr>
      <w:tr w:rsidR="00692558" w14:paraId="0AE8A180"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48950E7"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Sample mean, </w:t>
            </w:r>
            <w:r>
              <w:rPr>
                <w:rFonts w:ascii="inherit" w:hAnsi="inherit" w:cs="Arial"/>
                <w:noProof/>
                <w:color w:val="05A9C5"/>
                <w:sz w:val="20"/>
                <w:szCs w:val="20"/>
                <w:bdr w:val="none" w:sz="0" w:space="0" w:color="auto" w:frame="1"/>
              </w:rPr>
              <w:drawing>
                <wp:inline distT="0" distB="0" distL="0" distR="0" wp14:anchorId="315527AA" wp14:editId="2ADF71C9">
                  <wp:extent cx="182880" cy="205740"/>
                  <wp:effectExtent l="0" t="0" r="7620" b="3810"/>
                  <wp:docPr id="68" name="Picture 68" descr="what is the standard error">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the standard error">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 cy="20574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2F1A23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 / sqrt (n)</w:t>
            </w:r>
          </w:p>
        </w:tc>
      </w:tr>
      <w:tr w:rsidR="00692558" w14:paraId="659E47A8"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988619A"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Sample proportion, p</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01520F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[p (1-p) / n)</w:t>
            </w:r>
          </w:p>
        </w:tc>
      </w:tr>
      <w:tr w:rsidR="00692558" w14:paraId="76BBC57E"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42FE8C4" w14:textId="77777777" w:rsidR="00692558" w:rsidRDefault="00692558" w:rsidP="00EC6AD3">
            <w:pPr>
              <w:rPr>
                <w:rFonts w:ascii="inherit" w:hAnsi="inherit" w:cs="Arial"/>
                <w:color w:val="777777"/>
                <w:sz w:val="20"/>
                <w:szCs w:val="20"/>
              </w:rPr>
            </w:pPr>
            <w:r>
              <w:rPr>
                <w:rFonts w:ascii="inherit" w:hAnsi="inherit" w:cs="Arial"/>
                <w:color w:val="777777"/>
                <w:sz w:val="20"/>
                <w:szCs w:val="20"/>
              </w:rPr>
              <w:lastRenderedPageBreak/>
              <w:t>Difference between means. </w:t>
            </w:r>
            <w:r>
              <w:rPr>
                <w:rFonts w:ascii="inherit" w:hAnsi="inherit" w:cs="Arial"/>
                <w:noProof/>
                <w:color w:val="05A9C5"/>
                <w:sz w:val="20"/>
                <w:szCs w:val="20"/>
                <w:bdr w:val="none" w:sz="0" w:space="0" w:color="auto" w:frame="1"/>
              </w:rPr>
              <w:drawing>
                <wp:inline distT="0" distB="0" distL="0" distR="0" wp14:anchorId="591CFB5E" wp14:editId="47E42CB3">
                  <wp:extent cx="571500" cy="297180"/>
                  <wp:effectExtent l="0" t="0" r="0" b="7620"/>
                  <wp:docPr id="61" name="Picture 61" descr="difference between means">
                    <a:hlinkClick xmlns:a="http://schemas.openxmlformats.org/drawingml/2006/main" r:id="rId8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ference between means">
                            <a:hlinkClick r:id="rId854"/>
                          </pic:cNvPr>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571500" cy="29718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D015236"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[s</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s</w:t>
            </w:r>
            <w:r>
              <w:rPr>
                <w:rFonts w:ascii="inherit" w:hAnsi="inherit" w:cs="Arial"/>
                <w:color w:val="777777"/>
                <w:sz w:val="15"/>
                <w:szCs w:val="15"/>
                <w:bdr w:val="none" w:sz="0" w:space="0" w:color="auto" w:frame="1"/>
                <w:vertAlign w:val="superscript"/>
              </w:rPr>
              <w:t>2</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r w:rsidR="00692558" w14:paraId="09AC480F" w14:textId="77777777" w:rsidTr="00EC6AD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C9477D9"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Difference between proportions. </w:t>
            </w:r>
            <w:r>
              <w:rPr>
                <w:rFonts w:ascii="inherit" w:hAnsi="inherit" w:cs="Arial"/>
                <w:noProof/>
                <w:color w:val="05A9C5"/>
                <w:sz w:val="20"/>
                <w:szCs w:val="20"/>
                <w:bdr w:val="none" w:sz="0" w:space="0" w:color="auto" w:frame="1"/>
              </w:rPr>
              <w:drawing>
                <wp:inline distT="0" distB="0" distL="0" distR="0" wp14:anchorId="1793A9EB" wp14:editId="16EA5C83">
                  <wp:extent cx="640080" cy="381000"/>
                  <wp:effectExtent l="0" t="0" r="7620" b="0"/>
                  <wp:docPr id="60" name="Picture 60" descr="difference between proportions">
                    <a:hlinkClick xmlns:a="http://schemas.openxmlformats.org/drawingml/2006/main" r:id="rId8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ference between proportions">
                            <a:hlinkClick r:id="rId856"/>
                          </pic:cNvPr>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640080" cy="381000"/>
                          </a:xfrm>
                          <a:prstGeom prst="rect">
                            <a:avLst/>
                          </a:prstGeom>
                          <a:noFill/>
                          <a:ln>
                            <a:noFill/>
                          </a:ln>
                        </pic:spPr>
                      </pic:pic>
                    </a:graphicData>
                  </a:graphic>
                </wp:inline>
              </w:drawing>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6C68A17" w14:textId="77777777" w:rsidR="00692558" w:rsidRDefault="00692558" w:rsidP="00EC6AD3">
            <w:pPr>
              <w:rPr>
                <w:rFonts w:ascii="inherit" w:hAnsi="inherit" w:cs="Arial"/>
                <w:color w:val="777777"/>
                <w:sz w:val="20"/>
                <w:szCs w:val="20"/>
              </w:rPr>
            </w:pPr>
            <w:r>
              <w:rPr>
                <w:rFonts w:ascii="inherit" w:hAnsi="inherit" w:cs="Arial"/>
                <w:color w:val="777777"/>
                <w:sz w:val="20"/>
                <w:szCs w:val="20"/>
              </w:rPr>
              <w:t>= sqrt [p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1</w:t>
            </w:r>
            <w:r>
              <w:rPr>
                <w:rFonts w:ascii="inherit" w:hAnsi="inherit" w:cs="Arial"/>
                <w:color w:val="777777"/>
                <w:sz w:val="20"/>
                <w:szCs w:val="20"/>
              </w:rPr>
              <w:t> + 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(1-p</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)/n</w:t>
            </w:r>
            <w:r>
              <w:rPr>
                <w:rFonts w:ascii="inherit" w:hAnsi="inherit" w:cs="Arial"/>
                <w:color w:val="777777"/>
                <w:sz w:val="15"/>
                <w:szCs w:val="15"/>
                <w:bdr w:val="none" w:sz="0" w:space="0" w:color="auto" w:frame="1"/>
                <w:vertAlign w:val="subscript"/>
              </w:rPr>
              <w:t>2</w:t>
            </w:r>
            <w:r>
              <w:rPr>
                <w:rFonts w:ascii="inherit" w:hAnsi="inherit" w:cs="Arial"/>
                <w:color w:val="777777"/>
                <w:sz w:val="20"/>
                <w:szCs w:val="20"/>
              </w:rPr>
              <w:t>]</w:t>
            </w:r>
          </w:p>
        </w:tc>
      </w:tr>
    </w:tbl>
    <w:p w14:paraId="338CC6FA" w14:textId="3ABA34B2" w:rsidR="00692558" w:rsidRDefault="00692558" w:rsidP="00492E2A"/>
    <w:p w14:paraId="14845C45" w14:textId="77777777" w:rsidR="00692558" w:rsidRPr="00AA3917" w:rsidRDefault="00692558" w:rsidP="00492E2A">
      <w:pPr>
        <w:rPr>
          <w:vanish/>
          <w:sz w:val="24"/>
        </w:rPr>
      </w:pPr>
    </w:p>
    <w:p w14:paraId="1D82A4AB" w14:textId="77777777" w:rsidR="00492E2A" w:rsidRPr="00AA3917" w:rsidRDefault="00492E2A" w:rsidP="00492E2A">
      <w:pPr>
        <w:pStyle w:val="NormalWeb"/>
        <w:shd w:val="clear" w:color="auto" w:fill="FFFFFF"/>
        <w:spacing w:before="0" w:beforeAutospacing="0" w:after="0" w:afterAutospacing="0"/>
        <w:textAlignment w:val="baseline"/>
        <w:rPr>
          <w:rFonts w:ascii="Arial" w:hAnsi="Arial" w:cs="Arial"/>
          <w:color w:val="777777"/>
          <w:sz w:val="22"/>
          <w:szCs w:val="20"/>
        </w:rPr>
      </w:pPr>
      <w:r w:rsidRPr="00AA3917">
        <w:rPr>
          <w:rStyle w:val="Strong"/>
          <w:rFonts w:ascii="inherit" w:hAnsi="inherit" w:cs="Arial"/>
          <w:color w:val="777777"/>
          <w:sz w:val="22"/>
          <w:szCs w:val="20"/>
          <w:bdr w:val="none" w:sz="0" w:space="0" w:color="auto" w:frame="1"/>
        </w:rPr>
        <w:t>Key for above tables</w:t>
      </w:r>
      <w:r w:rsidRPr="00AA3917">
        <w:rPr>
          <w:rFonts w:ascii="Arial" w:hAnsi="Arial" w:cs="Arial"/>
          <w:color w:val="777777"/>
          <w:sz w:val="22"/>
          <w:szCs w:val="20"/>
        </w:rPr>
        <w:t>:</w:t>
      </w:r>
      <w:r w:rsidRPr="00AA3917">
        <w:rPr>
          <w:rFonts w:ascii="Arial" w:hAnsi="Arial" w:cs="Arial"/>
          <w:color w:val="777777"/>
          <w:sz w:val="22"/>
          <w:szCs w:val="20"/>
        </w:rPr>
        <w:br/>
        <w:t>P = Proportion of successes. Population.</w:t>
      </w:r>
      <w:r w:rsidRPr="00AA3917">
        <w:rPr>
          <w:rFonts w:ascii="Arial" w:hAnsi="Arial" w:cs="Arial"/>
          <w:color w:val="777777"/>
          <w:sz w:val="22"/>
          <w:szCs w:val="20"/>
        </w:rPr>
        <w:br/>
        <w:t>p = Proportion of successes. Sample.</w:t>
      </w:r>
      <w:r w:rsidRPr="00AA3917">
        <w:rPr>
          <w:rFonts w:ascii="Arial" w:hAnsi="Arial" w:cs="Arial"/>
          <w:color w:val="777777"/>
          <w:sz w:val="22"/>
          <w:szCs w:val="20"/>
        </w:rPr>
        <w:br/>
        <w:t>n = Number of observations. Sample.</w:t>
      </w:r>
      <w:r w:rsidRPr="00AA3917">
        <w:rPr>
          <w:rFonts w:ascii="Arial" w:hAnsi="Arial" w:cs="Arial"/>
          <w:color w:val="777777"/>
          <w:sz w:val="22"/>
          <w:szCs w:val="20"/>
        </w:rPr>
        <w:br/>
        <w:t>n</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Number of observations. Sample 1.</w:t>
      </w:r>
      <w:r w:rsidRPr="00AA3917">
        <w:rPr>
          <w:rFonts w:ascii="Arial" w:hAnsi="Arial" w:cs="Arial"/>
          <w:color w:val="777777"/>
          <w:sz w:val="22"/>
          <w:szCs w:val="20"/>
        </w:rPr>
        <w:br/>
        <w:t>n</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Number of observations. Sample 2.</w:t>
      </w:r>
      <w:r w:rsidRPr="00AA3917">
        <w:rPr>
          <w:rFonts w:ascii="Arial" w:hAnsi="Arial" w:cs="Arial"/>
          <w:color w:val="777777"/>
          <w:sz w:val="22"/>
          <w:szCs w:val="20"/>
        </w:rPr>
        <w:br/>
        <w:t>σ</w:t>
      </w:r>
      <w:r w:rsidRPr="00AA3917">
        <w:rPr>
          <w:rFonts w:ascii="inherit" w:hAnsi="inherit" w:cs="Arial"/>
          <w:color w:val="777777"/>
          <w:sz w:val="17"/>
          <w:szCs w:val="15"/>
          <w:bdr w:val="none" w:sz="0" w:space="0" w:color="auto" w:frame="1"/>
          <w:vertAlign w:val="superscript"/>
        </w:rPr>
        <w:t>2</w:t>
      </w:r>
      <w:r w:rsidRPr="00AA3917">
        <w:rPr>
          <w:rFonts w:ascii="inherit" w:hAnsi="inherit" w:cs="Arial"/>
          <w:color w:val="777777"/>
          <w:sz w:val="17"/>
          <w:szCs w:val="15"/>
          <w:bdr w:val="none" w:sz="0" w:space="0" w:color="auto" w:frame="1"/>
          <w:vertAlign w:val="subscript"/>
        </w:rPr>
        <w:t>1</w:t>
      </w:r>
      <w:r w:rsidRPr="00AA3917">
        <w:rPr>
          <w:rFonts w:ascii="Arial" w:hAnsi="Arial" w:cs="Arial"/>
          <w:color w:val="777777"/>
          <w:sz w:val="22"/>
          <w:szCs w:val="20"/>
        </w:rPr>
        <w:t> = Variance. Sample 1.</w:t>
      </w:r>
      <w:r w:rsidRPr="00AA3917">
        <w:rPr>
          <w:rFonts w:ascii="Arial" w:hAnsi="Arial" w:cs="Arial"/>
          <w:color w:val="777777"/>
          <w:sz w:val="22"/>
          <w:szCs w:val="20"/>
        </w:rPr>
        <w:br/>
        <w:t>σ</w:t>
      </w:r>
      <w:r w:rsidRPr="00AA3917">
        <w:rPr>
          <w:rFonts w:ascii="inherit" w:hAnsi="inherit" w:cs="Arial"/>
          <w:color w:val="777777"/>
          <w:sz w:val="17"/>
          <w:szCs w:val="15"/>
          <w:bdr w:val="none" w:sz="0" w:space="0" w:color="auto" w:frame="1"/>
          <w:vertAlign w:val="superscript"/>
        </w:rPr>
        <w:t>2</w:t>
      </w:r>
      <w:r w:rsidRPr="00AA3917">
        <w:rPr>
          <w:rFonts w:ascii="inherit" w:hAnsi="inherit" w:cs="Arial"/>
          <w:color w:val="777777"/>
          <w:sz w:val="17"/>
          <w:szCs w:val="15"/>
          <w:bdr w:val="none" w:sz="0" w:space="0" w:color="auto" w:frame="1"/>
          <w:vertAlign w:val="subscript"/>
        </w:rPr>
        <w:t>2</w:t>
      </w:r>
      <w:r w:rsidRPr="00AA3917">
        <w:rPr>
          <w:rFonts w:ascii="Arial" w:hAnsi="Arial" w:cs="Arial"/>
          <w:color w:val="777777"/>
          <w:sz w:val="22"/>
          <w:szCs w:val="20"/>
        </w:rPr>
        <w:t> = Variance. Sample 2.</w:t>
      </w:r>
    </w:p>
    <w:p w14:paraId="1FDB32AA" w14:textId="77777777" w:rsidR="00492E2A" w:rsidRDefault="00492E2A"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88B04AF" w14:textId="2D3686B9"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02C">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Bias in Statistics</w:t>
      </w:r>
    </w:p>
    <w:p w14:paraId="5C5F4A13" w14:textId="77777777" w:rsidR="0098502C" w:rsidRPr="0098502C" w:rsidRDefault="0098502C" w:rsidP="0098502C">
      <w:pPr>
        <w:rPr>
          <w:lang w:eastAsia="en-IN"/>
        </w:rPr>
      </w:pPr>
    </w:p>
    <w:p w14:paraId="383FA7A2" w14:textId="1DB95958"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3F6F29">
        <w:rPr>
          <w:rFonts w:ascii="Arial" w:hAnsi="Arial" w:cs="Arial"/>
          <w:color w:val="ED7D31" w:themeColor="accent2"/>
          <w:szCs w:val="20"/>
        </w:rPr>
        <w:t>Bias is the tendency of a statistic to </w:t>
      </w:r>
      <w:hyperlink r:id="rId858" w:tgtFrame="_blank" w:history="1">
        <w:r w:rsidRPr="003F6F29">
          <w:rPr>
            <w:rStyle w:val="Hyperlink"/>
            <w:rFonts w:ascii="inherit" w:hAnsi="inherit" w:cs="Arial"/>
            <w:b/>
            <w:bCs/>
            <w:color w:val="00B0F0"/>
            <w:szCs w:val="20"/>
            <w:bdr w:val="none" w:sz="0" w:space="0" w:color="auto" w:frame="1"/>
          </w:rPr>
          <w:t>overestimate</w:t>
        </w:r>
      </w:hyperlink>
      <w:r w:rsidRPr="003F6F29">
        <w:rPr>
          <w:rFonts w:ascii="Arial" w:hAnsi="Arial" w:cs="Arial"/>
          <w:color w:val="ED7D31" w:themeColor="accent2"/>
          <w:szCs w:val="20"/>
        </w:rPr>
        <w:t> or </w:t>
      </w:r>
      <w:hyperlink r:id="rId859" w:tgtFrame="_blank" w:history="1">
        <w:r w:rsidRPr="003F6F29">
          <w:rPr>
            <w:rStyle w:val="Hyperlink"/>
            <w:rFonts w:ascii="inherit" w:hAnsi="inherit" w:cs="Arial"/>
            <w:b/>
            <w:bCs/>
            <w:color w:val="00B0F0"/>
            <w:szCs w:val="20"/>
            <w:bdr w:val="none" w:sz="0" w:space="0" w:color="auto" w:frame="1"/>
          </w:rPr>
          <w:t>underestimate</w:t>
        </w:r>
      </w:hyperlink>
      <w:r w:rsidRPr="003F6F29">
        <w:rPr>
          <w:rFonts w:ascii="Arial" w:hAnsi="Arial" w:cs="Arial"/>
          <w:color w:val="ED7D31" w:themeColor="accent2"/>
          <w:szCs w:val="20"/>
        </w:rPr>
        <w:t> a parameter. Bias can seep into your results for a slew of reasons including sampling or measurement errors, or </w:t>
      </w:r>
      <w:hyperlink r:id="rId860" w:history="1">
        <w:r w:rsidRPr="003F6F29">
          <w:rPr>
            <w:rStyle w:val="Hyperlink"/>
            <w:rFonts w:ascii="inherit" w:hAnsi="inherit" w:cs="Arial"/>
            <w:color w:val="00B0F0"/>
            <w:szCs w:val="20"/>
            <w:bdr w:val="none" w:sz="0" w:space="0" w:color="auto" w:frame="1"/>
          </w:rPr>
          <w:t>unrepresentative samples</w:t>
        </w:r>
      </w:hyperlink>
      <w:r>
        <w:rPr>
          <w:rFonts w:ascii="Arial" w:hAnsi="Arial" w:cs="Arial"/>
          <w:color w:val="777777"/>
          <w:sz w:val="20"/>
          <w:szCs w:val="20"/>
        </w:rPr>
        <w:t>.</w:t>
      </w:r>
    </w:p>
    <w:p w14:paraId="6AA55537" w14:textId="77777777" w:rsidR="003F6F29" w:rsidRDefault="003F6F29"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7D0EC791" w14:textId="12387224"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22B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Sampling Errors</w:t>
      </w:r>
    </w:p>
    <w:p w14:paraId="1A7F7DE9" w14:textId="77777777" w:rsidR="008822B1" w:rsidRPr="008822B1" w:rsidRDefault="008822B1" w:rsidP="008822B1">
      <w:pPr>
        <w:rPr>
          <w:lang w:eastAsia="en-IN"/>
        </w:rPr>
      </w:pPr>
    </w:p>
    <w:p w14:paraId="40393F25" w14:textId="77777777" w:rsidR="008822B1"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0557FCC" wp14:editId="5F45513F">
            <wp:extent cx="1432560" cy="1432560"/>
            <wp:effectExtent l="0" t="0" r="0" b="0"/>
            <wp:docPr id="81" name="Picture 81" descr="what is bias">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at is bias">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423559B" w14:textId="77777777" w:rsidR="008822B1" w:rsidRDefault="0098502C" w:rsidP="008822B1">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r>
      <w:r w:rsidRPr="008822B1">
        <w:rPr>
          <w:rFonts w:ascii="Arial" w:hAnsi="Arial" w:cs="Arial"/>
          <w:color w:val="777777"/>
          <w:szCs w:val="20"/>
        </w:rPr>
        <w:t>Sampling error is the tendency for a statistic not to </w:t>
      </w:r>
      <w:r w:rsidRPr="008822B1">
        <w:rPr>
          <w:rStyle w:val="Strong"/>
          <w:rFonts w:ascii="inherit" w:eastAsiaTheme="majorEastAsia" w:hAnsi="inherit" w:cs="Arial"/>
          <w:color w:val="777777"/>
          <w:szCs w:val="20"/>
          <w:bdr w:val="none" w:sz="0" w:space="0" w:color="auto" w:frame="1"/>
        </w:rPr>
        <w:t>exactly match</w:t>
      </w:r>
      <w:r w:rsidRPr="008822B1">
        <w:rPr>
          <w:rFonts w:ascii="Arial" w:hAnsi="Arial" w:cs="Arial"/>
          <w:color w:val="777777"/>
          <w:szCs w:val="20"/>
        </w:rPr>
        <w:t> the population. </w:t>
      </w:r>
      <w:r w:rsidRPr="008822B1">
        <w:rPr>
          <w:rStyle w:val="Emphasis"/>
          <w:rFonts w:ascii="inherit" w:hAnsi="inherit" w:cs="Arial"/>
          <w:color w:val="777777"/>
          <w:szCs w:val="20"/>
          <w:bdr w:val="none" w:sz="0" w:space="0" w:color="auto" w:frame="1"/>
        </w:rPr>
        <w:t>Error </w:t>
      </w:r>
      <w:r w:rsidRPr="008822B1">
        <w:rPr>
          <w:rFonts w:ascii="Arial" w:hAnsi="Arial" w:cs="Arial"/>
          <w:color w:val="777777"/>
          <w:szCs w:val="20"/>
        </w:rPr>
        <w:t>doesn’t necessarily mean that a mistake was made in your sampling; </w:t>
      </w:r>
      <w:hyperlink r:id="rId861" w:history="1">
        <w:r w:rsidRPr="008822B1">
          <w:rPr>
            <w:rStyle w:val="Hyperlink"/>
            <w:rFonts w:ascii="inherit" w:hAnsi="inherit" w:cs="Arial"/>
            <w:b/>
            <w:bCs/>
            <w:color w:val="05A9C5"/>
            <w:szCs w:val="20"/>
            <w:bdr w:val="none" w:sz="0" w:space="0" w:color="auto" w:frame="1"/>
          </w:rPr>
          <w:t>Sampling Variability</w:t>
        </w:r>
      </w:hyperlink>
      <w:r w:rsidRPr="008822B1">
        <w:rPr>
          <w:rFonts w:ascii="Arial" w:hAnsi="Arial" w:cs="Arial"/>
          <w:color w:val="777777"/>
          <w:szCs w:val="20"/>
        </w:rPr>
        <w:t xml:space="preserve"> could be a more accurate name. For example, let’s say you have a population in the United States with an average height of 5 feet 9 inches. If you take a sample, even a </w:t>
      </w:r>
      <w:proofErr w:type="gramStart"/>
      <w:r w:rsidRPr="008822B1">
        <w:rPr>
          <w:rFonts w:ascii="Arial" w:hAnsi="Arial" w:cs="Arial"/>
          <w:color w:val="777777"/>
          <w:szCs w:val="20"/>
        </w:rPr>
        <w:t>fairly sizable</w:t>
      </w:r>
      <w:proofErr w:type="gramEnd"/>
      <w:r w:rsidRPr="008822B1">
        <w:rPr>
          <w:rFonts w:ascii="Arial" w:hAnsi="Arial" w:cs="Arial"/>
          <w:color w:val="777777"/>
          <w:szCs w:val="20"/>
        </w:rPr>
        <w:t xml:space="preserve"> sample of say, 10,000 people, it’s unlikely that you’ll get exactly 5 feet 9 inches. You might get </w:t>
      </w:r>
      <w:r w:rsidRPr="008822B1">
        <w:rPr>
          <w:rStyle w:val="Strong"/>
          <w:rFonts w:ascii="inherit" w:eastAsiaTheme="majorEastAsia" w:hAnsi="inherit" w:cs="Arial"/>
          <w:color w:val="777777"/>
          <w:szCs w:val="20"/>
          <w:bdr w:val="none" w:sz="0" w:space="0" w:color="auto" w:frame="1"/>
        </w:rPr>
        <w:t>very close</w:t>
      </w:r>
      <w:r w:rsidRPr="008822B1">
        <w:rPr>
          <w:rFonts w:ascii="Arial" w:hAnsi="Arial" w:cs="Arial"/>
          <w:color w:val="777777"/>
          <w:szCs w:val="20"/>
        </w:rPr>
        <w:t>, perhaps to within a fraction of an inch. If you repeat the experiment, you might get another very close result. For example, in experiment 1 you might get 5 feet 8.9 inches and in experiment 2 you might get 5 feet 9.1 inches. The tendency for statistics to get very close, but not exactly right, is called sampling error. </w:t>
      </w:r>
      <w:r w:rsidRPr="008822B1">
        <w:rPr>
          <w:rStyle w:val="Strong"/>
          <w:rFonts w:ascii="inherit" w:eastAsiaTheme="majorEastAsia" w:hAnsi="inherit" w:cs="Arial"/>
          <w:color w:val="777777"/>
          <w:szCs w:val="20"/>
          <w:bdr w:val="none" w:sz="0" w:space="0" w:color="auto" w:frame="1"/>
        </w:rPr>
        <w:t>Note:</w:t>
      </w:r>
      <w:r w:rsidRPr="008822B1">
        <w:rPr>
          <w:rFonts w:ascii="Arial" w:hAnsi="Arial" w:cs="Arial"/>
          <w:color w:val="777777"/>
          <w:szCs w:val="20"/>
        </w:rPr>
        <w:t xml:space="preserve"> If the statistic is unbiased, the average of all statistics from all samples will average the true population </w:t>
      </w:r>
      <w:r w:rsidRPr="008822B1">
        <w:rPr>
          <w:rFonts w:ascii="Arial" w:hAnsi="Arial" w:cs="Arial"/>
          <w:color w:val="777777"/>
          <w:szCs w:val="20"/>
        </w:rPr>
        <w:lastRenderedPageBreak/>
        <w:t>parameter.</w:t>
      </w:r>
      <w:r w:rsidRPr="008822B1">
        <w:rPr>
          <w:rFonts w:ascii="Arial" w:hAnsi="Arial" w:cs="Arial"/>
          <w:color w:val="777777"/>
          <w:szCs w:val="20"/>
        </w:rPr>
        <w:br/>
      </w:r>
    </w:p>
    <w:p w14:paraId="2FC267F0" w14:textId="4FE4B5E8" w:rsidR="0098502C" w:rsidRPr="000A051B" w:rsidRDefault="0098502C" w:rsidP="008822B1">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A051B">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Measurement Errors</w:t>
      </w:r>
    </w:p>
    <w:p w14:paraId="2106971A" w14:textId="77777777" w:rsidR="008822B1" w:rsidRDefault="008822B1"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501A22C6" w14:textId="05625C57" w:rsidR="0098502C" w:rsidRDefault="00D07F14" w:rsidP="0098502C">
      <w:pPr>
        <w:pStyle w:val="NormalWeb"/>
        <w:shd w:val="clear" w:color="auto" w:fill="FFFFFF"/>
        <w:spacing w:before="0" w:beforeAutospacing="0" w:after="0" w:afterAutospacing="0"/>
        <w:textAlignment w:val="baseline"/>
        <w:rPr>
          <w:rFonts w:ascii="Arial" w:hAnsi="Arial" w:cs="Arial"/>
          <w:color w:val="777777"/>
          <w:szCs w:val="20"/>
        </w:rPr>
      </w:pPr>
      <w:hyperlink r:id="rId862" w:history="1">
        <w:r w:rsidR="0098502C" w:rsidRPr="000A051B">
          <w:rPr>
            <w:rStyle w:val="Hyperlink"/>
            <w:rFonts w:ascii="inherit" w:hAnsi="inherit" w:cs="Arial"/>
            <w:color w:val="05A9C5"/>
            <w:szCs w:val="20"/>
            <w:bdr w:val="none" w:sz="0" w:space="0" w:color="auto" w:frame="1"/>
          </w:rPr>
          <w:t>Measurement errors</w:t>
        </w:r>
      </w:hyperlink>
      <w:r w:rsidR="0098502C" w:rsidRPr="000A051B">
        <w:rPr>
          <w:rFonts w:ascii="Arial" w:hAnsi="Arial" w:cs="Arial"/>
          <w:color w:val="777777"/>
          <w:szCs w:val="20"/>
        </w:rPr>
        <w:t> </w:t>
      </w:r>
      <w:r w:rsidR="0098502C" w:rsidRPr="00C637DC">
        <w:rPr>
          <w:rFonts w:ascii="Arial" w:hAnsi="Arial" w:cs="Arial"/>
          <w:color w:val="ED7D31" w:themeColor="accent2"/>
          <w:szCs w:val="20"/>
        </w:rPr>
        <w:t>are where a provided response is</w:t>
      </w:r>
      <w:r w:rsidR="0098502C" w:rsidRPr="00C637DC">
        <w:rPr>
          <w:rStyle w:val="Strong"/>
          <w:rFonts w:ascii="inherit" w:eastAsiaTheme="majorEastAsia" w:hAnsi="inherit" w:cs="Arial"/>
          <w:color w:val="ED7D31" w:themeColor="accent2"/>
          <w:szCs w:val="20"/>
          <w:bdr w:val="none" w:sz="0" w:space="0" w:color="auto" w:frame="1"/>
        </w:rPr>
        <w:t> different from the real value</w:t>
      </w:r>
      <w:r w:rsidR="0098502C" w:rsidRPr="000A051B">
        <w:rPr>
          <w:rStyle w:val="Strong"/>
          <w:rFonts w:ascii="inherit" w:eastAsiaTheme="majorEastAsia" w:hAnsi="inherit" w:cs="Arial"/>
          <w:color w:val="777777"/>
          <w:szCs w:val="20"/>
          <w:bdr w:val="none" w:sz="0" w:space="0" w:color="auto" w:frame="1"/>
        </w:rPr>
        <w:t>.</w:t>
      </w:r>
      <w:r w:rsidR="0098502C" w:rsidRPr="000A051B">
        <w:rPr>
          <w:rFonts w:ascii="Arial" w:hAnsi="Arial" w:cs="Arial"/>
          <w:color w:val="777777"/>
          <w:szCs w:val="20"/>
        </w:rPr>
        <w:t> For example, you might survey to find out if a person voted for President Obama. A person may have voted for him, but they are confused by the wording of the questionnaire and mistakenly respond that they did </w:t>
      </w:r>
      <w:r w:rsidR="0098502C" w:rsidRPr="000A051B">
        <w:rPr>
          <w:rStyle w:val="Emphasis"/>
          <w:rFonts w:ascii="inherit" w:hAnsi="inherit" w:cs="Arial"/>
          <w:color w:val="777777"/>
          <w:szCs w:val="20"/>
          <w:bdr w:val="none" w:sz="0" w:space="0" w:color="auto" w:frame="1"/>
        </w:rPr>
        <w:t>not</w:t>
      </w:r>
      <w:r w:rsidR="0098502C" w:rsidRPr="000A051B">
        <w:rPr>
          <w:rFonts w:ascii="Arial" w:hAnsi="Arial" w:cs="Arial"/>
          <w:color w:val="777777"/>
          <w:szCs w:val="20"/>
        </w:rPr>
        <w:t> vote for him. Several factors may cause measurement error, including:</w:t>
      </w:r>
    </w:p>
    <w:p w14:paraId="297D1839" w14:textId="77777777" w:rsidR="000A051B" w:rsidRPr="000A051B" w:rsidRDefault="000A051B" w:rsidP="0098502C">
      <w:pPr>
        <w:pStyle w:val="NormalWeb"/>
        <w:shd w:val="clear" w:color="auto" w:fill="FFFFFF"/>
        <w:spacing w:before="0" w:beforeAutospacing="0" w:after="0" w:afterAutospacing="0"/>
        <w:textAlignment w:val="baseline"/>
        <w:rPr>
          <w:rFonts w:ascii="Arial" w:hAnsi="Arial" w:cs="Arial"/>
          <w:color w:val="777777"/>
          <w:szCs w:val="20"/>
        </w:rPr>
      </w:pPr>
    </w:p>
    <w:p w14:paraId="15B4F5CD"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way the interviewer poses the question.</w:t>
      </w:r>
    </w:p>
    <w:p w14:paraId="5A467437"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wording on the questionnaire.</w:t>
      </w:r>
    </w:p>
    <w:p w14:paraId="5BE54B67"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way the data is collected.</w:t>
      </w:r>
    </w:p>
    <w:p w14:paraId="068A9E11" w14:textId="77777777" w:rsidR="0098502C" w:rsidRPr="000A051B" w:rsidRDefault="0098502C" w:rsidP="00C075BE">
      <w:pPr>
        <w:numPr>
          <w:ilvl w:val="0"/>
          <w:numId w:val="42"/>
        </w:numPr>
        <w:shd w:val="clear" w:color="auto" w:fill="FFFFFF"/>
        <w:spacing w:after="0" w:line="240" w:lineRule="auto"/>
        <w:ind w:left="450"/>
        <w:textAlignment w:val="baseline"/>
        <w:rPr>
          <w:rFonts w:ascii="inherit" w:hAnsi="inherit" w:cs="Arial"/>
          <w:color w:val="777777"/>
          <w:sz w:val="24"/>
          <w:szCs w:val="20"/>
        </w:rPr>
      </w:pPr>
      <w:r w:rsidRPr="000A051B">
        <w:rPr>
          <w:rFonts w:ascii="inherit" w:hAnsi="inherit" w:cs="Arial"/>
          <w:color w:val="777777"/>
          <w:sz w:val="24"/>
          <w:szCs w:val="20"/>
        </w:rPr>
        <w:t>The respondent’s record-keeping system.</w:t>
      </w:r>
    </w:p>
    <w:p w14:paraId="0EDE9805" w14:textId="6B37A5E3"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0C7AA0E1" w14:textId="6FA366CE" w:rsidR="0098502C" w:rsidRPr="00340A96"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0A9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Biased Estimator</w:t>
      </w:r>
    </w:p>
    <w:p w14:paraId="6AABD835" w14:textId="77777777" w:rsidR="001E030E" w:rsidRPr="001E030E" w:rsidRDefault="001E030E" w:rsidP="001E030E"/>
    <w:p w14:paraId="1654EAF6" w14:textId="77777777" w:rsidR="0098502C" w:rsidRPr="004B1A65"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B1A65">
        <w:rPr>
          <w:rFonts w:ascii="Arial" w:hAnsi="Arial" w:cs="Arial"/>
          <w:color w:val="ED7D31" w:themeColor="accent2"/>
          <w:szCs w:val="20"/>
        </w:rPr>
        <w:t>In statistics, an</w:t>
      </w:r>
      <w:r w:rsidRPr="004B1A65">
        <w:rPr>
          <w:rStyle w:val="Strong"/>
          <w:rFonts w:ascii="inherit" w:eastAsiaTheme="majorEastAsia" w:hAnsi="inherit" w:cs="Arial"/>
          <w:color w:val="ED7D31" w:themeColor="accent2"/>
          <w:szCs w:val="20"/>
          <w:bdr w:val="none" w:sz="0" w:space="0" w:color="auto" w:frame="1"/>
        </w:rPr>
        <w:t> </w:t>
      </w:r>
      <w:hyperlink r:id="rId863" w:history="1">
        <w:r w:rsidRPr="004B1A65">
          <w:rPr>
            <w:rStyle w:val="Hyperlink"/>
            <w:rFonts w:ascii="inherit" w:hAnsi="inherit" w:cs="Arial"/>
            <w:b/>
            <w:bCs/>
            <w:color w:val="ED7D31" w:themeColor="accent2"/>
            <w:szCs w:val="20"/>
            <w:bdr w:val="none" w:sz="0" w:space="0" w:color="auto" w:frame="1"/>
          </w:rPr>
          <w:t>estimator</w:t>
        </w:r>
      </w:hyperlink>
      <w:r w:rsidRPr="004B1A65">
        <w:rPr>
          <w:rFonts w:ascii="Arial" w:hAnsi="Arial" w:cs="Arial"/>
          <w:color w:val="ED7D31" w:themeColor="accent2"/>
          <w:szCs w:val="20"/>
        </w:rPr>
        <w:t> is a rule for calculating an estimate of a quantity based on observed data. For example, you might have a rule to calculate a population mean. The result of using the rule is an </w:t>
      </w:r>
      <w:r w:rsidRPr="004B1A65">
        <w:rPr>
          <w:rStyle w:val="Strong"/>
          <w:rFonts w:ascii="inherit" w:eastAsiaTheme="majorEastAsia" w:hAnsi="inherit" w:cs="Arial"/>
          <w:color w:val="ED7D31" w:themeColor="accent2"/>
          <w:szCs w:val="20"/>
          <w:bdr w:val="none" w:sz="0" w:space="0" w:color="auto" w:frame="1"/>
        </w:rPr>
        <w:t>estimate</w:t>
      </w:r>
      <w:r w:rsidRPr="004B1A65">
        <w:rPr>
          <w:rFonts w:ascii="Arial" w:hAnsi="Arial" w:cs="Arial"/>
          <w:color w:val="ED7D31" w:themeColor="accent2"/>
          <w:szCs w:val="20"/>
        </w:rPr>
        <w:t> (a statistic) that hopefully is a true reflection of the population. The bias of an estimator is the difference between the statistic’s </w:t>
      </w:r>
      <w:hyperlink r:id="rId864" w:tgtFrame="_blank" w:history="1">
        <w:r w:rsidRPr="002406E0">
          <w:rPr>
            <w:rStyle w:val="Hyperlink"/>
            <w:rFonts w:ascii="inherit" w:hAnsi="inherit" w:cs="Arial"/>
            <w:color w:val="00B0F0"/>
            <w:szCs w:val="20"/>
            <w:bdr w:val="none" w:sz="0" w:space="0" w:color="auto" w:frame="1"/>
          </w:rPr>
          <w:t>expected value</w:t>
        </w:r>
      </w:hyperlink>
      <w:r w:rsidRPr="004B1A65">
        <w:rPr>
          <w:rFonts w:ascii="Arial" w:hAnsi="Arial" w:cs="Arial"/>
          <w:color w:val="ED7D31" w:themeColor="accent2"/>
          <w:szCs w:val="20"/>
        </w:rPr>
        <w:t> and the true value of the population parameter. If the statistic is a true reflection of a population parameter it is an </w:t>
      </w:r>
      <w:hyperlink r:id="rId865" w:history="1">
        <w:r w:rsidRPr="002406E0">
          <w:rPr>
            <w:rStyle w:val="Hyperlink"/>
            <w:rFonts w:ascii="inherit" w:hAnsi="inherit" w:cs="Arial"/>
            <w:b/>
            <w:color w:val="00B0F0"/>
            <w:szCs w:val="20"/>
            <w:bdr w:val="none" w:sz="0" w:space="0" w:color="auto" w:frame="1"/>
          </w:rPr>
          <w:t>unbiased</w:t>
        </w:r>
        <w:r w:rsidRPr="004B1A65">
          <w:rPr>
            <w:rStyle w:val="Hyperlink"/>
            <w:rFonts w:ascii="inherit" w:hAnsi="inherit" w:cs="Arial"/>
            <w:color w:val="ED7D31" w:themeColor="accent2"/>
            <w:szCs w:val="20"/>
            <w:bdr w:val="none" w:sz="0" w:space="0" w:color="auto" w:frame="1"/>
          </w:rPr>
          <w:t> </w:t>
        </w:r>
      </w:hyperlink>
      <w:r w:rsidRPr="002406E0">
        <w:rPr>
          <w:rFonts w:ascii="Arial" w:hAnsi="Arial" w:cs="Arial"/>
          <w:color w:val="00B0F0"/>
          <w:szCs w:val="20"/>
        </w:rPr>
        <w:t>estimator</w:t>
      </w:r>
      <w:r w:rsidRPr="004B1A65">
        <w:rPr>
          <w:rFonts w:ascii="Arial" w:hAnsi="Arial" w:cs="Arial"/>
          <w:color w:val="ED7D31" w:themeColor="accent2"/>
          <w:szCs w:val="20"/>
        </w:rPr>
        <w:t xml:space="preserve">. If it is not a true reflection of a population </w:t>
      </w:r>
      <w:proofErr w:type="gramStart"/>
      <w:r w:rsidRPr="004B1A65">
        <w:rPr>
          <w:rFonts w:ascii="Arial" w:hAnsi="Arial" w:cs="Arial"/>
          <w:color w:val="ED7D31" w:themeColor="accent2"/>
          <w:szCs w:val="20"/>
        </w:rPr>
        <w:t>parameter</w:t>
      </w:r>
      <w:proofErr w:type="gramEnd"/>
      <w:r w:rsidRPr="004B1A65">
        <w:rPr>
          <w:rFonts w:ascii="Arial" w:hAnsi="Arial" w:cs="Arial"/>
          <w:color w:val="ED7D31" w:themeColor="accent2"/>
          <w:szCs w:val="20"/>
        </w:rPr>
        <w:t xml:space="preserve"> it is a </w:t>
      </w:r>
      <w:r w:rsidRPr="002406E0">
        <w:rPr>
          <w:rStyle w:val="Strong"/>
          <w:rFonts w:ascii="inherit" w:eastAsiaTheme="majorEastAsia" w:hAnsi="inherit" w:cs="Arial"/>
          <w:color w:val="00B0F0"/>
          <w:szCs w:val="20"/>
          <w:bdr w:val="none" w:sz="0" w:space="0" w:color="auto" w:frame="1"/>
        </w:rPr>
        <w:t>biased estimator</w:t>
      </w:r>
      <w:r w:rsidRPr="004B1A65">
        <w:rPr>
          <w:rFonts w:ascii="Arial" w:hAnsi="Arial" w:cs="Arial"/>
          <w:color w:val="ED7D31" w:themeColor="accent2"/>
          <w:szCs w:val="20"/>
        </w:rPr>
        <w:t>.</w:t>
      </w:r>
    </w:p>
    <w:p w14:paraId="52C69FE1" w14:textId="48929E27" w:rsidR="0098502C"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B1A65">
        <w:rPr>
          <w:rFonts w:ascii="Arial" w:hAnsi="Arial" w:cs="Arial"/>
          <w:color w:val="ED7D31" w:themeColor="accent2"/>
          <w:szCs w:val="20"/>
        </w:rPr>
        <w:t>The word </w:t>
      </w:r>
      <w:r w:rsidRPr="004B1A65">
        <w:rPr>
          <w:rStyle w:val="Strong"/>
          <w:rFonts w:ascii="inherit" w:eastAsiaTheme="majorEastAsia" w:hAnsi="inherit" w:cs="Arial"/>
          <w:color w:val="ED7D31" w:themeColor="accent2"/>
          <w:szCs w:val="20"/>
          <w:bdr w:val="none" w:sz="0" w:space="0" w:color="auto" w:frame="1"/>
        </w:rPr>
        <w:t>bias</w:t>
      </w:r>
      <w:r w:rsidRPr="004B1A65">
        <w:rPr>
          <w:rFonts w:ascii="Arial" w:hAnsi="Arial" w:cs="Arial"/>
          <w:color w:val="ED7D31" w:themeColor="accent2"/>
          <w:szCs w:val="20"/>
        </w:rPr>
        <w:t> in the regular English language implies that you have a personal reason to misrepresent a piece of information. However, in statistics, it doesn’t mean that the interviewer, the researcher or even the respondent in an interview is biased in some way. It just means that the estimator being used doesn’t produce a good estimate.</w:t>
      </w:r>
    </w:p>
    <w:p w14:paraId="3BCA1828" w14:textId="77777777" w:rsidR="000644FC" w:rsidRPr="004B1A65" w:rsidRDefault="000644FC" w:rsidP="0098502C">
      <w:pPr>
        <w:pStyle w:val="NormalWeb"/>
        <w:shd w:val="clear" w:color="auto" w:fill="FFFFFF"/>
        <w:spacing w:before="0" w:beforeAutospacing="0" w:after="0" w:afterAutospacing="0"/>
        <w:textAlignment w:val="baseline"/>
        <w:rPr>
          <w:rFonts w:ascii="Arial" w:hAnsi="Arial" w:cs="Arial"/>
          <w:color w:val="ED7D31" w:themeColor="accent2"/>
          <w:sz w:val="20"/>
          <w:szCs w:val="20"/>
        </w:rPr>
      </w:pPr>
    </w:p>
    <w:p w14:paraId="28F063A4" w14:textId="530D9624" w:rsidR="0098502C" w:rsidRPr="000644FC" w:rsidRDefault="0098502C" w:rsidP="0098502C">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44F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of a Biased Estimator</w:t>
      </w:r>
    </w:p>
    <w:p w14:paraId="4B45B43A" w14:textId="77777777" w:rsidR="000644FC" w:rsidRPr="000644FC" w:rsidRDefault="000644FC" w:rsidP="000644FC"/>
    <w:p w14:paraId="292B4972" w14:textId="5F8EDBD4" w:rsidR="0098502C" w:rsidRDefault="0098502C" w:rsidP="0098502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7B148B6C" wp14:editId="3AE78966">
            <wp:extent cx="2811780" cy="2857500"/>
            <wp:effectExtent l="0" t="0" r="7620" b="0"/>
            <wp:docPr id="80" name="Picture 80" descr="biased estimator">
              <a:hlinkClick xmlns:a="http://schemas.openxmlformats.org/drawingml/2006/main" r:id="rId8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iased estimator">
                      <a:hlinkClick r:id="rId866"/>
                    </pic:cNvPr>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2811780" cy="2857500"/>
                    </a:xfrm>
                    <a:prstGeom prst="rect">
                      <a:avLst/>
                    </a:prstGeom>
                    <a:noFill/>
                    <a:ln>
                      <a:noFill/>
                    </a:ln>
                  </pic:spPr>
                </pic:pic>
              </a:graphicData>
            </a:graphic>
          </wp:inline>
        </w:drawing>
      </w:r>
    </w:p>
    <w:p w14:paraId="7CAD5D19" w14:textId="77777777" w:rsidR="0098502C" w:rsidRDefault="0098502C" w:rsidP="0098502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Photo credit: Bell &amp; Jeff|Flickr.com</w:t>
      </w:r>
    </w:p>
    <w:p w14:paraId="7E7C6511" w14:textId="77777777" w:rsidR="000644FC" w:rsidRDefault="000644FC"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21D97B40" w14:textId="080C1D6B"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0644FC">
        <w:rPr>
          <w:rFonts w:ascii="Arial" w:hAnsi="Arial" w:cs="Arial"/>
          <w:color w:val="777777"/>
          <w:szCs w:val="20"/>
        </w:rPr>
        <w:t>You are playing the party game “</w:t>
      </w:r>
      <w:hyperlink r:id="rId868" w:tgtFrame="_blank" w:history="1">
        <w:r w:rsidRPr="000644FC">
          <w:rPr>
            <w:rStyle w:val="Hyperlink"/>
            <w:rFonts w:ascii="inherit" w:hAnsi="inherit" w:cs="Arial"/>
            <w:color w:val="05A9C5"/>
            <w:szCs w:val="20"/>
            <w:bdr w:val="none" w:sz="0" w:space="0" w:color="auto" w:frame="1"/>
          </w:rPr>
          <w:t>Pin the tail on the donkey</w:t>
        </w:r>
      </w:hyperlink>
      <w:r w:rsidRPr="000644FC">
        <w:rPr>
          <w:rFonts w:ascii="Arial" w:hAnsi="Arial" w:cs="Arial"/>
          <w:color w:val="777777"/>
          <w:szCs w:val="20"/>
        </w:rPr>
        <w:t>.” (</w:t>
      </w:r>
      <w:r w:rsidRPr="007E4F20">
        <w:rPr>
          <w:rFonts w:ascii="Arial" w:hAnsi="Arial" w:cs="Arial"/>
          <w:color w:val="ED7D31" w:themeColor="accent2"/>
          <w:szCs w:val="20"/>
        </w:rPr>
        <w:t xml:space="preserve">If you aren’t familiar with the game, a picture of a donkey is placed on the wall and you are given a paper </w:t>
      </w:r>
      <w:proofErr w:type="spellStart"/>
      <w:r w:rsidRPr="007E4F20">
        <w:rPr>
          <w:rFonts w:ascii="Arial" w:hAnsi="Arial" w:cs="Arial"/>
          <w:color w:val="ED7D31" w:themeColor="accent2"/>
          <w:szCs w:val="20"/>
        </w:rPr>
        <w:t>tail</w:t>
      </w:r>
      <w:proofErr w:type="spellEnd"/>
      <w:r w:rsidRPr="007E4F20">
        <w:rPr>
          <w:rFonts w:ascii="Arial" w:hAnsi="Arial" w:cs="Arial"/>
          <w:color w:val="ED7D31" w:themeColor="accent2"/>
          <w:szCs w:val="20"/>
        </w:rPr>
        <w:t xml:space="preserve"> to pin on the donkey while you are blindfolded</w:t>
      </w:r>
      <w:r w:rsidRPr="000644FC">
        <w:rPr>
          <w:rFonts w:ascii="Arial" w:hAnsi="Arial" w:cs="Arial"/>
          <w:color w:val="777777"/>
          <w:szCs w:val="20"/>
        </w:rPr>
        <w:t>. The person who pins the tail closest to the actual spot where the real tail should go wins the game). You try six times to pin the tail in the right place and each time you pin the tail in the wrong place, at the bottom or to the front of the donkey. Your estimation for the actual spot where the tail should have gone is a</w:t>
      </w:r>
      <w:r w:rsidRPr="000644FC">
        <w:rPr>
          <w:rStyle w:val="Strong"/>
          <w:rFonts w:ascii="inherit" w:eastAsiaTheme="majorEastAsia" w:hAnsi="inherit" w:cs="Arial"/>
          <w:color w:val="777777"/>
          <w:szCs w:val="20"/>
          <w:bdr w:val="none" w:sz="0" w:space="0" w:color="auto" w:frame="1"/>
        </w:rPr>
        <w:t> biased estimator </w:t>
      </w:r>
      <w:r w:rsidRPr="000644FC">
        <w:rPr>
          <w:rFonts w:ascii="Arial" w:hAnsi="Arial" w:cs="Arial"/>
          <w:color w:val="777777"/>
          <w:szCs w:val="20"/>
        </w:rPr>
        <w:t>because you put the tails in the wrong place.</w:t>
      </w:r>
      <w:r>
        <w:rPr>
          <w:rFonts w:ascii="Arial" w:hAnsi="Arial" w:cs="Arial"/>
          <w:color w:val="777777"/>
          <w:sz w:val="20"/>
          <w:szCs w:val="20"/>
        </w:rPr>
        <w:br w:type="textWrapping" w:clear="left"/>
      </w:r>
    </w:p>
    <w:p w14:paraId="2F5A00C5" w14:textId="13CC36B5" w:rsidR="0098502C" w:rsidRDefault="0098502C" w:rsidP="0098502C">
      <w:pPr>
        <w:pStyle w:val="Heading2"/>
        <w:shd w:val="clear" w:color="auto" w:fill="FFFFFF"/>
        <w:spacing w:before="0" w:line="525" w:lineRule="atLeast"/>
        <w:textAlignment w:val="baseline"/>
        <w:rPr>
          <w:rFonts w:ascii="Arial" w:hAnsi="Arial" w:cs="Arial"/>
          <w:b/>
          <w:bCs/>
          <w:color w:val="555555"/>
          <w:sz w:val="42"/>
          <w:szCs w:val="42"/>
        </w:rPr>
      </w:pPr>
      <w:r w:rsidRPr="0095103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Selection Bias</w:t>
      </w:r>
    </w:p>
    <w:p w14:paraId="2402B704" w14:textId="77777777" w:rsidR="0075317E" w:rsidRPr="0075317E" w:rsidRDefault="0075317E" w:rsidP="0075317E"/>
    <w:p w14:paraId="2ADC5A16" w14:textId="7E489114" w:rsidR="0098502C" w:rsidRPr="004E710E"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4E710E">
        <w:rPr>
          <w:rFonts w:ascii="Arial" w:hAnsi="Arial" w:cs="Arial"/>
          <w:color w:val="ED7D31" w:themeColor="accent2"/>
          <w:szCs w:val="20"/>
        </w:rPr>
        <w:t>Ideally, you should randomly select every participant in a survey. But, sometimes biases creep in, whether intentional or unintentional. Selection bias takes away from the “randomness” you are hoping to achieve. It’s usually a result of not using the correct procedures to choose your participants</w:t>
      </w:r>
      <w:r w:rsidRPr="007145ED">
        <w:rPr>
          <w:rFonts w:ascii="Arial" w:hAnsi="Arial" w:cs="Arial"/>
          <w:color w:val="777777"/>
          <w:szCs w:val="20"/>
        </w:rPr>
        <w:t xml:space="preserve">. </w:t>
      </w:r>
      <w:r w:rsidRPr="004E710E">
        <w:rPr>
          <w:rFonts w:ascii="Arial" w:hAnsi="Arial" w:cs="Arial"/>
          <w:color w:val="ED7D31" w:themeColor="accent2"/>
          <w:szCs w:val="20"/>
        </w:rPr>
        <w:t>Types of selection bias include: the healthy worker effect, non-response bias, </w:t>
      </w:r>
      <w:proofErr w:type="spellStart"/>
      <w:r w:rsidR="00D07F14">
        <w:fldChar w:fldCharType="begin"/>
      </w:r>
      <w:r w:rsidR="00D07F14">
        <w:instrText xml:space="preserve"> HYPERLINK "https://www.statisticshowto.datasciencecentral.com/undercoverage-definition/" </w:instrText>
      </w:r>
      <w:r w:rsidR="00D07F14">
        <w:fldChar w:fldCharType="separate"/>
      </w:r>
      <w:r w:rsidRPr="004E710E">
        <w:rPr>
          <w:rStyle w:val="Hyperlink"/>
          <w:rFonts w:ascii="inherit" w:hAnsi="inherit" w:cs="Arial"/>
          <w:color w:val="ED7D31" w:themeColor="accent2"/>
          <w:szCs w:val="20"/>
          <w:bdr w:val="none" w:sz="0" w:space="0" w:color="auto" w:frame="1"/>
        </w:rPr>
        <w:t>undercoverage</w:t>
      </w:r>
      <w:proofErr w:type="spellEnd"/>
      <w:r w:rsidR="00D07F14">
        <w:rPr>
          <w:rStyle w:val="Hyperlink"/>
          <w:rFonts w:ascii="inherit" w:hAnsi="inherit" w:cs="Arial"/>
          <w:color w:val="ED7D31" w:themeColor="accent2"/>
          <w:szCs w:val="20"/>
          <w:bdr w:val="none" w:sz="0" w:space="0" w:color="auto" w:frame="1"/>
        </w:rPr>
        <w:fldChar w:fldCharType="end"/>
      </w:r>
      <w:r w:rsidRPr="004E710E">
        <w:rPr>
          <w:rFonts w:ascii="Arial" w:hAnsi="Arial" w:cs="Arial"/>
          <w:color w:val="ED7D31" w:themeColor="accent2"/>
          <w:szCs w:val="20"/>
        </w:rPr>
        <w:t>, and voluntary response bias</w:t>
      </w:r>
      <w:r w:rsidRPr="004E710E">
        <w:rPr>
          <w:rFonts w:ascii="Arial" w:hAnsi="Arial" w:cs="Arial"/>
          <w:color w:val="ED7D31" w:themeColor="accent2"/>
          <w:sz w:val="20"/>
          <w:szCs w:val="20"/>
        </w:rPr>
        <w:t>.</w:t>
      </w:r>
    </w:p>
    <w:p w14:paraId="6278D3A2" w14:textId="04B048A7"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75E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Healthy Worker Effect</w:t>
      </w:r>
    </w:p>
    <w:p w14:paraId="505BDF4B" w14:textId="1C35BFA7" w:rsidR="0098502C" w:rsidRPr="002075E1"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2413F">
        <w:rPr>
          <w:rFonts w:ascii="Arial" w:hAnsi="Arial" w:cs="Arial"/>
          <w:color w:val="ED7D31" w:themeColor="accent2"/>
          <w:szCs w:val="20"/>
        </w:rPr>
        <w:t>In general, people who are working are healthier than people who are unemployed</w:t>
      </w:r>
      <w:r w:rsidRPr="002075E1">
        <w:rPr>
          <w:rFonts w:ascii="Arial" w:hAnsi="Arial" w:cs="Arial"/>
          <w:color w:val="777777"/>
          <w:szCs w:val="20"/>
        </w:rPr>
        <w:t>. The healthy worker effect, a type of </w:t>
      </w:r>
      <w:hyperlink r:id="rId869" w:history="1">
        <w:r w:rsidRPr="002075E1">
          <w:rPr>
            <w:rStyle w:val="Hyperlink"/>
            <w:rFonts w:ascii="inherit" w:hAnsi="inherit" w:cs="Arial"/>
            <w:color w:val="05A9C5"/>
            <w:szCs w:val="20"/>
            <w:bdr w:val="none" w:sz="0" w:space="0" w:color="auto" w:frame="1"/>
          </w:rPr>
          <w:t>membership bias</w:t>
        </w:r>
      </w:hyperlink>
      <w:r w:rsidRPr="002075E1">
        <w:rPr>
          <w:rFonts w:ascii="Arial" w:hAnsi="Arial" w:cs="Arial"/>
          <w:color w:val="777777"/>
          <w:szCs w:val="20"/>
        </w:rPr>
        <w:t>, is a particular type of selection bias that happens when you are studying the effects of occupational exposure to a compound, like asbestos, and only include employed persons in your study. These people are less likely to suffer from the effects of exposure than people who are currently unemployed, including people who are disabled due to the exposure.</w:t>
      </w:r>
      <w:r w:rsidRPr="002075E1">
        <w:rPr>
          <w:rFonts w:ascii="Arial" w:hAnsi="Arial" w:cs="Arial"/>
          <w:color w:val="777777"/>
          <w:szCs w:val="20"/>
        </w:rPr>
        <w:br/>
      </w:r>
    </w:p>
    <w:p w14:paraId="6F921A3B" w14:textId="77777777" w:rsidR="0098502C" w:rsidRPr="002075E1"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75E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Hospital Patient Bias</w:t>
      </w:r>
    </w:p>
    <w:p w14:paraId="53054F68" w14:textId="4DC14B8D" w:rsidR="0098502C" w:rsidRPr="00C831E4"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2075E1">
        <w:rPr>
          <w:rFonts w:ascii="Arial" w:hAnsi="Arial" w:cs="Arial"/>
          <w:color w:val="777777"/>
          <w:szCs w:val="20"/>
        </w:rPr>
        <w:t>This type of selection bias (also called </w:t>
      </w:r>
      <w:proofErr w:type="spellStart"/>
      <w:r w:rsidR="00D07F14">
        <w:fldChar w:fldCharType="begin"/>
      </w:r>
      <w:r w:rsidR="00D07F14">
        <w:instrText xml:space="preserve"> HYPERLINK "https://www.statisticshowto.datasciencecentral.com/berksons-paradox-definition/" </w:instrText>
      </w:r>
      <w:r w:rsidR="00D07F14">
        <w:fldChar w:fldCharType="separate"/>
      </w:r>
      <w:r w:rsidRPr="002075E1">
        <w:rPr>
          <w:rStyle w:val="Hyperlink"/>
          <w:rFonts w:ascii="inherit" w:hAnsi="inherit" w:cs="Arial"/>
          <w:color w:val="05A9C5"/>
          <w:szCs w:val="20"/>
          <w:bdr w:val="none" w:sz="0" w:space="0" w:color="auto" w:frame="1"/>
        </w:rPr>
        <w:t>Berkson’s</w:t>
      </w:r>
      <w:proofErr w:type="spellEnd"/>
      <w:r w:rsidRPr="002075E1">
        <w:rPr>
          <w:rStyle w:val="Hyperlink"/>
          <w:rFonts w:ascii="inherit" w:hAnsi="inherit" w:cs="Arial"/>
          <w:color w:val="05A9C5"/>
          <w:szCs w:val="20"/>
          <w:bdr w:val="none" w:sz="0" w:space="0" w:color="auto" w:frame="1"/>
        </w:rPr>
        <w:t xml:space="preserve"> Paradox</w:t>
      </w:r>
      <w:r w:rsidR="00D07F14">
        <w:rPr>
          <w:rStyle w:val="Hyperlink"/>
          <w:rFonts w:ascii="inherit" w:hAnsi="inherit" w:cs="Arial"/>
          <w:color w:val="05A9C5"/>
          <w:szCs w:val="20"/>
          <w:bdr w:val="none" w:sz="0" w:space="0" w:color="auto" w:frame="1"/>
        </w:rPr>
        <w:fldChar w:fldCharType="end"/>
      </w:r>
      <w:r w:rsidRPr="002075E1">
        <w:rPr>
          <w:rFonts w:ascii="Arial" w:hAnsi="Arial" w:cs="Arial"/>
          <w:color w:val="777777"/>
          <w:szCs w:val="20"/>
        </w:rPr>
        <w:t>) is when a </w:t>
      </w:r>
      <w:hyperlink r:id="rId870" w:history="1">
        <w:r w:rsidRPr="002075E1">
          <w:rPr>
            <w:rStyle w:val="Hyperlink"/>
            <w:rFonts w:ascii="inherit" w:hAnsi="inherit" w:cs="Arial"/>
            <w:color w:val="05A9C5"/>
            <w:szCs w:val="20"/>
            <w:bdr w:val="none" w:sz="0" w:space="0" w:color="auto" w:frame="1"/>
          </w:rPr>
          <w:t>case-control study</w:t>
        </w:r>
      </w:hyperlink>
      <w:r w:rsidRPr="002075E1">
        <w:rPr>
          <w:rFonts w:ascii="Arial" w:hAnsi="Arial" w:cs="Arial"/>
          <w:color w:val="777777"/>
          <w:szCs w:val="20"/>
        </w:rPr>
        <w:t xml:space="preserve"> uses hospitalized patients as controls. </w:t>
      </w:r>
      <w:r w:rsidRPr="00C831E4">
        <w:rPr>
          <w:rFonts w:ascii="Arial" w:hAnsi="Arial" w:cs="Arial"/>
          <w:color w:val="ED7D31" w:themeColor="accent2"/>
          <w:szCs w:val="20"/>
        </w:rPr>
        <w:t>If those patients are hospitalized due to a connection with the disease being studied, then any measure of the drug or procedure’s effect may weaken.</w:t>
      </w:r>
    </w:p>
    <w:p w14:paraId="0B7C3D70" w14:textId="77777777" w:rsidR="002075E1" w:rsidRPr="002075E1" w:rsidRDefault="002075E1" w:rsidP="0098502C">
      <w:pPr>
        <w:pStyle w:val="NormalWeb"/>
        <w:shd w:val="clear" w:color="auto" w:fill="FFFFFF"/>
        <w:spacing w:before="0" w:beforeAutospacing="0" w:after="0" w:afterAutospacing="0"/>
        <w:textAlignment w:val="baseline"/>
        <w:rPr>
          <w:rFonts w:ascii="Arial" w:hAnsi="Arial" w:cs="Arial"/>
          <w:color w:val="777777"/>
          <w:szCs w:val="20"/>
        </w:rPr>
      </w:pPr>
    </w:p>
    <w:p w14:paraId="0DC419EF" w14:textId="77777777" w:rsidR="0098502C" w:rsidRPr="003707B5"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07B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Non-response bias</w:t>
      </w:r>
    </w:p>
    <w:p w14:paraId="37238E70" w14:textId="77777777" w:rsidR="0098502C" w:rsidRPr="003707B5" w:rsidRDefault="00D07F14" w:rsidP="0098502C">
      <w:pPr>
        <w:pStyle w:val="NormalWeb"/>
        <w:shd w:val="clear" w:color="auto" w:fill="FFFFFF"/>
        <w:spacing w:before="0" w:beforeAutospacing="0" w:after="0" w:afterAutospacing="0"/>
        <w:textAlignment w:val="baseline"/>
        <w:rPr>
          <w:rFonts w:ascii="Arial" w:hAnsi="Arial" w:cs="Arial"/>
          <w:color w:val="777777"/>
          <w:szCs w:val="20"/>
        </w:rPr>
      </w:pPr>
      <w:hyperlink r:id="rId871" w:history="1">
        <w:r w:rsidR="0098502C" w:rsidRPr="00365138">
          <w:rPr>
            <w:rStyle w:val="Hyperlink"/>
            <w:rFonts w:ascii="inherit" w:hAnsi="inherit" w:cs="Arial"/>
            <w:color w:val="ED7D31" w:themeColor="accent2"/>
            <w:szCs w:val="20"/>
            <w:bdr w:val="none" w:sz="0" w:space="0" w:color="auto" w:frame="1"/>
          </w:rPr>
          <w:t>Non-response bias</w:t>
        </w:r>
      </w:hyperlink>
      <w:r w:rsidR="0098502C" w:rsidRPr="00365138">
        <w:rPr>
          <w:rFonts w:ascii="Arial" w:hAnsi="Arial" w:cs="Arial"/>
          <w:color w:val="ED7D31" w:themeColor="accent2"/>
          <w:szCs w:val="20"/>
        </w:rPr>
        <w:t xml:space="preserve"> is a type of bias that happens when some people fail to respond to a survey. People may refuse to </w:t>
      </w:r>
      <w:proofErr w:type="gramStart"/>
      <w:r w:rsidR="0098502C" w:rsidRPr="00365138">
        <w:rPr>
          <w:rFonts w:ascii="Arial" w:hAnsi="Arial" w:cs="Arial"/>
          <w:color w:val="ED7D31" w:themeColor="accent2"/>
          <w:szCs w:val="20"/>
        </w:rPr>
        <w:t>answer, or</w:t>
      </w:r>
      <w:proofErr w:type="gramEnd"/>
      <w:r w:rsidR="0098502C" w:rsidRPr="00365138">
        <w:rPr>
          <w:rFonts w:ascii="Arial" w:hAnsi="Arial" w:cs="Arial"/>
          <w:color w:val="ED7D31" w:themeColor="accent2"/>
          <w:szCs w:val="20"/>
        </w:rPr>
        <w:t xml:space="preserve"> lack the time or inclination to answer. for example, you may have a survey about cheating on tax returns; the people most likely to </w:t>
      </w:r>
      <w:r w:rsidR="0098502C" w:rsidRPr="00365138">
        <w:rPr>
          <w:rStyle w:val="Strong"/>
          <w:rFonts w:ascii="inherit" w:eastAsiaTheme="majorEastAsia" w:hAnsi="inherit" w:cs="Arial"/>
          <w:color w:val="ED7D31" w:themeColor="accent2"/>
          <w:szCs w:val="20"/>
          <w:bdr w:val="none" w:sz="0" w:space="0" w:color="auto" w:frame="1"/>
        </w:rPr>
        <w:t>not</w:t>
      </w:r>
      <w:r w:rsidR="0098502C" w:rsidRPr="00365138">
        <w:rPr>
          <w:rFonts w:ascii="Arial" w:hAnsi="Arial" w:cs="Arial"/>
          <w:color w:val="ED7D31" w:themeColor="accent2"/>
          <w:szCs w:val="20"/>
        </w:rPr>
        <w:t> answer are the very people you are trying to reach: cheaters on tax returns.</w:t>
      </w:r>
      <w:r w:rsidR="0098502C" w:rsidRPr="003707B5">
        <w:rPr>
          <w:rFonts w:ascii="Arial" w:hAnsi="Arial" w:cs="Arial"/>
          <w:color w:val="777777"/>
          <w:szCs w:val="20"/>
        </w:rPr>
        <w:t xml:space="preserve"> </w:t>
      </w:r>
      <w:r w:rsidR="0098502C" w:rsidRPr="00365138">
        <w:rPr>
          <w:rFonts w:ascii="Arial" w:hAnsi="Arial" w:cs="Arial"/>
          <w:color w:val="ED7D31" w:themeColor="accent2"/>
          <w:szCs w:val="20"/>
        </w:rPr>
        <w:t>This type of selection bias can also creep in with other types of sensitive information, like questions about prostitution, alcoholism, or illegal drug use</w:t>
      </w:r>
      <w:r w:rsidR="0098502C" w:rsidRPr="003707B5">
        <w:rPr>
          <w:rFonts w:ascii="Arial" w:hAnsi="Arial" w:cs="Arial"/>
          <w:color w:val="777777"/>
          <w:szCs w:val="20"/>
        </w:rPr>
        <w:t xml:space="preserve">. </w:t>
      </w:r>
      <w:r w:rsidR="0098502C" w:rsidRPr="00365138">
        <w:rPr>
          <w:rFonts w:ascii="Arial" w:hAnsi="Arial" w:cs="Arial"/>
          <w:color w:val="ED7D31" w:themeColor="accent2"/>
          <w:szCs w:val="20"/>
        </w:rPr>
        <w:t>Non-response bias can also become a factor if you haven’t constructed your survey properly</w:t>
      </w:r>
      <w:r w:rsidR="0098502C" w:rsidRPr="003707B5">
        <w:rPr>
          <w:rFonts w:ascii="Arial" w:hAnsi="Arial" w:cs="Arial"/>
          <w:color w:val="777777"/>
          <w:szCs w:val="20"/>
        </w:rPr>
        <w:t>. For example, if you have a snail mail survey for young adults or a smartphone survey for older adults; both these scenarios are likely to lead to a lower response rate for your targeted population.</w:t>
      </w:r>
    </w:p>
    <w:p w14:paraId="5486C92F" w14:textId="1CFE39B3"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3707B5">
        <w:rPr>
          <w:rFonts w:ascii="Arial" w:hAnsi="Arial" w:cs="Arial"/>
          <w:color w:val="777777"/>
          <w:szCs w:val="20"/>
        </w:rPr>
        <w:t>Missing data can be filled in (“imputed”) with procedures like </w:t>
      </w:r>
      <w:hyperlink r:id="rId872" w:history="1">
        <w:r w:rsidRPr="003707B5">
          <w:rPr>
            <w:rStyle w:val="Hyperlink"/>
            <w:rFonts w:ascii="inherit" w:hAnsi="inherit" w:cs="Arial"/>
            <w:color w:val="05A9C5"/>
            <w:szCs w:val="20"/>
            <w:bdr w:val="none" w:sz="0" w:space="0" w:color="auto" w:frame="1"/>
          </w:rPr>
          <w:t>Multiple Imputation.</w:t>
        </w:r>
      </w:hyperlink>
    </w:p>
    <w:p w14:paraId="5FF8423F" w14:textId="77777777" w:rsidR="00F3411C" w:rsidRPr="00F3411C" w:rsidRDefault="00F3411C" w:rsidP="0098502C">
      <w:pPr>
        <w:pStyle w:val="NormalWeb"/>
        <w:shd w:val="clear" w:color="auto" w:fill="FFFFFF"/>
        <w:spacing w:before="0" w:beforeAutospacing="0" w:after="0" w:afterAutospacing="0"/>
        <w:textAlignment w:val="baseline"/>
        <w:rPr>
          <w:rFonts w:ascii="Arial" w:hAnsi="Arial" w:cs="Arial"/>
          <w:color w:val="777777"/>
          <w:szCs w:val="20"/>
        </w:rPr>
      </w:pPr>
    </w:p>
    <w:p w14:paraId="51E0F4B4" w14:textId="77777777" w:rsidR="0098502C" w:rsidRPr="0007102D" w:rsidRDefault="00D07F14"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873" w:history="1">
        <w:proofErr w:type="spellStart"/>
        <w:r w:rsidR="0098502C" w:rsidRPr="0007102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Undercoverage</w:t>
        </w:r>
        <w:proofErr w:type="spellEnd"/>
      </w:hyperlink>
    </w:p>
    <w:p w14:paraId="3E18750F" w14:textId="3AE60711" w:rsidR="0098502C" w:rsidRDefault="0098502C" w:rsidP="0098502C">
      <w:pPr>
        <w:rPr>
          <w:rFonts w:ascii="Times New Roman" w:hAnsi="Times New Roman" w:cs="Times New Roman"/>
          <w:sz w:val="24"/>
          <w:szCs w:val="24"/>
        </w:rPr>
      </w:pPr>
      <w:r>
        <w:rPr>
          <w:rFonts w:ascii="Arial" w:hAnsi="Arial" w:cs="Arial"/>
          <w:noProof/>
          <w:color w:val="05A9C5"/>
          <w:sz w:val="20"/>
          <w:szCs w:val="20"/>
          <w:bdr w:val="none" w:sz="0" w:space="0" w:color="auto" w:frame="1"/>
          <w:shd w:val="clear" w:color="auto" w:fill="FFFFFF"/>
        </w:rPr>
        <w:drawing>
          <wp:inline distT="0" distB="0" distL="0" distR="0" wp14:anchorId="5E35B807" wp14:editId="65C46866">
            <wp:extent cx="1905000" cy="1432560"/>
            <wp:effectExtent l="0" t="0" r="0" b="0"/>
            <wp:docPr id="79" name="Picture 79" descr="selection bias">
              <a:hlinkClick xmlns:a="http://schemas.openxmlformats.org/drawingml/2006/main" r:id="rId8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lection bias">
                      <a:hlinkClick r:id="rId874"/>
                    </pic:cNvPr>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14:paraId="4B4F87DB" w14:textId="2E2FAA9A"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proofErr w:type="gramStart"/>
      <w:r w:rsidRPr="0007102D">
        <w:rPr>
          <w:rFonts w:ascii="Arial" w:hAnsi="Arial" w:cs="Arial"/>
          <w:color w:val="777777"/>
          <w:szCs w:val="20"/>
        </w:rPr>
        <w:t>Similar to</w:t>
      </w:r>
      <w:proofErr w:type="gramEnd"/>
      <w:r w:rsidRPr="0007102D">
        <w:rPr>
          <w:rFonts w:ascii="Arial" w:hAnsi="Arial" w:cs="Arial"/>
          <w:color w:val="777777"/>
          <w:szCs w:val="20"/>
        </w:rPr>
        <w:t xml:space="preserve"> non-response bias, </w:t>
      </w:r>
      <w:proofErr w:type="spellStart"/>
      <w:r w:rsidRPr="0007102D">
        <w:rPr>
          <w:rFonts w:ascii="Arial" w:hAnsi="Arial" w:cs="Arial"/>
          <w:color w:val="777777"/>
          <w:szCs w:val="20"/>
        </w:rPr>
        <w:t>undercoverage</w:t>
      </w:r>
      <w:proofErr w:type="spellEnd"/>
      <w:r w:rsidRPr="0007102D">
        <w:rPr>
          <w:rFonts w:ascii="Arial" w:hAnsi="Arial" w:cs="Arial"/>
          <w:color w:val="777777"/>
          <w:szCs w:val="20"/>
        </w:rPr>
        <w:t xml:space="preserve"> is when your respondents aren’t from the population you hoped for. A classic example is the </w:t>
      </w:r>
      <w:hyperlink r:id="rId876" w:history="1">
        <w:r w:rsidRPr="0007102D">
          <w:rPr>
            <w:rStyle w:val="Hyperlink"/>
            <w:rFonts w:ascii="inherit" w:hAnsi="inherit" w:cs="Arial"/>
            <w:color w:val="05A9C5"/>
            <w:szCs w:val="20"/>
            <w:bdr w:val="none" w:sz="0" w:space="0" w:color="auto" w:frame="1"/>
          </w:rPr>
          <w:t>Literary digest voter survey,</w:t>
        </w:r>
      </w:hyperlink>
      <w:r w:rsidRPr="0007102D">
        <w:rPr>
          <w:rFonts w:ascii="Arial" w:hAnsi="Arial" w:cs="Arial"/>
          <w:color w:val="777777"/>
          <w:szCs w:val="20"/>
        </w:rPr>
        <w:t xml:space="preserve"> which predicted Franklin Roosevelt would beat by Alfred Landon in the 1936 presidential election. The survey had an </w:t>
      </w:r>
      <w:proofErr w:type="spellStart"/>
      <w:r w:rsidRPr="0007102D">
        <w:rPr>
          <w:rFonts w:ascii="Arial" w:hAnsi="Arial" w:cs="Arial"/>
          <w:color w:val="777777"/>
          <w:szCs w:val="20"/>
        </w:rPr>
        <w:t>undercoverage</w:t>
      </w:r>
      <w:proofErr w:type="spellEnd"/>
      <w:r w:rsidRPr="0007102D">
        <w:rPr>
          <w:rFonts w:ascii="Arial" w:hAnsi="Arial" w:cs="Arial"/>
          <w:color w:val="777777"/>
          <w:szCs w:val="20"/>
        </w:rPr>
        <w:t xml:space="preserve"> of </w:t>
      </w:r>
      <w:proofErr w:type="gramStart"/>
      <w:r w:rsidRPr="0007102D">
        <w:rPr>
          <w:rFonts w:ascii="Arial" w:hAnsi="Arial" w:cs="Arial"/>
          <w:color w:val="777777"/>
          <w:szCs w:val="20"/>
        </w:rPr>
        <w:t>low income</w:t>
      </w:r>
      <w:proofErr w:type="gramEnd"/>
      <w:r w:rsidRPr="0007102D">
        <w:rPr>
          <w:rFonts w:ascii="Arial" w:hAnsi="Arial" w:cs="Arial"/>
          <w:color w:val="777777"/>
          <w:szCs w:val="20"/>
        </w:rPr>
        <w:t xml:space="preserve"> voters, who were more likely to be Democrats. Ironically, the survey was one of the largest and most expensive surveys undertaken, with a sample of about 2.4 million people; despite this huge number of people, the </w:t>
      </w:r>
      <w:hyperlink r:id="rId877" w:anchor="Serror" w:history="1">
        <w:r w:rsidRPr="0007102D">
          <w:rPr>
            <w:rStyle w:val="Hyperlink"/>
            <w:rFonts w:ascii="inherit" w:hAnsi="inherit" w:cs="Arial"/>
            <w:color w:val="05A9C5"/>
            <w:szCs w:val="20"/>
            <w:bdr w:val="none" w:sz="0" w:space="0" w:color="auto" w:frame="1"/>
          </w:rPr>
          <w:t>sampling error</w:t>
        </w:r>
      </w:hyperlink>
      <w:r w:rsidRPr="0007102D">
        <w:rPr>
          <w:rFonts w:ascii="Arial" w:hAnsi="Arial" w:cs="Arial"/>
          <w:color w:val="777777"/>
          <w:szCs w:val="20"/>
        </w:rPr>
        <w:t> was a massive 19 percent.</w:t>
      </w:r>
      <w:r>
        <w:rPr>
          <w:rFonts w:ascii="Arial" w:hAnsi="Arial" w:cs="Arial"/>
          <w:color w:val="777777"/>
          <w:sz w:val="20"/>
          <w:szCs w:val="20"/>
        </w:rPr>
        <w:br/>
      </w:r>
    </w:p>
    <w:p w14:paraId="451BBA5E" w14:textId="77777777" w:rsidR="0098502C" w:rsidRPr="00BE5722"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E572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Voluntary response bias</w:t>
      </w:r>
    </w:p>
    <w:p w14:paraId="53C991DF" w14:textId="0EC4C7BF" w:rsidR="0098502C" w:rsidRPr="004B6234" w:rsidRDefault="0098502C" w:rsidP="0098502C">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6234">
        <w:rPr>
          <w:rFonts w:ascii="Arial" w:hAnsi="Arial" w:cs="Arial"/>
          <w:color w:val="ED7D31" w:themeColor="accent2"/>
          <w:szCs w:val="20"/>
        </w:rPr>
        <w:t xml:space="preserve">Some surveys — like call in radio shows — tend to attract very opinionated people. These types of voluntary responses lead to an under-representation of the general population in </w:t>
      </w:r>
      <w:proofErr w:type="spellStart"/>
      <w:r w:rsidRPr="004B6234">
        <w:rPr>
          <w:rFonts w:ascii="Arial" w:hAnsi="Arial" w:cs="Arial"/>
          <w:color w:val="ED7D31" w:themeColor="accent2"/>
          <w:szCs w:val="20"/>
        </w:rPr>
        <w:t>favor</w:t>
      </w:r>
      <w:proofErr w:type="spellEnd"/>
      <w:r w:rsidRPr="004B6234">
        <w:rPr>
          <w:rFonts w:ascii="Arial" w:hAnsi="Arial" w:cs="Arial"/>
          <w:color w:val="ED7D31" w:themeColor="accent2"/>
          <w:szCs w:val="20"/>
        </w:rPr>
        <w:t xml:space="preserve"> of strong opinions.</w:t>
      </w:r>
      <w:r w:rsidRPr="004B6234">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r>
    </w:p>
    <w:p w14:paraId="76EDFD29" w14:textId="77777777" w:rsidR="0098502C" w:rsidRPr="00D176B2"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76B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Volunteer Bias</w:t>
      </w:r>
    </w:p>
    <w:p w14:paraId="23161657" w14:textId="43A873EC" w:rsidR="0098502C" w:rsidRPr="00886065"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E90CDF">
        <w:rPr>
          <w:rFonts w:ascii="Arial" w:hAnsi="Arial" w:cs="Arial"/>
          <w:color w:val="ED7D31" w:themeColor="accent2"/>
          <w:szCs w:val="20"/>
        </w:rPr>
        <w:t>This crops up frequently in clinical trials</w:t>
      </w:r>
      <w:r w:rsidRPr="00886065">
        <w:rPr>
          <w:rFonts w:ascii="Arial" w:hAnsi="Arial" w:cs="Arial"/>
          <w:color w:val="777777"/>
          <w:szCs w:val="20"/>
        </w:rPr>
        <w:t xml:space="preserve">; </w:t>
      </w:r>
      <w:r w:rsidRPr="00886065">
        <w:rPr>
          <w:rFonts w:ascii="Arial" w:hAnsi="Arial" w:cs="Arial"/>
          <w:color w:val="ED7D31" w:themeColor="accent2"/>
          <w:szCs w:val="20"/>
        </w:rPr>
        <w:t xml:space="preserve">the people who volunteer for the trials may not represent the population you are trying to target. </w:t>
      </w:r>
      <w:r w:rsidRPr="00886065">
        <w:rPr>
          <w:rFonts w:ascii="Arial" w:hAnsi="Arial" w:cs="Arial"/>
          <w:color w:val="777777"/>
          <w:szCs w:val="20"/>
        </w:rPr>
        <w:t xml:space="preserve">For example, if your study is for </w:t>
      </w:r>
      <w:r w:rsidRPr="00886065">
        <w:rPr>
          <w:rFonts w:ascii="Arial" w:hAnsi="Arial" w:cs="Arial"/>
          <w:color w:val="777777"/>
          <w:szCs w:val="20"/>
        </w:rPr>
        <w:lastRenderedPageBreak/>
        <w:t>a new drug to treat diabetes and you offer significant compensation, people with low socio-economic background may make up the bulk of volunteers.</w:t>
      </w:r>
    </w:p>
    <w:p w14:paraId="2163D89B" w14:textId="77777777" w:rsidR="0098502C" w:rsidRPr="00977A5E"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7A5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Survivorship Bias</w:t>
      </w:r>
    </w:p>
    <w:p w14:paraId="0E79735A" w14:textId="77777777" w:rsidR="0098502C" w:rsidRPr="00977A5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77A5E">
        <w:rPr>
          <w:rFonts w:ascii="Arial" w:hAnsi="Arial" w:cs="Arial"/>
          <w:color w:val="777777"/>
          <w:szCs w:val="20"/>
        </w:rPr>
        <w:t xml:space="preserve">Survivorship bias is a type of </w:t>
      </w:r>
      <w:r w:rsidRPr="00AE2373">
        <w:rPr>
          <w:rFonts w:ascii="Arial" w:hAnsi="Arial" w:cs="Arial"/>
          <w:b/>
          <w:color w:val="ED7D31" w:themeColor="accent2"/>
          <w:szCs w:val="20"/>
        </w:rPr>
        <w:t>selection bias</w:t>
      </w:r>
      <w:r w:rsidRPr="00977A5E">
        <w:rPr>
          <w:rFonts w:ascii="Arial" w:hAnsi="Arial" w:cs="Arial"/>
          <w:color w:val="777777"/>
          <w:szCs w:val="20"/>
        </w:rPr>
        <w:t>, which results in a </w:t>
      </w:r>
      <w:hyperlink r:id="rId878" w:history="1">
        <w:r w:rsidRPr="00977A5E">
          <w:rPr>
            <w:rStyle w:val="Hyperlink"/>
            <w:rFonts w:ascii="inherit" w:hAnsi="inherit" w:cs="Arial"/>
            <w:color w:val="05A9C5"/>
            <w:szCs w:val="20"/>
            <w:bdr w:val="none" w:sz="0" w:space="0" w:color="auto" w:frame="1"/>
          </w:rPr>
          <w:t>sample</w:t>
        </w:r>
      </w:hyperlink>
      <w:r w:rsidRPr="00977A5E">
        <w:rPr>
          <w:rFonts w:ascii="Arial" w:hAnsi="Arial" w:cs="Arial"/>
          <w:color w:val="777777"/>
          <w:szCs w:val="20"/>
        </w:rPr>
        <w:t> that isn’t reflective of the actual </w:t>
      </w:r>
      <w:hyperlink r:id="rId879" w:history="1">
        <w:r w:rsidRPr="00977A5E">
          <w:rPr>
            <w:rStyle w:val="Hyperlink"/>
            <w:rFonts w:ascii="inherit" w:hAnsi="inherit" w:cs="Arial"/>
            <w:color w:val="05A9C5"/>
            <w:szCs w:val="20"/>
            <w:bdr w:val="none" w:sz="0" w:space="0" w:color="auto" w:frame="1"/>
          </w:rPr>
          <w:t>population</w:t>
        </w:r>
      </w:hyperlink>
      <w:r w:rsidRPr="00977A5E">
        <w:rPr>
          <w:rFonts w:ascii="Arial" w:hAnsi="Arial" w:cs="Arial"/>
          <w:color w:val="777777"/>
          <w:szCs w:val="20"/>
        </w:rPr>
        <w:t xml:space="preserve">. With survivorship bias, you </w:t>
      </w:r>
      <w:r w:rsidRPr="00AE2373">
        <w:rPr>
          <w:rFonts w:ascii="Arial" w:hAnsi="Arial" w:cs="Arial"/>
          <w:color w:val="ED7D31" w:themeColor="accent2"/>
          <w:szCs w:val="20"/>
        </w:rPr>
        <w:t xml:space="preserve">concentrate on the “survivors” of a </w:t>
      </w:r>
      <w:proofErr w:type="gramStart"/>
      <w:r w:rsidRPr="00AE2373">
        <w:rPr>
          <w:rFonts w:ascii="Arial" w:hAnsi="Arial" w:cs="Arial"/>
          <w:color w:val="ED7D31" w:themeColor="accent2"/>
          <w:szCs w:val="20"/>
        </w:rPr>
        <w:t>particular process</w:t>
      </w:r>
      <w:proofErr w:type="gramEnd"/>
      <w:r w:rsidRPr="00977A5E">
        <w:rPr>
          <w:rFonts w:ascii="Arial" w:hAnsi="Arial" w:cs="Arial"/>
          <w:color w:val="777777"/>
          <w:szCs w:val="20"/>
        </w:rPr>
        <w:t xml:space="preserve">. The concept sounds simple, but in </w:t>
      </w:r>
      <w:proofErr w:type="gramStart"/>
      <w:r w:rsidRPr="00977A5E">
        <w:rPr>
          <w:rFonts w:ascii="Arial" w:hAnsi="Arial" w:cs="Arial"/>
          <w:color w:val="777777"/>
          <w:szCs w:val="20"/>
        </w:rPr>
        <w:t>reality</w:t>
      </w:r>
      <w:proofErr w:type="gramEnd"/>
      <w:r w:rsidRPr="00977A5E">
        <w:rPr>
          <w:rFonts w:ascii="Arial" w:hAnsi="Arial" w:cs="Arial"/>
          <w:color w:val="777777"/>
          <w:szCs w:val="20"/>
        </w:rPr>
        <w:t xml:space="preserve"> it’s tricky to implement.</w:t>
      </w:r>
    </w:p>
    <w:p w14:paraId="644AEA48" w14:textId="77777777" w:rsidR="0098502C" w:rsidRPr="00977A5E" w:rsidRDefault="0098502C" w:rsidP="0098502C">
      <w:pPr>
        <w:pStyle w:val="Heading2"/>
        <w:shd w:val="clear" w:color="auto" w:fill="FFFFFF"/>
        <w:spacing w:before="0" w:line="525" w:lineRule="atLeast"/>
        <w:textAlignment w:val="baseline"/>
        <w:rPr>
          <w:rFonts w:ascii="Arial" w:hAnsi="Arial" w:cs="Arial"/>
          <w:color w:val="555555"/>
          <w:sz w:val="28"/>
          <w:szCs w:val="42"/>
        </w:rPr>
      </w:pPr>
      <w:r w:rsidRPr="00977A5E">
        <w:rPr>
          <w:rFonts w:ascii="Arial" w:hAnsi="Arial" w:cs="Arial"/>
          <w:b/>
          <w:bCs/>
          <w:color w:val="555555"/>
          <w:sz w:val="28"/>
          <w:szCs w:val="42"/>
        </w:rPr>
        <w:t>Examples</w:t>
      </w:r>
    </w:p>
    <w:p w14:paraId="290ABAE7" w14:textId="5CFFC222"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977A5E">
        <w:rPr>
          <w:rFonts w:ascii="Arial" w:hAnsi="Arial" w:cs="Arial"/>
          <w:color w:val="777777"/>
          <w:szCs w:val="20"/>
        </w:rPr>
        <w:t>Take a simple example. The </w:t>
      </w:r>
      <w:hyperlink r:id="rId880" w:history="1">
        <w:r w:rsidRPr="00977A5E">
          <w:rPr>
            <w:rStyle w:val="Hyperlink"/>
            <w:rFonts w:ascii="inherit" w:hAnsi="inherit" w:cs="Arial"/>
            <w:color w:val="05A9C5"/>
            <w:szCs w:val="20"/>
            <w:bdr w:val="none" w:sz="0" w:space="0" w:color="auto" w:frame="1"/>
          </w:rPr>
          <w:t>probability of getting a full house in poker</w:t>
        </w:r>
      </w:hyperlink>
      <w:r w:rsidRPr="00977A5E">
        <w:rPr>
          <w:rFonts w:ascii="Arial" w:hAnsi="Arial" w:cs="Arial"/>
          <w:color w:val="777777"/>
          <w:szCs w:val="20"/>
        </w:rPr>
        <w:t> is 0.001441, or about .01%. But the odds of getting a full house </w:t>
      </w:r>
      <w:r w:rsidRPr="00977A5E">
        <w:rPr>
          <w:rStyle w:val="Emphasis"/>
          <w:rFonts w:ascii="inherit" w:hAnsi="inherit" w:cs="Arial"/>
          <w:color w:val="777777"/>
          <w:szCs w:val="20"/>
          <w:bdr w:val="none" w:sz="0" w:space="0" w:color="auto" w:frame="1"/>
        </w:rPr>
        <w:t>after the cards have been dealt</w:t>
      </w:r>
      <w:r w:rsidRPr="00977A5E">
        <w:rPr>
          <w:rFonts w:ascii="Arial" w:hAnsi="Arial" w:cs="Arial"/>
          <w:color w:val="777777"/>
          <w:szCs w:val="20"/>
        </w:rPr>
        <w:t xml:space="preserve"> is 1. Imagine for a moment that you know nothing about card games (in real life, we often know little about the phenomenon we’re studying). If you were studying “full house in poker” and only looked at the survivors (the successes). You would conclude, erroneously, that the probability of getting a full house is 1 because you didn’t </w:t>
      </w:r>
      <w:proofErr w:type="gramStart"/>
      <w:r w:rsidRPr="00977A5E">
        <w:rPr>
          <w:rFonts w:ascii="Arial" w:hAnsi="Arial" w:cs="Arial"/>
          <w:color w:val="777777"/>
          <w:szCs w:val="20"/>
        </w:rPr>
        <w:t>take into account</w:t>
      </w:r>
      <w:proofErr w:type="gramEnd"/>
      <w:r w:rsidRPr="00977A5E">
        <w:rPr>
          <w:rFonts w:ascii="Arial" w:hAnsi="Arial" w:cs="Arial"/>
          <w:color w:val="777777"/>
          <w:szCs w:val="20"/>
        </w:rPr>
        <w:t xml:space="preserve"> all of the failures.</w:t>
      </w:r>
      <w:r w:rsidRPr="00977A5E">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4DE1BFE1" wp14:editId="02C8660D">
            <wp:extent cx="1554480" cy="518160"/>
            <wp:effectExtent l="0" t="0" r="0" b="0"/>
            <wp:docPr id="78" name="Picture 78" descr="survivorship bias">
              <a:hlinkClick xmlns:a="http://schemas.openxmlformats.org/drawingml/2006/main" r:id="rId8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urvivorship bias">
                      <a:hlinkClick r:id="rId881"/>
                    </pic:cNvPr>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1554480" cy="518160"/>
                    </a:xfrm>
                    <a:prstGeom prst="rect">
                      <a:avLst/>
                    </a:prstGeom>
                    <a:noFill/>
                    <a:ln>
                      <a:noFill/>
                    </a:ln>
                  </pic:spPr>
                </pic:pic>
              </a:graphicData>
            </a:graphic>
          </wp:inline>
        </w:drawing>
      </w:r>
    </w:p>
    <w:p w14:paraId="1BB0F53B" w14:textId="77777777" w:rsidR="0098502C" w:rsidRPr="0041542E" w:rsidRDefault="0098502C" w:rsidP="0098502C">
      <w:pPr>
        <w:pStyle w:val="Heading3"/>
        <w:shd w:val="clear" w:color="auto" w:fill="FFFFFF"/>
        <w:spacing w:before="0" w:line="480" w:lineRule="atLeast"/>
        <w:textAlignment w:val="baseline"/>
        <w:rPr>
          <w:rFonts w:ascii="Arial" w:hAnsi="Arial" w:cs="Arial"/>
          <w:color w:val="555555"/>
          <w:sz w:val="28"/>
          <w:szCs w:val="39"/>
        </w:rPr>
      </w:pPr>
      <w:r w:rsidRPr="0041542E">
        <w:rPr>
          <w:rFonts w:ascii="Arial" w:hAnsi="Arial" w:cs="Arial"/>
          <w:b/>
          <w:bCs/>
          <w:color w:val="555555"/>
          <w:sz w:val="28"/>
          <w:szCs w:val="39"/>
        </w:rPr>
        <w:t>In Business</w:t>
      </w:r>
    </w:p>
    <w:p w14:paraId="6EBC8C95"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77A5E">
        <w:rPr>
          <w:rFonts w:ascii="Arial" w:hAnsi="Arial" w:cs="Arial"/>
          <w:color w:val="777777"/>
          <w:szCs w:val="20"/>
        </w:rPr>
        <w:t>Want to succeed in business? Create a Fortune 100 company? Be the next Bill Gates? If mass-</w:t>
      </w:r>
      <w:r w:rsidRPr="0041542E">
        <w:rPr>
          <w:rFonts w:ascii="Arial" w:hAnsi="Arial" w:cs="Arial"/>
          <w:color w:val="777777"/>
          <w:szCs w:val="20"/>
        </w:rPr>
        <w:t xml:space="preserve">market paperbacks are all true, all you </w:t>
      </w:r>
      <w:proofErr w:type="gramStart"/>
      <w:r w:rsidRPr="0041542E">
        <w:rPr>
          <w:rFonts w:ascii="Arial" w:hAnsi="Arial" w:cs="Arial"/>
          <w:color w:val="777777"/>
          <w:szCs w:val="20"/>
        </w:rPr>
        <w:t>have to</w:t>
      </w:r>
      <w:proofErr w:type="gramEnd"/>
      <w:r w:rsidRPr="0041542E">
        <w:rPr>
          <w:rFonts w:ascii="Arial" w:hAnsi="Arial" w:cs="Arial"/>
          <w:color w:val="777777"/>
          <w:szCs w:val="20"/>
        </w:rPr>
        <w:t xml:space="preserve"> do is study how businesses are successful. Some of the </w:t>
      </w:r>
      <w:hyperlink r:id="rId883" w:history="1">
        <w:r w:rsidRPr="0041542E">
          <w:rPr>
            <w:rStyle w:val="Hyperlink"/>
            <w:rFonts w:ascii="inherit" w:hAnsi="inherit" w:cs="Arial"/>
            <w:color w:val="05A9C5"/>
            <w:szCs w:val="20"/>
            <w:bdr w:val="none" w:sz="0" w:space="0" w:color="auto" w:frame="1"/>
          </w:rPr>
          <w:t>New York Times best sellers</w:t>
        </w:r>
      </w:hyperlink>
      <w:r w:rsidRPr="0041542E">
        <w:rPr>
          <w:rFonts w:ascii="Arial" w:hAnsi="Arial" w:cs="Arial"/>
          <w:color w:val="777777"/>
          <w:szCs w:val="20"/>
        </w:rPr>
        <w:t> from recent years include:</w:t>
      </w:r>
    </w:p>
    <w:p w14:paraId="526A1A27"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Outliers by Malcolm Gladwell. Why some people succeed.</w:t>
      </w:r>
    </w:p>
    <w:p w14:paraId="4B7A24E8"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Steve Jobs by Walter Isaacson. A biography of the Entrepreneur.</w:t>
      </w:r>
    </w:p>
    <w:p w14:paraId="27E6B0D9" w14:textId="77777777" w:rsidR="0098502C" w:rsidRPr="0041542E" w:rsidRDefault="0098502C" w:rsidP="00C075BE">
      <w:pPr>
        <w:numPr>
          <w:ilvl w:val="0"/>
          <w:numId w:val="43"/>
        </w:numPr>
        <w:shd w:val="clear" w:color="auto" w:fill="FFFFFF"/>
        <w:spacing w:after="0" w:line="240" w:lineRule="auto"/>
        <w:ind w:left="450"/>
        <w:textAlignment w:val="baseline"/>
        <w:rPr>
          <w:rFonts w:ascii="inherit" w:hAnsi="inherit" w:cs="Arial"/>
          <w:color w:val="777777"/>
          <w:sz w:val="24"/>
          <w:szCs w:val="20"/>
        </w:rPr>
      </w:pPr>
      <w:r w:rsidRPr="0041542E">
        <w:rPr>
          <w:rFonts w:ascii="inherit" w:hAnsi="inherit" w:cs="Arial"/>
          <w:color w:val="777777"/>
          <w:sz w:val="24"/>
          <w:szCs w:val="20"/>
        </w:rPr>
        <w:t>Various other “How to be a business success” stories.</w:t>
      </w:r>
    </w:p>
    <w:p w14:paraId="581B4322"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41542E">
        <w:rPr>
          <w:rFonts w:ascii="Arial" w:hAnsi="Arial" w:cs="Arial"/>
          <w:color w:val="777777"/>
          <w:szCs w:val="20"/>
        </w:rPr>
        <w:t>The fact is success is more likely if you study </w:t>
      </w:r>
      <w:r w:rsidRPr="0041542E">
        <w:rPr>
          <w:rStyle w:val="Emphasis"/>
          <w:rFonts w:ascii="inherit" w:hAnsi="inherit" w:cs="Arial"/>
          <w:color w:val="777777"/>
          <w:szCs w:val="20"/>
          <w:bdr w:val="none" w:sz="0" w:space="0" w:color="auto" w:frame="1"/>
        </w:rPr>
        <w:t>failures</w:t>
      </w:r>
      <w:r w:rsidRPr="0041542E">
        <w:rPr>
          <w:rFonts w:ascii="Arial" w:hAnsi="Arial" w:cs="Arial"/>
          <w:color w:val="777777"/>
          <w:szCs w:val="20"/>
        </w:rPr>
        <w:t> — those businesses that dropped out along the way — rather than successes. The success stories are few and far between and have a lot to do with luck in addition to business know how and a good product. Want to become successful like Steve Jobs? Dropping out of college, lying to get your first job, and experimenting with psychedelics probably have little to do with it.</w:t>
      </w:r>
    </w:p>
    <w:p w14:paraId="28EB4213" w14:textId="77777777" w:rsidR="0098502C" w:rsidRPr="0041542E" w:rsidRDefault="0098502C" w:rsidP="0098502C">
      <w:pPr>
        <w:pStyle w:val="Heading3"/>
        <w:shd w:val="clear" w:color="auto" w:fill="FFFFFF"/>
        <w:spacing w:before="0" w:line="480" w:lineRule="atLeast"/>
        <w:textAlignment w:val="baseline"/>
        <w:rPr>
          <w:rFonts w:ascii="Arial" w:hAnsi="Arial" w:cs="Arial"/>
          <w:color w:val="555555"/>
          <w:sz w:val="28"/>
          <w:szCs w:val="39"/>
        </w:rPr>
      </w:pPr>
      <w:r w:rsidRPr="0041542E">
        <w:rPr>
          <w:rFonts w:ascii="Arial" w:hAnsi="Arial" w:cs="Arial"/>
          <w:b/>
          <w:bCs/>
          <w:color w:val="555555"/>
          <w:sz w:val="28"/>
          <w:szCs w:val="39"/>
        </w:rPr>
        <w:t>Abraham Wald’s Naval Work</w:t>
      </w:r>
    </w:p>
    <w:p w14:paraId="64529AC2" w14:textId="77777777" w:rsidR="0098502C" w:rsidRPr="0041542E"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41542E">
        <w:rPr>
          <w:rFonts w:ascii="Arial" w:hAnsi="Arial" w:cs="Arial"/>
          <w:color w:val="777777"/>
          <w:szCs w:val="20"/>
        </w:rPr>
        <w:t xml:space="preserve">In World War II, statistician Abraham Wald tried to determine how to minimize bomber losses. Prior to Wald’s work, researchers from the </w:t>
      </w:r>
      <w:proofErr w:type="spellStart"/>
      <w:r w:rsidRPr="0041542E">
        <w:rPr>
          <w:rFonts w:ascii="Arial" w:hAnsi="Arial" w:cs="Arial"/>
          <w:color w:val="777777"/>
          <w:szCs w:val="20"/>
        </w:rPr>
        <w:t>Center</w:t>
      </w:r>
      <w:proofErr w:type="spellEnd"/>
      <w:r w:rsidRPr="0041542E">
        <w:rPr>
          <w:rFonts w:ascii="Arial" w:hAnsi="Arial" w:cs="Arial"/>
          <w:color w:val="777777"/>
          <w:szCs w:val="20"/>
        </w:rPr>
        <w:t xml:space="preserve"> for Naval Analysis </w:t>
      </w:r>
      <w:proofErr w:type="spellStart"/>
      <w:r w:rsidRPr="0041542E">
        <w:rPr>
          <w:rFonts w:ascii="Arial" w:hAnsi="Arial" w:cs="Arial"/>
          <w:color w:val="777777"/>
          <w:szCs w:val="20"/>
        </w:rPr>
        <w:t>analyzed</w:t>
      </w:r>
      <w:proofErr w:type="spellEnd"/>
      <w:r w:rsidRPr="0041542E">
        <w:rPr>
          <w:rFonts w:ascii="Arial" w:hAnsi="Arial" w:cs="Arial"/>
          <w:color w:val="777777"/>
          <w:szCs w:val="20"/>
        </w:rPr>
        <w:t xml:space="preserve"> bombers that came back with damage and recommended reinforcement of damaged areas on all bombers. However, they didn’t </w:t>
      </w:r>
      <w:proofErr w:type="gramStart"/>
      <w:r w:rsidRPr="0041542E">
        <w:rPr>
          <w:rFonts w:ascii="Arial" w:hAnsi="Arial" w:cs="Arial"/>
          <w:color w:val="777777"/>
          <w:szCs w:val="20"/>
        </w:rPr>
        <w:t>take into account</w:t>
      </w:r>
      <w:proofErr w:type="gramEnd"/>
      <w:r w:rsidRPr="0041542E">
        <w:rPr>
          <w:rFonts w:ascii="Arial" w:hAnsi="Arial" w:cs="Arial"/>
          <w:color w:val="777777"/>
          <w:szCs w:val="20"/>
        </w:rPr>
        <w:t xml:space="preserve"> that only the surviving aircraft came back; the bombers that did not survive likely had damage to other, more critical areas. Wald recognized that survivorship bias played a part in the </w:t>
      </w:r>
      <w:proofErr w:type="spellStart"/>
      <w:r w:rsidRPr="0041542E">
        <w:rPr>
          <w:rFonts w:ascii="Arial" w:hAnsi="Arial" w:cs="Arial"/>
          <w:color w:val="777777"/>
          <w:szCs w:val="20"/>
        </w:rPr>
        <w:t>Center</w:t>
      </w:r>
      <w:proofErr w:type="spellEnd"/>
      <w:r w:rsidRPr="0041542E">
        <w:rPr>
          <w:rFonts w:ascii="Arial" w:hAnsi="Arial" w:cs="Arial"/>
          <w:color w:val="777777"/>
          <w:szCs w:val="20"/>
        </w:rPr>
        <w:t xml:space="preserve"> for Naval Analysis’s decision and recommended basically the opposite–the reinforcement of areas that had not been hit on the surviving aircraft. You can find an article about Wald’s work </w:t>
      </w:r>
      <w:hyperlink r:id="rId884" w:history="1">
        <w:r w:rsidRPr="0041542E">
          <w:rPr>
            <w:rStyle w:val="Hyperlink"/>
            <w:rFonts w:ascii="inherit" w:hAnsi="inherit" w:cs="Arial"/>
            <w:color w:val="05A9C5"/>
            <w:szCs w:val="20"/>
            <w:bdr w:val="none" w:sz="0" w:space="0" w:color="auto" w:frame="1"/>
          </w:rPr>
          <w:t>here</w:t>
        </w:r>
      </w:hyperlink>
      <w:r w:rsidRPr="0041542E">
        <w:rPr>
          <w:rFonts w:ascii="Arial" w:hAnsi="Arial" w:cs="Arial"/>
          <w:color w:val="777777"/>
          <w:szCs w:val="20"/>
        </w:rPr>
        <w:t>.</w:t>
      </w:r>
      <w:r w:rsidRPr="0041542E">
        <w:rPr>
          <w:rFonts w:ascii="Arial" w:hAnsi="Arial" w:cs="Arial"/>
          <w:color w:val="777777"/>
          <w:szCs w:val="20"/>
        </w:rPr>
        <w:br/>
        <w:t>Reference: </w:t>
      </w:r>
      <w:hyperlink r:id="rId885" w:history="1">
        <w:r w:rsidRPr="0041542E">
          <w:rPr>
            <w:rStyle w:val="Hyperlink"/>
            <w:rFonts w:ascii="inherit" w:hAnsi="inherit" w:cs="Arial"/>
            <w:color w:val="05A9C5"/>
            <w:szCs w:val="20"/>
            <w:bdr w:val="none" w:sz="0" w:space="0" w:color="auto" w:frame="1"/>
          </w:rPr>
          <w:t>UNC.EDU.</w:t>
        </w:r>
      </w:hyperlink>
    </w:p>
    <w:p w14:paraId="5007E5BC" w14:textId="77777777" w:rsidR="0098502C" w:rsidRPr="00E96B41"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96B4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Social Desirability Bias</w:t>
      </w:r>
    </w:p>
    <w:p w14:paraId="5A052E4B" w14:textId="77777777" w:rsidR="0098502C" w:rsidRPr="00E96B41" w:rsidRDefault="0098502C" w:rsidP="0098502C">
      <w:pPr>
        <w:pStyle w:val="NormalWeb"/>
        <w:shd w:val="clear" w:color="auto" w:fill="FFFFFF"/>
        <w:spacing w:before="0" w:beforeAutospacing="0" w:after="225" w:afterAutospacing="0"/>
        <w:textAlignment w:val="baseline"/>
        <w:rPr>
          <w:rFonts w:ascii="Arial" w:hAnsi="Arial" w:cs="Arial"/>
          <w:color w:val="777777"/>
          <w:szCs w:val="20"/>
        </w:rPr>
      </w:pPr>
      <w:r w:rsidRPr="00A03BDB">
        <w:rPr>
          <w:rFonts w:ascii="Arial" w:hAnsi="Arial" w:cs="Arial"/>
          <w:color w:val="ED7D31" w:themeColor="accent2"/>
          <w:szCs w:val="20"/>
        </w:rPr>
        <w:t xml:space="preserve">Social desirability bias is the tendency to answer questionnaires or surveys according to what is socially acceptable. People tend to report inaccurately on </w:t>
      </w:r>
      <w:r w:rsidRPr="00A03BDB">
        <w:rPr>
          <w:rFonts w:ascii="Arial" w:hAnsi="Arial" w:cs="Arial"/>
          <w:color w:val="ED7D31" w:themeColor="accent2"/>
          <w:szCs w:val="20"/>
        </w:rPr>
        <w:lastRenderedPageBreak/>
        <w:t>sensitive topics like abortion, drug use, or prostitution. This is usually attributed to embarrassment or lack of comfort in revealing true feelings or attitudes</w:t>
      </w:r>
      <w:r w:rsidRPr="00E96B41">
        <w:rPr>
          <w:rFonts w:ascii="Arial" w:hAnsi="Arial" w:cs="Arial"/>
          <w:color w:val="777777"/>
          <w:szCs w:val="20"/>
        </w:rPr>
        <w:t>.</w:t>
      </w:r>
    </w:p>
    <w:p w14:paraId="13CDDAA6" w14:textId="7E9876DC" w:rsidR="0098502C" w:rsidRPr="00E96B41" w:rsidRDefault="0098502C" w:rsidP="0098502C">
      <w:pPr>
        <w:pStyle w:val="NormalWeb"/>
        <w:shd w:val="clear" w:color="auto" w:fill="FFFFFF"/>
        <w:spacing w:before="0" w:beforeAutospacing="0" w:after="225" w:afterAutospacing="0"/>
        <w:textAlignment w:val="baseline"/>
        <w:rPr>
          <w:rFonts w:ascii="Arial" w:hAnsi="Arial" w:cs="Arial"/>
          <w:color w:val="777777"/>
          <w:szCs w:val="20"/>
        </w:rPr>
      </w:pPr>
      <w:r w:rsidRPr="00A03BDB">
        <w:rPr>
          <w:rFonts w:ascii="Arial" w:hAnsi="Arial" w:cs="Arial"/>
          <w:color w:val="ED7D31" w:themeColor="accent2"/>
          <w:szCs w:val="20"/>
        </w:rPr>
        <w:t xml:space="preserve">Indirect questions </w:t>
      </w:r>
      <w:r w:rsidRPr="00E96B41">
        <w:rPr>
          <w:rFonts w:ascii="Arial" w:hAnsi="Arial" w:cs="Arial"/>
          <w:color w:val="777777"/>
          <w:szCs w:val="20"/>
        </w:rPr>
        <w:t xml:space="preserve">(i.e. general, </w:t>
      </w:r>
      <w:proofErr w:type="spellStart"/>
      <w:r w:rsidRPr="00E96B41">
        <w:rPr>
          <w:rFonts w:ascii="Arial" w:hAnsi="Arial" w:cs="Arial"/>
          <w:color w:val="777777"/>
          <w:szCs w:val="20"/>
        </w:rPr>
        <w:t>non personal</w:t>
      </w:r>
      <w:proofErr w:type="spellEnd"/>
      <w:r w:rsidRPr="00E96B41">
        <w:rPr>
          <w:rFonts w:ascii="Arial" w:hAnsi="Arial" w:cs="Arial"/>
          <w:color w:val="777777"/>
          <w:szCs w:val="20"/>
        </w:rPr>
        <w:t xml:space="preserve"> questions) </w:t>
      </w:r>
      <w:r w:rsidRPr="00A03BDB">
        <w:rPr>
          <w:rFonts w:ascii="Arial" w:hAnsi="Arial" w:cs="Arial"/>
          <w:color w:val="ED7D31" w:themeColor="accent2"/>
          <w:szCs w:val="20"/>
        </w:rPr>
        <w:t>are advisable when dealing with sensitive issues</w:t>
      </w:r>
      <w:r w:rsidRPr="00E96B41">
        <w:rPr>
          <w:rFonts w:ascii="Arial" w:hAnsi="Arial" w:cs="Arial"/>
          <w:color w:val="777777"/>
          <w:szCs w:val="20"/>
        </w:rPr>
        <w:t xml:space="preserve"> as they tend to make people more honest about their true feelings.</w:t>
      </w:r>
      <w:r w:rsidR="00AD330D">
        <w:rPr>
          <w:rFonts w:ascii="Arial" w:hAnsi="Arial" w:cs="Arial"/>
          <w:color w:val="777777"/>
          <w:szCs w:val="20"/>
        </w:rPr>
        <w:t xml:space="preserve"> </w:t>
      </w:r>
      <w:r w:rsidRPr="00807BA4">
        <w:rPr>
          <w:rFonts w:ascii="Arial" w:hAnsi="Arial" w:cs="Arial"/>
          <w:color w:val="ED7D31" w:themeColor="accent2"/>
          <w:szCs w:val="20"/>
        </w:rPr>
        <w:t>Forced choice items and use of proxy subjects</w:t>
      </w:r>
      <w:r w:rsidRPr="00E96B41">
        <w:rPr>
          <w:rFonts w:ascii="Arial" w:hAnsi="Arial" w:cs="Arial"/>
          <w:color w:val="777777"/>
          <w:szCs w:val="20"/>
        </w:rPr>
        <w:t xml:space="preserve"> can also reduce or prevent this type of bias.</w:t>
      </w:r>
    </w:p>
    <w:p w14:paraId="5B49DF41" w14:textId="77777777" w:rsidR="0098502C" w:rsidRPr="00D93780"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7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Acquiescence Bias</w:t>
      </w:r>
    </w:p>
    <w:p w14:paraId="3C06AF5C" w14:textId="5DD62DF3" w:rsidR="0098502C" w:rsidRPr="00D93780"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D93780">
        <w:rPr>
          <w:rFonts w:ascii="Arial" w:hAnsi="Arial" w:cs="Arial"/>
          <w:color w:val="777777"/>
          <w:szCs w:val="20"/>
        </w:rPr>
        <w:t xml:space="preserve">This type of bias usually happens because people </w:t>
      </w:r>
      <w:r w:rsidRPr="00EE363E">
        <w:rPr>
          <w:rFonts w:ascii="Arial" w:hAnsi="Arial" w:cs="Arial"/>
          <w:color w:val="ED7D31" w:themeColor="accent2"/>
          <w:szCs w:val="20"/>
        </w:rPr>
        <w:t>want to be polite or to be agreeable</w:t>
      </w:r>
      <w:r w:rsidRPr="00D93780">
        <w:rPr>
          <w:rFonts w:ascii="Arial" w:hAnsi="Arial" w:cs="Arial"/>
          <w:color w:val="777777"/>
          <w:szCs w:val="20"/>
        </w:rPr>
        <w:t xml:space="preserve">, although it can also happen because people want to </w:t>
      </w:r>
      <w:r w:rsidRPr="00EE363E">
        <w:rPr>
          <w:rFonts w:ascii="Arial" w:hAnsi="Arial" w:cs="Arial"/>
          <w:color w:val="ED7D31" w:themeColor="accent2"/>
          <w:szCs w:val="20"/>
        </w:rPr>
        <w:t>skim through a survey quickly</w:t>
      </w:r>
      <w:r w:rsidRPr="00D93780">
        <w:rPr>
          <w:rFonts w:ascii="Arial" w:hAnsi="Arial" w:cs="Arial"/>
          <w:color w:val="777777"/>
          <w:szCs w:val="20"/>
        </w:rPr>
        <w:t>. See: </w:t>
      </w:r>
      <w:hyperlink r:id="rId886" w:history="1">
        <w:r w:rsidRPr="00D93780">
          <w:rPr>
            <w:rStyle w:val="Hyperlink"/>
            <w:rFonts w:ascii="inherit" w:hAnsi="inherit" w:cs="Arial"/>
            <w:color w:val="05A9C5"/>
            <w:szCs w:val="20"/>
            <w:bdr w:val="none" w:sz="0" w:space="0" w:color="auto" w:frame="1"/>
          </w:rPr>
          <w:t>Acquiescence Bias</w:t>
        </w:r>
      </w:hyperlink>
      <w:r w:rsidRPr="00D93780">
        <w:rPr>
          <w:rFonts w:ascii="Arial" w:hAnsi="Arial" w:cs="Arial"/>
          <w:color w:val="777777"/>
          <w:szCs w:val="20"/>
        </w:rPr>
        <w:t>.</w:t>
      </w:r>
    </w:p>
    <w:p w14:paraId="7CADAECC" w14:textId="77777777" w:rsidR="00D93780" w:rsidRPr="00D93780" w:rsidRDefault="00D93780" w:rsidP="0098502C">
      <w:pPr>
        <w:pStyle w:val="NormalWeb"/>
        <w:shd w:val="clear" w:color="auto" w:fill="FFFFFF"/>
        <w:spacing w:before="0" w:beforeAutospacing="0" w:after="0" w:afterAutospacing="0"/>
        <w:textAlignment w:val="baseline"/>
        <w:rPr>
          <w:rFonts w:ascii="Arial" w:hAnsi="Arial" w:cs="Arial"/>
          <w:color w:val="777777"/>
          <w:szCs w:val="20"/>
        </w:rPr>
      </w:pPr>
    </w:p>
    <w:p w14:paraId="678221BA" w14:textId="77777777" w:rsidR="0098502C" w:rsidRPr="00D93780"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37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Availability Bias</w:t>
      </w:r>
    </w:p>
    <w:p w14:paraId="0654DD73" w14:textId="77777777" w:rsidR="0098502C" w:rsidRPr="00D93780"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D93780">
        <w:rPr>
          <w:rFonts w:ascii="Arial" w:hAnsi="Arial" w:cs="Arial"/>
          <w:color w:val="777777"/>
          <w:szCs w:val="20"/>
        </w:rPr>
        <w:t>This type of bias is where you make a probability calculation based on the first thing that comes to mind. Advertisers use it to their advantage. See: </w:t>
      </w:r>
      <w:hyperlink r:id="rId887" w:history="1">
        <w:r w:rsidRPr="00D93780">
          <w:rPr>
            <w:rStyle w:val="Hyperlink"/>
            <w:rFonts w:ascii="inherit" w:hAnsi="inherit" w:cs="Arial"/>
            <w:color w:val="05A9C5"/>
            <w:szCs w:val="20"/>
            <w:bdr w:val="none" w:sz="0" w:space="0" w:color="auto" w:frame="1"/>
          </w:rPr>
          <w:t>Availability Bias.</w:t>
        </w:r>
      </w:hyperlink>
    </w:p>
    <w:p w14:paraId="00C04871" w14:textId="77777777" w:rsidR="0098502C" w:rsidRDefault="0098502C" w:rsidP="0098502C">
      <w:pPr>
        <w:pStyle w:val="Heading2"/>
        <w:spacing w:before="0" w:line="525" w:lineRule="atLeast"/>
        <w:textAlignment w:val="baseline"/>
        <w:rPr>
          <w:rFonts w:ascii="Arial" w:hAnsi="Arial" w:cs="Arial"/>
          <w:color w:val="555555"/>
          <w:sz w:val="42"/>
          <w:szCs w:val="42"/>
        </w:rPr>
      </w:pPr>
      <w:r w:rsidRPr="00D937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Other Types of Bias</w:t>
      </w:r>
    </w:p>
    <w:p w14:paraId="6BA7CB59"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88" w:history="1">
        <w:r w:rsidR="0098502C" w:rsidRPr="00D93780">
          <w:rPr>
            <w:rStyle w:val="Hyperlink"/>
            <w:rFonts w:ascii="inherit" w:hAnsi="inherit" w:cs="Arial"/>
            <w:color w:val="777777"/>
            <w:sz w:val="24"/>
            <w:szCs w:val="20"/>
            <w:bdr w:val="none" w:sz="0" w:space="0" w:color="auto" w:frame="1"/>
          </w:rPr>
          <w:t>Accidental Bias</w:t>
        </w:r>
      </w:hyperlink>
    </w:p>
    <w:p w14:paraId="1F310D4C"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89" w:history="1">
        <w:r w:rsidR="0098502C" w:rsidRPr="00D93780">
          <w:rPr>
            <w:rStyle w:val="Hyperlink"/>
            <w:rFonts w:ascii="inherit" w:hAnsi="inherit" w:cs="Arial"/>
            <w:color w:val="777777"/>
            <w:sz w:val="24"/>
            <w:szCs w:val="20"/>
            <w:bdr w:val="none" w:sz="0" w:space="0" w:color="auto" w:frame="1"/>
          </w:rPr>
          <w:t>Aggregation Bias</w:t>
        </w:r>
      </w:hyperlink>
    </w:p>
    <w:p w14:paraId="37D7D448"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0" w:history="1">
        <w:r w:rsidR="0098502C" w:rsidRPr="00D93780">
          <w:rPr>
            <w:rStyle w:val="Hyperlink"/>
            <w:rFonts w:ascii="inherit" w:hAnsi="inherit" w:cs="Arial"/>
            <w:color w:val="777777"/>
            <w:sz w:val="24"/>
            <w:szCs w:val="20"/>
            <w:bdr w:val="none" w:sz="0" w:space="0" w:color="auto" w:frame="1"/>
          </w:rPr>
          <w:t>Allocation Bias</w:t>
        </w:r>
      </w:hyperlink>
    </w:p>
    <w:p w14:paraId="6DF7A66B"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1" w:history="1">
        <w:r w:rsidR="0098502C" w:rsidRPr="00D93780">
          <w:rPr>
            <w:rStyle w:val="Hyperlink"/>
            <w:rFonts w:ascii="inherit" w:hAnsi="inherit" w:cs="Arial"/>
            <w:color w:val="777777"/>
            <w:sz w:val="24"/>
            <w:szCs w:val="20"/>
            <w:bdr w:val="none" w:sz="0" w:space="0" w:color="auto" w:frame="1"/>
          </w:rPr>
          <w:t>Ascertainment Bias</w:t>
        </w:r>
      </w:hyperlink>
    </w:p>
    <w:p w14:paraId="50B85606"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2" w:history="1">
        <w:r w:rsidR="0098502C" w:rsidRPr="00D93780">
          <w:rPr>
            <w:rStyle w:val="Hyperlink"/>
            <w:rFonts w:ascii="inherit" w:hAnsi="inherit" w:cs="Arial"/>
            <w:color w:val="777777"/>
            <w:sz w:val="24"/>
            <w:szCs w:val="20"/>
            <w:bdr w:val="none" w:sz="0" w:space="0" w:color="auto" w:frame="1"/>
          </w:rPr>
          <w:t>Assignment Bias</w:t>
        </w:r>
      </w:hyperlink>
    </w:p>
    <w:p w14:paraId="4AC90776"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3" w:history="1">
        <w:r w:rsidR="0098502C" w:rsidRPr="00D93780">
          <w:rPr>
            <w:rStyle w:val="Hyperlink"/>
            <w:rFonts w:ascii="inherit" w:hAnsi="inherit" w:cs="Arial"/>
            <w:color w:val="777777"/>
            <w:sz w:val="24"/>
            <w:szCs w:val="20"/>
            <w:bdr w:val="none" w:sz="0" w:space="0" w:color="auto" w:frame="1"/>
          </w:rPr>
          <w:t>Attrition Bias</w:t>
        </w:r>
      </w:hyperlink>
      <w:r w:rsidR="0098502C" w:rsidRPr="00D93780">
        <w:rPr>
          <w:rFonts w:ascii="inherit" w:hAnsi="inherit" w:cs="Arial"/>
          <w:color w:val="777777"/>
          <w:sz w:val="24"/>
          <w:szCs w:val="20"/>
        </w:rPr>
        <w:t>.</w:t>
      </w:r>
    </w:p>
    <w:p w14:paraId="1D300732"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4" w:history="1">
        <w:r w:rsidR="0098502C" w:rsidRPr="00D93780">
          <w:rPr>
            <w:rStyle w:val="Hyperlink"/>
            <w:rFonts w:ascii="inherit" w:hAnsi="inherit" w:cs="Arial"/>
            <w:color w:val="777777"/>
            <w:sz w:val="24"/>
            <w:szCs w:val="20"/>
            <w:bdr w:val="none" w:sz="0" w:space="0" w:color="auto" w:frame="1"/>
          </w:rPr>
          <w:t>Central Tendency Bias</w:t>
        </w:r>
      </w:hyperlink>
      <w:r w:rsidR="0098502C" w:rsidRPr="00D93780">
        <w:rPr>
          <w:rFonts w:ascii="inherit" w:hAnsi="inherit" w:cs="Arial"/>
          <w:color w:val="777777"/>
          <w:sz w:val="24"/>
          <w:szCs w:val="20"/>
        </w:rPr>
        <w:t>.</w:t>
      </w:r>
    </w:p>
    <w:p w14:paraId="5690CE06"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5" w:history="1">
        <w:r w:rsidR="0098502C" w:rsidRPr="00D93780">
          <w:rPr>
            <w:rStyle w:val="Hyperlink"/>
            <w:rFonts w:ascii="inherit" w:hAnsi="inherit" w:cs="Arial"/>
            <w:color w:val="777777"/>
            <w:sz w:val="24"/>
            <w:szCs w:val="20"/>
            <w:bdr w:val="none" w:sz="0" w:space="0" w:color="auto" w:frame="1"/>
          </w:rPr>
          <w:t>Diagnostic Bias</w:t>
        </w:r>
      </w:hyperlink>
    </w:p>
    <w:p w14:paraId="0C3C9340"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6" w:history="1">
        <w:r w:rsidR="0098502C" w:rsidRPr="00D93780">
          <w:rPr>
            <w:rStyle w:val="Hyperlink"/>
            <w:rFonts w:ascii="inherit" w:hAnsi="inherit" w:cs="Arial"/>
            <w:color w:val="777777"/>
            <w:sz w:val="24"/>
            <w:szCs w:val="20"/>
            <w:bdr w:val="none" w:sz="0" w:space="0" w:color="auto" w:frame="1"/>
          </w:rPr>
          <w:t>Funding Bias</w:t>
        </w:r>
      </w:hyperlink>
    </w:p>
    <w:p w14:paraId="0AE9B447"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7" w:history="1">
        <w:r w:rsidR="0098502C" w:rsidRPr="00D93780">
          <w:rPr>
            <w:rStyle w:val="Hyperlink"/>
            <w:rFonts w:ascii="inherit" w:hAnsi="inherit" w:cs="Arial"/>
            <w:color w:val="777777"/>
            <w:sz w:val="24"/>
            <w:szCs w:val="20"/>
            <w:bdr w:val="none" w:sz="0" w:space="0" w:color="auto" w:frame="1"/>
          </w:rPr>
          <w:t>Information Bias</w:t>
        </w:r>
      </w:hyperlink>
    </w:p>
    <w:p w14:paraId="42B5B9D8"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8" w:history="1">
        <w:r w:rsidR="0098502C" w:rsidRPr="00D93780">
          <w:rPr>
            <w:rStyle w:val="Hyperlink"/>
            <w:rFonts w:ascii="inherit" w:hAnsi="inherit" w:cs="Arial"/>
            <w:color w:val="777777"/>
            <w:sz w:val="24"/>
            <w:szCs w:val="20"/>
            <w:bdr w:val="none" w:sz="0" w:space="0" w:color="auto" w:frame="1"/>
          </w:rPr>
          <w:t>Misclassification Bias</w:t>
        </w:r>
      </w:hyperlink>
    </w:p>
    <w:p w14:paraId="50A77A32"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899" w:history="1">
        <w:proofErr w:type="spellStart"/>
        <w:r w:rsidR="0098502C" w:rsidRPr="00D93780">
          <w:rPr>
            <w:rStyle w:val="Hyperlink"/>
            <w:rFonts w:ascii="inherit" w:hAnsi="inherit" w:cs="Arial"/>
            <w:color w:val="777777"/>
            <w:sz w:val="24"/>
            <w:szCs w:val="20"/>
            <w:bdr w:val="none" w:sz="0" w:space="0" w:color="auto" w:frame="1"/>
          </w:rPr>
          <w:t>Neyman</w:t>
        </w:r>
        <w:proofErr w:type="spellEnd"/>
        <w:r w:rsidR="0098502C" w:rsidRPr="00D93780">
          <w:rPr>
            <w:rStyle w:val="Hyperlink"/>
            <w:rFonts w:ascii="inherit" w:hAnsi="inherit" w:cs="Arial"/>
            <w:color w:val="777777"/>
            <w:sz w:val="24"/>
            <w:szCs w:val="20"/>
            <w:bdr w:val="none" w:sz="0" w:space="0" w:color="auto" w:frame="1"/>
          </w:rPr>
          <w:t xml:space="preserve"> Bias</w:t>
        </w:r>
      </w:hyperlink>
    </w:p>
    <w:p w14:paraId="4407AB21"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0" w:history="1">
        <w:r w:rsidR="0098502C" w:rsidRPr="00D93780">
          <w:rPr>
            <w:rStyle w:val="Hyperlink"/>
            <w:rFonts w:ascii="inherit" w:hAnsi="inherit" w:cs="Arial"/>
            <w:color w:val="777777"/>
            <w:sz w:val="24"/>
            <w:szCs w:val="20"/>
            <w:bdr w:val="none" w:sz="0" w:space="0" w:color="auto" w:frame="1"/>
          </w:rPr>
          <w:t>Observer Bias</w:t>
        </w:r>
      </w:hyperlink>
    </w:p>
    <w:p w14:paraId="753CD818"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1" w:history="1">
        <w:r w:rsidR="0098502C" w:rsidRPr="00D93780">
          <w:rPr>
            <w:rStyle w:val="Hyperlink"/>
            <w:rFonts w:ascii="inherit" w:hAnsi="inherit" w:cs="Arial"/>
            <w:color w:val="777777"/>
            <w:sz w:val="24"/>
            <w:szCs w:val="20"/>
            <w:bdr w:val="none" w:sz="0" w:space="0" w:color="auto" w:frame="1"/>
          </w:rPr>
          <w:t>Performance Bias</w:t>
        </w:r>
      </w:hyperlink>
    </w:p>
    <w:p w14:paraId="3A3AF905"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2" w:history="1">
        <w:r w:rsidR="0098502C" w:rsidRPr="00D93780">
          <w:rPr>
            <w:rStyle w:val="Hyperlink"/>
            <w:rFonts w:ascii="inherit" w:hAnsi="inherit" w:cs="Arial"/>
            <w:color w:val="777777"/>
            <w:sz w:val="24"/>
            <w:szCs w:val="20"/>
            <w:bdr w:val="none" w:sz="0" w:space="0" w:color="auto" w:frame="1"/>
          </w:rPr>
          <w:t>Publication Bias</w:t>
        </w:r>
      </w:hyperlink>
    </w:p>
    <w:p w14:paraId="037008AA"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3" w:history="1">
        <w:r w:rsidR="0098502C" w:rsidRPr="00D93780">
          <w:rPr>
            <w:rStyle w:val="Hyperlink"/>
            <w:rFonts w:ascii="inherit" w:hAnsi="inherit" w:cs="Arial"/>
            <w:color w:val="777777"/>
            <w:sz w:val="24"/>
            <w:szCs w:val="20"/>
            <w:bdr w:val="none" w:sz="0" w:space="0" w:color="auto" w:frame="1"/>
          </w:rPr>
          <w:t>Referral Bias</w:t>
        </w:r>
      </w:hyperlink>
    </w:p>
    <w:p w14:paraId="7C091F0C"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4" w:history="1">
        <w:r w:rsidR="0098502C" w:rsidRPr="00D93780">
          <w:rPr>
            <w:rStyle w:val="Hyperlink"/>
            <w:rFonts w:ascii="inherit" w:hAnsi="inherit" w:cs="Arial"/>
            <w:color w:val="777777"/>
            <w:sz w:val="24"/>
            <w:szCs w:val="20"/>
            <w:bdr w:val="none" w:sz="0" w:space="0" w:color="auto" w:frame="1"/>
          </w:rPr>
          <w:t>Reporting Bias</w:t>
        </w:r>
      </w:hyperlink>
    </w:p>
    <w:p w14:paraId="04F8FF88"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5" w:history="1">
        <w:r w:rsidR="0098502C" w:rsidRPr="00D93780">
          <w:rPr>
            <w:rStyle w:val="Hyperlink"/>
            <w:rFonts w:ascii="inherit" w:hAnsi="inherit" w:cs="Arial"/>
            <w:color w:val="777777"/>
            <w:sz w:val="24"/>
            <w:szCs w:val="20"/>
            <w:bdr w:val="none" w:sz="0" w:space="0" w:color="auto" w:frame="1"/>
          </w:rPr>
          <w:t>Self-selection bias</w:t>
        </w:r>
      </w:hyperlink>
    </w:p>
    <w:p w14:paraId="5F6FB4BC"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6" w:history="1">
        <w:r w:rsidR="0098502C" w:rsidRPr="00D93780">
          <w:rPr>
            <w:rStyle w:val="Hyperlink"/>
            <w:rFonts w:ascii="inherit" w:hAnsi="inherit" w:cs="Arial"/>
            <w:color w:val="777777"/>
            <w:sz w:val="24"/>
            <w:szCs w:val="20"/>
            <w:bdr w:val="none" w:sz="0" w:space="0" w:color="auto" w:frame="1"/>
          </w:rPr>
          <w:t>Spectrum Bias</w:t>
        </w:r>
      </w:hyperlink>
    </w:p>
    <w:p w14:paraId="5B757034"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7" w:history="1">
        <w:r w:rsidR="0098502C" w:rsidRPr="00D93780">
          <w:rPr>
            <w:rStyle w:val="Hyperlink"/>
            <w:rFonts w:ascii="inherit" w:hAnsi="inherit" w:cs="Arial"/>
            <w:color w:val="777777"/>
            <w:sz w:val="24"/>
            <w:szCs w:val="20"/>
            <w:bdr w:val="none" w:sz="0" w:space="0" w:color="auto" w:frame="1"/>
          </w:rPr>
          <w:t>Verification Bias</w:t>
        </w:r>
      </w:hyperlink>
    </w:p>
    <w:p w14:paraId="435E67E9" w14:textId="77777777" w:rsidR="0098502C" w:rsidRPr="00D93780" w:rsidRDefault="00D07F14" w:rsidP="00C075BE">
      <w:pPr>
        <w:numPr>
          <w:ilvl w:val="0"/>
          <w:numId w:val="44"/>
        </w:numPr>
        <w:shd w:val="clear" w:color="auto" w:fill="FFFFFF"/>
        <w:spacing w:after="0" w:line="240" w:lineRule="auto"/>
        <w:ind w:left="450"/>
        <w:textAlignment w:val="baseline"/>
        <w:rPr>
          <w:rFonts w:ascii="inherit" w:hAnsi="inherit" w:cs="Arial"/>
          <w:color w:val="777777"/>
          <w:sz w:val="24"/>
          <w:szCs w:val="20"/>
        </w:rPr>
      </w:pPr>
      <w:hyperlink r:id="rId908" w:history="1">
        <w:r w:rsidR="0098502C" w:rsidRPr="00D93780">
          <w:rPr>
            <w:rStyle w:val="Hyperlink"/>
            <w:rFonts w:ascii="inherit" w:hAnsi="inherit" w:cs="Arial"/>
            <w:color w:val="777777"/>
            <w:sz w:val="24"/>
            <w:szCs w:val="20"/>
            <w:bdr w:val="none" w:sz="0" w:space="0" w:color="auto" w:frame="1"/>
          </w:rPr>
          <w:t>Wording Bias</w:t>
        </w:r>
      </w:hyperlink>
    </w:p>
    <w:p w14:paraId="44BF0561" w14:textId="77777777" w:rsidR="00E359BF" w:rsidRDefault="00E359BF"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43423E" w14:textId="7B99617F" w:rsidR="0098502C"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9BF">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Representative Sample</w:t>
      </w:r>
    </w:p>
    <w:p w14:paraId="463E311C" w14:textId="77777777" w:rsidR="009220C2" w:rsidRPr="009220C2" w:rsidRDefault="009220C2" w:rsidP="009220C2">
      <w:pPr>
        <w:rPr>
          <w:lang w:eastAsia="en-IN"/>
        </w:rPr>
      </w:pPr>
    </w:p>
    <w:p w14:paraId="2350F022" w14:textId="50287093" w:rsidR="0098502C" w:rsidRDefault="0098502C" w:rsidP="0098502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097FBB5B" wp14:editId="40B08D45">
            <wp:extent cx="1905000" cy="1668780"/>
            <wp:effectExtent l="0" t="0" r="0" b="7620"/>
            <wp:docPr id="82" name="Picture 82" descr="representative sample">
              <a:hlinkClick xmlns:a="http://schemas.openxmlformats.org/drawingml/2006/main" r:id="rId9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presentative sample">
                      <a:hlinkClick r:id="rId909"/>
                    </pic:cNvPr>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1905000" cy="1668780"/>
                    </a:xfrm>
                    <a:prstGeom prst="rect">
                      <a:avLst/>
                    </a:prstGeom>
                    <a:noFill/>
                    <a:ln>
                      <a:noFill/>
                    </a:ln>
                  </pic:spPr>
                </pic:pic>
              </a:graphicData>
            </a:graphic>
          </wp:inline>
        </w:drawing>
      </w:r>
    </w:p>
    <w:p w14:paraId="73191740" w14:textId="77777777" w:rsidR="0098502C" w:rsidRDefault="0098502C" w:rsidP="0098502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Does your sample match the population?</w:t>
      </w:r>
    </w:p>
    <w:p w14:paraId="22129AFA" w14:textId="77777777" w:rsidR="000A4B94" w:rsidRDefault="000A4B94" w:rsidP="0098502C">
      <w:pPr>
        <w:rPr>
          <w:rFonts w:ascii="Arial" w:hAnsi="Arial" w:cs="Arial"/>
          <w:color w:val="777777"/>
          <w:sz w:val="20"/>
          <w:szCs w:val="20"/>
          <w:shd w:val="clear" w:color="auto" w:fill="FFFFFF"/>
        </w:rPr>
      </w:pPr>
    </w:p>
    <w:p w14:paraId="249DD65B" w14:textId="22F1673F" w:rsidR="0098502C" w:rsidRPr="009220C2" w:rsidRDefault="0098502C" w:rsidP="0098502C">
      <w:pPr>
        <w:rPr>
          <w:rFonts w:ascii="Times New Roman" w:hAnsi="Times New Roman" w:cs="Times New Roman"/>
          <w:sz w:val="32"/>
          <w:szCs w:val="24"/>
        </w:rPr>
      </w:pPr>
      <w:r w:rsidRPr="009220C2">
        <w:rPr>
          <w:rFonts w:ascii="Arial" w:hAnsi="Arial" w:cs="Arial"/>
          <w:color w:val="ED7D31" w:themeColor="accent2"/>
          <w:sz w:val="24"/>
          <w:szCs w:val="20"/>
          <w:shd w:val="clear" w:color="auto" w:fill="FFFFFF"/>
        </w:rPr>
        <w:t>A </w:t>
      </w:r>
      <w:r w:rsidRPr="009220C2">
        <w:rPr>
          <w:rStyle w:val="Strong"/>
          <w:rFonts w:ascii="Arial" w:hAnsi="Arial" w:cs="Arial"/>
          <w:color w:val="ED7D31" w:themeColor="accent2"/>
          <w:sz w:val="24"/>
          <w:szCs w:val="20"/>
          <w:bdr w:val="none" w:sz="0" w:space="0" w:color="auto" w:frame="1"/>
          <w:shd w:val="clear" w:color="auto" w:fill="FFFFFF"/>
        </w:rPr>
        <w:t>representative sample </w:t>
      </w:r>
      <w:r w:rsidRPr="009220C2">
        <w:rPr>
          <w:rFonts w:ascii="Arial" w:hAnsi="Arial" w:cs="Arial"/>
          <w:color w:val="ED7D31" w:themeColor="accent2"/>
          <w:sz w:val="24"/>
          <w:szCs w:val="20"/>
          <w:shd w:val="clear" w:color="auto" w:fill="FFFFFF"/>
        </w:rPr>
        <w:t>is where your </w:t>
      </w:r>
      <w:hyperlink r:id="rId911" w:history="1">
        <w:r w:rsidRPr="009220C2">
          <w:rPr>
            <w:rStyle w:val="Hyperlink"/>
            <w:rFonts w:ascii="Arial" w:hAnsi="Arial" w:cs="Arial"/>
            <w:color w:val="ED7D31" w:themeColor="accent2"/>
            <w:sz w:val="24"/>
            <w:szCs w:val="20"/>
            <w:bdr w:val="none" w:sz="0" w:space="0" w:color="auto" w:frame="1"/>
            <w:shd w:val="clear" w:color="auto" w:fill="FFFFFF"/>
          </w:rPr>
          <w:t>sample </w:t>
        </w:r>
      </w:hyperlink>
      <w:r w:rsidRPr="009220C2">
        <w:rPr>
          <w:rFonts w:ascii="Arial" w:hAnsi="Arial" w:cs="Arial"/>
          <w:color w:val="ED7D31" w:themeColor="accent2"/>
          <w:sz w:val="24"/>
          <w:szCs w:val="20"/>
          <w:shd w:val="clear" w:color="auto" w:fill="FFFFFF"/>
        </w:rPr>
        <w:t>matches some characteristic of your </w:t>
      </w:r>
      <w:hyperlink r:id="rId912" w:history="1">
        <w:r w:rsidRPr="009220C2">
          <w:rPr>
            <w:rStyle w:val="Hyperlink"/>
            <w:rFonts w:ascii="Arial" w:hAnsi="Arial" w:cs="Arial"/>
            <w:color w:val="ED7D31" w:themeColor="accent2"/>
            <w:sz w:val="24"/>
            <w:szCs w:val="20"/>
            <w:bdr w:val="none" w:sz="0" w:space="0" w:color="auto" w:frame="1"/>
            <w:shd w:val="clear" w:color="auto" w:fill="FFFFFF"/>
          </w:rPr>
          <w:t>population</w:t>
        </w:r>
      </w:hyperlink>
      <w:r w:rsidRPr="009220C2">
        <w:rPr>
          <w:rFonts w:ascii="Arial" w:hAnsi="Arial" w:cs="Arial"/>
          <w:color w:val="ED7D31" w:themeColor="accent2"/>
          <w:sz w:val="24"/>
          <w:szCs w:val="20"/>
          <w:shd w:val="clear" w:color="auto" w:fill="FFFFFF"/>
        </w:rPr>
        <w:t>, usually the characteristic you’re targeting with your research</w:t>
      </w:r>
      <w:r w:rsidRPr="009220C2">
        <w:rPr>
          <w:rFonts w:ascii="Arial" w:hAnsi="Arial" w:cs="Arial"/>
          <w:color w:val="777777"/>
          <w:sz w:val="24"/>
          <w:szCs w:val="20"/>
          <w:shd w:val="clear" w:color="auto" w:fill="FFFFFF"/>
        </w:rPr>
        <w:t>. For example, if you’re conducting a survey about how women’s experience as a data scientist compare to men, you would want your sample to reflect the percentage of women in the data science workforce.</w:t>
      </w:r>
    </w:p>
    <w:p w14:paraId="56352E4F" w14:textId="5AEECF45" w:rsidR="0098502C" w:rsidRPr="00B727B5"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727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Unrepresentative Samples</w:t>
      </w:r>
    </w:p>
    <w:p w14:paraId="16926A94" w14:textId="77777777" w:rsidR="009220C2" w:rsidRPr="009220C2" w:rsidRDefault="009220C2" w:rsidP="009220C2">
      <w:pPr>
        <w:rPr>
          <w:lang w:eastAsia="en-IN"/>
        </w:rPr>
      </w:pPr>
    </w:p>
    <w:p w14:paraId="513E70F4" w14:textId="77777777" w:rsidR="0098502C" w:rsidRDefault="0098502C" w:rsidP="0098502C">
      <w:pPr>
        <w:pStyle w:val="NormalWeb"/>
        <w:shd w:val="clear" w:color="auto" w:fill="FFFFFF"/>
        <w:spacing w:before="0" w:beforeAutospacing="0" w:after="0" w:afterAutospacing="0"/>
        <w:textAlignment w:val="baseline"/>
        <w:rPr>
          <w:rFonts w:ascii="Arial" w:hAnsi="Arial" w:cs="Arial"/>
          <w:color w:val="777777"/>
          <w:sz w:val="20"/>
          <w:szCs w:val="20"/>
        </w:rPr>
      </w:pPr>
      <w:r w:rsidRPr="00CC37AA">
        <w:rPr>
          <w:rFonts w:ascii="Arial" w:hAnsi="Arial" w:cs="Arial"/>
          <w:color w:val="808080" w:themeColor="background1" w:themeShade="80"/>
          <w:szCs w:val="20"/>
        </w:rPr>
        <w:t>The purpose of sampling is to obtain a </w:t>
      </w:r>
      <w:hyperlink r:id="rId913" w:history="1">
        <w:r w:rsidRPr="00CC37AA">
          <w:rPr>
            <w:rStyle w:val="Hyperlink"/>
            <w:rFonts w:ascii="inherit" w:eastAsiaTheme="majorEastAsia" w:hAnsi="inherit" w:cs="Arial"/>
            <w:color w:val="808080" w:themeColor="background1" w:themeShade="80"/>
            <w:szCs w:val="20"/>
            <w:bdr w:val="none" w:sz="0" w:space="0" w:color="auto" w:frame="1"/>
          </w:rPr>
          <w:t>statistic </w:t>
        </w:r>
      </w:hyperlink>
      <w:r w:rsidRPr="00CC37AA">
        <w:rPr>
          <w:rFonts w:ascii="Arial" w:hAnsi="Arial" w:cs="Arial"/>
          <w:color w:val="808080" w:themeColor="background1" w:themeShade="80"/>
          <w:szCs w:val="20"/>
        </w:rPr>
        <w:t>that tells you something about a population. A statistic is </w:t>
      </w:r>
      <w:r w:rsidRPr="00CC37AA">
        <w:rPr>
          <w:rStyle w:val="Strong"/>
          <w:rFonts w:ascii="inherit" w:hAnsi="inherit" w:cs="Arial"/>
          <w:color w:val="808080" w:themeColor="background1" w:themeShade="80"/>
          <w:szCs w:val="20"/>
          <w:bdr w:val="none" w:sz="0" w:space="0" w:color="auto" w:frame="1"/>
        </w:rPr>
        <w:t>representative </w:t>
      </w:r>
      <w:r w:rsidRPr="00CC37AA">
        <w:rPr>
          <w:rFonts w:ascii="Arial" w:hAnsi="Arial" w:cs="Arial"/>
          <w:color w:val="808080" w:themeColor="background1" w:themeShade="80"/>
          <w:szCs w:val="20"/>
        </w:rPr>
        <w:t>if it represents the attributes of a known </w:t>
      </w:r>
      <w:hyperlink r:id="rId914" w:history="1">
        <w:r w:rsidRPr="00CC37AA">
          <w:rPr>
            <w:rStyle w:val="Hyperlink"/>
            <w:rFonts w:ascii="inherit" w:eastAsiaTheme="majorEastAsia" w:hAnsi="inherit" w:cs="Arial"/>
            <w:color w:val="808080" w:themeColor="background1" w:themeShade="80"/>
            <w:szCs w:val="20"/>
            <w:bdr w:val="none" w:sz="0" w:space="0" w:color="auto" w:frame="1"/>
          </w:rPr>
          <w:t>parameter </w:t>
        </w:r>
      </w:hyperlink>
      <w:r w:rsidRPr="00CC37AA">
        <w:rPr>
          <w:rFonts w:ascii="Arial" w:hAnsi="Arial" w:cs="Arial"/>
          <w:color w:val="808080" w:themeColor="background1" w:themeShade="80"/>
          <w:szCs w:val="20"/>
        </w:rPr>
        <w:t>in the population. When the statistic </w:t>
      </w:r>
      <w:r w:rsidRPr="00CC37AA">
        <w:rPr>
          <w:rStyle w:val="Strong"/>
          <w:rFonts w:ascii="inherit" w:hAnsi="inherit" w:cs="Arial"/>
          <w:color w:val="ED7D31" w:themeColor="accent2"/>
          <w:szCs w:val="20"/>
          <w:bdr w:val="none" w:sz="0" w:space="0" w:color="auto" w:frame="1"/>
        </w:rPr>
        <w:t>does not represent the population parameter,</w:t>
      </w:r>
      <w:r w:rsidRPr="00CC37AA">
        <w:rPr>
          <w:rFonts w:ascii="Arial" w:hAnsi="Arial" w:cs="Arial"/>
          <w:color w:val="ED7D31" w:themeColor="accent2"/>
          <w:szCs w:val="20"/>
        </w:rPr>
        <w:t> it is called </w:t>
      </w:r>
      <w:r w:rsidRPr="00CC37AA">
        <w:rPr>
          <w:rStyle w:val="Strong"/>
          <w:rFonts w:ascii="inherit" w:hAnsi="inherit" w:cs="Arial"/>
          <w:color w:val="ED7D31" w:themeColor="accent2"/>
          <w:szCs w:val="20"/>
          <w:bdr w:val="none" w:sz="0" w:space="0" w:color="auto" w:frame="1"/>
        </w:rPr>
        <w:t>unrepresentative</w:t>
      </w:r>
      <w:r w:rsidRPr="00CC37AA">
        <w:rPr>
          <w:rFonts w:ascii="Arial" w:hAnsi="Arial" w:cs="Arial"/>
          <w:color w:val="ED7D31" w:themeColor="accent2"/>
          <w:szCs w:val="20"/>
        </w:rPr>
        <w:t>. The type of bias that occurs in statistics when there is an unrepresentative sample is called </w:t>
      </w:r>
      <w:hyperlink r:id="rId915" w:history="1">
        <w:r w:rsidRPr="00CC37AA">
          <w:rPr>
            <w:rStyle w:val="Hyperlink"/>
            <w:rFonts w:ascii="inherit" w:eastAsiaTheme="majorEastAsia" w:hAnsi="inherit" w:cs="Arial"/>
            <w:i/>
            <w:iCs/>
            <w:color w:val="00B0F0"/>
            <w:szCs w:val="20"/>
            <w:bdr w:val="none" w:sz="0" w:space="0" w:color="auto" w:frame="1"/>
          </w:rPr>
          <w:t>selection bias</w:t>
        </w:r>
      </w:hyperlink>
      <w:r w:rsidRPr="00CC37AA">
        <w:rPr>
          <w:rFonts w:ascii="Arial" w:hAnsi="Arial" w:cs="Arial"/>
          <w:color w:val="00B0F0"/>
          <w:sz w:val="20"/>
          <w:szCs w:val="20"/>
        </w:rPr>
        <w:t>.</w:t>
      </w:r>
    </w:p>
    <w:p w14:paraId="44B87007" w14:textId="775B7715" w:rsidR="0098502C" w:rsidRPr="00B727B5" w:rsidRDefault="0098502C" w:rsidP="00B727B5">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br w:type="textWrapping" w:clear="left"/>
      </w:r>
      <w:r w:rsidRPr="00AC20FD">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Representative Doesn’t Mean </w:t>
      </w:r>
      <w:hyperlink r:id="rId916" w:history="1">
        <w:r w:rsidRPr="00AC20FD">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Replication</w:t>
        </w:r>
      </w:hyperlink>
    </w:p>
    <w:p w14:paraId="72AE987A" w14:textId="48FA7D2B"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8D5513">
        <w:rPr>
          <w:rFonts w:ascii="Arial" w:hAnsi="Arial" w:cs="Arial"/>
          <w:color w:val="ED7D31" w:themeColor="accent2"/>
          <w:szCs w:val="20"/>
        </w:rPr>
        <w:t xml:space="preserve">Even if the sample is </w:t>
      </w:r>
      <w:r w:rsidR="008D5513" w:rsidRPr="008D5513">
        <w:rPr>
          <w:rFonts w:ascii="Arial" w:hAnsi="Arial" w:cs="Arial"/>
          <w:color w:val="ED7D31" w:themeColor="accent2"/>
          <w:szCs w:val="20"/>
        </w:rPr>
        <w:t>labelled</w:t>
      </w:r>
      <w:r w:rsidRPr="008D5513">
        <w:rPr>
          <w:rFonts w:ascii="Arial" w:hAnsi="Arial" w:cs="Arial"/>
          <w:color w:val="ED7D31" w:themeColor="accent2"/>
          <w:szCs w:val="20"/>
        </w:rPr>
        <w:t xml:space="preserve"> as “representative”, it doesn’t mean that </w:t>
      </w:r>
      <w:r w:rsidRPr="008D5513">
        <w:rPr>
          <w:rStyle w:val="Emphasis"/>
          <w:rFonts w:ascii="inherit" w:hAnsi="inherit" w:cs="Arial"/>
          <w:color w:val="ED7D31" w:themeColor="accent2"/>
          <w:szCs w:val="20"/>
          <w:bdr w:val="none" w:sz="0" w:space="0" w:color="auto" w:frame="1"/>
        </w:rPr>
        <w:t>every </w:t>
      </w:r>
      <w:r w:rsidRPr="008D5513">
        <w:rPr>
          <w:rFonts w:ascii="Arial" w:hAnsi="Arial" w:cs="Arial"/>
          <w:color w:val="ED7D31" w:themeColor="accent2"/>
          <w:szCs w:val="20"/>
        </w:rPr>
        <w:t>aspect of the population is included</w:t>
      </w:r>
      <w:r w:rsidRPr="008D5513">
        <w:rPr>
          <w:rFonts w:ascii="Arial" w:hAnsi="Arial" w:cs="Arial"/>
          <w:color w:val="777777"/>
          <w:szCs w:val="20"/>
        </w:rPr>
        <w:t>. For example, in </w:t>
      </w:r>
      <w:hyperlink r:id="rId917" w:history="1">
        <w:r w:rsidRPr="008D5513">
          <w:rPr>
            <w:rStyle w:val="Hyperlink"/>
            <w:rFonts w:ascii="inherit" w:eastAsiaTheme="majorEastAsia" w:hAnsi="inherit" w:cs="Arial"/>
            <w:color w:val="05A9C5"/>
            <w:szCs w:val="20"/>
            <w:bdr w:val="none" w:sz="0" w:space="0" w:color="auto" w:frame="1"/>
          </w:rPr>
          <w:t>quota sampling</w:t>
        </w:r>
      </w:hyperlink>
      <w:r w:rsidRPr="008D5513">
        <w:rPr>
          <w:rFonts w:ascii="Arial" w:hAnsi="Arial" w:cs="Arial"/>
          <w:color w:val="777777"/>
          <w:szCs w:val="20"/>
        </w:rPr>
        <w:t>, you maintain correct </w:t>
      </w:r>
      <w:r w:rsidRPr="008D5513">
        <w:rPr>
          <w:rStyle w:val="Emphasis"/>
          <w:rFonts w:ascii="inherit" w:hAnsi="inherit" w:cs="Arial"/>
          <w:color w:val="777777"/>
          <w:szCs w:val="20"/>
          <w:bdr w:val="none" w:sz="0" w:space="0" w:color="auto" w:frame="1"/>
        </w:rPr>
        <w:t>proportions </w:t>
      </w:r>
      <w:r w:rsidRPr="008D5513">
        <w:rPr>
          <w:rFonts w:ascii="Arial" w:hAnsi="Arial" w:cs="Arial"/>
          <w:color w:val="777777"/>
          <w:szCs w:val="20"/>
        </w:rPr>
        <w:t xml:space="preserve">present in the population. For example, </w:t>
      </w:r>
      <w:r w:rsidRPr="007D6739">
        <w:rPr>
          <w:rFonts w:ascii="Arial" w:hAnsi="Arial" w:cs="Arial"/>
          <w:color w:val="ED7D31" w:themeColor="accent2"/>
          <w:szCs w:val="20"/>
        </w:rPr>
        <w:t xml:space="preserve">if your original population is 45% female and 55% male, your quota sample should reflect those percentages. </w:t>
      </w:r>
      <w:r w:rsidRPr="008D5513">
        <w:rPr>
          <w:rFonts w:ascii="Arial" w:hAnsi="Arial" w:cs="Arial"/>
          <w:color w:val="ED7D31" w:themeColor="accent2"/>
          <w:szCs w:val="20"/>
        </w:rPr>
        <w:t>However, your sample tells you nothing about age distribution, income distribution, or other metrics; it’s merely representative of proportions of female and male</w:t>
      </w:r>
      <w:r w:rsidRPr="008D5513">
        <w:rPr>
          <w:rFonts w:ascii="Arial" w:hAnsi="Arial" w:cs="Arial"/>
          <w:color w:val="777777"/>
          <w:szCs w:val="20"/>
        </w:rPr>
        <w:t>.</w:t>
      </w:r>
    </w:p>
    <w:p w14:paraId="4CA0B79B" w14:textId="77777777" w:rsidR="00AC20FD" w:rsidRPr="008D5513" w:rsidRDefault="00AC20FD" w:rsidP="0098502C">
      <w:pPr>
        <w:pStyle w:val="NormalWeb"/>
        <w:shd w:val="clear" w:color="auto" w:fill="FFFFFF"/>
        <w:spacing w:before="0" w:beforeAutospacing="0" w:after="0" w:afterAutospacing="0"/>
        <w:textAlignment w:val="baseline"/>
        <w:rPr>
          <w:rFonts w:ascii="Arial" w:hAnsi="Arial" w:cs="Arial"/>
          <w:color w:val="777777"/>
          <w:szCs w:val="20"/>
        </w:rPr>
      </w:pPr>
    </w:p>
    <w:p w14:paraId="2F1C7BA7" w14:textId="77777777" w:rsidR="0098502C" w:rsidRPr="00AC20FD" w:rsidRDefault="0098502C" w:rsidP="0098502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C20F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Obtaining Representative Samples</w:t>
      </w:r>
    </w:p>
    <w:p w14:paraId="7A31803F" w14:textId="77777777" w:rsidR="00C80FA7" w:rsidRDefault="00C80FA7" w:rsidP="0098502C">
      <w:pPr>
        <w:pStyle w:val="NormalWeb"/>
        <w:shd w:val="clear" w:color="auto" w:fill="FFFFFF"/>
        <w:spacing w:before="0" w:beforeAutospacing="0" w:after="0" w:afterAutospacing="0"/>
        <w:textAlignment w:val="baseline"/>
        <w:rPr>
          <w:rFonts w:ascii="Arial" w:hAnsi="Arial" w:cs="Arial"/>
          <w:color w:val="777777"/>
          <w:sz w:val="20"/>
          <w:szCs w:val="20"/>
        </w:rPr>
      </w:pPr>
    </w:p>
    <w:p w14:paraId="72C08EE8" w14:textId="1980B878" w:rsidR="0098502C" w:rsidRPr="00C80FA7"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C80FA7">
        <w:rPr>
          <w:rFonts w:ascii="Arial" w:hAnsi="Arial" w:cs="Arial"/>
          <w:color w:val="777777"/>
          <w:szCs w:val="20"/>
        </w:rPr>
        <w:t>In general </w:t>
      </w:r>
      <w:hyperlink r:id="rId918" w:history="1">
        <w:r w:rsidRPr="00C80FA7">
          <w:rPr>
            <w:rStyle w:val="Hyperlink"/>
            <w:rFonts w:ascii="inherit" w:eastAsiaTheme="majorEastAsia" w:hAnsi="inherit" w:cs="Arial"/>
            <w:color w:val="05A9C5"/>
            <w:szCs w:val="20"/>
            <w:bdr w:val="none" w:sz="0" w:space="0" w:color="auto" w:frame="1"/>
          </w:rPr>
          <w:t>random selection</w:t>
        </w:r>
      </w:hyperlink>
      <w:r w:rsidRPr="00C80FA7">
        <w:rPr>
          <w:rFonts w:ascii="Arial" w:hAnsi="Arial" w:cs="Arial"/>
          <w:color w:val="777777"/>
          <w:szCs w:val="20"/>
        </w:rPr>
        <w:t> results in a representative sample; you can make generalizations and predictions about the population as long as you have used a </w:t>
      </w:r>
      <w:hyperlink r:id="rId919" w:history="1">
        <w:r w:rsidRPr="00C80FA7">
          <w:rPr>
            <w:rStyle w:val="Hyperlink"/>
            <w:rFonts w:ascii="inherit" w:eastAsiaTheme="majorEastAsia" w:hAnsi="inherit" w:cs="Arial"/>
            <w:color w:val="05A9C5"/>
            <w:szCs w:val="20"/>
            <w:bdr w:val="none" w:sz="0" w:space="0" w:color="auto" w:frame="1"/>
          </w:rPr>
          <w:t>probability sampling method</w:t>
        </w:r>
      </w:hyperlink>
      <w:r w:rsidRPr="00C80FA7">
        <w:rPr>
          <w:rFonts w:ascii="Arial" w:hAnsi="Arial" w:cs="Arial"/>
          <w:color w:val="777777"/>
          <w:szCs w:val="20"/>
        </w:rPr>
        <w:t>.</w:t>
      </w:r>
    </w:p>
    <w:p w14:paraId="603740EE" w14:textId="6A634C5E"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C80FA7">
        <w:rPr>
          <w:rFonts w:ascii="Arial" w:hAnsi="Arial" w:cs="Arial"/>
          <w:color w:val="777777"/>
          <w:szCs w:val="20"/>
        </w:rPr>
        <w:t>In general, you should strive to avoid </w:t>
      </w:r>
      <w:hyperlink r:id="rId920" w:history="1">
        <w:r w:rsidRPr="00C80FA7">
          <w:rPr>
            <w:rStyle w:val="Hyperlink"/>
            <w:rFonts w:ascii="inherit" w:eastAsiaTheme="majorEastAsia" w:hAnsi="inherit" w:cs="Arial"/>
            <w:color w:val="05A9C5"/>
            <w:szCs w:val="20"/>
            <w:bdr w:val="none" w:sz="0" w:space="0" w:color="auto" w:frame="1"/>
          </w:rPr>
          <w:t>bias </w:t>
        </w:r>
      </w:hyperlink>
      <w:r w:rsidRPr="00C80FA7">
        <w:rPr>
          <w:rFonts w:ascii="Arial" w:hAnsi="Arial" w:cs="Arial"/>
          <w:color w:val="777777"/>
          <w:szCs w:val="20"/>
        </w:rPr>
        <w:t>in your survey, trial or experiment. Although it may seem like a simple task to randomly select from a population to get a representative sample, the reality is the practice is full of pitfalls. For example</w:t>
      </w:r>
      <w:r w:rsidRPr="003075AC">
        <w:rPr>
          <w:rFonts w:ascii="Arial" w:hAnsi="Arial" w:cs="Arial"/>
          <w:color w:val="ED7D31" w:themeColor="accent2"/>
          <w:szCs w:val="20"/>
        </w:rPr>
        <w:t>, the results of your study might become skewed due to factors you didn’t account for, like knowledge of which patients are getting which treatments in clinical trials, or poor </w:t>
      </w:r>
      <w:hyperlink r:id="rId921" w:history="1">
        <w:r w:rsidRPr="003075AC">
          <w:rPr>
            <w:rStyle w:val="Hyperlink"/>
            <w:rFonts w:ascii="inherit" w:eastAsiaTheme="majorEastAsia" w:hAnsi="inherit" w:cs="Arial"/>
            <w:color w:val="ED7D31" w:themeColor="accent2"/>
            <w:szCs w:val="20"/>
            <w:bdr w:val="none" w:sz="0" w:space="0" w:color="auto" w:frame="1"/>
          </w:rPr>
          <w:t>data collection methods</w:t>
        </w:r>
      </w:hyperlink>
      <w:r w:rsidRPr="00C80FA7">
        <w:rPr>
          <w:rFonts w:ascii="Arial" w:hAnsi="Arial" w:cs="Arial"/>
          <w:color w:val="777777"/>
          <w:szCs w:val="20"/>
        </w:rPr>
        <w:t xml:space="preserve">. </w:t>
      </w:r>
      <w:r w:rsidRPr="00CA029B">
        <w:rPr>
          <w:rFonts w:ascii="Arial" w:hAnsi="Arial" w:cs="Arial"/>
          <w:color w:val="ED7D31" w:themeColor="accent2"/>
          <w:szCs w:val="20"/>
        </w:rPr>
        <w:t xml:space="preserve">As a researcher, you may delegate responsibility for </w:t>
      </w:r>
      <w:r w:rsidRPr="00CA029B">
        <w:rPr>
          <w:rFonts w:ascii="Arial" w:hAnsi="Arial" w:cs="Arial"/>
          <w:color w:val="ED7D31" w:themeColor="accent2"/>
          <w:szCs w:val="20"/>
        </w:rPr>
        <w:lastRenderedPageBreak/>
        <w:t>parts of your study to other people or even to outside sources</w:t>
      </w:r>
      <w:r w:rsidRPr="00C80FA7">
        <w:rPr>
          <w:rFonts w:ascii="Arial" w:hAnsi="Arial" w:cs="Arial"/>
          <w:color w:val="777777"/>
          <w:szCs w:val="20"/>
        </w:rPr>
        <w:t xml:space="preserve">; </w:t>
      </w:r>
      <w:r w:rsidRPr="00FE090B">
        <w:rPr>
          <w:rFonts w:ascii="Arial" w:hAnsi="Arial" w:cs="Arial"/>
          <w:color w:val="ED7D31" w:themeColor="accent2"/>
          <w:szCs w:val="20"/>
        </w:rPr>
        <w:t>you should make sure everyone involved is following your carefully planned procedure to the letter</w:t>
      </w:r>
      <w:r w:rsidRPr="00C80FA7">
        <w:rPr>
          <w:rFonts w:ascii="Arial" w:hAnsi="Arial" w:cs="Arial"/>
          <w:color w:val="777777"/>
          <w:szCs w:val="20"/>
        </w:rPr>
        <w:t>.</w:t>
      </w:r>
    </w:p>
    <w:p w14:paraId="7E75ADB4" w14:textId="77777777" w:rsidR="00C80FA7" w:rsidRPr="00C80FA7" w:rsidRDefault="00C80FA7" w:rsidP="0098502C">
      <w:pPr>
        <w:pStyle w:val="NormalWeb"/>
        <w:shd w:val="clear" w:color="auto" w:fill="FFFFFF"/>
        <w:spacing w:before="0" w:beforeAutospacing="0" w:after="0" w:afterAutospacing="0"/>
        <w:textAlignment w:val="baseline"/>
        <w:rPr>
          <w:rFonts w:ascii="Arial" w:hAnsi="Arial" w:cs="Arial"/>
          <w:color w:val="777777"/>
          <w:szCs w:val="20"/>
        </w:rPr>
      </w:pPr>
    </w:p>
    <w:p w14:paraId="42C2E4F8" w14:textId="0E8382C7" w:rsidR="0098502C" w:rsidRDefault="0098502C" w:rsidP="0098502C">
      <w:pPr>
        <w:pStyle w:val="NormalWeb"/>
        <w:shd w:val="clear" w:color="auto" w:fill="FFFFFF"/>
        <w:spacing w:before="0" w:beforeAutospacing="0" w:after="0" w:afterAutospacing="0"/>
        <w:textAlignment w:val="baseline"/>
        <w:rPr>
          <w:rFonts w:ascii="Arial" w:hAnsi="Arial" w:cs="Arial"/>
          <w:color w:val="777777"/>
          <w:szCs w:val="20"/>
        </w:rPr>
      </w:pPr>
      <w:r w:rsidRPr="009C6ADA">
        <w:rPr>
          <w:rFonts w:ascii="Arial" w:hAnsi="Arial" w:cs="Arial"/>
          <w:color w:val="ED7D31" w:themeColor="accent2"/>
          <w:szCs w:val="20"/>
        </w:rPr>
        <w:t>One way to avoid unrepresentative samples is to make sure you haven’t excluded certain population members, like minorities or people who work two jobs. If it isn’t possible to get a representative sample (perhaps because of availability of participants), then you should tweak your results to reflect the population</w:t>
      </w:r>
      <w:r w:rsidRPr="00C80FA7">
        <w:rPr>
          <w:rFonts w:ascii="Arial" w:hAnsi="Arial" w:cs="Arial"/>
          <w:color w:val="777777"/>
          <w:szCs w:val="20"/>
        </w:rPr>
        <w:t>. One way to do this is with </w:t>
      </w:r>
      <w:hyperlink r:id="rId922" w:history="1">
        <w:r w:rsidRPr="009C6ADA">
          <w:rPr>
            <w:rStyle w:val="Hyperlink"/>
            <w:rFonts w:ascii="inherit" w:eastAsiaTheme="majorEastAsia" w:hAnsi="inherit" w:cs="Arial"/>
            <w:b/>
            <w:color w:val="05A9C5"/>
            <w:szCs w:val="20"/>
            <w:bdr w:val="none" w:sz="0" w:space="0" w:color="auto" w:frame="1"/>
          </w:rPr>
          <w:t>weighting factors</w:t>
        </w:r>
      </w:hyperlink>
      <w:r w:rsidRPr="00C80FA7">
        <w:rPr>
          <w:rFonts w:ascii="Arial" w:hAnsi="Arial" w:cs="Arial"/>
          <w:color w:val="777777"/>
          <w:szCs w:val="20"/>
        </w:rPr>
        <w:t>, which are used to make samples match the population. For example, let’s say your sample ends up with 95% male and 5% female. </w:t>
      </w:r>
      <w:hyperlink r:id="rId923" w:tgtFrame="_blank" w:history="1">
        <w:r w:rsidRPr="00C80FA7">
          <w:rPr>
            <w:rStyle w:val="Hyperlink"/>
            <w:rFonts w:ascii="inherit" w:eastAsiaTheme="majorEastAsia" w:hAnsi="inherit" w:cs="Arial"/>
            <w:color w:val="05A9C5"/>
            <w:szCs w:val="20"/>
            <w:bdr w:val="none" w:sz="0" w:space="0" w:color="auto" w:frame="1"/>
          </w:rPr>
          <w:t>Industry data </w:t>
        </w:r>
      </w:hyperlink>
      <w:r w:rsidRPr="00C80FA7">
        <w:rPr>
          <w:rFonts w:ascii="Arial" w:hAnsi="Arial" w:cs="Arial"/>
          <w:color w:val="777777"/>
          <w:szCs w:val="20"/>
        </w:rPr>
        <w:t>tells you that the percentage of females may be as high as 25%. In order to make sure that you have a representative sample, you could add a little more “weight” to data from females.</w:t>
      </w:r>
    </w:p>
    <w:p w14:paraId="44D64008" w14:textId="77777777" w:rsidR="00C80FA7" w:rsidRPr="00C80FA7" w:rsidRDefault="00C80FA7" w:rsidP="0098502C">
      <w:pPr>
        <w:pStyle w:val="NormalWeb"/>
        <w:shd w:val="clear" w:color="auto" w:fill="FFFFFF"/>
        <w:spacing w:before="0" w:beforeAutospacing="0" w:after="0" w:afterAutospacing="0"/>
        <w:textAlignment w:val="baseline"/>
        <w:rPr>
          <w:rFonts w:ascii="Arial" w:hAnsi="Arial" w:cs="Arial"/>
          <w:color w:val="777777"/>
          <w:szCs w:val="20"/>
        </w:rPr>
      </w:pPr>
    </w:p>
    <w:p w14:paraId="49D6D742" w14:textId="77777777" w:rsidR="0098502C" w:rsidRPr="00202390" w:rsidRDefault="0098502C" w:rsidP="0098502C">
      <w:pPr>
        <w:pStyle w:val="NormalWeb"/>
        <w:shd w:val="clear" w:color="auto" w:fill="FFFFFF"/>
        <w:spacing w:before="0" w:beforeAutospacing="0" w:after="0" w:afterAutospacing="0"/>
        <w:textAlignment w:val="baseline"/>
        <w:rPr>
          <w:rFonts w:ascii="Arial" w:hAnsi="Arial" w:cs="Arial"/>
          <w:color w:val="ED7D31" w:themeColor="accent2"/>
          <w:szCs w:val="20"/>
        </w:rPr>
      </w:pPr>
      <w:r w:rsidRPr="004E0D5F">
        <w:rPr>
          <w:rFonts w:ascii="Arial" w:hAnsi="Arial" w:cs="Arial"/>
          <w:color w:val="ED7D31" w:themeColor="accent2"/>
          <w:szCs w:val="20"/>
        </w:rPr>
        <w:t>On the other hand, some sampling methods are designed in such a way that they can’t result in representative samples. However, they </w:t>
      </w:r>
      <w:r w:rsidRPr="004E0D5F">
        <w:rPr>
          <w:rStyle w:val="Emphasis"/>
          <w:rFonts w:ascii="inherit" w:hAnsi="inherit" w:cs="Arial"/>
          <w:color w:val="ED7D31" w:themeColor="accent2"/>
          <w:szCs w:val="20"/>
          <w:bdr w:val="none" w:sz="0" w:space="0" w:color="auto" w:frame="1"/>
        </w:rPr>
        <w:t>are </w:t>
      </w:r>
      <w:r w:rsidRPr="004E0D5F">
        <w:rPr>
          <w:rFonts w:ascii="Arial" w:hAnsi="Arial" w:cs="Arial"/>
          <w:color w:val="ED7D31" w:themeColor="accent2"/>
          <w:szCs w:val="20"/>
        </w:rPr>
        <w:t>useful for very specific situations—</w:t>
      </w:r>
      <w:proofErr w:type="gramStart"/>
      <w:r w:rsidRPr="004E0D5F">
        <w:rPr>
          <w:rFonts w:ascii="Arial" w:hAnsi="Arial" w:cs="Arial"/>
          <w:color w:val="ED7D31" w:themeColor="accent2"/>
          <w:szCs w:val="20"/>
        </w:rPr>
        <w:t>as long as</w:t>
      </w:r>
      <w:proofErr w:type="gramEnd"/>
      <w:r w:rsidRPr="004E0D5F">
        <w:rPr>
          <w:rFonts w:ascii="Arial" w:hAnsi="Arial" w:cs="Arial"/>
          <w:color w:val="ED7D31" w:themeColor="accent2"/>
          <w:szCs w:val="20"/>
        </w:rPr>
        <w:t xml:space="preserve"> you understand their limitations</w:t>
      </w:r>
      <w:r w:rsidRPr="00C80FA7">
        <w:rPr>
          <w:rFonts w:ascii="Arial" w:hAnsi="Arial" w:cs="Arial"/>
          <w:color w:val="777777"/>
          <w:szCs w:val="20"/>
        </w:rPr>
        <w:t>. For example, </w:t>
      </w:r>
      <w:hyperlink r:id="rId924" w:history="1">
        <w:r w:rsidRPr="00202390">
          <w:rPr>
            <w:rStyle w:val="Hyperlink"/>
            <w:rFonts w:ascii="inherit" w:eastAsiaTheme="majorEastAsia" w:hAnsi="inherit" w:cs="Arial"/>
            <w:b/>
            <w:color w:val="05A9C5"/>
            <w:szCs w:val="20"/>
            <w:bdr w:val="none" w:sz="0" w:space="0" w:color="auto" w:frame="1"/>
          </w:rPr>
          <w:t>convenience sampling</w:t>
        </w:r>
      </w:hyperlink>
      <w:r w:rsidRPr="00C80FA7">
        <w:rPr>
          <w:rFonts w:ascii="Arial" w:hAnsi="Arial" w:cs="Arial"/>
          <w:color w:val="777777"/>
          <w:szCs w:val="20"/>
        </w:rPr>
        <w:t xml:space="preserve"> involves drawing a sample from a convenient, readily available population. Although the sample isn’t representative of the population </w:t>
      </w:r>
      <w:r w:rsidRPr="00202390">
        <w:rPr>
          <w:rFonts w:ascii="Arial" w:hAnsi="Arial" w:cs="Arial"/>
          <w:color w:val="ED7D31" w:themeColor="accent2"/>
          <w:szCs w:val="20"/>
        </w:rPr>
        <w:t>it can be useful for pilot testing.</w:t>
      </w:r>
    </w:p>
    <w:p w14:paraId="54170BB9" w14:textId="77777777" w:rsidR="0098502C" w:rsidRPr="0098502C" w:rsidRDefault="0098502C" w:rsidP="0098502C">
      <w:pPr>
        <w:rPr>
          <w:lang w:eastAsia="en-IN"/>
        </w:rPr>
      </w:pPr>
    </w:p>
    <w:p w14:paraId="4DCE5E8C" w14:textId="3694DD6A" w:rsidR="001017F3" w:rsidRDefault="00A45F13" w:rsidP="001017F3">
      <w:pPr>
        <w:pStyle w:val="Heading2"/>
        <w:shd w:val="clear" w:color="auto" w:fill="FFFFFF"/>
        <w:spacing w:before="0" w:line="525" w:lineRule="atLeast"/>
        <w:textAlignment w:val="baseline"/>
        <w:rPr>
          <w:rFonts w:ascii="Arial" w:hAnsi="Arial" w:cs="Arial"/>
          <w:b/>
          <w:bCs/>
          <w:color w:val="555555"/>
          <w:sz w:val="42"/>
          <w:szCs w:val="42"/>
        </w:rPr>
      </w:pPr>
      <w:r>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w:t>
      </w:r>
      <w:r w:rsidR="001017F3" w:rsidRPr="00A45F1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ampling variability</w:t>
      </w:r>
    </w:p>
    <w:p w14:paraId="5EC4D636" w14:textId="77777777" w:rsidR="00A45F13" w:rsidRPr="00A45F13" w:rsidRDefault="00A45F13" w:rsidP="00A45F13"/>
    <w:p w14:paraId="010E099D" w14:textId="6D46010D" w:rsidR="001017F3" w:rsidRPr="00032458" w:rsidRDefault="001017F3"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r w:rsidRPr="00032458">
        <w:rPr>
          <w:rFonts w:ascii="Arial" w:hAnsi="Arial" w:cs="Arial"/>
          <w:color w:val="ED7D31" w:themeColor="accent2"/>
          <w:szCs w:val="20"/>
        </w:rPr>
        <w:t>Sampling variability is </w:t>
      </w:r>
      <w:r w:rsidRPr="00032458">
        <w:rPr>
          <w:rStyle w:val="Strong"/>
          <w:rFonts w:ascii="inherit" w:eastAsiaTheme="majorEastAsia" w:hAnsi="inherit" w:cs="Arial"/>
          <w:color w:val="ED7D31" w:themeColor="accent2"/>
          <w:szCs w:val="20"/>
          <w:bdr w:val="none" w:sz="0" w:space="0" w:color="auto" w:frame="1"/>
        </w:rPr>
        <w:t>how much an estimate varies between samples</w:t>
      </w:r>
      <w:r w:rsidRPr="00032458">
        <w:rPr>
          <w:rFonts w:ascii="Arial" w:hAnsi="Arial" w:cs="Arial"/>
          <w:color w:val="ED7D31" w:themeColor="accent2"/>
          <w:szCs w:val="20"/>
        </w:rPr>
        <w:t>. “Variability” is another name for </w:t>
      </w:r>
      <w:hyperlink r:id="rId925" w:history="1">
        <w:r w:rsidRPr="00032458">
          <w:rPr>
            <w:rStyle w:val="Hyperlink"/>
            <w:rFonts w:ascii="inherit" w:hAnsi="inherit" w:cs="Arial"/>
            <w:color w:val="ED7D31" w:themeColor="accent2"/>
            <w:szCs w:val="20"/>
            <w:bdr w:val="none" w:sz="0" w:space="0" w:color="auto" w:frame="1"/>
          </w:rPr>
          <w:t>range</w:t>
        </w:r>
      </w:hyperlink>
      <w:r w:rsidRPr="00032458">
        <w:rPr>
          <w:rFonts w:ascii="Arial" w:hAnsi="Arial" w:cs="Arial"/>
          <w:color w:val="ED7D31" w:themeColor="accent2"/>
          <w:szCs w:val="20"/>
        </w:rPr>
        <w:t>; Variability between samples indicates the </w:t>
      </w:r>
      <w:r w:rsidRPr="00032458">
        <w:rPr>
          <w:rStyle w:val="Emphasis"/>
          <w:rFonts w:ascii="inherit" w:hAnsi="inherit" w:cs="Arial"/>
          <w:color w:val="ED7D31" w:themeColor="accent2"/>
          <w:szCs w:val="20"/>
          <w:bdr w:val="none" w:sz="0" w:space="0" w:color="auto" w:frame="1"/>
        </w:rPr>
        <w:t>range of values</w:t>
      </w:r>
      <w:r w:rsidRPr="00032458">
        <w:rPr>
          <w:rFonts w:ascii="Arial" w:hAnsi="Arial" w:cs="Arial"/>
          <w:color w:val="ED7D31" w:themeColor="accent2"/>
          <w:szCs w:val="20"/>
        </w:rPr>
        <w:t> differs between samples.</w:t>
      </w:r>
    </w:p>
    <w:p w14:paraId="31A332EE" w14:textId="77777777" w:rsidR="00032458" w:rsidRPr="00032458" w:rsidRDefault="00032458"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12937CF7" w14:textId="75A2F8E4" w:rsidR="001017F3" w:rsidRDefault="001017F3" w:rsidP="001017F3">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777777"/>
          <w:sz w:val="20"/>
          <w:szCs w:val="20"/>
          <w:bdr w:val="none" w:sz="0" w:space="0" w:color="auto" w:frame="1"/>
        </w:rPr>
      </w:pPr>
      <w:r w:rsidRPr="00032458">
        <w:rPr>
          <w:rFonts w:ascii="Arial" w:hAnsi="Arial" w:cs="Arial"/>
          <w:color w:val="ED7D31" w:themeColor="accent2"/>
          <w:szCs w:val="20"/>
        </w:rPr>
        <w:t>Sampling variability is often written in terms of a </w:t>
      </w:r>
      <w:hyperlink r:id="rId926" w:history="1">
        <w:r w:rsidRPr="00032458">
          <w:rPr>
            <w:rStyle w:val="Hyperlink"/>
            <w:rFonts w:ascii="inherit" w:hAnsi="inherit" w:cs="Arial"/>
            <w:color w:val="ED7D31" w:themeColor="accent2"/>
            <w:szCs w:val="20"/>
            <w:bdr w:val="none" w:sz="0" w:space="0" w:color="auto" w:frame="1"/>
          </w:rPr>
          <w:t>statistic</w:t>
        </w:r>
      </w:hyperlink>
      <w:r w:rsidRPr="00032458">
        <w:rPr>
          <w:rFonts w:ascii="Arial" w:hAnsi="Arial" w:cs="Arial"/>
          <w:color w:val="ED7D31" w:themeColor="accent2"/>
          <w:szCs w:val="20"/>
        </w:rPr>
        <w:t>. The </w:t>
      </w:r>
      <w:hyperlink r:id="rId927" w:history="1">
        <w:r w:rsidRPr="00032458">
          <w:rPr>
            <w:rStyle w:val="Hyperlink"/>
            <w:rFonts w:ascii="inherit" w:hAnsi="inherit" w:cs="Arial"/>
            <w:color w:val="ED7D31" w:themeColor="accent2"/>
            <w:szCs w:val="20"/>
            <w:bdr w:val="none" w:sz="0" w:space="0" w:color="auto" w:frame="1"/>
          </w:rPr>
          <w:t>variance </w:t>
        </w:r>
      </w:hyperlink>
      <w:r w:rsidRPr="00032458">
        <w:rPr>
          <w:rFonts w:ascii="Arial" w:hAnsi="Arial" w:cs="Arial"/>
          <w:color w:val="ED7D31" w:themeColor="accent2"/>
          <w:szCs w:val="20"/>
        </w:rPr>
        <w:t>(σ</w:t>
      </w:r>
      <w:r w:rsidRPr="00032458">
        <w:rPr>
          <w:rFonts w:ascii="inherit" w:hAnsi="inherit" w:cs="Arial"/>
          <w:color w:val="ED7D31" w:themeColor="accent2"/>
          <w:sz w:val="19"/>
          <w:szCs w:val="15"/>
          <w:bdr w:val="none" w:sz="0" w:space="0" w:color="auto" w:frame="1"/>
          <w:vertAlign w:val="superscript"/>
        </w:rPr>
        <w:t>2</w:t>
      </w:r>
      <w:r w:rsidRPr="00032458">
        <w:rPr>
          <w:rFonts w:ascii="Arial" w:hAnsi="Arial" w:cs="Arial"/>
          <w:color w:val="ED7D31" w:themeColor="accent2"/>
          <w:szCs w:val="20"/>
        </w:rPr>
        <w:t>) and </w:t>
      </w:r>
      <w:hyperlink r:id="rId928" w:history="1">
        <w:r w:rsidRPr="00032458">
          <w:rPr>
            <w:rStyle w:val="Hyperlink"/>
            <w:rFonts w:ascii="inherit" w:hAnsi="inherit" w:cs="Arial"/>
            <w:color w:val="ED7D31" w:themeColor="accent2"/>
            <w:szCs w:val="20"/>
            <w:bdr w:val="none" w:sz="0" w:space="0" w:color="auto" w:frame="1"/>
          </w:rPr>
          <w:t>standard deviation</w:t>
        </w:r>
      </w:hyperlink>
      <w:r w:rsidRPr="00032458">
        <w:rPr>
          <w:rFonts w:ascii="Arial" w:hAnsi="Arial" w:cs="Arial"/>
          <w:color w:val="ED7D31" w:themeColor="accent2"/>
          <w:szCs w:val="20"/>
        </w:rPr>
        <w:t> (σ) are common measures of variability. You might also see reference to the variability of the </w:t>
      </w:r>
      <w:hyperlink r:id="rId929" w:history="1">
        <w:r w:rsidRPr="00032458">
          <w:rPr>
            <w:rStyle w:val="Hyperlink"/>
            <w:rFonts w:ascii="inherit" w:hAnsi="inherit" w:cs="Arial"/>
            <w:color w:val="ED7D31" w:themeColor="accent2"/>
            <w:szCs w:val="20"/>
            <w:bdr w:val="none" w:sz="0" w:space="0" w:color="auto" w:frame="1"/>
          </w:rPr>
          <w:t>sample mean</w:t>
        </w:r>
      </w:hyperlink>
      <w:r w:rsidRPr="00032458">
        <w:rPr>
          <w:rFonts w:ascii="Arial" w:hAnsi="Arial" w:cs="Arial"/>
          <w:color w:val="ED7D31" w:themeColor="accent2"/>
          <w:szCs w:val="20"/>
        </w:rPr>
        <w:t> (x&amp;772;), which is just another way of saying the sample mean differs from sample to sample. </w:t>
      </w:r>
      <w:r w:rsidRPr="00032458">
        <w:rPr>
          <w:rStyle w:val="Strong"/>
          <w:rFonts w:ascii="inherit" w:eastAsiaTheme="majorEastAsia" w:hAnsi="inherit" w:cs="Arial"/>
          <w:color w:val="ED7D31" w:themeColor="accent2"/>
          <w:szCs w:val="20"/>
          <w:bdr w:val="none" w:sz="0" w:space="0" w:color="auto" w:frame="1"/>
        </w:rPr>
        <w:t>Sampling variability only refers to a statistic (i.e. a number generated from a sample) — never a population</w:t>
      </w:r>
      <w:r w:rsidRPr="00F20A0A">
        <w:rPr>
          <w:rStyle w:val="Strong"/>
          <w:rFonts w:ascii="inherit" w:eastAsiaTheme="majorEastAsia" w:hAnsi="inherit" w:cs="Arial"/>
          <w:color w:val="777777"/>
          <w:szCs w:val="20"/>
          <w:bdr w:val="none" w:sz="0" w:space="0" w:color="auto" w:frame="1"/>
        </w:rPr>
        <w:t>.</w:t>
      </w:r>
    </w:p>
    <w:p w14:paraId="08333266" w14:textId="77777777" w:rsidR="00DA7A85" w:rsidRDefault="00DA7A85" w:rsidP="001017F3">
      <w:pPr>
        <w:pStyle w:val="NormalWeb"/>
        <w:shd w:val="clear" w:color="auto" w:fill="FFFFFF"/>
        <w:spacing w:before="0" w:beforeAutospacing="0" w:after="0" w:afterAutospacing="0"/>
        <w:textAlignment w:val="baseline"/>
        <w:rPr>
          <w:rFonts w:ascii="Arial" w:hAnsi="Arial" w:cs="Arial"/>
          <w:color w:val="777777"/>
          <w:sz w:val="20"/>
          <w:szCs w:val="20"/>
        </w:rPr>
      </w:pPr>
    </w:p>
    <w:p w14:paraId="3F2DDAA9" w14:textId="2F21385D" w:rsidR="001017F3" w:rsidRDefault="001017F3" w:rsidP="001017F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7A8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Variability and Sampling Error</w:t>
      </w:r>
    </w:p>
    <w:p w14:paraId="5AF4C621" w14:textId="77777777" w:rsidR="00A45F13" w:rsidRDefault="00A45F13" w:rsidP="001017F3">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D2A5CF2" w14:textId="07FEF474" w:rsidR="001017F3" w:rsidRPr="00DA7A85" w:rsidRDefault="001017F3" w:rsidP="001017F3">
      <w:pPr>
        <w:pStyle w:val="NormalWeb"/>
        <w:shd w:val="clear" w:color="auto" w:fill="FFFFFF"/>
        <w:spacing w:before="0" w:beforeAutospacing="0" w:after="0" w:afterAutospacing="0"/>
        <w:textAlignment w:val="baseline"/>
        <w:rPr>
          <w:rFonts w:ascii="Arial" w:hAnsi="Arial" w:cs="Arial"/>
          <w:color w:val="777777"/>
          <w:szCs w:val="20"/>
        </w:rPr>
      </w:pPr>
      <w:r w:rsidRPr="00DA7A85">
        <w:rPr>
          <w:rFonts w:ascii="Arial" w:hAnsi="Arial" w:cs="Arial"/>
          <w:color w:val="ED7D31" w:themeColor="accent2"/>
          <w:szCs w:val="20"/>
        </w:rPr>
        <w:t>A closely related term (almost a synonym) is sampling </w:t>
      </w:r>
      <w:r w:rsidRPr="00DA7A85">
        <w:rPr>
          <w:rStyle w:val="Emphasis"/>
          <w:rFonts w:ascii="inherit" w:hAnsi="inherit" w:cs="Arial"/>
          <w:color w:val="ED7D31" w:themeColor="accent2"/>
          <w:szCs w:val="20"/>
          <w:bdr w:val="none" w:sz="0" w:space="0" w:color="auto" w:frame="1"/>
        </w:rPr>
        <w:t>error</w:t>
      </w:r>
      <w:r w:rsidRPr="00DA7A85">
        <w:rPr>
          <w:rFonts w:ascii="Arial" w:hAnsi="Arial" w:cs="Arial"/>
          <w:color w:val="777777"/>
          <w:szCs w:val="20"/>
        </w:rPr>
        <w:t xml:space="preserve">. </w:t>
      </w:r>
      <w:r w:rsidRPr="00DA7A85">
        <w:rPr>
          <w:rFonts w:ascii="Arial" w:hAnsi="Arial" w:cs="Arial"/>
          <w:color w:val="ED7D31" w:themeColor="accent2"/>
          <w:szCs w:val="20"/>
        </w:rPr>
        <w:t>An </w:t>
      </w:r>
      <w:r w:rsidRPr="00DA7A85">
        <w:rPr>
          <w:rStyle w:val="Emphasis"/>
          <w:rFonts w:ascii="inherit" w:hAnsi="inherit" w:cs="Arial"/>
          <w:color w:val="ED7D31" w:themeColor="accent2"/>
          <w:szCs w:val="20"/>
          <w:bdr w:val="none" w:sz="0" w:space="0" w:color="auto" w:frame="1"/>
        </w:rPr>
        <w:t>error </w:t>
      </w:r>
      <w:r w:rsidRPr="00DA7A85">
        <w:rPr>
          <w:rFonts w:ascii="Arial" w:hAnsi="Arial" w:cs="Arial"/>
          <w:color w:val="ED7D31" w:themeColor="accent2"/>
          <w:szCs w:val="20"/>
        </w:rPr>
        <w:t xml:space="preserve">in sampling isn’t a mistake — it’s a measure of how much a value differs from the “true” value. </w:t>
      </w:r>
      <w:r w:rsidRPr="00DA7A85">
        <w:rPr>
          <w:rFonts w:ascii="Arial" w:hAnsi="Arial" w:cs="Arial"/>
          <w:color w:val="777777"/>
          <w:szCs w:val="20"/>
        </w:rPr>
        <w:t xml:space="preserve">Let’s say the true weight of a population is 150 lbs. You take a sample and find the mean weight for the sample is 151 lbs. The 1 lb difference is an “error.” If you sample again, you might get different mean weights of 148 lbs, or 150.5 lbs, or 153 lbs. The different errors — 1/2 lb, 1 lb, 2 lbs, 3 lbs — </w:t>
      </w:r>
      <w:proofErr w:type="gramStart"/>
      <w:r w:rsidRPr="00DA7A85">
        <w:rPr>
          <w:rFonts w:ascii="Arial" w:hAnsi="Arial" w:cs="Arial"/>
          <w:color w:val="777777"/>
          <w:szCs w:val="20"/>
        </w:rPr>
        <w:t>are a reflection of</w:t>
      </w:r>
      <w:proofErr w:type="gramEnd"/>
      <w:r w:rsidRPr="00DA7A85">
        <w:rPr>
          <w:rFonts w:ascii="Arial" w:hAnsi="Arial" w:cs="Arial"/>
          <w:color w:val="777777"/>
          <w:szCs w:val="20"/>
        </w:rPr>
        <w:t xml:space="preserve"> the variability between your samples, or </w:t>
      </w:r>
      <w:r w:rsidRPr="00DA7A85">
        <w:rPr>
          <w:rStyle w:val="Strong"/>
          <w:rFonts w:ascii="inherit" w:eastAsiaTheme="majorEastAsia" w:hAnsi="inherit" w:cs="Arial"/>
          <w:color w:val="777777"/>
          <w:szCs w:val="20"/>
          <w:bdr w:val="none" w:sz="0" w:space="0" w:color="auto" w:frame="1"/>
        </w:rPr>
        <w:t>sampling variability.</w:t>
      </w:r>
    </w:p>
    <w:p w14:paraId="3D3CA673" w14:textId="105E2B41" w:rsidR="001017F3" w:rsidRDefault="001017F3" w:rsidP="001017F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7A8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Variability and Sample Sizes</w:t>
      </w:r>
    </w:p>
    <w:p w14:paraId="07AE0467" w14:textId="77777777" w:rsidR="00DA7A85" w:rsidRPr="00DA7A85" w:rsidRDefault="00DA7A85" w:rsidP="00DA7A85">
      <w:pPr>
        <w:rPr>
          <w:lang w:eastAsia="en-IN"/>
        </w:rPr>
      </w:pPr>
    </w:p>
    <w:p w14:paraId="5ACA7141" w14:textId="2C8667C3" w:rsidR="001017F3" w:rsidRDefault="001017F3" w:rsidP="001017F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434F21BE" wp14:editId="58A42759">
            <wp:extent cx="1905000" cy="1668780"/>
            <wp:effectExtent l="0" t="0" r="0" b="7620"/>
            <wp:docPr id="83" name="Picture 83" descr="sampling variability">
              <a:hlinkClick xmlns:a="http://schemas.openxmlformats.org/drawingml/2006/main" r:id="rId9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ampling variability">
                      <a:hlinkClick r:id="rId909"/>
                    </pic:cNvPr>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1905000" cy="1668780"/>
                    </a:xfrm>
                    <a:prstGeom prst="rect">
                      <a:avLst/>
                    </a:prstGeom>
                    <a:noFill/>
                    <a:ln>
                      <a:noFill/>
                    </a:ln>
                  </pic:spPr>
                </pic:pic>
              </a:graphicData>
            </a:graphic>
          </wp:inline>
        </w:drawing>
      </w:r>
    </w:p>
    <w:p w14:paraId="23679E89" w14:textId="77777777" w:rsidR="001017F3" w:rsidRDefault="001017F3" w:rsidP="001017F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“perfect” sample size is practically impossible to find.</w:t>
      </w:r>
    </w:p>
    <w:p w14:paraId="5939B207" w14:textId="77777777" w:rsidR="001017F3" w:rsidRPr="00DA7A85" w:rsidRDefault="001017F3" w:rsidP="001017F3">
      <w:pPr>
        <w:rPr>
          <w:rFonts w:ascii="Times New Roman" w:hAnsi="Times New Roman" w:cs="Times New Roman"/>
          <w:sz w:val="32"/>
          <w:szCs w:val="24"/>
        </w:rPr>
      </w:pPr>
      <w:r>
        <w:rPr>
          <w:rFonts w:ascii="Arial" w:hAnsi="Arial" w:cs="Arial"/>
          <w:color w:val="777777"/>
          <w:sz w:val="20"/>
          <w:szCs w:val="20"/>
        </w:rPr>
        <w:br/>
      </w:r>
      <w:r w:rsidRPr="00F33D2D">
        <w:rPr>
          <w:rFonts w:ascii="Arial" w:hAnsi="Arial" w:cs="Arial"/>
          <w:color w:val="ED7D31" w:themeColor="accent2"/>
          <w:sz w:val="24"/>
          <w:szCs w:val="20"/>
          <w:shd w:val="clear" w:color="auto" w:fill="FFFFFF"/>
        </w:rPr>
        <w:t>Increasing or decreasing sample sizes leads to changes in the variability of samples</w:t>
      </w:r>
      <w:r w:rsidRPr="00DA7A85">
        <w:rPr>
          <w:rFonts w:ascii="Arial" w:hAnsi="Arial" w:cs="Arial"/>
          <w:color w:val="777777"/>
          <w:sz w:val="24"/>
          <w:szCs w:val="20"/>
          <w:shd w:val="clear" w:color="auto" w:fill="FFFFFF"/>
        </w:rPr>
        <w:t>. For example, a sample size of 10 people taken from the same population of 1,000 will very likely give you a very different result than a sample size of 100.</w:t>
      </w:r>
    </w:p>
    <w:p w14:paraId="156FA298" w14:textId="77777777" w:rsidR="001017F3" w:rsidRPr="00DA7A85" w:rsidRDefault="001017F3" w:rsidP="001017F3">
      <w:pPr>
        <w:pStyle w:val="NormalWeb"/>
        <w:shd w:val="clear" w:color="auto" w:fill="FFFFFF"/>
        <w:spacing w:before="0" w:beforeAutospacing="0" w:after="0" w:afterAutospacing="0"/>
        <w:textAlignment w:val="baseline"/>
        <w:rPr>
          <w:rFonts w:ascii="Arial" w:hAnsi="Arial" w:cs="Arial"/>
          <w:color w:val="777777"/>
          <w:szCs w:val="20"/>
        </w:rPr>
      </w:pPr>
      <w:r w:rsidRPr="00F33D2D">
        <w:rPr>
          <w:rFonts w:ascii="Arial" w:hAnsi="Arial" w:cs="Arial"/>
          <w:color w:val="ED7D31" w:themeColor="accent2"/>
          <w:szCs w:val="20"/>
        </w:rPr>
        <w:t>There is no “perfect” sample size that will give you accurate estimates for the sample mean, variance and other statistics. Instead, you take your best “guess” — using standardized statistical procedures (see: </w:t>
      </w:r>
      <w:hyperlink r:id="rId930" w:history="1">
        <w:r w:rsidRPr="00F33D2D">
          <w:rPr>
            <w:rStyle w:val="Hyperlink"/>
            <w:rFonts w:ascii="inherit" w:hAnsi="inherit" w:cs="Arial"/>
            <w:color w:val="ED7D31" w:themeColor="accent2"/>
            <w:szCs w:val="20"/>
            <w:bdr w:val="none" w:sz="0" w:space="0" w:color="auto" w:frame="1"/>
          </w:rPr>
          <w:t>Finding the sample size</w:t>
        </w:r>
      </w:hyperlink>
      <w:r w:rsidRPr="00F33D2D">
        <w:rPr>
          <w:rFonts w:ascii="Arial" w:hAnsi="Arial" w:cs="Arial"/>
          <w:color w:val="ED7D31" w:themeColor="accent2"/>
          <w:szCs w:val="20"/>
        </w:rPr>
        <w:t>). In general, estimates will change from sample to sample and will probably never exactly match the population parameter</w:t>
      </w:r>
      <w:r w:rsidRPr="00DA7A85">
        <w:rPr>
          <w:rFonts w:ascii="Arial" w:hAnsi="Arial" w:cs="Arial"/>
          <w:color w:val="777777"/>
          <w:szCs w:val="20"/>
        </w:rPr>
        <w:t>.</w:t>
      </w:r>
    </w:p>
    <w:p w14:paraId="2EAF94D7" w14:textId="77777777" w:rsidR="001017F3" w:rsidRDefault="001017F3" w:rsidP="009E72C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DE1CD4" w14:textId="021304E6" w:rsidR="00967AFC" w:rsidRPr="009E72CF" w:rsidRDefault="00967AFC" w:rsidP="009E72C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E72CF">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w:t>
      </w:r>
    </w:p>
    <w:p w14:paraId="446DEB53" w14:textId="21FA2718" w:rsidR="00967AFC" w:rsidRDefault="00967AFC" w:rsidP="00967AFC">
      <w:pPr>
        <w:pStyle w:val="Heading2"/>
        <w:shd w:val="clear" w:color="auto" w:fill="FFFFFF"/>
        <w:spacing w:before="0" w:line="525" w:lineRule="atLeast"/>
        <w:textAlignment w:val="baseline"/>
        <w:rPr>
          <w:rFonts w:ascii="Arial" w:hAnsi="Arial" w:cs="Arial"/>
          <w:color w:val="555555"/>
          <w:sz w:val="42"/>
          <w:szCs w:val="42"/>
        </w:rPr>
      </w:pPr>
    </w:p>
    <w:p w14:paraId="47E9A984" w14:textId="14BA806A" w:rsidR="00967AFC" w:rsidRPr="009E72CF"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C32FB">
        <w:rPr>
          <w:rStyle w:val="Strong"/>
          <w:rFonts w:ascii="inherit" w:eastAsiaTheme="majorEastAsia" w:hAnsi="inherit" w:cs="Arial"/>
          <w:color w:val="ED7D31" w:themeColor="accent2"/>
          <w:szCs w:val="20"/>
          <w:bdr w:val="none" w:sz="0" w:space="0" w:color="auto" w:frame="1"/>
        </w:rPr>
        <w:t>Simply put, a z-score is the number of </w:t>
      </w:r>
      <w:hyperlink r:id="rId931" w:history="1">
        <w:r w:rsidRPr="004C32FB">
          <w:rPr>
            <w:rStyle w:val="Hyperlink"/>
            <w:rFonts w:ascii="inherit" w:hAnsi="inherit" w:cs="Arial"/>
            <w:b/>
            <w:bCs/>
            <w:color w:val="ED7D31" w:themeColor="accent2"/>
            <w:szCs w:val="20"/>
            <w:bdr w:val="none" w:sz="0" w:space="0" w:color="auto" w:frame="1"/>
          </w:rPr>
          <w:t>standard deviations</w:t>
        </w:r>
      </w:hyperlink>
      <w:r w:rsidRPr="004C32FB">
        <w:rPr>
          <w:rStyle w:val="Strong"/>
          <w:rFonts w:ascii="inherit" w:eastAsiaTheme="majorEastAsia" w:hAnsi="inherit" w:cs="Arial"/>
          <w:color w:val="ED7D31" w:themeColor="accent2"/>
          <w:szCs w:val="20"/>
          <w:bdr w:val="none" w:sz="0" w:space="0" w:color="auto" w:frame="1"/>
        </w:rPr>
        <w:t> from the mean a data point is.</w:t>
      </w:r>
      <w:r w:rsidRPr="004C32FB">
        <w:rPr>
          <w:rFonts w:ascii="inherit" w:hAnsi="inherit" w:cs="Arial"/>
          <w:color w:val="ED7D31" w:themeColor="accent2"/>
          <w:szCs w:val="20"/>
        </w:rPr>
        <w:t> But more technically it’s a measure of how many standard deviations below or above the population </w:t>
      </w:r>
      <w:hyperlink r:id="rId932" w:anchor="mean" w:history="1">
        <w:r w:rsidRPr="004C32FB">
          <w:rPr>
            <w:rStyle w:val="Hyperlink"/>
            <w:rFonts w:ascii="inherit" w:hAnsi="inherit" w:cs="Arial"/>
            <w:color w:val="ED7D31" w:themeColor="accent2"/>
            <w:szCs w:val="20"/>
            <w:bdr w:val="none" w:sz="0" w:space="0" w:color="auto" w:frame="1"/>
          </w:rPr>
          <w:t>mean</w:t>
        </w:r>
      </w:hyperlink>
      <w:r w:rsidRPr="004C32FB">
        <w:rPr>
          <w:rFonts w:ascii="inherit" w:hAnsi="inherit" w:cs="Arial"/>
          <w:color w:val="ED7D31" w:themeColor="accent2"/>
          <w:szCs w:val="20"/>
        </w:rPr>
        <w:t> a </w:t>
      </w:r>
      <w:hyperlink r:id="rId933" w:history="1">
        <w:r w:rsidRPr="004C32FB">
          <w:rPr>
            <w:rStyle w:val="Hyperlink"/>
            <w:rFonts w:ascii="inherit" w:hAnsi="inherit" w:cs="Arial"/>
            <w:color w:val="00B0F0"/>
            <w:szCs w:val="20"/>
            <w:bdr w:val="none" w:sz="0" w:space="0" w:color="auto" w:frame="1"/>
          </w:rPr>
          <w:t>raw score</w:t>
        </w:r>
      </w:hyperlink>
      <w:r w:rsidRPr="004C32FB">
        <w:rPr>
          <w:rFonts w:ascii="inherit" w:hAnsi="inherit" w:cs="Arial"/>
          <w:color w:val="ED7D31" w:themeColor="accent2"/>
          <w:szCs w:val="20"/>
        </w:rPr>
        <w:t> is. A z-score is also known as a </w:t>
      </w:r>
      <w:r w:rsidRPr="004C32FB">
        <w:rPr>
          <w:rStyle w:val="Strong"/>
          <w:rFonts w:ascii="inherit" w:eastAsiaTheme="majorEastAsia" w:hAnsi="inherit" w:cs="Arial"/>
          <w:color w:val="ED7D31" w:themeColor="accent2"/>
          <w:szCs w:val="20"/>
          <w:bdr w:val="none" w:sz="0" w:space="0" w:color="auto" w:frame="1"/>
        </w:rPr>
        <w:t>standard score</w:t>
      </w:r>
      <w:r w:rsidRPr="004C32FB">
        <w:rPr>
          <w:rFonts w:ascii="inherit" w:hAnsi="inherit" w:cs="Arial"/>
          <w:color w:val="ED7D31" w:themeColor="accent2"/>
          <w:szCs w:val="20"/>
        </w:rPr>
        <w:t> and it can be placed on a </w:t>
      </w:r>
      <w:hyperlink r:id="rId934" w:history="1">
        <w:r w:rsidRPr="004C32FB">
          <w:rPr>
            <w:rStyle w:val="Hyperlink"/>
            <w:rFonts w:ascii="inherit" w:hAnsi="inherit" w:cs="Arial"/>
            <w:color w:val="ED7D31" w:themeColor="accent2"/>
            <w:szCs w:val="20"/>
            <w:bdr w:val="none" w:sz="0" w:space="0" w:color="auto" w:frame="1"/>
          </w:rPr>
          <w:t>normal distribution</w:t>
        </w:r>
      </w:hyperlink>
      <w:r w:rsidRPr="004C32FB">
        <w:rPr>
          <w:rFonts w:ascii="inherit" w:hAnsi="inherit" w:cs="Arial"/>
          <w:color w:val="ED7D31" w:themeColor="accent2"/>
          <w:szCs w:val="20"/>
        </w:rPr>
        <w:t> curve. Z-scores range from -3 standard deviations (which would fall to the far left of the normal distribution curve) up to +3 standard deviations (which would fall to the far right of the normal distribution curve). In order to use a z-score, you need to know the </w:t>
      </w:r>
      <w:hyperlink r:id="rId935" w:anchor="mean" w:history="1">
        <w:r w:rsidRPr="004C32FB">
          <w:rPr>
            <w:rStyle w:val="Hyperlink"/>
            <w:rFonts w:ascii="inherit" w:hAnsi="inherit" w:cs="Arial"/>
            <w:color w:val="ED7D31" w:themeColor="accent2"/>
            <w:szCs w:val="20"/>
            <w:bdr w:val="none" w:sz="0" w:space="0" w:color="auto" w:frame="1"/>
          </w:rPr>
          <w:t>mean</w:t>
        </w:r>
      </w:hyperlink>
      <w:r w:rsidRPr="004C32FB">
        <w:rPr>
          <w:rFonts w:ascii="inherit" w:hAnsi="inherit" w:cs="Arial"/>
          <w:color w:val="ED7D31" w:themeColor="accent2"/>
          <w:szCs w:val="20"/>
        </w:rPr>
        <w:t> μ and also the population standard deviation σ.</w:t>
      </w:r>
    </w:p>
    <w:p w14:paraId="51DD2891" w14:textId="77777777" w:rsidR="009E72CF" w:rsidRPr="009E72CF" w:rsidRDefault="009E72CF"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A19090A" w14:textId="77777777" w:rsidR="00967AFC" w:rsidRPr="009E72CF"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C32FB">
        <w:rPr>
          <w:rFonts w:ascii="inherit" w:hAnsi="inherit" w:cs="Arial"/>
          <w:color w:val="ED7D31" w:themeColor="accent2"/>
          <w:szCs w:val="20"/>
        </w:rPr>
        <w:t>Z-scores are a way to compare results from a test to a “normal” population. Results from tests or surveys have thousands of possible results and units. However, those results can often seem meaningless</w:t>
      </w:r>
      <w:r w:rsidRPr="009E72CF">
        <w:rPr>
          <w:rFonts w:ascii="inherit" w:hAnsi="inherit" w:cs="Arial"/>
          <w:color w:val="777777"/>
          <w:szCs w:val="20"/>
        </w:rPr>
        <w:t>. For example, knowing that someone’s weight is 150 pounds might be good information, but if you want to compare it to the “</w:t>
      </w:r>
      <w:hyperlink r:id="rId936" w:history="1">
        <w:r w:rsidRPr="009E72CF">
          <w:rPr>
            <w:rStyle w:val="Hyperlink"/>
            <w:rFonts w:ascii="inherit" w:hAnsi="inherit" w:cs="Arial"/>
            <w:color w:val="05A9C5"/>
            <w:szCs w:val="20"/>
            <w:bdr w:val="none" w:sz="0" w:space="0" w:color="auto" w:frame="1"/>
          </w:rPr>
          <w:t>average</w:t>
        </w:r>
      </w:hyperlink>
      <w:r w:rsidRPr="009E72CF">
        <w:rPr>
          <w:rFonts w:ascii="inherit" w:hAnsi="inherit" w:cs="Arial"/>
          <w:color w:val="777777"/>
          <w:szCs w:val="20"/>
        </w:rPr>
        <w:t>” person’s weight, looking at a vast table of data can be overwhelming (especially if some weights are recorded in kilograms). A z-score can tell you </w:t>
      </w:r>
      <w:r w:rsidRPr="009E72CF">
        <w:rPr>
          <w:rStyle w:val="Strong"/>
          <w:rFonts w:ascii="inherit" w:eastAsiaTheme="majorEastAsia" w:hAnsi="inherit" w:cs="Arial"/>
          <w:color w:val="777777"/>
          <w:szCs w:val="20"/>
          <w:bdr w:val="none" w:sz="0" w:space="0" w:color="auto" w:frame="1"/>
        </w:rPr>
        <w:t>where </w:t>
      </w:r>
      <w:r w:rsidRPr="009E72CF">
        <w:rPr>
          <w:rFonts w:ascii="inherit" w:hAnsi="inherit" w:cs="Arial"/>
          <w:color w:val="777777"/>
          <w:szCs w:val="20"/>
        </w:rPr>
        <w:t>that person’s weight is </w:t>
      </w:r>
      <w:r w:rsidRPr="009E72CF">
        <w:rPr>
          <w:rStyle w:val="Strong"/>
          <w:rFonts w:ascii="inherit" w:eastAsiaTheme="majorEastAsia" w:hAnsi="inherit" w:cs="Arial"/>
          <w:color w:val="777777"/>
          <w:szCs w:val="20"/>
          <w:bdr w:val="none" w:sz="0" w:space="0" w:color="auto" w:frame="1"/>
        </w:rPr>
        <w:t>compared to the average population’s</w:t>
      </w:r>
      <w:r w:rsidRPr="009E72CF">
        <w:rPr>
          <w:rFonts w:ascii="inherit" w:hAnsi="inherit" w:cs="Arial"/>
          <w:color w:val="777777"/>
          <w:szCs w:val="20"/>
        </w:rPr>
        <w:t> mean weight.</w:t>
      </w:r>
    </w:p>
    <w:p w14:paraId="123429FC" w14:textId="7C084F91" w:rsidR="00967AFC" w:rsidRDefault="0083310B" w:rsidP="00967AFC">
      <w:pPr>
        <w:shd w:val="clear" w:color="auto" w:fill="FFFFFF"/>
        <w:textAlignment w:val="baseline"/>
        <w:rPr>
          <w:rFonts w:ascii="Arial" w:hAnsi="Arial" w:cs="Arial"/>
          <w:color w:val="777777"/>
          <w:sz w:val="20"/>
          <w:szCs w:val="20"/>
        </w:rPr>
      </w:pPr>
      <w:r>
        <w:rPr>
          <w:rFonts w:ascii="Arial" w:hAnsi="Arial" w:cs="Arial"/>
          <w:noProof/>
          <w:color w:val="777777"/>
          <w:sz w:val="20"/>
          <w:szCs w:val="20"/>
        </w:rPr>
        <w:lastRenderedPageBreak/>
        <w:drawing>
          <wp:inline distT="0" distB="0" distL="0" distR="0" wp14:anchorId="65E16915" wp14:editId="204B02FB">
            <wp:extent cx="4572000" cy="3429000"/>
            <wp:effectExtent l="0" t="0" r="0" b="0"/>
            <wp:docPr id="54" name="Video 54">
              <a:hlinkClick xmlns:a="http://schemas.openxmlformats.org/drawingml/2006/main" r:id="rId6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deo 54">
                      <a:hlinkClick r:id="rId671"/>
                    </pic:cNvPr>
                    <pic:cNvPicPr/>
                  </pic:nvPicPr>
                  <pic:blipFill>
                    <a:blip r:embed="rId67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p4s5Ouk1g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ED02ED7" w14:textId="77777777" w:rsidR="0083310B" w:rsidRDefault="0083310B" w:rsidP="00967AFC">
      <w:pPr>
        <w:pStyle w:val="Heading2"/>
        <w:shd w:val="clear" w:color="auto" w:fill="FFFFFF"/>
        <w:spacing w:before="0" w:line="525" w:lineRule="atLeast"/>
        <w:textAlignment w:val="baseline"/>
        <w:rPr>
          <w:rFonts w:ascii="Arial" w:hAnsi="Arial" w:cs="Arial"/>
          <w:b/>
          <w:bCs/>
          <w:color w:val="555555"/>
          <w:sz w:val="42"/>
          <w:szCs w:val="42"/>
        </w:rPr>
      </w:pPr>
    </w:p>
    <w:p w14:paraId="763B5BA5" w14:textId="5B9BB088" w:rsidR="00967AFC" w:rsidRPr="0083310B"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310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Formulas</w:t>
      </w:r>
    </w:p>
    <w:p w14:paraId="5E37C47F" w14:textId="13A1DB5B" w:rsidR="00967AFC" w:rsidRDefault="00967AFC" w:rsidP="00967AFC">
      <w:pPr>
        <w:pStyle w:val="Heading2"/>
        <w:shd w:val="clear" w:color="auto" w:fill="FFFFFF"/>
        <w:spacing w:before="0" w:line="525" w:lineRule="atLeast"/>
        <w:textAlignment w:val="baseline"/>
        <w:rPr>
          <w:rFonts w:ascii="Arial" w:hAnsi="Arial" w:cs="Arial"/>
          <w:b/>
          <w:bCs/>
          <w:color w:val="555555"/>
          <w:sz w:val="42"/>
          <w:szCs w:val="42"/>
        </w:rPr>
      </w:pPr>
      <w:r w:rsidRPr="0083310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Z Score Formula: One Sample</w:t>
      </w:r>
    </w:p>
    <w:p w14:paraId="0CA5A2C5" w14:textId="77777777" w:rsidR="00224652" w:rsidRDefault="00224652"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3EB4F82C" w14:textId="77777777" w:rsidR="00510E26" w:rsidRDefault="00967AFC" w:rsidP="00967AF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0000FF"/>
          <w:szCs w:val="20"/>
          <w:bdr w:val="none" w:sz="0" w:space="0" w:color="auto" w:frame="1"/>
        </w:rPr>
      </w:pPr>
      <w:r w:rsidRPr="00510E26">
        <w:rPr>
          <w:rFonts w:ascii="inherit" w:hAnsi="inherit" w:cs="Arial"/>
          <w:color w:val="777777"/>
          <w:szCs w:val="20"/>
        </w:rPr>
        <w:t>The basic z score formula for a sample is:</w:t>
      </w:r>
      <w:r w:rsidRPr="00510E26">
        <w:rPr>
          <w:rFonts w:ascii="inherit" w:hAnsi="inherit" w:cs="Arial"/>
          <w:color w:val="777777"/>
          <w:szCs w:val="20"/>
        </w:rPr>
        <w:br/>
      </w:r>
      <w:r w:rsidRPr="00510E26">
        <w:rPr>
          <w:rStyle w:val="Strong"/>
          <w:rFonts w:ascii="inherit" w:eastAsiaTheme="majorEastAsia" w:hAnsi="inherit" w:cs="Arial"/>
          <w:color w:val="0000FF"/>
          <w:szCs w:val="20"/>
          <w:bdr w:val="none" w:sz="0" w:space="0" w:color="auto" w:frame="1"/>
        </w:rPr>
        <w:t>z = (x – μ) / σ</w:t>
      </w:r>
    </w:p>
    <w:p w14:paraId="32D25998" w14:textId="77777777" w:rsidR="00510E26"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510E26">
        <w:rPr>
          <w:rFonts w:ascii="inherit" w:hAnsi="inherit" w:cs="Arial"/>
          <w:color w:val="777777"/>
          <w:szCs w:val="20"/>
        </w:rPr>
        <w:br/>
        <w:t>For example, let’s say you have a test score of 190. The test has a mean (μ) of 150 and a </w:t>
      </w:r>
      <w:hyperlink r:id="rId937" w:tgtFrame="_blank" w:history="1">
        <w:r w:rsidRPr="00510E26">
          <w:rPr>
            <w:rStyle w:val="Hyperlink"/>
            <w:rFonts w:ascii="inherit" w:hAnsi="inherit" w:cs="Arial"/>
            <w:color w:val="05A9C5"/>
            <w:szCs w:val="20"/>
            <w:bdr w:val="none" w:sz="0" w:space="0" w:color="auto" w:frame="1"/>
          </w:rPr>
          <w:t>standard deviation</w:t>
        </w:r>
      </w:hyperlink>
      <w:r w:rsidRPr="00510E26">
        <w:rPr>
          <w:rFonts w:ascii="inherit" w:hAnsi="inherit" w:cs="Arial"/>
          <w:color w:val="777777"/>
          <w:szCs w:val="20"/>
        </w:rPr>
        <w:t> (σ) of 25. Assuming a </w:t>
      </w:r>
      <w:hyperlink r:id="rId938" w:tgtFrame="_blank" w:history="1">
        <w:r w:rsidRPr="00510E26">
          <w:rPr>
            <w:rStyle w:val="Hyperlink"/>
            <w:rFonts w:ascii="inherit" w:hAnsi="inherit" w:cs="Arial"/>
            <w:color w:val="05A9C5"/>
            <w:szCs w:val="20"/>
            <w:bdr w:val="none" w:sz="0" w:space="0" w:color="auto" w:frame="1"/>
          </w:rPr>
          <w:t>normal distribution</w:t>
        </w:r>
      </w:hyperlink>
      <w:r w:rsidRPr="00510E26">
        <w:rPr>
          <w:rFonts w:ascii="inherit" w:hAnsi="inherit" w:cs="Arial"/>
          <w:color w:val="777777"/>
          <w:szCs w:val="20"/>
        </w:rPr>
        <w:t>, your z score would be:</w:t>
      </w:r>
      <w:r w:rsidRPr="00510E26">
        <w:rPr>
          <w:rFonts w:ascii="inherit" w:hAnsi="inherit" w:cs="Arial"/>
          <w:color w:val="777777"/>
          <w:szCs w:val="20"/>
        </w:rPr>
        <w:br/>
        <w:t>z = (x – μ) / σ</w:t>
      </w:r>
      <w:r w:rsidRPr="00510E26">
        <w:rPr>
          <w:rFonts w:ascii="inherit" w:hAnsi="inherit" w:cs="Arial"/>
          <w:color w:val="777777"/>
          <w:szCs w:val="20"/>
        </w:rPr>
        <w:br/>
        <w:t>= 190 – 150 / 25 = 1.6.</w:t>
      </w:r>
    </w:p>
    <w:p w14:paraId="1C7A2A35" w14:textId="4AC3E426"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510E26">
        <w:rPr>
          <w:rFonts w:ascii="inherit" w:hAnsi="inherit" w:cs="Arial"/>
          <w:color w:val="777777"/>
          <w:szCs w:val="20"/>
        </w:rPr>
        <w:br/>
        <w:t>The z score tells you how many standard deviations from the mean your score is. In this example, your score is 1.6 standard deviations </w:t>
      </w:r>
      <w:r w:rsidRPr="00510E26">
        <w:rPr>
          <w:rStyle w:val="Emphasis"/>
          <w:rFonts w:ascii="inherit" w:hAnsi="inherit" w:cs="Arial"/>
          <w:color w:val="777777"/>
          <w:szCs w:val="20"/>
          <w:bdr w:val="none" w:sz="0" w:space="0" w:color="auto" w:frame="1"/>
        </w:rPr>
        <w:t>above</w:t>
      </w:r>
      <w:r w:rsidRPr="00510E26">
        <w:rPr>
          <w:rFonts w:ascii="inherit" w:hAnsi="inherit" w:cs="Arial"/>
          <w:color w:val="777777"/>
          <w:szCs w:val="20"/>
        </w:rPr>
        <w:t> the mean.</w:t>
      </w:r>
    </w:p>
    <w:p w14:paraId="58146E07" w14:textId="77777777" w:rsidR="00510E26" w:rsidRPr="00510E26" w:rsidRDefault="00510E2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525AE16E" w14:textId="77777777" w:rsidR="00510E26"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94D7B01" wp14:editId="4F3C25A1">
            <wp:extent cx="1432560" cy="723900"/>
            <wp:effectExtent l="0" t="0" r="0" b="0"/>
            <wp:docPr id="52" name="Picture 52" descr="alternate-z-score">
              <a:hlinkClick xmlns:a="http://schemas.openxmlformats.org/drawingml/2006/main" r:id="rId9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ernate-z-score">
                      <a:hlinkClick r:id="rId939"/>
                    </pic:cNvPr>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1432560" cy="723900"/>
                    </a:xfrm>
                    <a:prstGeom prst="rect">
                      <a:avLst/>
                    </a:prstGeom>
                    <a:noFill/>
                    <a:ln>
                      <a:noFill/>
                    </a:ln>
                  </pic:spPr>
                </pic:pic>
              </a:graphicData>
            </a:graphic>
          </wp:inline>
        </w:drawing>
      </w:r>
    </w:p>
    <w:p w14:paraId="73334E40" w14:textId="77777777" w:rsidR="00510E26" w:rsidRDefault="00510E26"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15B20694" w14:textId="038728C2"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r w:rsidRPr="00510E26">
        <w:rPr>
          <w:rFonts w:ascii="inherit" w:hAnsi="inherit" w:cs="Arial"/>
          <w:color w:val="777777"/>
          <w:szCs w:val="20"/>
        </w:rPr>
        <w:t>You may also see the z score formula shown to the left. This is</w:t>
      </w:r>
      <w:r w:rsidRPr="00510E26">
        <w:rPr>
          <w:rStyle w:val="Strong"/>
          <w:rFonts w:ascii="inherit" w:eastAsiaTheme="majorEastAsia" w:hAnsi="inherit" w:cs="Arial"/>
          <w:color w:val="777777"/>
          <w:szCs w:val="20"/>
          <w:bdr w:val="none" w:sz="0" w:space="0" w:color="auto" w:frame="1"/>
        </w:rPr>
        <w:t> exactly the same formula</w:t>
      </w:r>
      <w:r w:rsidRPr="00510E26">
        <w:rPr>
          <w:rFonts w:ascii="inherit" w:hAnsi="inherit" w:cs="Arial"/>
          <w:color w:val="777777"/>
          <w:szCs w:val="20"/>
        </w:rPr>
        <w:t> as z = x – μ / σ, except that x̄ (the</w:t>
      </w:r>
      <w:hyperlink r:id="rId941" w:history="1">
        <w:r w:rsidRPr="00510E26">
          <w:rPr>
            <w:rStyle w:val="Hyperlink"/>
            <w:rFonts w:ascii="inherit" w:hAnsi="inherit" w:cs="Arial"/>
            <w:color w:val="05A9C5"/>
            <w:szCs w:val="20"/>
            <w:bdr w:val="none" w:sz="0" w:space="0" w:color="auto" w:frame="1"/>
          </w:rPr>
          <w:t> sample mean</w:t>
        </w:r>
      </w:hyperlink>
      <w:r w:rsidRPr="00510E26">
        <w:rPr>
          <w:rFonts w:ascii="inherit" w:hAnsi="inherit" w:cs="Arial"/>
          <w:color w:val="777777"/>
          <w:szCs w:val="20"/>
        </w:rPr>
        <w:t>) is used instead of μ (the population mean) and s (the </w:t>
      </w:r>
      <w:hyperlink r:id="rId942" w:anchor="HFSSD" w:history="1">
        <w:r w:rsidRPr="00510E26">
          <w:rPr>
            <w:rStyle w:val="Hyperlink"/>
            <w:rFonts w:ascii="inherit" w:hAnsi="inherit" w:cs="Arial"/>
            <w:color w:val="05A9C5"/>
            <w:szCs w:val="20"/>
            <w:bdr w:val="none" w:sz="0" w:space="0" w:color="auto" w:frame="1"/>
          </w:rPr>
          <w:t>sample standard deviation</w:t>
        </w:r>
      </w:hyperlink>
      <w:r w:rsidRPr="00510E26">
        <w:rPr>
          <w:rFonts w:ascii="inherit" w:hAnsi="inherit" w:cs="Arial"/>
          <w:color w:val="777777"/>
          <w:szCs w:val="20"/>
        </w:rPr>
        <w:t xml:space="preserve">) is used instead of σ (the population standard deviation). However, the steps for solving it are </w:t>
      </w:r>
      <w:proofErr w:type="gramStart"/>
      <w:r w:rsidRPr="00510E26">
        <w:rPr>
          <w:rFonts w:ascii="inherit" w:hAnsi="inherit" w:cs="Arial"/>
          <w:color w:val="777777"/>
          <w:szCs w:val="20"/>
        </w:rPr>
        <w:t>exactly the same</w:t>
      </w:r>
      <w:proofErr w:type="gramEnd"/>
      <w:r w:rsidRPr="00510E26">
        <w:rPr>
          <w:rFonts w:ascii="inherit" w:hAnsi="inherit" w:cs="Arial"/>
          <w:color w:val="777777"/>
          <w:szCs w:val="20"/>
        </w:rPr>
        <w:t>.</w:t>
      </w:r>
      <w:r w:rsidRPr="00510E26">
        <w:rPr>
          <w:rFonts w:ascii="inherit" w:hAnsi="inherit" w:cs="Arial"/>
          <w:color w:val="777777"/>
          <w:szCs w:val="20"/>
        </w:rPr>
        <w:br/>
      </w:r>
      <w:r>
        <w:rPr>
          <w:rFonts w:ascii="inherit" w:hAnsi="inherit" w:cs="Arial"/>
          <w:color w:val="777777"/>
          <w:sz w:val="20"/>
          <w:szCs w:val="20"/>
        </w:rPr>
        <w:br w:type="textWrapping" w:clear="left"/>
      </w:r>
    </w:p>
    <w:p w14:paraId="69B30EA4" w14:textId="62675AE2" w:rsidR="00967AFC" w:rsidRPr="007045C5"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45C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Z Score Formula: Standard Error of the Mean</w:t>
      </w:r>
    </w:p>
    <w:p w14:paraId="32168B6F" w14:textId="77777777" w:rsidR="007045C5" w:rsidRPr="007045C5" w:rsidRDefault="007045C5" w:rsidP="007045C5"/>
    <w:p w14:paraId="02668D3A" w14:textId="77777777" w:rsidR="007045C5"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t>When you have </w:t>
      </w:r>
      <w:r w:rsidRPr="007045C5">
        <w:rPr>
          <w:rStyle w:val="Strong"/>
          <w:rFonts w:ascii="inherit" w:eastAsiaTheme="majorEastAsia" w:hAnsi="inherit" w:cs="Arial"/>
          <w:color w:val="777777"/>
          <w:szCs w:val="20"/>
          <w:bdr w:val="none" w:sz="0" w:space="0" w:color="auto" w:frame="1"/>
        </w:rPr>
        <w:t>multiple samples </w:t>
      </w:r>
      <w:r w:rsidRPr="007045C5">
        <w:rPr>
          <w:rFonts w:ascii="inherit" w:hAnsi="inherit" w:cs="Arial"/>
          <w:color w:val="777777"/>
          <w:szCs w:val="20"/>
        </w:rPr>
        <w:t>and want to describe the standard deviation of those sample means (</w:t>
      </w:r>
      <w:hyperlink r:id="rId943" w:tgtFrame="_blank" w:history="1">
        <w:r w:rsidRPr="007045C5">
          <w:rPr>
            <w:rStyle w:val="Hyperlink"/>
            <w:rFonts w:ascii="inherit" w:hAnsi="inherit" w:cs="Arial"/>
            <w:color w:val="05A9C5"/>
            <w:szCs w:val="20"/>
            <w:bdr w:val="none" w:sz="0" w:space="0" w:color="auto" w:frame="1"/>
          </w:rPr>
          <w:t>the standard error</w:t>
        </w:r>
      </w:hyperlink>
      <w:r w:rsidRPr="007045C5">
        <w:rPr>
          <w:rFonts w:ascii="inherit" w:hAnsi="inherit" w:cs="Arial"/>
          <w:color w:val="777777"/>
          <w:szCs w:val="20"/>
        </w:rPr>
        <w:t>), you would use this z score formula:</w:t>
      </w:r>
    </w:p>
    <w:p w14:paraId="6AB8D165" w14:textId="4F45EF4D" w:rsidR="007045C5" w:rsidRPr="007045C5" w:rsidRDefault="00967AFC" w:rsidP="00967AFC">
      <w:pPr>
        <w:pStyle w:val="NormalWeb"/>
        <w:shd w:val="clear" w:color="auto" w:fill="FFFFFF"/>
        <w:spacing w:before="0" w:beforeAutospacing="0" w:after="0" w:afterAutospacing="0"/>
        <w:textAlignment w:val="baseline"/>
        <w:rPr>
          <w:rStyle w:val="Strong"/>
          <w:rFonts w:ascii="inherit" w:eastAsiaTheme="majorEastAsia" w:hAnsi="inherit" w:cs="Arial" w:hint="eastAsia"/>
          <w:color w:val="0000FF"/>
          <w:szCs w:val="20"/>
          <w:bdr w:val="none" w:sz="0" w:space="0" w:color="auto" w:frame="1"/>
        </w:rPr>
      </w:pPr>
      <w:r w:rsidRPr="007045C5">
        <w:rPr>
          <w:rStyle w:val="Strong"/>
          <w:rFonts w:ascii="inherit" w:eastAsiaTheme="majorEastAsia" w:hAnsi="inherit" w:cs="Arial"/>
          <w:color w:val="0000FF"/>
          <w:szCs w:val="20"/>
          <w:bdr w:val="none" w:sz="0" w:space="0" w:color="auto" w:frame="1"/>
        </w:rPr>
        <w:t>z = (x – μ) / (σ / √n)</w:t>
      </w:r>
    </w:p>
    <w:p w14:paraId="1545903C" w14:textId="33449FF2"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br/>
        <w:t>This z-score will tell you how many standard errors there are between the sample mean and the population mean.</w:t>
      </w:r>
    </w:p>
    <w:p w14:paraId="28BAFB6E" w14:textId="77777777"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Style w:val="Strong"/>
          <w:rFonts w:ascii="inherit" w:eastAsiaTheme="majorEastAsia" w:hAnsi="inherit" w:cs="Arial"/>
          <w:color w:val="777777"/>
          <w:szCs w:val="20"/>
          <w:bdr w:val="none" w:sz="0" w:space="0" w:color="auto" w:frame="1"/>
        </w:rPr>
        <w:t>Sample problem:</w:t>
      </w:r>
      <w:r w:rsidRPr="007045C5">
        <w:rPr>
          <w:rFonts w:ascii="inherit" w:hAnsi="inherit" w:cs="Arial"/>
          <w:color w:val="777777"/>
          <w:szCs w:val="20"/>
        </w:rPr>
        <w:t> In general, the mean height of women is 65″ with a standard deviation of 3.5″. What is the </w:t>
      </w:r>
      <w:hyperlink r:id="rId944" w:history="1">
        <w:r w:rsidRPr="007045C5">
          <w:rPr>
            <w:rStyle w:val="Hyperlink"/>
            <w:rFonts w:ascii="inherit" w:hAnsi="inherit" w:cs="Arial"/>
            <w:color w:val="05A9C5"/>
            <w:szCs w:val="20"/>
            <w:bdr w:val="none" w:sz="0" w:space="0" w:color="auto" w:frame="1"/>
          </w:rPr>
          <w:t>probability </w:t>
        </w:r>
      </w:hyperlink>
      <w:r w:rsidRPr="007045C5">
        <w:rPr>
          <w:rFonts w:ascii="inherit" w:hAnsi="inherit" w:cs="Arial"/>
          <w:color w:val="777777"/>
          <w:szCs w:val="20"/>
        </w:rPr>
        <w:t>of finding a </w:t>
      </w:r>
      <w:hyperlink r:id="rId945" w:history="1">
        <w:r w:rsidRPr="007045C5">
          <w:rPr>
            <w:rStyle w:val="Hyperlink"/>
            <w:rFonts w:ascii="inherit" w:hAnsi="inherit" w:cs="Arial"/>
            <w:color w:val="05A9C5"/>
            <w:szCs w:val="20"/>
            <w:bdr w:val="none" w:sz="0" w:space="0" w:color="auto" w:frame="1"/>
          </w:rPr>
          <w:t>random sample</w:t>
        </w:r>
      </w:hyperlink>
      <w:r w:rsidRPr="007045C5">
        <w:rPr>
          <w:rFonts w:ascii="inherit" w:hAnsi="inherit" w:cs="Arial"/>
          <w:color w:val="777777"/>
          <w:szCs w:val="20"/>
        </w:rPr>
        <w:t> of 50 women with a mean height of 70″, assuming the heights are normally distributed?</w:t>
      </w:r>
    </w:p>
    <w:p w14:paraId="284C7631" w14:textId="77777777" w:rsidR="00967AFC" w:rsidRPr="007045C5" w:rsidRDefault="00967AFC" w:rsidP="00967AFC">
      <w:pPr>
        <w:pStyle w:val="NormalWeb"/>
        <w:shd w:val="clear" w:color="auto" w:fill="FFFFFF"/>
        <w:spacing w:before="0" w:beforeAutospacing="0" w:after="225" w:afterAutospacing="0"/>
        <w:textAlignment w:val="baseline"/>
        <w:rPr>
          <w:rFonts w:ascii="inherit" w:hAnsi="inherit" w:cs="Arial"/>
          <w:color w:val="777777"/>
          <w:szCs w:val="20"/>
        </w:rPr>
      </w:pPr>
      <w:r w:rsidRPr="007045C5">
        <w:rPr>
          <w:rFonts w:ascii="inherit" w:hAnsi="inherit" w:cs="Arial"/>
          <w:color w:val="777777"/>
          <w:szCs w:val="20"/>
        </w:rPr>
        <w:t>z = (x – μ) / (σ / √n)</w:t>
      </w:r>
      <w:r w:rsidRPr="007045C5">
        <w:rPr>
          <w:rFonts w:ascii="inherit" w:hAnsi="inherit" w:cs="Arial"/>
          <w:color w:val="777777"/>
          <w:szCs w:val="20"/>
        </w:rPr>
        <w:br/>
        <w:t>= (70 – 65) / (3.5/√50) = 5 / 0.495 = 10</w:t>
      </w:r>
      <w:bookmarkStart w:id="27" w:name="_GoBack"/>
      <w:bookmarkEnd w:id="27"/>
      <w:r w:rsidRPr="007045C5">
        <w:rPr>
          <w:rFonts w:ascii="inherit" w:hAnsi="inherit" w:cs="Arial"/>
          <w:color w:val="777777"/>
          <w:szCs w:val="20"/>
        </w:rPr>
        <w:t>.1</w:t>
      </w:r>
    </w:p>
    <w:p w14:paraId="185EF75E" w14:textId="77777777" w:rsidR="00967AFC" w:rsidRPr="007045C5"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24921">
        <w:rPr>
          <w:rFonts w:ascii="inherit" w:hAnsi="inherit" w:cs="Arial"/>
          <w:color w:val="ED7D31" w:themeColor="accent2"/>
          <w:szCs w:val="20"/>
        </w:rPr>
        <w:t xml:space="preserve">The key here is that we’re dealing with a sampling distribution of means, so we know we </w:t>
      </w:r>
      <w:proofErr w:type="gramStart"/>
      <w:r w:rsidRPr="00E24921">
        <w:rPr>
          <w:rFonts w:ascii="inherit" w:hAnsi="inherit" w:cs="Arial"/>
          <w:color w:val="ED7D31" w:themeColor="accent2"/>
          <w:szCs w:val="20"/>
        </w:rPr>
        <w:t>have to</w:t>
      </w:r>
      <w:proofErr w:type="gramEnd"/>
      <w:r w:rsidRPr="00E24921">
        <w:rPr>
          <w:rFonts w:ascii="inherit" w:hAnsi="inherit" w:cs="Arial"/>
          <w:color w:val="ED7D31" w:themeColor="accent2"/>
          <w:szCs w:val="20"/>
        </w:rPr>
        <w:t xml:space="preserve"> include the standard error in the formula</w:t>
      </w:r>
      <w:r w:rsidRPr="007045C5">
        <w:rPr>
          <w:rFonts w:ascii="inherit" w:hAnsi="inherit" w:cs="Arial"/>
          <w:color w:val="777777"/>
          <w:szCs w:val="20"/>
        </w:rPr>
        <w:t>. We also know that 99% of values fall within 3 standard deviations from the mean in a normal probability distribution (see </w:t>
      </w:r>
      <w:hyperlink r:id="rId946" w:history="1">
        <w:r w:rsidRPr="007045C5">
          <w:rPr>
            <w:rStyle w:val="Hyperlink"/>
            <w:rFonts w:ascii="inherit" w:hAnsi="inherit" w:cs="Arial"/>
            <w:color w:val="05A9C5"/>
            <w:szCs w:val="20"/>
            <w:bdr w:val="none" w:sz="0" w:space="0" w:color="auto" w:frame="1"/>
          </w:rPr>
          <w:t>68 95 99.7 rule</w:t>
        </w:r>
      </w:hyperlink>
      <w:r w:rsidRPr="007045C5">
        <w:rPr>
          <w:rFonts w:ascii="inherit" w:hAnsi="inherit" w:cs="Arial"/>
          <w:color w:val="777777"/>
          <w:szCs w:val="20"/>
        </w:rPr>
        <w:t>). Therefore, there’s less than 1% probability that any sample of women will have a mean height of 70″.</w:t>
      </w:r>
    </w:p>
    <w:p w14:paraId="0E448228" w14:textId="2DF6130E"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7045C5">
        <w:rPr>
          <w:rFonts w:ascii="inherit" w:hAnsi="inherit" w:cs="Arial"/>
          <w:color w:val="777777"/>
          <w:szCs w:val="20"/>
        </w:rPr>
        <w:t>Confused about when to use σ and when to use σ √n? See: </w:t>
      </w:r>
      <w:hyperlink r:id="rId947" w:history="1">
        <w:r w:rsidRPr="007045C5">
          <w:rPr>
            <w:rStyle w:val="Hyperlink"/>
            <w:rFonts w:ascii="inherit" w:hAnsi="inherit" w:cs="Arial"/>
            <w:color w:val="05A9C5"/>
            <w:szCs w:val="20"/>
            <w:bdr w:val="none" w:sz="0" w:space="0" w:color="auto" w:frame="1"/>
          </w:rPr>
          <w:t>Sigma / sqrt (n) — why is it used?</w:t>
        </w:r>
      </w:hyperlink>
    </w:p>
    <w:p w14:paraId="5445DBF2" w14:textId="77777777" w:rsidR="00FC3C36" w:rsidRPr="007045C5" w:rsidRDefault="00FC3C3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7541E410" w14:textId="27204B3A" w:rsidR="00967AFC"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C3C36">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Calculate a Z-Score</w:t>
      </w:r>
    </w:p>
    <w:p w14:paraId="1CF2AFC3" w14:textId="77777777" w:rsidR="00FC3C36" w:rsidRPr="00FC3C36" w:rsidRDefault="00FC3C36" w:rsidP="00FC3C36">
      <w:pPr>
        <w:rPr>
          <w:lang w:eastAsia="en-IN"/>
        </w:rPr>
      </w:pPr>
    </w:p>
    <w:p w14:paraId="7BD7281B"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777777"/>
          <w:szCs w:val="20"/>
        </w:rPr>
        <w:t>You can easily calculate a </w:t>
      </w:r>
      <w:hyperlink r:id="rId948" w:history="1">
        <w:r w:rsidRPr="00433153">
          <w:rPr>
            <w:rStyle w:val="Hyperlink"/>
            <w:rFonts w:ascii="inherit" w:hAnsi="inherit" w:cs="Arial"/>
            <w:color w:val="05A9C5"/>
            <w:szCs w:val="20"/>
            <w:bdr w:val="none" w:sz="0" w:space="0" w:color="auto" w:frame="1"/>
          </w:rPr>
          <w:t>z-score on a TI-83 calculator</w:t>
        </w:r>
      </w:hyperlink>
      <w:r w:rsidRPr="00433153">
        <w:rPr>
          <w:rFonts w:ascii="inherit" w:hAnsi="inherit" w:cs="Arial"/>
          <w:color w:val="777777"/>
          <w:szCs w:val="20"/>
        </w:rPr>
        <w:t> or in </w:t>
      </w:r>
      <w:hyperlink r:id="rId949" w:tgtFrame="_blank" w:history="1">
        <w:r w:rsidRPr="00433153">
          <w:rPr>
            <w:rStyle w:val="Hyperlink"/>
            <w:rFonts w:ascii="inherit" w:hAnsi="inherit" w:cs="Arial"/>
            <w:color w:val="05A9C5"/>
            <w:szCs w:val="20"/>
            <w:bdr w:val="none" w:sz="0" w:space="0" w:color="auto" w:frame="1"/>
          </w:rPr>
          <w:t>Excel</w:t>
        </w:r>
      </w:hyperlink>
      <w:r w:rsidRPr="00433153">
        <w:rPr>
          <w:rFonts w:ascii="inherit" w:hAnsi="inherit" w:cs="Arial"/>
          <w:color w:val="777777"/>
          <w:szCs w:val="20"/>
        </w:rPr>
        <w:t>. However, if you don’t have either, you can calculate it by hand.</w:t>
      </w:r>
    </w:p>
    <w:p w14:paraId="738D427C" w14:textId="77777777" w:rsidR="00280C54" w:rsidRPr="00433153" w:rsidRDefault="00280C54" w:rsidP="00967AFC">
      <w:pPr>
        <w:shd w:val="clear" w:color="auto" w:fill="FFFFFF"/>
        <w:textAlignment w:val="baseline"/>
        <w:rPr>
          <w:rFonts w:ascii="inherit" w:hAnsi="inherit" w:cs="Arial"/>
          <w:noProof/>
          <w:color w:val="777777"/>
          <w:sz w:val="24"/>
          <w:szCs w:val="20"/>
        </w:rPr>
      </w:pPr>
    </w:p>
    <w:p w14:paraId="6CAADE62" w14:textId="739B03BF" w:rsidR="00FC3C36" w:rsidRPr="00433153" w:rsidRDefault="00D07F14" w:rsidP="00967AFC">
      <w:pPr>
        <w:shd w:val="clear" w:color="auto" w:fill="FFFFFF"/>
        <w:textAlignment w:val="baseline"/>
        <w:rPr>
          <w:rFonts w:ascii="inherit" w:hAnsi="inherit" w:cs="Arial"/>
          <w:color w:val="777777"/>
          <w:sz w:val="24"/>
          <w:szCs w:val="20"/>
        </w:rPr>
      </w:pPr>
      <w:hyperlink r:id="rId950" w:history="1">
        <w:r w:rsidR="00280C54" w:rsidRPr="00433153">
          <w:rPr>
            <w:rStyle w:val="Hyperlink"/>
            <w:rFonts w:ascii="inherit" w:hAnsi="inherit" w:cs="Arial"/>
            <w:sz w:val="24"/>
            <w:szCs w:val="20"/>
          </w:rPr>
          <w:t>Watch the video</w:t>
        </w:r>
      </w:hyperlink>
      <w:r w:rsidR="00280C54" w:rsidRPr="00433153">
        <w:rPr>
          <w:rFonts w:ascii="inherit" w:hAnsi="inherit" w:cs="Arial"/>
          <w:color w:val="777777"/>
          <w:sz w:val="24"/>
          <w:szCs w:val="20"/>
        </w:rPr>
        <w:t xml:space="preserve"> or read below steps</w:t>
      </w:r>
    </w:p>
    <w:p w14:paraId="60E53238"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Style w:val="Strong"/>
          <w:rFonts w:ascii="inherit" w:eastAsiaTheme="majorEastAsia" w:hAnsi="inherit" w:cs="Arial"/>
          <w:color w:val="777777"/>
          <w:szCs w:val="20"/>
          <w:bdr w:val="none" w:sz="0" w:space="0" w:color="auto" w:frame="1"/>
        </w:rPr>
        <w:t>Sample question: </w:t>
      </w:r>
      <w:r w:rsidRPr="00433153">
        <w:rPr>
          <w:rFonts w:ascii="inherit" w:hAnsi="inherit" w:cs="Arial"/>
          <w:color w:val="777777"/>
          <w:szCs w:val="20"/>
        </w:rPr>
        <w:t>You take the SAT and score 1100. The mean score for the SAT is 1026 and the standard deviation is 209. How well did you score on the test compared to the average test taker?</w:t>
      </w:r>
    </w:p>
    <w:p w14:paraId="53C47D16" w14:textId="2D7A64BA"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1: </w:t>
      </w:r>
      <w:r w:rsidRPr="008E6EEA">
        <w:rPr>
          <w:rStyle w:val="Strong"/>
          <w:rFonts w:ascii="inherit" w:eastAsiaTheme="majorEastAsia" w:hAnsi="inherit" w:cs="Arial"/>
          <w:color w:val="777777"/>
          <w:sz w:val="22"/>
          <w:szCs w:val="20"/>
          <w:bdr w:val="none" w:sz="0" w:space="0" w:color="auto" w:frame="1"/>
        </w:rPr>
        <w:t>Write your X-value into the z-score equation</w:t>
      </w:r>
      <w:r w:rsidRPr="00433153">
        <w:rPr>
          <w:rFonts w:ascii="inherit" w:hAnsi="inherit" w:cs="Arial"/>
          <w:color w:val="777777"/>
          <w:szCs w:val="20"/>
        </w:rPr>
        <w:t>. For this sample question the X-value is your SAT score, 1100.</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1DA6F24C" wp14:editId="47EB6B26">
            <wp:extent cx="1379220" cy="678180"/>
            <wp:effectExtent l="0" t="0" r="0" b="7620"/>
            <wp:docPr id="50" name="Picture 50" descr="CALCULATE A Z SCORE 1">
              <a:hlinkClick xmlns:a="http://schemas.openxmlformats.org/drawingml/2006/main" r:id="rId9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LCULATE A Z SCORE 1">
                      <a:hlinkClick r:id="rId951"/>
                    </pic:cNvPr>
                    <pic:cNvPicPr>
                      <a:picLocks noChangeAspect="1" noChangeArrowheads="1"/>
                    </pic:cNvPicPr>
                  </pic:nvPicPr>
                  <pic:blipFill>
                    <a:blip r:embed="rId952">
                      <a:extLst>
                        <a:ext uri="{28A0092B-C50C-407E-A947-70E740481C1C}">
                          <a14:useLocalDpi xmlns:a14="http://schemas.microsoft.com/office/drawing/2010/main" val="0"/>
                        </a:ext>
                      </a:extLst>
                    </a:blip>
                    <a:srcRect/>
                    <a:stretch>
                      <a:fillRect/>
                    </a:stretch>
                  </pic:blipFill>
                  <pic:spPr bwMode="auto">
                    <a:xfrm>
                      <a:off x="0" y="0"/>
                      <a:ext cx="1379220" cy="678180"/>
                    </a:xfrm>
                    <a:prstGeom prst="rect">
                      <a:avLst/>
                    </a:prstGeom>
                    <a:noFill/>
                    <a:ln>
                      <a:noFill/>
                    </a:ln>
                  </pic:spPr>
                </pic:pic>
              </a:graphicData>
            </a:graphic>
          </wp:inline>
        </w:drawing>
      </w:r>
    </w:p>
    <w:p w14:paraId="33FFA0AA" w14:textId="765193E2"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2: </w:t>
      </w:r>
      <w:r w:rsidRPr="008E6EEA">
        <w:rPr>
          <w:rStyle w:val="Strong"/>
          <w:rFonts w:ascii="inherit" w:eastAsiaTheme="majorEastAsia" w:hAnsi="inherit" w:cs="Arial"/>
          <w:color w:val="777777"/>
          <w:sz w:val="22"/>
          <w:szCs w:val="20"/>
          <w:bdr w:val="none" w:sz="0" w:space="0" w:color="auto" w:frame="1"/>
        </w:rPr>
        <w:t>Put the mean, μ, into the z-score equation</w:t>
      </w:r>
      <w:r w:rsidRPr="008E6EEA">
        <w:rPr>
          <w:rFonts w:ascii="inherit" w:hAnsi="inherit" w:cs="Arial"/>
          <w:color w:val="777777"/>
          <w:sz w:val="22"/>
          <w:szCs w:val="20"/>
        </w:rPr>
        <w:t>.</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28AA1145" wp14:editId="42DB68D5">
            <wp:extent cx="1546860" cy="624840"/>
            <wp:effectExtent l="0" t="0" r="0" b="3810"/>
            <wp:docPr id="49" name="Picture 49" descr="CALCULATE A Z SCORE 2">
              <a:hlinkClick xmlns:a="http://schemas.openxmlformats.org/drawingml/2006/main" r:id="rId9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LCULATE A Z SCORE 2">
                      <a:hlinkClick r:id="rId953"/>
                    </pic:cNvPr>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1546860" cy="624840"/>
                    </a:xfrm>
                    <a:prstGeom prst="rect">
                      <a:avLst/>
                    </a:prstGeom>
                    <a:noFill/>
                    <a:ln>
                      <a:noFill/>
                    </a:ln>
                  </pic:spPr>
                </pic:pic>
              </a:graphicData>
            </a:graphic>
          </wp:inline>
        </w:drawing>
      </w:r>
    </w:p>
    <w:p w14:paraId="70C37445" w14:textId="6D1188F4"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lastRenderedPageBreak/>
        <w:t>Step 3: </w:t>
      </w:r>
      <w:r w:rsidRPr="00433153">
        <w:rPr>
          <w:rStyle w:val="Strong"/>
          <w:rFonts w:ascii="inherit" w:eastAsiaTheme="majorEastAsia" w:hAnsi="inherit" w:cs="Arial"/>
          <w:color w:val="777777"/>
          <w:szCs w:val="20"/>
          <w:bdr w:val="none" w:sz="0" w:space="0" w:color="auto" w:frame="1"/>
        </w:rPr>
        <w:t>Write the standard deviation, σ into the z-score equation</w:t>
      </w:r>
      <w:r w:rsidRPr="00433153">
        <w:rPr>
          <w:rFonts w:ascii="inherit" w:hAnsi="inherit" w:cs="Arial"/>
          <w:color w:val="777777"/>
          <w:szCs w:val="20"/>
        </w:rPr>
        <w:t>.</w:t>
      </w:r>
      <w:r w:rsidRPr="00433153">
        <w:rPr>
          <w:rFonts w:ascii="inherit" w:hAnsi="inherit" w:cs="Arial"/>
          <w:color w:val="777777"/>
          <w:szCs w:val="20"/>
        </w:rPr>
        <w:br/>
      </w:r>
      <w:r w:rsidRPr="00433153">
        <w:rPr>
          <w:rFonts w:ascii="inherit" w:hAnsi="inherit" w:cs="Arial"/>
          <w:noProof/>
          <w:color w:val="05A9C5"/>
          <w:szCs w:val="20"/>
          <w:bdr w:val="none" w:sz="0" w:space="0" w:color="auto" w:frame="1"/>
        </w:rPr>
        <w:drawing>
          <wp:inline distT="0" distB="0" distL="0" distR="0" wp14:anchorId="1F655EBB" wp14:editId="55B3C821">
            <wp:extent cx="1546860" cy="655320"/>
            <wp:effectExtent l="0" t="0" r="0" b="0"/>
            <wp:docPr id="48" name="Picture 48" descr="CALCULATE A Z SCORE 3">
              <a:hlinkClick xmlns:a="http://schemas.openxmlformats.org/drawingml/2006/main" r:id="rId9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LCULATE A Z SCORE 3">
                      <a:hlinkClick r:id="rId955"/>
                    </pic:cNvPr>
                    <pic:cNvPicPr>
                      <a:picLocks noChangeAspect="1" noChangeArrowheads="1"/>
                    </pic:cNvPicPr>
                  </pic:nvPicPr>
                  <pic:blipFill>
                    <a:blip r:embed="rId956">
                      <a:extLst>
                        <a:ext uri="{28A0092B-C50C-407E-A947-70E740481C1C}">
                          <a14:useLocalDpi xmlns:a14="http://schemas.microsoft.com/office/drawing/2010/main" val="0"/>
                        </a:ext>
                      </a:extLst>
                    </a:blip>
                    <a:srcRect/>
                    <a:stretch>
                      <a:fillRect/>
                    </a:stretch>
                  </pic:blipFill>
                  <pic:spPr bwMode="auto">
                    <a:xfrm>
                      <a:off x="0" y="0"/>
                      <a:ext cx="1546860" cy="655320"/>
                    </a:xfrm>
                    <a:prstGeom prst="rect">
                      <a:avLst/>
                    </a:prstGeom>
                    <a:noFill/>
                    <a:ln>
                      <a:noFill/>
                    </a:ln>
                  </pic:spPr>
                </pic:pic>
              </a:graphicData>
            </a:graphic>
          </wp:inline>
        </w:drawing>
      </w:r>
    </w:p>
    <w:p w14:paraId="15506518" w14:textId="52A53300"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4: </w:t>
      </w:r>
      <w:r w:rsidRPr="00433153">
        <w:rPr>
          <w:rStyle w:val="Strong"/>
          <w:rFonts w:ascii="inherit" w:eastAsiaTheme="majorEastAsia" w:hAnsi="inherit" w:cs="Arial"/>
          <w:color w:val="777777"/>
          <w:szCs w:val="20"/>
          <w:bdr w:val="none" w:sz="0" w:space="0" w:color="auto" w:frame="1"/>
        </w:rPr>
        <w:t>Calculate the answer using a calculator</w:t>
      </w:r>
      <w:r w:rsidRPr="00433153">
        <w:rPr>
          <w:rFonts w:ascii="inherit" w:hAnsi="inherit" w:cs="Arial"/>
          <w:color w:val="777777"/>
          <w:szCs w:val="20"/>
        </w:rPr>
        <w:t>:</w:t>
      </w:r>
      <w:r w:rsidRPr="00433153">
        <w:rPr>
          <w:rFonts w:ascii="inherit" w:hAnsi="inherit" w:cs="Arial"/>
          <w:color w:val="777777"/>
          <w:szCs w:val="20"/>
        </w:rPr>
        <w:br/>
        <w:t xml:space="preserve">(1100 – 1026) / 209 = .354. This means that your score was .354 std </w:t>
      </w:r>
      <w:proofErr w:type="spellStart"/>
      <w:r w:rsidRPr="00433153">
        <w:rPr>
          <w:rFonts w:ascii="inherit" w:hAnsi="inherit" w:cs="Arial"/>
          <w:color w:val="777777"/>
          <w:szCs w:val="20"/>
        </w:rPr>
        <w:t>devs</w:t>
      </w:r>
      <w:proofErr w:type="spellEnd"/>
      <w:r w:rsidRPr="00433153">
        <w:rPr>
          <w:rFonts w:ascii="inherit" w:hAnsi="inherit" w:cs="Arial"/>
          <w:color w:val="777777"/>
          <w:szCs w:val="20"/>
        </w:rPr>
        <w:t xml:space="preserve"> above the mean.</w:t>
      </w:r>
    </w:p>
    <w:p w14:paraId="26A27AC4" w14:textId="77777777" w:rsidR="00433153" w:rsidRPr="00433153" w:rsidRDefault="00433153"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4842FE18" w14:textId="77777777" w:rsidR="00967AFC" w:rsidRPr="00433153"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433153">
        <w:rPr>
          <w:rFonts w:ascii="inherit" w:hAnsi="inherit" w:cs="Arial"/>
          <w:color w:val="0000FF"/>
          <w:szCs w:val="20"/>
          <w:bdr w:val="none" w:sz="0" w:space="0" w:color="auto" w:frame="1"/>
        </w:rPr>
        <w:t>Step 5: </w:t>
      </w:r>
      <w:r w:rsidRPr="00433153">
        <w:rPr>
          <w:rFonts w:ascii="inherit" w:hAnsi="inherit" w:cs="Arial"/>
          <w:color w:val="777777"/>
          <w:szCs w:val="20"/>
        </w:rPr>
        <w:t>(</w:t>
      </w:r>
      <w:r w:rsidRPr="00433153">
        <w:rPr>
          <w:rStyle w:val="Strong"/>
          <w:rFonts w:ascii="inherit" w:eastAsiaTheme="majorEastAsia" w:hAnsi="inherit" w:cs="Arial"/>
          <w:color w:val="777777"/>
          <w:szCs w:val="20"/>
          <w:bdr w:val="none" w:sz="0" w:space="0" w:color="auto" w:frame="1"/>
        </w:rPr>
        <w:t>Optional</w:t>
      </w:r>
      <w:r w:rsidRPr="00433153">
        <w:rPr>
          <w:rFonts w:ascii="inherit" w:hAnsi="inherit" w:cs="Arial"/>
          <w:color w:val="777777"/>
          <w:szCs w:val="20"/>
        </w:rPr>
        <w:t>) Look up your z-value in the </w:t>
      </w:r>
      <w:hyperlink r:id="rId957" w:history="1">
        <w:r w:rsidRPr="00433153">
          <w:rPr>
            <w:rStyle w:val="Hyperlink"/>
            <w:rFonts w:ascii="inherit" w:hAnsi="inherit" w:cs="Arial"/>
            <w:color w:val="05A9C5"/>
            <w:szCs w:val="20"/>
            <w:bdr w:val="none" w:sz="0" w:space="0" w:color="auto" w:frame="1"/>
          </w:rPr>
          <w:t>z-table</w:t>
        </w:r>
      </w:hyperlink>
      <w:r w:rsidRPr="00433153">
        <w:rPr>
          <w:rFonts w:ascii="inherit" w:hAnsi="inherit" w:cs="Arial"/>
          <w:color w:val="777777"/>
          <w:szCs w:val="20"/>
        </w:rPr>
        <w:t> to see what percentage of test-takers scored below you. A z-score of .354 is .1368 + .5000* = .6368 or 63.68%.</w:t>
      </w:r>
    </w:p>
    <w:p w14:paraId="45150003" w14:textId="239EF4E6" w:rsidR="00967AFC" w:rsidRPr="00433153" w:rsidRDefault="00967AFC" w:rsidP="00433153">
      <w:pPr>
        <w:pStyle w:val="NormalWeb"/>
        <w:shd w:val="clear" w:color="auto" w:fill="FFFFFF"/>
        <w:spacing w:before="0" w:beforeAutospacing="0" w:after="0" w:afterAutospacing="0"/>
        <w:textAlignment w:val="baseline"/>
        <w:rPr>
          <w:rFonts w:ascii="inherit" w:hAnsi="inherit" w:cs="Arial"/>
          <w:i/>
          <w:iCs/>
          <w:color w:val="777777"/>
          <w:szCs w:val="20"/>
        </w:rPr>
      </w:pPr>
      <w:r w:rsidRPr="00433153">
        <w:rPr>
          <w:rFonts w:ascii="inherit" w:hAnsi="inherit" w:cs="Arial"/>
          <w:color w:val="777777"/>
          <w:szCs w:val="20"/>
        </w:rPr>
        <w:t xml:space="preserve">*Why add .500 to the result? The z-table shown has scores for the RIGHT of the mean. Therefore, we </w:t>
      </w:r>
      <w:proofErr w:type="gramStart"/>
      <w:r w:rsidRPr="00433153">
        <w:rPr>
          <w:rFonts w:ascii="inherit" w:hAnsi="inherit" w:cs="Arial"/>
          <w:color w:val="777777"/>
          <w:szCs w:val="20"/>
        </w:rPr>
        <w:t>have to</w:t>
      </w:r>
      <w:proofErr w:type="gramEnd"/>
      <w:r w:rsidRPr="00433153">
        <w:rPr>
          <w:rFonts w:ascii="inherit" w:hAnsi="inherit" w:cs="Arial"/>
          <w:color w:val="777777"/>
          <w:szCs w:val="20"/>
        </w:rPr>
        <w:t xml:space="preserve"> add .500 for all of the area LEFT of the mean. For more examples of when to add (or subtract) .500, see several examples in: </w:t>
      </w:r>
      <w:hyperlink r:id="rId958" w:history="1">
        <w:r w:rsidRPr="00433153">
          <w:rPr>
            <w:rStyle w:val="Hyperlink"/>
            <w:rFonts w:ascii="inherit" w:hAnsi="inherit" w:cs="Arial"/>
            <w:color w:val="05A9C5"/>
            <w:szCs w:val="20"/>
            <w:bdr w:val="none" w:sz="0" w:space="0" w:color="auto" w:frame="1"/>
          </w:rPr>
          <w:t>Area under a normal distribution curve</w:t>
        </w:r>
      </w:hyperlink>
      <w:r w:rsidRPr="00433153">
        <w:rPr>
          <w:rFonts w:ascii="inherit" w:hAnsi="inherit" w:cs="Arial"/>
          <w:color w:val="777777"/>
          <w:szCs w:val="20"/>
        </w:rPr>
        <w:t>.</w:t>
      </w:r>
    </w:p>
    <w:p w14:paraId="2425EDAE" w14:textId="77777777" w:rsidR="00433153" w:rsidRPr="00433153" w:rsidRDefault="00433153" w:rsidP="00433153">
      <w:pPr>
        <w:pStyle w:val="NormalWeb"/>
        <w:shd w:val="clear" w:color="auto" w:fill="FFFFFF"/>
        <w:spacing w:before="0" w:beforeAutospacing="0" w:after="0" w:afterAutospacing="0"/>
        <w:textAlignment w:val="baseline"/>
        <w:rPr>
          <w:rFonts w:ascii="inherit" w:hAnsi="inherit" w:cs="Arial"/>
          <w:i/>
          <w:iCs/>
          <w:color w:val="777777"/>
          <w:sz w:val="22"/>
          <w:szCs w:val="20"/>
        </w:rPr>
      </w:pPr>
    </w:p>
    <w:p w14:paraId="51AE3AF2" w14:textId="4DDA7CAD" w:rsidR="00967AFC" w:rsidRPr="00E35D01" w:rsidRDefault="00967AFC" w:rsidP="00E35D0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D0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scores and Standard Deviations</w:t>
      </w:r>
    </w:p>
    <w:p w14:paraId="0E4CD713" w14:textId="77777777" w:rsidR="00E35D01" w:rsidRDefault="00E35D01"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2418372C" w14:textId="34E3BADC"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Technically, a z-score is the number of </w:t>
      </w:r>
      <w:hyperlink r:id="rId959" w:tgtFrame="_blank" w:history="1">
        <w:r w:rsidRPr="00E35D01">
          <w:rPr>
            <w:rStyle w:val="Hyperlink"/>
            <w:rFonts w:ascii="inherit" w:hAnsi="inherit" w:cs="Arial"/>
            <w:color w:val="05A9C5"/>
            <w:szCs w:val="20"/>
            <w:bdr w:val="none" w:sz="0" w:space="0" w:color="auto" w:frame="1"/>
          </w:rPr>
          <w:t>standard deviations</w:t>
        </w:r>
      </w:hyperlink>
      <w:r w:rsidRPr="00E35D01">
        <w:rPr>
          <w:rFonts w:ascii="inherit" w:hAnsi="inherit" w:cs="Arial"/>
          <w:color w:val="777777"/>
          <w:szCs w:val="20"/>
        </w:rPr>
        <w:t> from the mean value of the reference population (a population whose known values have been recorded, like in </w:t>
      </w:r>
      <w:hyperlink r:id="rId960" w:tgtFrame="_blank" w:history="1">
        <w:r w:rsidRPr="00E35D01">
          <w:rPr>
            <w:rStyle w:val="Hyperlink"/>
            <w:rFonts w:ascii="inherit" w:hAnsi="inherit" w:cs="Arial"/>
            <w:color w:val="05A9C5"/>
            <w:szCs w:val="20"/>
            <w:bdr w:val="none" w:sz="0" w:space="0" w:color="auto" w:frame="1"/>
          </w:rPr>
          <w:t>these charts</w:t>
        </w:r>
      </w:hyperlink>
      <w:r w:rsidRPr="00E35D01">
        <w:rPr>
          <w:rFonts w:ascii="inherit" w:hAnsi="inherit" w:cs="Arial"/>
          <w:color w:val="777777"/>
          <w:szCs w:val="20"/>
        </w:rPr>
        <w:t> the CDC compiles about people’s weights). For example:</w:t>
      </w:r>
    </w:p>
    <w:p w14:paraId="1F84644A" w14:textId="77777777" w:rsidR="00E35D01" w:rsidRPr="00E35D01" w:rsidRDefault="00E35D01"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500963FB" w14:textId="77777777" w:rsidR="00967AFC" w:rsidRPr="00E35D01"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z-score of 1 is 1 </w:t>
      </w:r>
      <w:hyperlink r:id="rId961" w:history="1">
        <w:r w:rsidRPr="00E35D01">
          <w:rPr>
            <w:rStyle w:val="Hyperlink"/>
            <w:rFonts w:ascii="inherit" w:hAnsi="inherit" w:cs="Arial"/>
            <w:color w:val="777777"/>
            <w:sz w:val="24"/>
            <w:szCs w:val="20"/>
            <w:bdr w:val="none" w:sz="0" w:space="0" w:color="auto" w:frame="1"/>
          </w:rPr>
          <w:t>standard deviation</w:t>
        </w:r>
      </w:hyperlink>
      <w:r w:rsidRPr="00E35D01">
        <w:rPr>
          <w:rFonts w:ascii="inherit" w:hAnsi="inherit" w:cs="Arial"/>
          <w:color w:val="777777"/>
          <w:sz w:val="24"/>
          <w:szCs w:val="20"/>
        </w:rPr>
        <w:t> above the mean.</w:t>
      </w:r>
    </w:p>
    <w:p w14:paraId="134D7B96" w14:textId="77777777" w:rsidR="00967AFC" w:rsidRPr="00E35D01"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score of 2 is 2 </w:t>
      </w:r>
      <w:hyperlink r:id="rId962" w:history="1">
        <w:r w:rsidRPr="00E35D01">
          <w:rPr>
            <w:rStyle w:val="Hyperlink"/>
            <w:rFonts w:ascii="inherit" w:hAnsi="inherit" w:cs="Arial"/>
            <w:color w:val="777777"/>
            <w:sz w:val="24"/>
            <w:szCs w:val="20"/>
            <w:bdr w:val="none" w:sz="0" w:space="0" w:color="auto" w:frame="1"/>
          </w:rPr>
          <w:t>standard deviations</w:t>
        </w:r>
      </w:hyperlink>
      <w:r w:rsidRPr="00E35D01">
        <w:rPr>
          <w:rFonts w:ascii="inherit" w:hAnsi="inherit" w:cs="Arial"/>
          <w:color w:val="777777"/>
          <w:sz w:val="24"/>
          <w:szCs w:val="20"/>
        </w:rPr>
        <w:t> above the mean.</w:t>
      </w:r>
    </w:p>
    <w:p w14:paraId="1E8AF672" w14:textId="3508209B" w:rsidR="00967AFC" w:rsidRDefault="00967AFC" w:rsidP="00C075BE">
      <w:pPr>
        <w:numPr>
          <w:ilvl w:val="0"/>
          <w:numId w:val="23"/>
        </w:numPr>
        <w:shd w:val="clear" w:color="auto" w:fill="FFFFFF"/>
        <w:spacing w:after="0" w:line="240" w:lineRule="auto"/>
        <w:ind w:left="450"/>
        <w:textAlignment w:val="baseline"/>
        <w:rPr>
          <w:rFonts w:ascii="inherit" w:hAnsi="inherit" w:cs="Arial"/>
          <w:color w:val="777777"/>
          <w:sz w:val="24"/>
          <w:szCs w:val="20"/>
        </w:rPr>
      </w:pPr>
      <w:r w:rsidRPr="00E35D01">
        <w:rPr>
          <w:rFonts w:ascii="inherit" w:hAnsi="inherit" w:cs="Arial"/>
          <w:color w:val="777777"/>
          <w:sz w:val="24"/>
          <w:szCs w:val="20"/>
        </w:rPr>
        <w:t>A score of -1.8 is -1.8 </w:t>
      </w:r>
      <w:hyperlink r:id="rId963" w:history="1">
        <w:r w:rsidRPr="00E35D01">
          <w:rPr>
            <w:rStyle w:val="Hyperlink"/>
            <w:rFonts w:ascii="inherit" w:hAnsi="inherit" w:cs="Arial"/>
            <w:color w:val="777777"/>
            <w:sz w:val="24"/>
            <w:szCs w:val="20"/>
            <w:bdr w:val="none" w:sz="0" w:space="0" w:color="auto" w:frame="1"/>
          </w:rPr>
          <w:t>standard deviations</w:t>
        </w:r>
      </w:hyperlink>
      <w:r w:rsidRPr="00E35D01">
        <w:rPr>
          <w:rFonts w:ascii="inherit" w:hAnsi="inherit" w:cs="Arial"/>
          <w:color w:val="777777"/>
          <w:sz w:val="24"/>
          <w:szCs w:val="20"/>
        </w:rPr>
        <w:t> </w:t>
      </w:r>
      <w:r w:rsidRPr="00E35D01">
        <w:rPr>
          <w:rStyle w:val="Emphasis"/>
          <w:rFonts w:ascii="inherit" w:hAnsi="inherit" w:cs="Arial"/>
          <w:color w:val="777777"/>
          <w:sz w:val="24"/>
          <w:szCs w:val="20"/>
          <w:bdr w:val="none" w:sz="0" w:space="0" w:color="auto" w:frame="1"/>
        </w:rPr>
        <w:t>below</w:t>
      </w:r>
      <w:r w:rsidRPr="00E35D01">
        <w:rPr>
          <w:rFonts w:ascii="inherit" w:hAnsi="inherit" w:cs="Arial"/>
          <w:color w:val="777777"/>
          <w:sz w:val="24"/>
          <w:szCs w:val="20"/>
        </w:rPr>
        <w:t> the mean.</w:t>
      </w:r>
    </w:p>
    <w:p w14:paraId="13D7BD38" w14:textId="77777777" w:rsidR="00E35D01" w:rsidRPr="00E35D01" w:rsidRDefault="00E35D01" w:rsidP="00E35D01">
      <w:pPr>
        <w:shd w:val="clear" w:color="auto" w:fill="FFFFFF"/>
        <w:spacing w:after="0" w:line="240" w:lineRule="auto"/>
        <w:ind w:left="450"/>
        <w:textAlignment w:val="baseline"/>
        <w:rPr>
          <w:rFonts w:ascii="inherit" w:hAnsi="inherit" w:cs="Arial"/>
          <w:color w:val="777777"/>
          <w:sz w:val="24"/>
          <w:szCs w:val="20"/>
        </w:rPr>
      </w:pPr>
    </w:p>
    <w:p w14:paraId="541D3BCB" w14:textId="77777777" w:rsidR="00967AFC" w:rsidRPr="00E35D01"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A z-score tells you where the score lies on a </w:t>
      </w:r>
      <w:hyperlink r:id="rId964" w:history="1">
        <w:r w:rsidRPr="00E35D01">
          <w:rPr>
            <w:rStyle w:val="Hyperlink"/>
            <w:rFonts w:ascii="inherit" w:hAnsi="inherit" w:cs="Arial"/>
            <w:color w:val="05A9C5"/>
            <w:szCs w:val="20"/>
            <w:bdr w:val="none" w:sz="0" w:space="0" w:color="auto" w:frame="1"/>
          </w:rPr>
          <w:t>normal distribution </w:t>
        </w:r>
      </w:hyperlink>
      <w:r w:rsidRPr="00E35D01">
        <w:rPr>
          <w:rFonts w:ascii="inherit" w:hAnsi="inherit" w:cs="Arial"/>
          <w:color w:val="777777"/>
          <w:szCs w:val="20"/>
        </w:rPr>
        <w:t>curve. A z-score of </w:t>
      </w:r>
      <w:r w:rsidRPr="00E35D01">
        <w:rPr>
          <w:rStyle w:val="Strong"/>
          <w:rFonts w:ascii="inherit" w:eastAsiaTheme="majorEastAsia" w:hAnsi="inherit" w:cs="Arial"/>
          <w:color w:val="777777"/>
          <w:szCs w:val="20"/>
          <w:bdr w:val="none" w:sz="0" w:space="0" w:color="auto" w:frame="1"/>
        </w:rPr>
        <w:t>zero </w:t>
      </w:r>
      <w:r w:rsidRPr="00E35D01">
        <w:rPr>
          <w:rFonts w:ascii="inherit" w:hAnsi="inherit" w:cs="Arial"/>
          <w:color w:val="777777"/>
          <w:szCs w:val="20"/>
        </w:rPr>
        <w:t>tells you the values is </w:t>
      </w:r>
      <w:r w:rsidRPr="00E35D01">
        <w:rPr>
          <w:rStyle w:val="Strong"/>
          <w:rFonts w:ascii="inherit" w:eastAsiaTheme="majorEastAsia" w:hAnsi="inherit" w:cs="Arial"/>
          <w:color w:val="777777"/>
          <w:szCs w:val="20"/>
          <w:bdr w:val="none" w:sz="0" w:space="0" w:color="auto" w:frame="1"/>
        </w:rPr>
        <w:t>exactly average </w:t>
      </w:r>
      <w:r w:rsidRPr="00E35D01">
        <w:rPr>
          <w:rFonts w:ascii="inherit" w:hAnsi="inherit" w:cs="Arial"/>
          <w:color w:val="777777"/>
          <w:szCs w:val="20"/>
        </w:rPr>
        <w:t>while a score of +3 tells you that the value is much higher than average.</w:t>
      </w:r>
    </w:p>
    <w:p w14:paraId="008BC66C" w14:textId="05B77C4F"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 w:val="20"/>
          <w:szCs w:val="20"/>
        </w:rPr>
      </w:pPr>
    </w:p>
    <w:p w14:paraId="0D47D163" w14:textId="66AF7771" w:rsidR="00967AFC" w:rsidRPr="00E35D01" w:rsidRDefault="00967AFC" w:rsidP="00967AF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35D0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is it Used in Real Life?</w:t>
      </w:r>
    </w:p>
    <w:p w14:paraId="748623BB" w14:textId="77777777" w:rsidR="00E35D01" w:rsidRPr="00E35D01" w:rsidRDefault="00E35D01" w:rsidP="00E35D01"/>
    <w:p w14:paraId="173886A1" w14:textId="43289A59" w:rsidR="00967AFC" w:rsidRDefault="00967AFC" w:rsidP="00967AFC">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E35D01">
        <w:rPr>
          <w:rFonts w:ascii="inherit" w:hAnsi="inherit" w:cs="Arial"/>
          <w:color w:val="777777"/>
          <w:szCs w:val="20"/>
        </w:rPr>
        <w:t>You can use the z-table and the normal distribution graph to give you a visual about how a z-score of 2.0 means “higher than average”. Let’s say you have a person’s weight (240 pounds), and you know their z-score is 2.0. You know that 2.0 is above average (because of the high placement on the normal distribution curve), but you want to know </w:t>
      </w:r>
      <w:r w:rsidRPr="00E35D01">
        <w:rPr>
          <w:rStyle w:val="Emphasis"/>
          <w:rFonts w:ascii="inherit" w:hAnsi="inherit" w:cs="Arial"/>
          <w:color w:val="777777"/>
          <w:szCs w:val="20"/>
          <w:bdr w:val="none" w:sz="0" w:space="0" w:color="auto" w:frame="1"/>
        </w:rPr>
        <w:t>how much above average is this weight?</w:t>
      </w:r>
    </w:p>
    <w:p w14:paraId="07B632F5" w14:textId="77777777" w:rsidR="00D16D8F" w:rsidRPr="00E35D01" w:rsidRDefault="00D16D8F"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E918E4A" w14:textId="7C23F753" w:rsidR="00967AFC"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t xml:space="preserve">The z-score in the </w:t>
      </w:r>
      <w:proofErr w:type="spellStart"/>
      <w:r w:rsidRPr="00E35D01">
        <w:rPr>
          <w:rFonts w:ascii="inherit" w:hAnsi="inherit" w:cs="Arial"/>
          <w:color w:val="777777"/>
          <w:szCs w:val="20"/>
        </w:rPr>
        <w:t>center</w:t>
      </w:r>
      <w:proofErr w:type="spellEnd"/>
      <w:r w:rsidRPr="00E35D01">
        <w:rPr>
          <w:rFonts w:ascii="inherit" w:hAnsi="inherit" w:cs="Arial"/>
          <w:color w:val="777777"/>
          <w:szCs w:val="20"/>
        </w:rPr>
        <w:t xml:space="preserve"> of the curve is zero. The z-scores to the </w:t>
      </w:r>
      <w:r w:rsidRPr="00E35D01">
        <w:rPr>
          <w:rStyle w:val="Strong"/>
          <w:rFonts w:ascii="inherit" w:eastAsiaTheme="majorEastAsia" w:hAnsi="inherit" w:cs="Arial"/>
          <w:color w:val="777777"/>
          <w:szCs w:val="20"/>
          <w:bdr w:val="none" w:sz="0" w:space="0" w:color="auto" w:frame="1"/>
        </w:rPr>
        <w:t>right of the mean are positive </w:t>
      </w:r>
      <w:r w:rsidRPr="00E35D01">
        <w:rPr>
          <w:rFonts w:ascii="inherit" w:hAnsi="inherit" w:cs="Arial"/>
          <w:color w:val="777777"/>
          <w:szCs w:val="20"/>
        </w:rPr>
        <w:t>and the z-scores to the </w:t>
      </w:r>
      <w:r w:rsidRPr="00E35D01">
        <w:rPr>
          <w:rStyle w:val="Strong"/>
          <w:rFonts w:ascii="inherit" w:eastAsiaTheme="majorEastAsia" w:hAnsi="inherit" w:cs="Arial"/>
          <w:color w:val="777777"/>
          <w:szCs w:val="20"/>
          <w:bdr w:val="none" w:sz="0" w:space="0" w:color="auto" w:frame="1"/>
        </w:rPr>
        <w:t>left of the mean are negative</w:t>
      </w:r>
      <w:r w:rsidRPr="00E35D01">
        <w:rPr>
          <w:rFonts w:ascii="inherit" w:hAnsi="inherit" w:cs="Arial"/>
          <w:color w:val="777777"/>
          <w:szCs w:val="20"/>
        </w:rPr>
        <w:t>. If you look up the score in the</w:t>
      </w:r>
      <w:hyperlink r:id="rId965" w:tgtFrame="_blank" w:history="1">
        <w:r w:rsidRPr="00E35D01">
          <w:rPr>
            <w:rStyle w:val="Hyperlink"/>
            <w:rFonts w:ascii="inherit" w:hAnsi="inherit" w:cs="Arial"/>
            <w:color w:val="05A9C5"/>
            <w:szCs w:val="20"/>
            <w:bdr w:val="none" w:sz="0" w:space="0" w:color="auto" w:frame="1"/>
          </w:rPr>
          <w:t> z-table</w:t>
        </w:r>
      </w:hyperlink>
      <w:r w:rsidRPr="00E35D01">
        <w:rPr>
          <w:rFonts w:ascii="inherit" w:hAnsi="inherit" w:cs="Arial"/>
          <w:color w:val="777777"/>
          <w:szCs w:val="20"/>
        </w:rPr>
        <w:t>, you can tell what </w:t>
      </w:r>
      <w:r w:rsidRPr="00E35D01">
        <w:rPr>
          <w:rStyle w:val="Emphasis"/>
          <w:rFonts w:ascii="inherit" w:hAnsi="inherit" w:cs="Arial"/>
          <w:color w:val="777777"/>
          <w:szCs w:val="20"/>
          <w:bdr w:val="none" w:sz="0" w:space="0" w:color="auto" w:frame="1"/>
        </w:rPr>
        <w:t>percentage</w:t>
      </w:r>
      <w:r w:rsidRPr="00E35D01">
        <w:rPr>
          <w:rFonts w:ascii="inherit" w:hAnsi="inherit" w:cs="Arial"/>
          <w:color w:val="777777"/>
          <w:szCs w:val="20"/>
        </w:rPr>
        <w:t> of the population is above or below your score. The table below shows a z-score of 2.0 highlighted, showing .9772 (which converts to 97.72%). If you look at the same score (2.0) of the normal distribution curve above, you’ll see it corresponds with 97.72%.</w:t>
      </w:r>
    </w:p>
    <w:p w14:paraId="0AD43147" w14:textId="097329AB" w:rsidR="00E75A66" w:rsidRDefault="00E75A66"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2F4BC02E" w14:textId="77777777" w:rsidR="00E75A66" w:rsidRDefault="00E75A66" w:rsidP="00E75A66">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noProof/>
          <w:color w:val="05A9C5"/>
          <w:szCs w:val="20"/>
          <w:bdr w:val="none" w:sz="0" w:space="0" w:color="auto" w:frame="1"/>
        </w:rPr>
        <w:lastRenderedPageBreak/>
        <w:drawing>
          <wp:inline distT="0" distB="0" distL="0" distR="0" wp14:anchorId="2B494099" wp14:editId="34400626">
            <wp:extent cx="1249680" cy="2857500"/>
            <wp:effectExtent l="0" t="0" r="7620" b="0"/>
            <wp:docPr id="47" name="Picture 47" descr="z score definition">
              <a:hlinkClick xmlns:a="http://schemas.openxmlformats.org/drawingml/2006/main" r:id="rId9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 score definition">
                      <a:hlinkClick r:id="rId966"/>
                    </pic:cNvPr>
                    <pic:cNvPicPr>
                      <a:picLocks noChangeAspect="1" noChangeArrowheads="1"/>
                    </pic:cNvPicPr>
                  </pic:nvPicPr>
                  <pic:blipFill>
                    <a:blip r:embed="rId967">
                      <a:extLst>
                        <a:ext uri="{28A0092B-C50C-407E-A947-70E740481C1C}">
                          <a14:useLocalDpi xmlns:a14="http://schemas.microsoft.com/office/drawing/2010/main" val="0"/>
                        </a:ext>
                      </a:extLst>
                    </a:blip>
                    <a:srcRect/>
                    <a:stretch>
                      <a:fillRect/>
                    </a:stretch>
                  </pic:blipFill>
                  <pic:spPr bwMode="auto">
                    <a:xfrm>
                      <a:off x="0" y="0"/>
                      <a:ext cx="1249680" cy="2857500"/>
                    </a:xfrm>
                    <a:prstGeom prst="rect">
                      <a:avLst/>
                    </a:prstGeom>
                    <a:noFill/>
                    <a:ln>
                      <a:noFill/>
                    </a:ln>
                  </pic:spPr>
                </pic:pic>
              </a:graphicData>
            </a:graphic>
          </wp:inline>
        </w:drawing>
      </w:r>
    </w:p>
    <w:p w14:paraId="2212336E" w14:textId="0818678D" w:rsidR="00E75A66" w:rsidRDefault="00E75A66" w:rsidP="00E75A66">
      <w:pPr>
        <w:pStyle w:val="NormalWeb"/>
        <w:shd w:val="clear" w:color="auto" w:fill="FFFFFF"/>
        <w:spacing w:before="0" w:beforeAutospacing="0" w:after="0" w:afterAutospacing="0"/>
        <w:textAlignment w:val="baseline"/>
        <w:rPr>
          <w:rFonts w:ascii="inherit" w:hAnsi="inherit" w:cs="Arial"/>
          <w:color w:val="777777"/>
          <w:szCs w:val="20"/>
        </w:rPr>
      </w:pPr>
      <w:r w:rsidRPr="00E35D01">
        <w:rPr>
          <w:rFonts w:ascii="inherit" w:hAnsi="inherit" w:cs="Arial"/>
          <w:color w:val="777777"/>
          <w:szCs w:val="20"/>
        </w:rPr>
        <w:br/>
        <w:t xml:space="preserve">That tells you 97.72% of the population’s scores lie below that </w:t>
      </w:r>
      <w:proofErr w:type="gramStart"/>
      <w:r w:rsidRPr="00E35D01">
        <w:rPr>
          <w:rFonts w:ascii="inherit" w:hAnsi="inherit" w:cs="Arial"/>
          <w:color w:val="777777"/>
          <w:szCs w:val="20"/>
        </w:rPr>
        <w:t>particular score</w:t>
      </w:r>
      <w:proofErr w:type="gramEnd"/>
      <w:r w:rsidRPr="00E35D01">
        <w:rPr>
          <w:rFonts w:ascii="inherit" w:hAnsi="inherit" w:cs="Arial"/>
          <w:color w:val="777777"/>
          <w:szCs w:val="20"/>
        </w:rPr>
        <w:t xml:space="preserve"> and 100% – 97.72% = 2.28% of the scores lie above that score. A mere 2.28 of the population is above this person’s weight</w:t>
      </w:r>
      <w:proofErr w:type="gramStart"/>
      <w:r w:rsidRPr="00E35D01">
        <w:rPr>
          <w:rFonts w:ascii="inherit" w:hAnsi="inherit" w:cs="Arial"/>
          <w:color w:val="777777"/>
          <w:szCs w:val="20"/>
        </w:rPr>
        <w:t>….probably</w:t>
      </w:r>
      <w:proofErr w:type="gramEnd"/>
      <w:r w:rsidRPr="00E35D01">
        <w:rPr>
          <w:rFonts w:ascii="inherit" w:hAnsi="inherit" w:cs="Arial"/>
          <w:color w:val="777777"/>
          <w:szCs w:val="20"/>
        </w:rPr>
        <w:t xml:space="preserve"> a good indication they need to go on a diet!</w:t>
      </w:r>
    </w:p>
    <w:p w14:paraId="30DC73CF" w14:textId="1453A13F" w:rsidR="00253849" w:rsidRDefault="00253849"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1819A742" w14:textId="231F460A" w:rsidR="00253849" w:rsidRPr="00253849" w:rsidRDefault="00253849" w:rsidP="0025384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384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Z-Score in Excel</w:t>
      </w:r>
    </w:p>
    <w:p w14:paraId="3A44BBB7" w14:textId="736F9BA0" w:rsidR="00F71598" w:rsidRDefault="00253849" w:rsidP="00F7159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5384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 in Excel: Overview</w:t>
      </w:r>
    </w:p>
    <w:p w14:paraId="1BB244AF" w14:textId="77777777" w:rsidR="00F71598" w:rsidRPr="00F71598" w:rsidRDefault="00F71598" w:rsidP="00F71598">
      <w:pPr>
        <w:rPr>
          <w:sz w:val="24"/>
          <w:lang w:eastAsia="en-IN"/>
        </w:rPr>
      </w:pPr>
    </w:p>
    <w:p w14:paraId="4206CF7E" w14:textId="2101B548" w:rsidR="00253849" w:rsidRPr="00F71598" w:rsidRDefault="00253849" w:rsidP="00253849">
      <w:pPr>
        <w:pStyle w:val="NormalWeb"/>
        <w:shd w:val="clear" w:color="auto" w:fill="FFFFFF"/>
        <w:spacing w:before="0" w:beforeAutospacing="0" w:after="0" w:afterAutospacing="0"/>
        <w:textAlignment w:val="baseline"/>
        <w:rPr>
          <w:rFonts w:ascii="Arial" w:hAnsi="Arial" w:cs="Arial"/>
          <w:color w:val="777777"/>
          <w:szCs w:val="20"/>
        </w:rPr>
      </w:pPr>
      <w:r w:rsidRPr="00F71598">
        <w:rPr>
          <w:rFonts w:ascii="Arial" w:hAnsi="Arial" w:cs="Arial"/>
          <w:color w:val="777777"/>
          <w:szCs w:val="20"/>
        </w:rPr>
        <w:t>A z-score tells you how many </w:t>
      </w:r>
      <w:hyperlink r:id="rId968" w:history="1">
        <w:r w:rsidRPr="00F71598">
          <w:rPr>
            <w:rStyle w:val="Hyperlink"/>
            <w:rFonts w:ascii="inherit" w:eastAsiaTheme="majorEastAsia" w:hAnsi="inherit" w:cs="Arial"/>
            <w:color w:val="05A9C5"/>
            <w:szCs w:val="20"/>
            <w:bdr w:val="none" w:sz="0" w:space="0" w:color="auto" w:frame="1"/>
          </w:rPr>
          <w:t>standard deviations</w:t>
        </w:r>
      </w:hyperlink>
      <w:r w:rsidRPr="00F71598">
        <w:rPr>
          <w:rFonts w:ascii="Arial" w:hAnsi="Arial" w:cs="Arial"/>
          <w:color w:val="777777"/>
          <w:szCs w:val="20"/>
        </w:rPr>
        <w:t> a certain piece of data (“X”) is above or below the mean. A z-score in Excel can quickly be calculated using a basic formula. The formula for calculating a z-score is z=(x-μ)/σ, where μ is the </w:t>
      </w:r>
      <w:hyperlink r:id="rId969" w:history="1">
        <w:r w:rsidRPr="00F71598">
          <w:rPr>
            <w:rStyle w:val="Hyperlink"/>
            <w:rFonts w:ascii="inherit" w:eastAsiaTheme="majorEastAsia" w:hAnsi="inherit" w:cs="Arial"/>
            <w:color w:val="05A9C5"/>
            <w:szCs w:val="20"/>
            <w:bdr w:val="none" w:sz="0" w:space="0" w:color="auto" w:frame="1"/>
          </w:rPr>
          <w:t>population mean</w:t>
        </w:r>
      </w:hyperlink>
      <w:r w:rsidRPr="00F71598">
        <w:rPr>
          <w:rFonts w:ascii="Arial" w:hAnsi="Arial" w:cs="Arial"/>
          <w:color w:val="777777"/>
          <w:szCs w:val="20"/>
        </w:rPr>
        <w:t xml:space="preserve"> and σ is the population standard deviation (note: </w:t>
      </w:r>
      <w:r w:rsidRPr="006B6E94">
        <w:rPr>
          <w:rFonts w:ascii="Arial" w:hAnsi="Arial" w:cs="Arial"/>
          <w:color w:val="ED7D31" w:themeColor="accent2"/>
          <w:szCs w:val="20"/>
        </w:rPr>
        <w:t>if you don’t know the population standard deviation or the </w:t>
      </w:r>
      <w:hyperlink r:id="rId970" w:history="1">
        <w:r w:rsidRPr="006B6E94">
          <w:rPr>
            <w:rStyle w:val="Hyperlink"/>
            <w:rFonts w:ascii="inherit" w:eastAsiaTheme="majorEastAsia" w:hAnsi="inherit" w:cs="Arial"/>
            <w:color w:val="ED7D31" w:themeColor="accent2"/>
            <w:szCs w:val="20"/>
            <w:bdr w:val="none" w:sz="0" w:space="0" w:color="auto" w:frame="1"/>
          </w:rPr>
          <w:t>sample size</w:t>
        </w:r>
      </w:hyperlink>
      <w:r w:rsidRPr="006B6E94">
        <w:rPr>
          <w:rFonts w:ascii="Arial" w:hAnsi="Arial" w:cs="Arial"/>
          <w:color w:val="ED7D31" w:themeColor="accent2"/>
          <w:szCs w:val="20"/>
        </w:rPr>
        <w:t> is below 6, you should use a</w:t>
      </w:r>
      <w:hyperlink r:id="rId971" w:history="1">
        <w:r w:rsidRPr="006B6E94">
          <w:rPr>
            <w:rStyle w:val="Hyperlink"/>
            <w:rFonts w:ascii="inherit" w:eastAsiaTheme="majorEastAsia" w:hAnsi="inherit" w:cs="Arial"/>
            <w:color w:val="ED7D31" w:themeColor="accent2"/>
            <w:szCs w:val="20"/>
            <w:bdr w:val="none" w:sz="0" w:space="0" w:color="auto" w:frame="1"/>
          </w:rPr>
          <w:t> t-score</w:t>
        </w:r>
      </w:hyperlink>
      <w:r w:rsidRPr="006B6E94">
        <w:rPr>
          <w:rFonts w:ascii="Arial" w:hAnsi="Arial" w:cs="Arial"/>
          <w:color w:val="ED7D31" w:themeColor="accent2"/>
          <w:szCs w:val="20"/>
        </w:rPr>
        <w:t> instead of a z-score</w:t>
      </w:r>
      <w:r w:rsidRPr="00F71598">
        <w:rPr>
          <w:rFonts w:ascii="Arial" w:hAnsi="Arial" w:cs="Arial"/>
          <w:color w:val="777777"/>
          <w:szCs w:val="20"/>
        </w:rPr>
        <w:t>). In other words, the formula is z = (data point – mean) / standard deviation.</w:t>
      </w:r>
    </w:p>
    <w:p w14:paraId="59945E7A" w14:textId="77777777" w:rsidR="00F71598" w:rsidRDefault="00F71598" w:rsidP="00253849">
      <w:pPr>
        <w:pStyle w:val="NormalWeb"/>
        <w:shd w:val="clear" w:color="auto" w:fill="FFFFFF"/>
        <w:spacing w:before="0" w:beforeAutospacing="0" w:after="0" w:afterAutospacing="0"/>
        <w:textAlignment w:val="baseline"/>
        <w:rPr>
          <w:rFonts w:ascii="Arial" w:hAnsi="Arial" w:cs="Arial"/>
          <w:color w:val="777777"/>
          <w:sz w:val="20"/>
          <w:szCs w:val="20"/>
        </w:rPr>
      </w:pPr>
    </w:p>
    <w:p w14:paraId="1A52FD60" w14:textId="4A05A0E1" w:rsidR="00253849" w:rsidRDefault="00253849" w:rsidP="0025384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75A6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Z-Score in Excel: Steps</w:t>
      </w:r>
    </w:p>
    <w:p w14:paraId="283098CF" w14:textId="77777777" w:rsidR="0026331D" w:rsidRDefault="0026331D" w:rsidP="00253849">
      <w:pPr>
        <w:pStyle w:val="NormalWeb"/>
        <w:shd w:val="clear" w:color="auto" w:fill="FFFFFF"/>
        <w:spacing w:before="0" w:beforeAutospacing="0" w:after="225" w:afterAutospacing="0"/>
        <w:textAlignment w:val="baseline"/>
        <w:rPr>
          <w:rFonts w:ascii="Arial" w:hAnsi="Arial" w:cs="Arial"/>
          <w:color w:val="777777"/>
          <w:sz w:val="20"/>
          <w:szCs w:val="20"/>
        </w:rPr>
      </w:pPr>
    </w:p>
    <w:p w14:paraId="7CCF153A" w14:textId="285A385A" w:rsidR="00253849" w:rsidRDefault="00D07F14" w:rsidP="00253849">
      <w:pPr>
        <w:pStyle w:val="NormalWeb"/>
        <w:shd w:val="clear" w:color="auto" w:fill="FFFFFF"/>
        <w:spacing w:before="0" w:beforeAutospacing="0" w:after="225" w:afterAutospacing="0"/>
        <w:textAlignment w:val="baseline"/>
        <w:rPr>
          <w:rFonts w:ascii="Arial" w:hAnsi="Arial" w:cs="Arial"/>
          <w:color w:val="777777"/>
          <w:sz w:val="20"/>
          <w:szCs w:val="20"/>
        </w:rPr>
      </w:pPr>
      <w:hyperlink r:id="rId972" w:history="1">
        <w:r w:rsidR="00253849" w:rsidRPr="009D2649">
          <w:rPr>
            <w:rStyle w:val="Hyperlink"/>
            <w:rFonts w:ascii="Arial" w:hAnsi="Arial" w:cs="Arial"/>
            <w:sz w:val="20"/>
            <w:szCs w:val="20"/>
          </w:rPr>
          <w:t>Watch the video</w:t>
        </w:r>
      </w:hyperlink>
      <w:r w:rsidR="00253849">
        <w:rPr>
          <w:rFonts w:ascii="Arial" w:hAnsi="Arial" w:cs="Arial"/>
          <w:color w:val="777777"/>
          <w:sz w:val="20"/>
          <w:szCs w:val="20"/>
        </w:rPr>
        <w:t xml:space="preserve"> or read the steps below:</w:t>
      </w:r>
    </w:p>
    <w:p w14:paraId="355744C3" w14:textId="7F9BFFF0" w:rsidR="00253849" w:rsidRPr="00E75A66" w:rsidRDefault="00253849" w:rsidP="00253849">
      <w:pPr>
        <w:rPr>
          <w:rFonts w:ascii="Times New Roman" w:hAnsi="Times New Roman" w:cs="Times New Roman"/>
          <w:sz w:val="28"/>
          <w:szCs w:val="24"/>
        </w:rPr>
      </w:pPr>
      <w:r w:rsidRPr="00E75A66">
        <w:rPr>
          <w:rStyle w:val="Strong"/>
          <w:rFonts w:ascii="Arial" w:hAnsi="Arial" w:cs="Arial"/>
          <w:color w:val="777777"/>
          <w:sz w:val="24"/>
          <w:szCs w:val="20"/>
          <w:bdr w:val="none" w:sz="0" w:space="0" w:color="auto" w:frame="1"/>
          <w:shd w:val="clear" w:color="auto" w:fill="FFFFFF"/>
        </w:rPr>
        <w:t>Sample question:</w:t>
      </w:r>
      <w:r w:rsidRPr="00E75A66">
        <w:rPr>
          <w:rFonts w:ascii="Arial" w:hAnsi="Arial" w:cs="Arial"/>
          <w:color w:val="777777"/>
          <w:sz w:val="24"/>
          <w:szCs w:val="20"/>
          <w:shd w:val="clear" w:color="auto" w:fill="FFFFFF"/>
        </w:rPr>
        <w:t> You take the </w:t>
      </w:r>
      <w:hyperlink r:id="rId973" w:tgtFrame="blank" w:history="1">
        <w:r w:rsidRPr="00E75A66">
          <w:rPr>
            <w:rStyle w:val="Hyperlink"/>
            <w:rFonts w:ascii="Arial" w:hAnsi="Arial" w:cs="Arial"/>
            <w:color w:val="05A9C5"/>
            <w:sz w:val="24"/>
            <w:szCs w:val="20"/>
            <w:bdr w:val="none" w:sz="0" w:space="0" w:color="auto" w:frame="1"/>
            <w:shd w:val="clear" w:color="auto" w:fill="FFFFFF"/>
          </w:rPr>
          <w:t>GRE </w:t>
        </w:r>
      </w:hyperlink>
      <w:r w:rsidRPr="00E75A66">
        <w:rPr>
          <w:rFonts w:ascii="Arial" w:hAnsi="Arial" w:cs="Arial"/>
          <w:color w:val="777777"/>
          <w:sz w:val="24"/>
          <w:szCs w:val="20"/>
          <w:shd w:val="clear" w:color="auto" w:fill="FFFFFF"/>
        </w:rPr>
        <w:t>and scored 650 in the verbal section of the test. Calculate a z-score in Excel to determine how good your score is compared to the general population of test takers. The population mean (μ) is 469 and the population standard deviation (σ) is 119.</w:t>
      </w:r>
      <w:r w:rsidRPr="00E75A66">
        <w:rPr>
          <w:rFonts w:ascii="Arial" w:hAnsi="Arial" w:cs="Arial"/>
          <w:color w:val="777777"/>
          <w:sz w:val="24"/>
          <w:szCs w:val="20"/>
        </w:rPr>
        <w:br/>
      </w:r>
      <w:r w:rsidRPr="00E75A66">
        <w:rPr>
          <w:rFonts w:ascii="Arial" w:hAnsi="Arial" w:cs="Arial"/>
          <w:color w:val="777777"/>
          <w:sz w:val="24"/>
          <w:szCs w:val="20"/>
        </w:rPr>
        <w:lastRenderedPageBreak/>
        <w:br/>
      </w:r>
      <w:r w:rsidRPr="00E75A66">
        <w:rPr>
          <w:rFonts w:ascii="Arial" w:hAnsi="Arial" w:cs="Arial"/>
          <w:noProof/>
          <w:color w:val="05A9C5"/>
          <w:sz w:val="24"/>
          <w:szCs w:val="20"/>
          <w:bdr w:val="none" w:sz="0" w:space="0" w:color="auto" w:frame="1"/>
          <w:shd w:val="clear" w:color="auto" w:fill="FFFFFF"/>
        </w:rPr>
        <w:drawing>
          <wp:inline distT="0" distB="0" distL="0" distR="0" wp14:anchorId="52797210" wp14:editId="21AF32BA">
            <wp:extent cx="1432560" cy="1295400"/>
            <wp:effectExtent l="0" t="0" r="0" b="0"/>
            <wp:docPr id="55" name="Picture 55" descr="z-in-excel">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in-excel">
                      <a:hlinkClick r:id="rId974"/>
                    </pic:cNvPr>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1432560" cy="1295400"/>
                    </a:xfrm>
                    <a:prstGeom prst="rect">
                      <a:avLst/>
                    </a:prstGeom>
                    <a:noFill/>
                    <a:ln>
                      <a:noFill/>
                    </a:ln>
                  </pic:spPr>
                </pic:pic>
              </a:graphicData>
            </a:graphic>
          </wp:inline>
        </w:drawing>
      </w:r>
    </w:p>
    <w:p w14:paraId="6FF5C34E" w14:textId="1738AE1C"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1: </w:t>
      </w:r>
      <w:r w:rsidRPr="00E75A66">
        <w:rPr>
          <w:rStyle w:val="Strong"/>
          <w:rFonts w:ascii="inherit" w:hAnsi="inherit" w:cs="Arial"/>
          <w:color w:val="777777"/>
          <w:sz w:val="22"/>
          <w:szCs w:val="20"/>
          <w:bdr w:val="none" w:sz="0" w:space="0" w:color="auto" w:frame="1"/>
        </w:rPr>
        <w:t>Type the population mean into a blank cell.</w:t>
      </w:r>
      <w:r w:rsidRPr="00E75A66">
        <w:rPr>
          <w:rFonts w:ascii="Arial" w:hAnsi="Arial" w:cs="Arial"/>
          <w:color w:val="777777"/>
          <w:sz w:val="22"/>
          <w:szCs w:val="20"/>
        </w:rPr>
        <w:t> For this example, type “469” into cell A2. Optional: type the word “mean” as a column header in cell A1 so you remember what the value in cell A2 stands for.</w:t>
      </w:r>
    </w:p>
    <w:p w14:paraId="747C1487"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425278B4" w14:textId="572C6D43"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2: </w:t>
      </w:r>
      <w:r w:rsidRPr="00E75A66">
        <w:rPr>
          <w:rStyle w:val="Strong"/>
          <w:rFonts w:ascii="inherit" w:hAnsi="inherit" w:cs="Arial"/>
          <w:color w:val="777777"/>
          <w:sz w:val="22"/>
          <w:szCs w:val="20"/>
          <w:bdr w:val="none" w:sz="0" w:space="0" w:color="auto" w:frame="1"/>
        </w:rPr>
        <w:t>Enter the population standard deviation into a blank cell</w:t>
      </w:r>
      <w:r w:rsidRPr="00E75A66">
        <w:rPr>
          <w:rFonts w:ascii="Arial" w:hAnsi="Arial" w:cs="Arial"/>
          <w:color w:val="777777"/>
          <w:sz w:val="22"/>
          <w:szCs w:val="20"/>
        </w:rPr>
        <w:t>. For this example, type “119” into cell B2. Optional: type the words “standard deviation” as a column header in cell B1 so you remember what the value in cell B2 stands for.</w:t>
      </w:r>
    </w:p>
    <w:p w14:paraId="5E6884AC"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70ED647C" w14:textId="6AB69273"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3: </w:t>
      </w:r>
      <w:r w:rsidRPr="00E75A66">
        <w:rPr>
          <w:rStyle w:val="Strong"/>
          <w:rFonts w:ascii="inherit" w:hAnsi="inherit" w:cs="Arial"/>
          <w:color w:val="777777"/>
          <w:sz w:val="22"/>
          <w:szCs w:val="20"/>
          <w:bdr w:val="none" w:sz="0" w:space="0" w:color="auto" w:frame="1"/>
        </w:rPr>
        <w:t>Type the X-value (in this sample problem, X is your GRE score) into a blank cell.</w:t>
      </w:r>
      <w:r w:rsidRPr="00E75A66">
        <w:rPr>
          <w:rFonts w:ascii="Arial" w:hAnsi="Arial" w:cs="Arial"/>
          <w:color w:val="777777"/>
          <w:sz w:val="22"/>
          <w:szCs w:val="20"/>
        </w:rPr>
        <w:t> For this example, type “650” into cell C2. Optional: type the words “X” as a column header in cell B1 so you remember what the value in cell B2 stands for.</w:t>
      </w:r>
    </w:p>
    <w:p w14:paraId="791D290E"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5E34D3BE" w14:textId="6EBCF1C6"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4: </w:t>
      </w:r>
      <w:r w:rsidRPr="00E75A66">
        <w:rPr>
          <w:rStyle w:val="Strong"/>
          <w:rFonts w:ascii="inherit" w:hAnsi="inherit" w:cs="Arial"/>
          <w:color w:val="777777"/>
          <w:sz w:val="22"/>
          <w:szCs w:val="20"/>
          <w:bdr w:val="none" w:sz="0" w:space="0" w:color="auto" w:frame="1"/>
        </w:rPr>
        <w:t>Enter the following formula into an empty cell:</w:t>
      </w:r>
      <w:r w:rsidRPr="00E75A66">
        <w:rPr>
          <w:rFonts w:ascii="Arial" w:hAnsi="Arial" w:cs="Arial"/>
          <w:color w:val="777777"/>
          <w:sz w:val="22"/>
          <w:szCs w:val="20"/>
        </w:rPr>
        <w:br/>
        <w:t>=(C2-A2)/B2</w:t>
      </w:r>
    </w:p>
    <w:p w14:paraId="61942426" w14:textId="77777777" w:rsidR="00E75A66" w:rsidRPr="00E75A66" w:rsidRDefault="00E75A66" w:rsidP="00253849">
      <w:pPr>
        <w:pStyle w:val="NormalWeb"/>
        <w:shd w:val="clear" w:color="auto" w:fill="FFFFFF"/>
        <w:spacing w:before="0" w:beforeAutospacing="0" w:after="0" w:afterAutospacing="0"/>
        <w:textAlignment w:val="baseline"/>
        <w:rPr>
          <w:rFonts w:ascii="Arial" w:hAnsi="Arial" w:cs="Arial"/>
          <w:color w:val="777777"/>
          <w:sz w:val="22"/>
          <w:szCs w:val="20"/>
        </w:rPr>
      </w:pPr>
    </w:p>
    <w:p w14:paraId="2BAC130A" w14:textId="77777777" w:rsidR="00253849" w:rsidRPr="00E75A66" w:rsidRDefault="00253849" w:rsidP="00253849">
      <w:pPr>
        <w:pStyle w:val="NormalWeb"/>
        <w:shd w:val="clear" w:color="auto" w:fill="FFFFFF"/>
        <w:spacing w:before="0" w:beforeAutospacing="0" w:after="0" w:afterAutospacing="0"/>
        <w:textAlignment w:val="baseline"/>
        <w:rPr>
          <w:rFonts w:ascii="Arial" w:hAnsi="Arial" w:cs="Arial"/>
          <w:color w:val="777777"/>
          <w:sz w:val="22"/>
          <w:szCs w:val="20"/>
        </w:rPr>
      </w:pPr>
      <w:r w:rsidRPr="00E75A66">
        <w:rPr>
          <w:rFonts w:ascii="inherit" w:hAnsi="inherit" w:cs="Arial"/>
          <w:color w:val="0000FF"/>
          <w:sz w:val="22"/>
          <w:szCs w:val="20"/>
          <w:bdr w:val="none" w:sz="0" w:space="0" w:color="auto" w:frame="1"/>
        </w:rPr>
        <w:t>Step 5: </w:t>
      </w:r>
      <w:r w:rsidRPr="00E75A66">
        <w:rPr>
          <w:rStyle w:val="Strong"/>
          <w:rFonts w:ascii="inherit" w:hAnsi="inherit" w:cs="Arial"/>
          <w:color w:val="777777"/>
          <w:sz w:val="22"/>
          <w:szCs w:val="20"/>
          <w:bdr w:val="none" w:sz="0" w:space="0" w:color="auto" w:frame="1"/>
        </w:rPr>
        <w:t>Press “Enter.”</w:t>
      </w:r>
      <w:r w:rsidRPr="00E75A66">
        <w:rPr>
          <w:rFonts w:ascii="Arial" w:hAnsi="Arial" w:cs="Arial"/>
          <w:color w:val="777777"/>
          <w:sz w:val="22"/>
          <w:szCs w:val="20"/>
        </w:rPr>
        <w:t> The z-score will appear in cell D2: The z-score of 1.521008 in this sample problem indicates your GRE score was 1.521008.</w:t>
      </w:r>
    </w:p>
    <w:p w14:paraId="675DB315" w14:textId="77777777" w:rsidR="00253849" w:rsidRPr="00E35D01" w:rsidRDefault="00253849"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610C8D20" w14:textId="243E1121" w:rsidR="00967AFC" w:rsidRPr="00E35D01" w:rsidRDefault="00967AFC" w:rsidP="00967AFC">
      <w:pPr>
        <w:pStyle w:val="NormalWeb"/>
        <w:shd w:val="clear" w:color="auto" w:fill="FFFFFF"/>
        <w:spacing w:before="0" w:beforeAutospacing="0" w:after="0" w:afterAutospacing="0"/>
        <w:textAlignment w:val="baseline"/>
        <w:rPr>
          <w:rFonts w:ascii="inherit" w:hAnsi="inherit" w:cs="Arial"/>
          <w:color w:val="777777"/>
          <w:szCs w:val="20"/>
        </w:rPr>
      </w:pPr>
    </w:p>
    <w:p w14:paraId="320AF699" w14:textId="3576A143" w:rsidR="00CB6052" w:rsidRPr="00CB6052"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605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to Percentile Calculator and Manual Methods</w:t>
      </w:r>
    </w:p>
    <w:p w14:paraId="2F199D5C" w14:textId="0BBC3A3E" w:rsidR="00CB6052" w:rsidRPr="00CB6052"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605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Convert a Z Score to Percentile?</w:t>
      </w:r>
    </w:p>
    <w:p w14:paraId="0055B2FD" w14:textId="77777777"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p>
    <w:p w14:paraId="04B6AF69" w14:textId="2956C1CE" w:rsidR="00CB6052" w:rsidRPr="00CB6052" w:rsidRDefault="00CB6052" w:rsidP="00CB6052">
      <w:pPr>
        <w:pStyle w:val="NormalWeb"/>
        <w:shd w:val="clear" w:color="auto" w:fill="FFFFFF"/>
        <w:spacing w:before="0" w:beforeAutospacing="0" w:after="0" w:afterAutospacing="0"/>
        <w:textAlignment w:val="baseline"/>
        <w:rPr>
          <w:rFonts w:ascii="inherit" w:hAnsi="inherit" w:cs="Arial"/>
          <w:color w:val="777777"/>
          <w:szCs w:val="20"/>
        </w:rPr>
      </w:pPr>
      <w:r w:rsidRPr="00CB6052">
        <w:rPr>
          <w:rFonts w:ascii="inherit" w:hAnsi="inherit" w:cs="Arial"/>
          <w:color w:val="777777"/>
          <w:szCs w:val="20"/>
        </w:rPr>
        <w:t>Use a calculator, like the one below, or use a table (see instructions further down) and calculate the </w:t>
      </w:r>
      <w:hyperlink r:id="rId976" w:history="1">
        <w:r w:rsidRPr="00CB6052">
          <w:rPr>
            <w:rStyle w:val="Hyperlink"/>
            <w:rFonts w:ascii="inherit" w:eastAsiaTheme="majorEastAsia" w:hAnsi="inherit" w:cs="Arial"/>
            <w:color w:val="05A9C5"/>
            <w:szCs w:val="20"/>
            <w:bdr w:val="none" w:sz="0" w:space="0" w:color="auto" w:frame="1"/>
          </w:rPr>
          <w:t>percentile </w:t>
        </w:r>
      </w:hyperlink>
      <w:r w:rsidRPr="00CB6052">
        <w:rPr>
          <w:rFonts w:ascii="inherit" w:hAnsi="inherit" w:cs="Arial"/>
          <w:color w:val="777777"/>
          <w:szCs w:val="20"/>
        </w:rPr>
        <w:t>by hand. In either case, you will be more easily able to convert a z score to a percentiles if you know some basics about </w:t>
      </w:r>
      <w:hyperlink r:id="rId977" w:history="1">
        <w:r w:rsidRPr="00CB6052">
          <w:rPr>
            <w:rStyle w:val="Hyperlink"/>
            <w:rFonts w:ascii="inherit" w:eastAsiaTheme="majorEastAsia" w:hAnsi="inherit" w:cs="Arial"/>
            <w:color w:val="05A9C5"/>
            <w:szCs w:val="20"/>
            <w:bdr w:val="none" w:sz="0" w:space="0" w:color="auto" w:frame="1"/>
          </w:rPr>
          <w:t>normal distributions</w:t>
        </w:r>
      </w:hyperlink>
      <w:r w:rsidRPr="00CB6052">
        <w:rPr>
          <w:rFonts w:ascii="inherit" w:hAnsi="inherit" w:cs="Arial"/>
          <w:color w:val="777777"/>
          <w:szCs w:val="20"/>
        </w:rPr>
        <w:t>, like the </w:t>
      </w:r>
      <w:hyperlink r:id="rId978" w:history="1">
        <w:r w:rsidRPr="00CB6052">
          <w:rPr>
            <w:rStyle w:val="Hyperlink"/>
            <w:rFonts w:ascii="inherit" w:eastAsiaTheme="majorEastAsia" w:hAnsi="inherit" w:cs="Arial"/>
            <w:color w:val="05A9C5"/>
            <w:szCs w:val="20"/>
            <w:bdr w:val="none" w:sz="0" w:space="0" w:color="auto" w:frame="1"/>
          </w:rPr>
          <w:t>68 95 99.7 rule.</w:t>
        </w:r>
      </w:hyperlink>
      <w:r w:rsidRPr="00CB6052">
        <w:rPr>
          <w:rFonts w:ascii="inherit" w:hAnsi="inherit" w:cs="Arial"/>
          <w:color w:val="777777"/>
          <w:szCs w:val="20"/>
        </w:rPr>
        <w:t> </w:t>
      </w:r>
      <w:r w:rsidRPr="00C01D9F">
        <w:rPr>
          <w:rFonts w:ascii="inherit" w:hAnsi="inherit" w:cs="Arial"/>
          <w:color w:val="ED7D31" w:themeColor="accent2"/>
          <w:szCs w:val="20"/>
        </w:rPr>
        <w:t>This rule states that 68 percent of the area under a </w:t>
      </w:r>
      <w:hyperlink r:id="rId979" w:history="1">
        <w:r w:rsidRPr="00C01D9F">
          <w:rPr>
            <w:rStyle w:val="Hyperlink"/>
            <w:rFonts w:ascii="inherit" w:eastAsiaTheme="majorEastAsia" w:hAnsi="inherit" w:cs="Arial"/>
            <w:color w:val="ED7D31" w:themeColor="accent2"/>
            <w:szCs w:val="20"/>
            <w:bdr w:val="none" w:sz="0" w:space="0" w:color="auto" w:frame="1"/>
          </w:rPr>
          <w:t>bell curve</w:t>
        </w:r>
      </w:hyperlink>
      <w:r w:rsidRPr="00C01D9F">
        <w:rPr>
          <w:rFonts w:ascii="inherit" w:hAnsi="inherit" w:cs="Arial"/>
          <w:color w:val="ED7D31" w:themeColor="accent2"/>
          <w:szCs w:val="20"/>
        </w:rPr>
        <w:t> lies between -1 and 1 </w:t>
      </w:r>
      <w:hyperlink r:id="rId980" w:history="1">
        <w:r w:rsidRPr="00C01D9F">
          <w:rPr>
            <w:rStyle w:val="Hyperlink"/>
            <w:rFonts w:ascii="inherit" w:eastAsiaTheme="majorEastAsia" w:hAnsi="inherit" w:cs="Arial"/>
            <w:color w:val="ED7D31" w:themeColor="accent2"/>
            <w:szCs w:val="20"/>
            <w:bdr w:val="none" w:sz="0" w:space="0" w:color="auto" w:frame="1"/>
          </w:rPr>
          <w:t>standard deviations</w:t>
        </w:r>
      </w:hyperlink>
      <w:r w:rsidRPr="00C01D9F">
        <w:rPr>
          <w:rFonts w:ascii="inherit" w:hAnsi="inherit" w:cs="Arial"/>
          <w:color w:val="ED7D31" w:themeColor="accent2"/>
          <w:szCs w:val="20"/>
        </w:rPr>
        <w:t> either side of the </w:t>
      </w:r>
      <w:hyperlink r:id="rId981" w:history="1">
        <w:r w:rsidRPr="00C01D9F">
          <w:rPr>
            <w:rStyle w:val="Hyperlink"/>
            <w:rFonts w:ascii="inherit" w:eastAsiaTheme="majorEastAsia" w:hAnsi="inherit" w:cs="Arial"/>
            <w:color w:val="ED7D31" w:themeColor="accent2"/>
            <w:szCs w:val="20"/>
            <w:bdr w:val="none" w:sz="0" w:space="0" w:color="auto" w:frame="1"/>
          </w:rPr>
          <w:t>mean</w:t>
        </w:r>
      </w:hyperlink>
      <w:r w:rsidRPr="00C01D9F">
        <w:rPr>
          <w:rFonts w:ascii="inherit" w:hAnsi="inherit" w:cs="Arial"/>
          <w:color w:val="ED7D31" w:themeColor="accent2"/>
          <w:szCs w:val="20"/>
        </w:rPr>
        <w:t>, 94 percent lies within -2 and 2 standard deviations and 99.7 percent lies within -3 and 3 standard deviations; these standard deviations are the “</w:t>
      </w:r>
      <w:hyperlink r:id="rId982" w:history="1">
        <w:r w:rsidRPr="00C01D9F">
          <w:rPr>
            <w:rStyle w:val="Hyperlink"/>
            <w:rFonts w:ascii="inherit" w:eastAsiaTheme="majorEastAsia" w:hAnsi="inherit" w:cs="Arial"/>
            <w:color w:val="ED7D31" w:themeColor="accent2"/>
            <w:szCs w:val="20"/>
            <w:bdr w:val="none" w:sz="0" w:space="0" w:color="auto" w:frame="1"/>
          </w:rPr>
          <w:t>z scores</w:t>
        </w:r>
      </w:hyperlink>
      <w:r w:rsidRPr="00C01D9F">
        <w:rPr>
          <w:rFonts w:ascii="inherit" w:hAnsi="inherit" w:cs="Arial"/>
          <w:color w:val="ED7D31" w:themeColor="accent2"/>
          <w:szCs w:val="20"/>
        </w:rPr>
        <w:t>.”</w:t>
      </w:r>
    </w:p>
    <w:p w14:paraId="6F741294" w14:textId="72C03B65" w:rsidR="00CB6052" w:rsidRPr="00017D1A" w:rsidRDefault="00CB6052" w:rsidP="00017D1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17D1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Basic Z Table</w:t>
      </w:r>
    </w:p>
    <w:p w14:paraId="38C2BF43" w14:textId="77777777"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p>
    <w:p w14:paraId="107C14D5" w14:textId="77777777" w:rsidR="00A5004C"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r w:rsidRPr="00E81B2C">
        <w:rPr>
          <w:rFonts w:ascii="inherit" w:hAnsi="inherit" w:cs="Arial"/>
          <w:color w:val="777777"/>
          <w:szCs w:val="20"/>
        </w:rPr>
        <w:t>A </w:t>
      </w:r>
      <w:hyperlink r:id="rId983" w:tgtFrame="_blank" w:history="1">
        <w:r w:rsidRPr="00E81B2C">
          <w:rPr>
            <w:rStyle w:val="Hyperlink"/>
            <w:rFonts w:ascii="inherit" w:eastAsiaTheme="majorEastAsia" w:hAnsi="inherit" w:cs="Arial"/>
            <w:color w:val="05A9C5"/>
            <w:szCs w:val="20"/>
            <w:bdr w:val="none" w:sz="0" w:space="0" w:color="auto" w:frame="1"/>
          </w:rPr>
          <w:t>Z Table </w:t>
        </w:r>
      </w:hyperlink>
      <w:r w:rsidRPr="00E81B2C">
        <w:rPr>
          <w:rFonts w:ascii="inherit" w:hAnsi="inherit" w:cs="Arial"/>
          <w:color w:val="777777"/>
          <w:szCs w:val="20"/>
        </w:rPr>
        <w:t>has z scores and their associated areas. Once you have found the area, convert that to a </w:t>
      </w:r>
      <w:hyperlink r:id="rId984" w:history="1">
        <w:r w:rsidRPr="00E81B2C">
          <w:rPr>
            <w:rStyle w:val="Hyperlink"/>
            <w:rFonts w:ascii="inherit" w:eastAsiaTheme="majorEastAsia" w:hAnsi="inherit" w:cs="Arial"/>
            <w:color w:val="05A9C5"/>
            <w:szCs w:val="20"/>
            <w:bdr w:val="none" w:sz="0" w:space="0" w:color="auto" w:frame="1"/>
          </w:rPr>
          <w:t>percentile</w:t>
        </w:r>
      </w:hyperlink>
      <w:r w:rsidRPr="00E81B2C">
        <w:rPr>
          <w:rFonts w:ascii="inherit" w:hAnsi="inherit" w:cs="Arial"/>
          <w:color w:val="777777"/>
          <w:szCs w:val="20"/>
        </w:rPr>
        <w:t>. This mini table shows the area for z scores in .5 increments:</w:t>
      </w:r>
      <w:r w:rsidRPr="00E81B2C">
        <w:rPr>
          <w:rFonts w:ascii="inherit" w:hAnsi="inherit" w:cs="Arial"/>
          <w:color w:val="777777"/>
          <w:szCs w:val="20"/>
        </w:rPr>
        <w:br/>
      </w:r>
      <w:r>
        <w:rPr>
          <w:rFonts w:ascii="inherit" w:hAnsi="inherit" w:cs="Arial"/>
          <w:noProof/>
          <w:color w:val="05A9C5"/>
          <w:sz w:val="20"/>
          <w:szCs w:val="20"/>
          <w:bdr w:val="none" w:sz="0" w:space="0" w:color="auto" w:frame="1"/>
        </w:rPr>
        <w:lastRenderedPageBreak/>
        <w:drawing>
          <wp:inline distT="0" distB="0" distL="0" distR="0" wp14:anchorId="0C957FD9" wp14:editId="0693603E">
            <wp:extent cx="1798320" cy="2278380"/>
            <wp:effectExtent l="0" t="0" r="0" b="7620"/>
            <wp:docPr id="43" name="Picture 43" descr="z score to percentile">
              <a:hlinkClick xmlns:a="http://schemas.openxmlformats.org/drawingml/2006/main" r:id="rId9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 score to percentile">
                      <a:hlinkClick r:id="rId985"/>
                    </pic:cNvPr>
                    <pic:cNvPicPr>
                      <a:picLocks noChangeAspect="1" noChangeArrowheads="1"/>
                    </pic:cNvPicPr>
                  </pic:nvPicPr>
                  <pic:blipFill>
                    <a:blip r:embed="rId986">
                      <a:extLst>
                        <a:ext uri="{28A0092B-C50C-407E-A947-70E740481C1C}">
                          <a14:useLocalDpi xmlns:a14="http://schemas.microsoft.com/office/drawing/2010/main" val="0"/>
                        </a:ext>
                      </a:extLst>
                    </a:blip>
                    <a:srcRect/>
                    <a:stretch>
                      <a:fillRect/>
                    </a:stretch>
                  </pic:blipFill>
                  <pic:spPr bwMode="auto">
                    <a:xfrm>
                      <a:off x="0" y="0"/>
                      <a:ext cx="1798320" cy="2278380"/>
                    </a:xfrm>
                    <a:prstGeom prst="rect">
                      <a:avLst/>
                    </a:prstGeom>
                    <a:noFill/>
                    <a:ln>
                      <a:noFill/>
                    </a:ln>
                  </pic:spPr>
                </pic:pic>
              </a:graphicData>
            </a:graphic>
          </wp:inline>
        </w:drawing>
      </w:r>
      <w:r>
        <w:rPr>
          <w:rFonts w:ascii="inherit" w:hAnsi="inherit" w:cs="Arial"/>
          <w:color w:val="777777"/>
          <w:sz w:val="20"/>
          <w:szCs w:val="20"/>
        </w:rPr>
        <w:br/>
      </w:r>
    </w:p>
    <w:p w14:paraId="52F9A3E3" w14:textId="0337E193" w:rsidR="00CB6052" w:rsidRPr="00A5004C" w:rsidRDefault="00CB6052" w:rsidP="00CB6052">
      <w:pPr>
        <w:pStyle w:val="NormalWeb"/>
        <w:shd w:val="clear" w:color="auto" w:fill="FFFFFF"/>
        <w:spacing w:before="0" w:beforeAutospacing="0" w:after="0" w:afterAutospacing="0"/>
        <w:textAlignment w:val="baseline"/>
        <w:rPr>
          <w:rFonts w:ascii="inherit" w:hAnsi="inherit" w:cs="Arial"/>
          <w:color w:val="777777"/>
          <w:szCs w:val="20"/>
        </w:rPr>
      </w:pPr>
      <w:r w:rsidRPr="00A5004C">
        <w:rPr>
          <w:rFonts w:ascii="inherit" w:hAnsi="inherit" w:cs="Arial"/>
          <w:color w:val="777777"/>
          <w:szCs w:val="20"/>
        </w:rPr>
        <w:t>For example, let’s say you wanted to convert a z score of -2 to a percentile. The area listed in the table is .0227. To convert this decimal to a percentile, move the decimal point two places to the right and then add a percentage sign:</w:t>
      </w:r>
      <w:r w:rsidRPr="00A5004C">
        <w:rPr>
          <w:rFonts w:ascii="inherit" w:hAnsi="inherit" w:cs="Arial"/>
          <w:color w:val="777777"/>
          <w:szCs w:val="20"/>
        </w:rPr>
        <w:br/>
        <w:t>.0227 becomes 2.27%</w:t>
      </w:r>
    </w:p>
    <w:p w14:paraId="11D58375" w14:textId="77777777" w:rsidR="00A5004C" w:rsidRPr="00A5004C" w:rsidRDefault="00A5004C" w:rsidP="00CB6052">
      <w:pPr>
        <w:pStyle w:val="NormalWeb"/>
        <w:shd w:val="clear" w:color="auto" w:fill="FFFFFF"/>
        <w:spacing w:before="0" w:beforeAutospacing="0" w:after="0" w:afterAutospacing="0"/>
        <w:textAlignment w:val="baseline"/>
        <w:rPr>
          <w:rFonts w:ascii="inherit" w:hAnsi="inherit" w:cs="Arial"/>
          <w:color w:val="777777"/>
          <w:szCs w:val="20"/>
        </w:rPr>
      </w:pPr>
    </w:p>
    <w:p w14:paraId="4E111980" w14:textId="77777777" w:rsidR="00CB6052" w:rsidRPr="00A5004C" w:rsidRDefault="00CB6052" w:rsidP="00CB6052">
      <w:pPr>
        <w:pStyle w:val="NormalWeb"/>
        <w:shd w:val="clear" w:color="auto" w:fill="FFFFFF"/>
        <w:spacing w:before="0" w:beforeAutospacing="0" w:after="225" w:afterAutospacing="0"/>
        <w:textAlignment w:val="baseline"/>
        <w:rPr>
          <w:rFonts w:ascii="inherit" w:hAnsi="inherit" w:cs="Arial"/>
          <w:color w:val="777777"/>
          <w:szCs w:val="20"/>
        </w:rPr>
      </w:pPr>
      <w:r w:rsidRPr="00A5004C">
        <w:rPr>
          <w:rFonts w:ascii="inherit" w:hAnsi="inherit" w:cs="Arial"/>
          <w:color w:val="777777"/>
          <w:szCs w:val="20"/>
        </w:rPr>
        <w:t xml:space="preserve">Things become a little </w:t>
      </w:r>
      <w:proofErr w:type="gramStart"/>
      <w:r w:rsidRPr="00A5004C">
        <w:rPr>
          <w:rFonts w:ascii="inherit" w:hAnsi="inherit" w:cs="Arial"/>
          <w:color w:val="777777"/>
          <w:szCs w:val="20"/>
        </w:rPr>
        <w:t>more tricky</w:t>
      </w:r>
      <w:proofErr w:type="gramEnd"/>
      <w:r w:rsidRPr="00A5004C">
        <w:rPr>
          <w:rFonts w:ascii="inherit" w:hAnsi="inherit" w:cs="Arial"/>
          <w:color w:val="777777"/>
          <w:szCs w:val="20"/>
        </w:rPr>
        <w:t xml:space="preserve"> when you want a z score that’s not listed in the table above. In that case, you should use a more comprehensive z-table.</w:t>
      </w:r>
    </w:p>
    <w:p w14:paraId="010C1BC5" w14:textId="4720E06E" w:rsidR="00CB6052" w:rsidRPr="00A5004C" w:rsidRDefault="00CB6052" w:rsidP="00CB605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5004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 Score to Percentile Example</w:t>
      </w:r>
    </w:p>
    <w:p w14:paraId="534EC8A5" w14:textId="77777777" w:rsidR="00A5004C" w:rsidRPr="00A5004C" w:rsidRDefault="00A5004C" w:rsidP="00A5004C"/>
    <w:p w14:paraId="489206FE" w14:textId="5128C312" w:rsidR="00CB6052" w:rsidRDefault="00CB6052" w:rsidP="00CB6052">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777777"/>
          <w:sz w:val="20"/>
          <w:szCs w:val="20"/>
          <w:bdr w:val="none" w:sz="0" w:space="0" w:color="auto" w:frame="1"/>
        </w:rPr>
        <w:t>Z Score of 0.33</w:t>
      </w: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5E565BC1" wp14:editId="1553F69E">
            <wp:extent cx="2773680" cy="2247900"/>
            <wp:effectExtent l="0" t="0" r="7620" b="0"/>
            <wp:docPr id="42" name="Picture 42" descr="z score to percentile 3">
              <a:hlinkClick xmlns:a="http://schemas.openxmlformats.org/drawingml/2006/main" r:id="rId9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 score to percentile 3">
                      <a:hlinkClick r:id="rId987"/>
                    </pic:cNvPr>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2773680" cy="2247900"/>
                    </a:xfrm>
                    <a:prstGeom prst="rect">
                      <a:avLst/>
                    </a:prstGeom>
                    <a:noFill/>
                    <a:ln>
                      <a:noFill/>
                    </a:ln>
                  </pic:spPr>
                </pic:pic>
              </a:graphicData>
            </a:graphic>
          </wp:inline>
        </w:drawing>
      </w:r>
    </w:p>
    <w:p w14:paraId="4EB69A1D" w14:textId="4ACDB4C5" w:rsidR="00CB6052" w:rsidRDefault="00CB6052"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20B4C25C" w14:textId="595BCAFD" w:rsidR="003A6064" w:rsidRDefault="003A6064" w:rsidP="00750EA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0EA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Z-table (Right of Curve or Left)</w:t>
      </w:r>
    </w:p>
    <w:p w14:paraId="318732DD" w14:textId="77777777" w:rsidR="00750EA7" w:rsidRPr="00750EA7" w:rsidRDefault="00750EA7" w:rsidP="00750EA7">
      <w:pPr>
        <w:rPr>
          <w:lang w:eastAsia="en-IN"/>
        </w:rPr>
      </w:pPr>
    </w:p>
    <w:p w14:paraId="7246D8A4" w14:textId="77777777" w:rsidR="003A6064" w:rsidRPr="005B2678"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B267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What is a Z Table: </w:t>
      </w:r>
      <w:proofErr w:type="gramStart"/>
      <w:r w:rsidRPr="005B267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Overview</w:t>
      </w:r>
      <w:proofErr w:type="gramEnd"/>
    </w:p>
    <w:p w14:paraId="22F20F87" w14:textId="56AC5E9E" w:rsidR="003A6064" w:rsidRDefault="00D07F14" w:rsidP="003A6064">
      <w:pPr>
        <w:shd w:val="clear" w:color="auto" w:fill="FFFFFF"/>
        <w:textAlignment w:val="baseline"/>
        <w:rPr>
          <w:rFonts w:ascii="inherit" w:hAnsi="inherit" w:cs="Arial"/>
          <w:color w:val="777777"/>
          <w:sz w:val="20"/>
          <w:szCs w:val="20"/>
        </w:rPr>
      </w:pPr>
      <w:hyperlink r:id="rId989" w:history="1">
        <w:r w:rsidR="005B2678" w:rsidRPr="005B2678">
          <w:rPr>
            <w:rStyle w:val="Hyperlink"/>
            <w:rFonts w:ascii="inherit" w:hAnsi="inherit" w:cs="Arial"/>
            <w:sz w:val="20"/>
            <w:szCs w:val="20"/>
          </w:rPr>
          <w:t>Watch the video</w:t>
        </w:r>
      </w:hyperlink>
    </w:p>
    <w:p w14:paraId="6FC5C022" w14:textId="77777777"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Cs w:val="20"/>
        </w:rPr>
      </w:pPr>
    </w:p>
    <w:p w14:paraId="3B4A82F0" w14:textId="25CE209C" w:rsidR="003A6064" w:rsidRPr="00D0150A" w:rsidRDefault="003A6064" w:rsidP="003A6064">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3A6064">
        <w:rPr>
          <w:rFonts w:ascii="inherit" w:hAnsi="inherit" w:cs="Arial"/>
          <w:color w:val="777777"/>
          <w:szCs w:val="20"/>
        </w:rPr>
        <w:t>The </w:t>
      </w:r>
      <w:r w:rsidRPr="003A6064">
        <w:rPr>
          <w:rStyle w:val="Strong"/>
          <w:rFonts w:ascii="inherit" w:eastAsiaTheme="majorEastAsia" w:hAnsi="inherit" w:cs="Arial"/>
          <w:color w:val="777777"/>
          <w:szCs w:val="20"/>
          <w:bdr w:val="none" w:sz="0" w:space="0" w:color="auto" w:frame="1"/>
        </w:rPr>
        <w:t>z-table </w:t>
      </w:r>
      <w:r w:rsidRPr="003A6064">
        <w:rPr>
          <w:rFonts w:ascii="inherit" w:hAnsi="inherit" w:cs="Arial"/>
          <w:color w:val="777777"/>
          <w:szCs w:val="20"/>
        </w:rPr>
        <w:t xml:space="preserve">is short for the “Standard Normal z-table”. </w:t>
      </w:r>
      <w:r w:rsidRPr="00D0150A">
        <w:rPr>
          <w:rFonts w:ascii="inherit" w:hAnsi="inherit" w:cs="Arial"/>
          <w:color w:val="ED7D31" w:themeColor="accent2"/>
          <w:szCs w:val="20"/>
        </w:rPr>
        <w:t>The </w:t>
      </w:r>
      <w:hyperlink r:id="rId990" w:history="1">
        <w:r w:rsidRPr="00D0150A">
          <w:rPr>
            <w:rStyle w:val="Hyperlink"/>
            <w:rFonts w:ascii="inherit" w:hAnsi="inherit" w:cs="Arial"/>
            <w:color w:val="ED7D31" w:themeColor="accent2"/>
            <w:szCs w:val="20"/>
            <w:bdr w:val="none" w:sz="0" w:space="0" w:color="auto" w:frame="1"/>
          </w:rPr>
          <w:t>Standard Normal model</w:t>
        </w:r>
      </w:hyperlink>
      <w:r w:rsidRPr="00D0150A">
        <w:rPr>
          <w:rFonts w:ascii="inherit" w:hAnsi="inherit" w:cs="Arial"/>
          <w:color w:val="ED7D31" w:themeColor="accent2"/>
          <w:szCs w:val="20"/>
        </w:rPr>
        <w:t> is used in </w:t>
      </w:r>
      <w:hyperlink r:id="rId991" w:history="1">
        <w:r w:rsidRPr="00D0150A">
          <w:rPr>
            <w:rStyle w:val="Hyperlink"/>
            <w:rFonts w:ascii="inherit" w:hAnsi="inherit" w:cs="Arial"/>
            <w:color w:val="ED7D31" w:themeColor="accent2"/>
            <w:szCs w:val="20"/>
            <w:bdr w:val="none" w:sz="0" w:space="0" w:color="auto" w:frame="1"/>
          </w:rPr>
          <w:t>hypothesis testing</w:t>
        </w:r>
      </w:hyperlink>
      <w:r w:rsidRPr="00D0150A">
        <w:rPr>
          <w:rFonts w:ascii="inherit" w:hAnsi="inherit" w:cs="Arial"/>
          <w:color w:val="ED7D31" w:themeColor="accent2"/>
          <w:szCs w:val="20"/>
        </w:rPr>
        <w:t xml:space="preserve">, including tests on proportions and on the difference between </w:t>
      </w:r>
      <w:r w:rsidRPr="00D0150A">
        <w:rPr>
          <w:rFonts w:ascii="inherit" w:hAnsi="inherit" w:cs="Arial"/>
          <w:color w:val="ED7D31" w:themeColor="accent2"/>
          <w:szCs w:val="20"/>
        </w:rPr>
        <w:lastRenderedPageBreak/>
        <w:t>two means.</w:t>
      </w:r>
      <w:r w:rsidRPr="003A6064">
        <w:rPr>
          <w:rFonts w:ascii="inherit" w:hAnsi="inherit" w:cs="Arial"/>
          <w:color w:val="777777"/>
          <w:szCs w:val="20"/>
        </w:rPr>
        <w:t xml:space="preserve"> The area under the whole of a normal distribution curve is 1, or 100 percent. The z-table helps by telling us </w:t>
      </w:r>
      <w:r w:rsidRPr="00D0150A">
        <w:rPr>
          <w:rFonts w:ascii="inherit" w:hAnsi="inherit" w:cs="Arial"/>
          <w:color w:val="ED7D31" w:themeColor="accent2"/>
          <w:szCs w:val="20"/>
        </w:rPr>
        <w:t xml:space="preserve">what percentage is under the curve at any </w:t>
      </w:r>
      <w:proofErr w:type="gramStart"/>
      <w:r w:rsidRPr="00D0150A">
        <w:rPr>
          <w:rFonts w:ascii="inherit" w:hAnsi="inherit" w:cs="Arial"/>
          <w:color w:val="ED7D31" w:themeColor="accent2"/>
          <w:szCs w:val="20"/>
        </w:rPr>
        <w:t>particular point</w:t>
      </w:r>
      <w:proofErr w:type="gramEnd"/>
      <w:r w:rsidRPr="00D0150A">
        <w:rPr>
          <w:rFonts w:ascii="inherit" w:hAnsi="inherit" w:cs="Arial"/>
          <w:color w:val="ED7D31" w:themeColor="accent2"/>
          <w:szCs w:val="20"/>
        </w:rPr>
        <w:t>.</w:t>
      </w:r>
    </w:p>
    <w:p w14:paraId="2B1A2A1B" w14:textId="77777777"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p>
    <w:p w14:paraId="348E034F" w14:textId="2AB711CB" w:rsidR="003A6064" w:rsidRPr="00750EA7"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0EA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What is a Z Table: Standard Normal </w:t>
      </w:r>
      <w:proofErr w:type="gramStart"/>
      <w:r w:rsidRPr="00750EA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Probability</w:t>
      </w:r>
      <w:proofErr w:type="gramEnd"/>
    </w:p>
    <w:p w14:paraId="4C32537D" w14:textId="77777777" w:rsidR="00750EA7" w:rsidRPr="00750EA7" w:rsidRDefault="00750EA7" w:rsidP="00750EA7"/>
    <w:p w14:paraId="4721CA89" w14:textId="77777777" w:rsidR="003A6064" w:rsidRPr="00D307F7" w:rsidRDefault="003A6064" w:rsidP="003A6064">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50EA7">
        <w:rPr>
          <w:rFonts w:ascii="inherit" w:hAnsi="inherit" w:cs="Arial"/>
          <w:color w:val="777777"/>
          <w:szCs w:val="20"/>
        </w:rPr>
        <w:t>Every set of data has a different set of values. For example, heights of people might range from eighteen inches to eight feet and weights can range from one pound (for a preemie) to five hundred pounds or more</w:t>
      </w:r>
      <w:r w:rsidRPr="00D307F7">
        <w:rPr>
          <w:rFonts w:ascii="inherit" w:hAnsi="inherit" w:cs="Arial"/>
          <w:color w:val="ED7D31" w:themeColor="accent2"/>
          <w:szCs w:val="20"/>
        </w:rPr>
        <w:t xml:space="preserve">. Those wide ranges make it difficult to </w:t>
      </w:r>
      <w:proofErr w:type="spellStart"/>
      <w:r w:rsidRPr="00D307F7">
        <w:rPr>
          <w:rFonts w:ascii="inherit" w:hAnsi="inherit" w:cs="Arial"/>
          <w:color w:val="ED7D31" w:themeColor="accent2"/>
          <w:szCs w:val="20"/>
        </w:rPr>
        <w:t>analyze</w:t>
      </w:r>
      <w:proofErr w:type="spellEnd"/>
      <w:r w:rsidRPr="00D307F7">
        <w:rPr>
          <w:rFonts w:ascii="inherit" w:hAnsi="inherit" w:cs="Arial"/>
          <w:color w:val="ED7D31" w:themeColor="accent2"/>
          <w:szCs w:val="20"/>
        </w:rPr>
        <w:t xml:space="preserve"> data, so we “standardize” the normal curve, setting it to have a </w:t>
      </w:r>
      <w:hyperlink r:id="rId992" w:history="1">
        <w:r w:rsidRPr="00D307F7">
          <w:rPr>
            <w:rStyle w:val="Hyperlink"/>
            <w:rFonts w:ascii="inherit" w:hAnsi="inherit" w:cs="Arial"/>
            <w:color w:val="ED7D31" w:themeColor="accent2"/>
            <w:szCs w:val="20"/>
            <w:bdr w:val="none" w:sz="0" w:space="0" w:color="auto" w:frame="1"/>
          </w:rPr>
          <w:t>mean </w:t>
        </w:r>
      </w:hyperlink>
      <w:r w:rsidRPr="00D307F7">
        <w:rPr>
          <w:rFonts w:ascii="inherit" w:hAnsi="inherit" w:cs="Arial"/>
          <w:color w:val="ED7D31" w:themeColor="accent2"/>
          <w:szCs w:val="20"/>
        </w:rPr>
        <w:t>of zero and a </w:t>
      </w:r>
      <w:hyperlink r:id="rId993" w:history="1">
        <w:r w:rsidRPr="00D307F7">
          <w:rPr>
            <w:rStyle w:val="Hyperlink"/>
            <w:rFonts w:ascii="inherit" w:hAnsi="inherit" w:cs="Arial"/>
            <w:color w:val="ED7D31" w:themeColor="accent2"/>
            <w:szCs w:val="20"/>
            <w:bdr w:val="none" w:sz="0" w:space="0" w:color="auto" w:frame="1"/>
          </w:rPr>
          <w:t>standard deviation</w:t>
        </w:r>
      </w:hyperlink>
      <w:r w:rsidRPr="00D307F7">
        <w:rPr>
          <w:rFonts w:ascii="inherit" w:hAnsi="inherit" w:cs="Arial"/>
          <w:color w:val="ED7D31" w:themeColor="accent2"/>
          <w:szCs w:val="20"/>
        </w:rPr>
        <w:t> of one. When the curve is standardized, we can use a Z Table to find percentages under the curve.</w:t>
      </w:r>
    </w:p>
    <w:p w14:paraId="7663C5A1" w14:textId="6A7FB1BD" w:rsidR="003A6064"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6790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Percentages under the curve</w:t>
      </w:r>
    </w:p>
    <w:p w14:paraId="3FD28E08" w14:textId="77777777" w:rsidR="00767904" w:rsidRPr="00767904" w:rsidRDefault="00767904" w:rsidP="00767904">
      <w:pPr>
        <w:rPr>
          <w:lang w:eastAsia="en-IN"/>
        </w:rPr>
      </w:pPr>
    </w:p>
    <w:p w14:paraId="03A6C86B" w14:textId="77777777" w:rsidR="0076790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0D68DA4A" wp14:editId="007B3357">
            <wp:extent cx="2857500" cy="2606040"/>
            <wp:effectExtent l="0" t="0" r="0" b="3810"/>
            <wp:docPr id="59" name="Picture 59" descr="what is a z-table used for">
              <a:hlinkClick xmlns:a="http://schemas.openxmlformats.org/drawingml/2006/main" r:id="rId9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hat is a z-table used for">
                      <a:hlinkClick r:id="rId994"/>
                    </pic:cNvPr>
                    <pic:cNvPicPr>
                      <a:picLocks noChangeAspect="1" noChangeArrowheads="1"/>
                    </pic:cNvPicPr>
                  </pic:nvPicPr>
                  <pic:blipFill>
                    <a:blip r:embed="rId995">
                      <a:extLst>
                        <a:ext uri="{28A0092B-C50C-407E-A947-70E740481C1C}">
                          <a14:useLocalDpi xmlns:a14="http://schemas.microsoft.com/office/drawing/2010/main" val="0"/>
                        </a:ext>
                      </a:extLst>
                    </a:blip>
                    <a:srcRect/>
                    <a:stretch>
                      <a:fillRect/>
                    </a:stretch>
                  </pic:blipFill>
                  <pic:spPr bwMode="auto">
                    <a:xfrm>
                      <a:off x="0" y="0"/>
                      <a:ext cx="2857500" cy="2606040"/>
                    </a:xfrm>
                    <a:prstGeom prst="rect">
                      <a:avLst/>
                    </a:prstGeom>
                    <a:noFill/>
                    <a:ln>
                      <a:noFill/>
                    </a:ln>
                  </pic:spPr>
                </pic:pic>
              </a:graphicData>
            </a:graphic>
          </wp:inline>
        </w:drawing>
      </w:r>
    </w:p>
    <w:p w14:paraId="6CA1A5D9" w14:textId="0B9F91BD" w:rsidR="003A6064" w:rsidRDefault="003A6064" w:rsidP="003A6064">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r>
      <w:r w:rsidRPr="00767904">
        <w:rPr>
          <w:rFonts w:ascii="inherit" w:hAnsi="inherit" w:cs="Arial"/>
          <w:color w:val="777777"/>
          <w:szCs w:val="20"/>
        </w:rPr>
        <w:t>This graph shows the standardized normal graph with the percentage of results (data) that will fall between </w:t>
      </w:r>
      <w:hyperlink r:id="rId996" w:tgtFrame="_blank" w:history="1">
        <w:r w:rsidRPr="00767904">
          <w:rPr>
            <w:rStyle w:val="Hyperlink"/>
            <w:rFonts w:ascii="inherit" w:hAnsi="inherit" w:cs="Arial"/>
            <w:color w:val="05A9C5"/>
            <w:szCs w:val="20"/>
            <w:bdr w:val="none" w:sz="0" w:space="0" w:color="auto" w:frame="1"/>
          </w:rPr>
          <w:t>standard deviations</w:t>
        </w:r>
      </w:hyperlink>
      <w:r w:rsidRPr="00767904">
        <w:rPr>
          <w:rFonts w:ascii="inherit" w:hAnsi="inherit" w:cs="Arial"/>
          <w:color w:val="777777"/>
          <w:szCs w:val="20"/>
        </w:rPr>
        <w:t> on that graph. For example, 68.27 percent of results will fall within one standard deviation of the mean. On this graph, it’s represented by two </w:t>
      </w:r>
      <w:hyperlink r:id="rId997" w:tgtFrame="_blank" w:history="1">
        <w:r w:rsidRPr="00767904">
          <w:rPr>
            <w:rStyle w:val="Hyperlink"/>
            <w:rFonts w:ascii="inherit" w:hAnsi="inherit" w:cs="Arial"/>
            <w:color w:val="05A9C5"/>
            <w:szCs w:val="20"/>
            <w:bdr w:val="none" w:sz="0" w:space="0" w:color="auto" w:frame="1"/>
          </w:rPr>
          <w:t>z-scores</w:t>
        </w:r>
      </w:hyperlink>
      <w:r w:rsidRPr="00767904">
        <w:rPr>
          <w:rFonts w:ascii="inherit" w:hAnsi="inherit" w:cs="Arial"/>
          <w:color w:val="777777"/>
          <w:szCs w:val="20"/>
        </w:rPr>
        <w:t> from the z table: the area between z = -1 and z = 1.</w:t>
      </w:r>
    </w:p>
    <w:p w14:paraId="78DB2287" w14:textId="77777777" w:rsidR="00767904" w:rsidRDefault="00767904" w:rsidP="003A6064">
      <w:pPr>
        <w:pStyle w:val="Heading2"/>
        <w:shd w:val="clear" w:color="auto" w:fill="FFFFFF"/>
        <w:spacing w:before="0" w:line="525" w:lineRule="atLeast"/>
        <w:textAlignment w:val="baseline"/>
        <w:rPr>
          <w:rFonts w:ascii="Arial" w:hAnsi="Arial" w:cs="Arial"/>
          <w:b/>
          <w:bCs/>
          <w:color w:val="555555"/>
          <w:sz w:val="42"/>
          <w:szCs w:val="42"/>
        </w:rPr>
      </w:pPr>
    </w:p>
    <w:p w14:paraId="1064797C" w14:textId="090E4BFF" w:rsidR="003A6064"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6790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z-table</w:t>
      </w:r>
    </w:p>
    <w:p w14:paraId="04863A5A" w14:textId="77777777" w:rsidR="0045490D" w:rsidRPr="0045490D" w:rsidRDefault="0045490D" w:rsidP="0045490D">
      <w:pPr>
        <w:rPr>
          <w:lang w:eastAsia="en-IN"/>
        </w:rPr>
      </w:pPr>
    </w:p>
    <w:p w14:paraId="79954310" w14:textId="16E40CDF" w:rsidR="003A6064" w:rsidRPr="00767904" w:rsidRDefault="003A6064" w:rsidP="003A6064">
      <w:pPr>
        <w:pStyle w:val="NormalWeb"/>
        <w:shd w:val="clear" w:color="auto" w:fill="FFFFFF"/>
        <w:spacing w:before="0" w:beforeAutospacing="0" w:after="225" w:afterAutospacing="0"/>
        <w:textAlignment w:val="baseline"/>
        <w:rPr>
          <w:rFonts w:ascii="inherit" w:hAnsi="inherit" w:cs="Arial"/>
          <w:color w:val="777777"/>
          <w:sz w:val="22"/>
          <w:szCs w:val="20"/>
        </w:rPr>
      </w:pPr>
      <w:proofErr w:type="gramStart"/>
      <w:r w:rsidRPr="00767904">
        <w:rPr>
          <w:rFonts w:ascii="inherit" w:hAnsi="inherit" w:cs="Arial"/>
          <w:color w:val="777777"/>
          <w:sz w:val="22"/>
          <w:szCs w:val="20"/>
        </w:rPr>
        <w:t>Obviously</w:t>
      </w:r>
      <w:proofErr w:type="gramEnd"/>
      <w:r w:rsidRPr="00767904">
        <w:rPr>
          <w:rFonts w:ascii="inherit" w:hAnsi="inherit" w:cs="Arial"/>
          <w:color w:val="777777"/>
          <w:sz w:val="22"/>
          <w:szCs w:val="20"/>
        </w:rPr>
        <w:t xml:space="preserve"> a graph can only give us so much information. The above graph can tell us the area under the curve for one (z = -1 to 1), two (z = -2 to 2) and three (z = -3 to 3) standard deviations from the </w:t>
      </w:r>
      <w:proofErr w:type="spellStart"/>
      <w:r w:rsidRPr="00767904">
        <w:rPr>
          <w:rFonts w:ascii="inherit" w:hAnsi="inherit" w:cs="Arial"/>
          <w:color w:val="777777"/>
          <w:sz w:val="22"/>
          <w:szCs w:val="20"/>
        </w:rPr>
        <w:t>center</w:t>
      </w:r>
      <w:proofErr w:type="spellEnd"/>
      <w:r w:rsidRPr="00767904">
        <w:rPr>
          <w:rFonts w:ascii="inherit" w:hAnsi="inherit" w:cs="Arial"/>
          <w:color w:val="777777"/>
          <w:sz w:val="22"/>
          <w:szCs w:val="20"/>
        </w:rPr>
        <w:t>. But what about if we want to know the area between z = -0.78 and z = 0.78? Or z = -1.2 and z=0.44? That’s where the z-table comes in. It tells us the area under the standard normal curve for any value between the mean (zero) and any z-score.</w:t>
      </w:r>
    </w:p>
    <w:p w14:paraId="6E3AC5C7" w14:textId="42DB2E89" w:rsidR="003A6064" w:rsidRPr="0045490D"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549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Why Are There </w:t>
      </w:r>
      <w:proofErr w:type="gramStart"/>
      <w:r w:rsidRPr="004549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at least</w:t>
      </w:r>
      <w:proofErr w:type="gramEnd"/>
      <w:r w:rsidRPr="004549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Two z-tables?</w:t>
      </w:r>
    </w:p>
    <w:p w14:paraId="6D9505D9" w14:textId="77777777" w:rsidR="0045490D" w:rsidRPr="0045490D" w:rsidRDefault="0045490D" w:rsidP="0045490D"/>
    <w:p w14:paraId="5FC264FE" w14:textId="77777777" w:rsidR="003A6064" w:rsidRPr="0077668C" w:rsidRDefault="003A6064" w:rsidP="003A6064">
      <w:pPr>
        <w:pStyle w:val="NormalWeb"/>
        <w:shd w:val="clear" w:color="auto" w:fill="FFFFFF"/>
        <w:spacing w:before="0" w:beforeAutospacing="0" w:after="225" w:afterAutospacing="0"/>
        <w:textAlignment w:val="baseline"/>
        <w:rPr>
          <w:rFonts w:ascii="inherit" w:hAnsi="inherit" w:cs="Arial"/>
          <w:color w:val="777777"/>
          <w:szCs w:val="20"/>
        </w:rPr>
      </w:pPr>
      <w:r w:rsidRPr="0077668C">
        <w:rPr>
          <w:rFonts w:ascii="inherit" w:hAnsi="inherit" w:cs="Arial"/>
          <w:color w:val="777777"/>
          <w:szCs w:val="20"/>
        </w:rPr>
        <w:t>Simply, it’s to make life easier. Sometimes you’ll want to know the area between the mean and some positive value. That’s when you’ll use the right-hand z-table. But other times you might want to know the area in a left tail. If that’s the case, use the z-table that shows the area to the left of z.</w:t>
      </w:r>
    </w:p>
    <w:p w14:paraId="5D2D9445" w14:textId="23916B83" w:rsidR="003A6064" w:rsidRPr="00757CEF" w:rsidRDefault="003A6064" w:rsidP="003A6064">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7CEF">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Z-Table (right)</w:t>
      </w:r>
    </w:p>
    <w:p w14:paraId="1CD6418E" w14:textId="77777777" w:rsidR="00757CEF" w:rsidRPr="00757CEF" w:rsidRDefault="00757CEF" w:rsidP="00757CEF"/>
    <w:p w14:paraId="389E1307" w14:textId="2248CFBC" w:rsidR="003A6064" w:rsidRDefault="00D07F14" w:rsidP="003A6064">
      <w:pPr>
        <w:pStyle w:val="NormalWeb"/>
        <w:shd w:val="clear" w:color="auto" w:fill="FFFFFF"/>
        <w:spacing w:before="0" w:beforeAutospacing="0" w:after="225" w:afterAutospacing="0"/>
        <w:textAlignment w:val="baseline"/>
        <w:rPr>
          <w:rFonts w:ascii="inherit" w:hAnsi="inherit" w:cs="Arial"/>
          <w:color w:val="777777"/>
          <w:sz w:val="20"/>
          <w:szCs w:val="20"/>
        </w:rPr>
      </w:pPr>
      <w:hyperlink r:id="rId998" w:history="1">
        <w:r w:rsidR="003A6064" w:rsidRPr="001B53C3">
          <w:rPr>
            <w:rStyle w:val="Hyperlink"/>
            <w:rFonts w:ascii="inherit" w:hAnsi="inherit" w:cs="Arial"/>
            <w:sz w:val="20"/>
            <w:szCs w:val="20"/>
          </w:rPr>
          <w:t>Watch the video</w:t>
        </w:r>
      </w:hyperlink>
      <w:r w:rsidR="003A6064">
        <w:rPr>
          <w:rFonts w:ascii="inherit" w:hAnsi="inherit" w:cs="Arial"/>
          <w:color w:val="777777"/>
          <w:sz w:val="20"/>
          <w:szCs w:val="20"/>
        </w:rPr>
        <w:t xml:space="preserve"> to find out how to read a z-table, or scroll down for the table:</w:t>
      </w:r>
    </w:p>
    <w:p w14:paraId="53536713" w14:textId="55731A47" w:rsidR="003A6064" w:rsidRPr="00A35D8B" w:rsidRDefault="003A6064" w:rsidP="003A6064">
      <w:pPr>
        <w:pStyle w:val="NormalWeb"/>
        <w:shd w:val="clear" w:color="auto" w:fill="FFFFFF"/>
        <w:spacing w:before="0" w:beforeAutospacing="0" w:after="0" w:afterAutospacing="0"/>
        <w:textAlignment w:val="baseline"/>
        <w:rPr>
          <w:rFonts w:ascii="inherit" w:hAnsi="inherit" w:cs="Arial"/>
          <w:color w:val="777777"/>
          <w:szCs w:val="20"/>
        </w:rPr>
      </w:pPr>
      <w:r w:rsidRPr="00A35D8B">
        <w:rPr>
          <w:rFonts w:ascii="inherit" w:hAnsi="inherit" w:cs="Arial"/>
          <w:color w:val="777777"/>
          <w:szCs w:val="20"/>
        </w:rPr>
        <w:t>This z-table (normal distribution table) shows the area to the </w:t>
      </w:r>
      <w:proofErr w:type="gramStart"/>
      <w:r w:rsidRPr="00A35D8B">
        <w:rPr>
          <w:rStyle w:val="Emphasis"/>
          <w:rFonts w:ascii="inherit" w:hAnsi="inherit" w:cs="Arial"/>
          <w:color w:val="777777"/>
          <w:szCs w:val="20"/>
          <w:bdr w:val="none" w:sz="0" w:space="0" w:color="auto" w:frame="1"/>
        </w:rPr>
        <w:t>right</w:t>
      </w:r>
      <w:r w:rsidRPr="00A35D8B">
        <w:rPr>
          <w:rFonts w:ascii="inherit" w:hAnsi="inherit" w:cs="Arial"/>
          <w:color w:val="777777"/>
          <w:szCs w:val="20"/>
        </w:rPr>
        <w:t> hand</w:t>
      </w:r>
      <w:proofErr w:type="gramEnd"/>
      <w:r w:rsidRPr="00A35D8B">
        <w:rPr>
          <w:rFonts w:ascii="inherit" w:hAnsi="inherit" w:cs="Arial"/>
          <w:color w:val="777777"/>
          <w:szCs w:val="20"/>
        </w:rPr>
        <w:t xml:space="preserve"> side of the curve. Use these values to find the area between z=0 and any positive value. For an area in a </w:t>
      </w:r>
      <w:r w:rsidRPr="00A35D8B">
        <w:rPr>
          <w:rStyle w:val="Strong"/>
          <w:rFonts w:ascii="inherit" w:eastAsiaTheme="majorEastAsia" w:hAnsi="inherit" w:cs="Arial"/>
          <w:color w:val="777777"/>
          <w:szCs w:val="20"/>
          <w:bdr w:val="none" w:sz="0" w:space="0" w:color="auto" w:frame="1"/>
        </w:rPr>
        <w:t>left tail</w:t>
      </w:r>
      <w:r w:rsidRPr="00A35D8B">
        <w:rPr>
          <w:rFonts w:ascii="inherit" w:hAnsi="inherit" w:cs="Arial"/>
          <w:color w:val="777777"/>
          <w:szCs w:val="20"/>
        </w:rPr>
        <w:t>, look at </w:t>
      </w:r>
      <w:hyperlink r:id="rId999" w:anchor="left" w:history="1">
        <w:r w:rsidRPr="00A35D8B">
          <w:rPr>
            <w:rStyle w:val="Hyperlink"/>
            <w:rFonts w:ascii="inherit" w:hAnsi="inherit" w:cs="Arial"/>
            <w:color w:val="05A9C5"/>
            <w:szCs w:val="20"/>
            <w:bdr w:val="none" w:sz="0" w:space="0" w:color="auto" w:frame="1"/>
          </w:rPr>
          <w:t>this left-tail z-table instead</w:t>
        </w:r>
      </w:hyperlink>
      <w:r w:rsidRPr="00A35D8B">
        <w:rPr>
          <w:rFonts w:ascii="inherit" w:hAnsi="inherit" w:cs="Arial"/>
          <w:color w:val="777777"/>
          <w:szCs w:val="20"/>
        </w:rPr>
        <w:t>.</w:t>
      </w:r>
    </w:p>
    <w:p w14:paraId="3BC40BE1" w14:textId="77777777" w:rsidR="00A35D8B" w:rsidRDefault="00A35D8B" w:rsidP="003A6064">
      <w:pPr>
        <w:pStyle w:val="NormalWeb"/>
        <w:shd w:val="clear" w:color="auto" w:fill="FFFFFF"/>
        <w:spacing w:before="0" w:beforeAutospacing="0" w:after="0" w:afterAutospacing="0"/>
        <w:textAlignment w:val="baseline"/>
        <w:rPr>
          <w:rFonts w:ascii="inherit" w:hAnsi="inherit" w:cs="Arial"/>
          <w:color w:val="777777"/>
          <w:sz w:val="20"/>
          <w:szCs w:val="20"/>
        </w:rPr>
      </w:pPr>
    </w:p>
    <w:p w14:paraId="0A1F965C" w14:textId="77777777" w:rsidR="00A35D8B" w:rsidRDefault="003A6064" w:rsidP="00A35D8B">
      <w:pPr>
        <w:pStyle w:val="NormalWeb"/>
        <w:shd w:val="clear" w:color="auto" w:fill="FFFFFF"/>
        <w:spacing w:before="0" w:beforeAutospacing="0" w:after="0" w:afterAutospacing="0"/>
        <w:textAlignment w:val="baseline"/>
        <w:rPr>
          <w:rFonts w:ascii="Arial" w:hAnsi="Arial" w:cs="Arial"/>
          <w:b/>
          <w:bCs/>
          <w:color w:val="555555"/>
          <w:sz w:val="42"/>
          <w:szCs w:val="42"/>
        </w:rPr>
      </w:pPr>
      <w:r>
        <w:rPr>
          <w:rFonts w:ascii="inherit" w:hAnsi="inherit" w:cs="Arial"/>
          <w:noProof/>
          <w:color w:val="05A9C5"/>
          <w:sz w:val="20"/>
          <w:szCs w:val="20"/>
          <w:bdr w:val="none" w:sz="0" w:space="0" w:color="auto" w:frame="1"/>
        </w:rPr>
        <w:drawing>
          <wp:inline distT="0" distB="0" distL="0" distR="0" wp14:anchorId="10762D4E" wp14:editId="5AD62592">
            <wp:extent cx="2095500" cy="914400"/>
            <wp:effectExtent l="0" t="0" r="0" b="0"/>
            <wp:docPr id="57" name="Picture 57" descr="z table">
              <a:hlinkClick xmlns:a="http://schemas.openxmlformats.org/drawingml/2006/main" r:id="rId10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 table">
                      <a:hlinkClick r:id="rId1000"/>
                    </pic:cNvPr>
                    <pic:cNvPicPr>
                      <a:picLocks noChangeAspect="1" noChangeArrowheads="1"/>
                    </pic:cNvPicPr>
                  </pic:nvPicPr>
                  <pic:blipFill>
                    <a:blip r:embed="rId1001">
                      <a:extLst>
                        <a:ext uri="{28A0092B-C50C-407E-A947-70E740481C1C}">
                          <a14:useLocalDpi xmlns:a14="http://schemas.microsoft.com/office/drawing/2010/main" val="0"/>
                        </a:ext>
                      </a:extLst>
                    </a:blip>
                    <a:srcRect/>
                    <a:stretch>
                      <a:fillRect/>
                    </a:stretch>
                  </pic:blipFill>
                  <pic:spPr bwMode="auto">
                    <a:xfrm>
                      <a:off x="0" y="0"/>
                      <a:ext cx="2095500" cy="914400"/>
                    </a:xfrm>
                    <a:prstGeom prst="rect">
                      <a:avLst/>
                    </a:prstGeom>
                    <a:noFill/>
                    <a:ln>
                      <a:noFill/>
                    </a:ln>
                  </pic:spPr>
                </pic:pic>
              </a:graphicData>
            </a:graphic>
          </wp:inline>
        </w:drawing>
      </w:r>
      <w:r>
        <w:rPr>
          <w:rFonts w:ascii="inherit" w:hAnsi="inherit" w:cs="Arial"/>
          <w:color w:val="777777"/>
          <w:sz w:val="20"/>
          <w:szCs w:val="20"/>
        </w:rPr>
        <w:br w:type="textWrapping" w:clear="left"/>
      </w:r>
    </w:p>
    <w:p w14:paraId="7BDED639" w14:textId="78D809CE" w:rsidR="003A6064" w:rsidRDefault="003A6064" w:rsidP="00A35D8B">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35D8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Left Z-Table</w:t>
      </w:r>
    </w:p>
    <w:p w14:paraId="12FD217E" w14:textId="77777777" w:rsidR="00A35D8B" w:rsidRPr="00A35D8B" w:rsidRDefault="00A35D8B" w:rsidP="00A35D8B">
      <w:pPr>
        <w:rPr>
          <w:lang w:eastAsia="en-IN"/>
        </w:rPr>
      </w:pPr>
    </w:p>
    <w:p w14:paraId="2ECD3282" w14:textId="77777777" w:rsidR="003A6064" w:rsidRPr="00A35D8B" w:rsidRDefault="003A6064" w:rsidP="003A6064">
      <w:pPr>
        <w:pStyle w:val="NormalWeb"/>
        <w:shd w:val="clear" w:color="auto" w:fill="FFFFFF"/>
        <w:spacing w:before="0" w:beforeAutospacing="0" w:after="225" w:afterAutospacing="0"/>
        <w:textAlignment w:val="baseline"/>
        <w:rPr>
          <w:rFonts w:ascii="inherit" w:hAnsi="inherit" w:cs="Arial"/>
          <w:color w:val="777777"/>
          <w:szCs w:val="20"/>
        </w:rPr>
      </w:pPr>
      <w:r w:rsidRPr="00A35D8B">
        <w:rPr>
          <w:rFonts w:ascii="inherit" w:hAnsi="inherit" w:cs="Arial"/>
          <w:color w:val="777777"/>
          <w:szCs w:val="20"/>
        </w:rPr>
        <w:t xml:space="preserve">This table shows the area to the left of Z. In other words, the area of a </w:t>
      </w:r>
      <w:proofErr w:type="gramStart"/>
      <w:r w:rsidRPr="00A35D8B">
        <w:rPr>
          <w:rFonts w:ascii="inherit" w:hAnsi="inherit" w:cs="Arial"/>
          <w:color w:val="777777"/>
          <w:szCs w:val="20"/>
        </w:rPr>
        <w:t>left hand</w:t>
      </w:r>
      <w:proofErr w:type="gramEnd"/>
      <w:r w:rsidRPr="00A35D8B">
        <w:rPr>
          <w:rFonts w:ascii="inherit" w:hAnsi="inherit" w:cs="Arial"/>
          <w:color w:val="777777"/>
          <w:szCs w:val="20"/>
        </w:rPr>
        <w:t xml:space="preserve"> tail. If you want to find the value between z=0 and a positive number, use the right-hand z-table (above) instead (Hint: if you’re asked to look at the “z-table”, in most cases you’ll want to be looking at the other z-table!)</w:t>
      </w:r>
    </w:p>
    <w:p w14:paraId="57F15D29" w14:textId="30C1D9E4" w:rsidR="00E31E12" w:rsidRDefault="00E31E12" w:rsidP="00A36258">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36258">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Distributions (Bell Curve)</w:t>
      </w:r>
    </w:p>
    <w:p w14:paraId="7D2E0E06" w14:textId="73A6148F" w:rsidR="00E31E12" w:rsidRDefault="00E31E12" w:rsidP="00E31E12">
      <w:pPr>
        <w:pStyle w:val="Heading2"/>
        <w:shd w:val="clear" w:color="auto" w:fill="FFFFFF"/>
        <w:spacing w:before="0" w:line="525" w:lineRule="atLeast"/>
        <w:textAlignment w:val="baseline"/>
        <w:rPr>
          <w:rFonts w:ascii="Arial" w:hAnsi="Arial" w:cs="Arial"/>
          <w:color w:val="555555"/>
          <w:sz w:val="42"/>
          <w:szCs w:val="42"/>
        </w:rPr>
      </w:pPr>
    </w:p>
    <w:p w14:paraId="6ADCF257" w14:textId="77777777" w:rsidR="00E31E12" w:rsidRDefault="00E31E12" w:rsidP="00E31E12">
      <w:pPr>
        <w:pStyle w:val="NormalWeb"/>
        <w:shd w:val="clear" w:color="auto" w:fill="FFFFFF"/>
        <w:spacing w:before="0" w:beforeAutospacing="0" w:after="225" w:afterAutospacing="0"/>
        <w:textAlignment w:val="baseline"/>
        <w:rPr>
          <w:rFonts w:ascii="inherit" w:hAnsi="inherit" w:cs="Arial"/>
          <w:color w:val="777777"/>
          <w:sz w:val="20"/>
          <w:szCs w:val="20"/>
        </w:rPr>
      </w:pPr>
    </w:p>
    <w:p w14:paraId="3949DEAE" w14:textId="7B1E1605" w:rsidR="00E31E12" w:rsidRDefault="00A36258"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4C3FC403" wp14:editId="56821180">
            <wp:extent cx="4572000" cy="3429000"/>
            <wp:effectExtent l="0" t="0" r="0" b="0"/>
            <wp:docPr id="74" name="Video 74">
              <a:hlinkClick xmlns:a="http://schemas.openxmlformats.org/drawingml/2006/main" r:id="rId10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ideo 74">
                      <a:hlinkClick r:id="rId1002"/>
                    </pic:cNvPr>
                    <pic:cNvPicPr/>
                  </pic:nvPicPr>
                  <pic:blipFill>
                    <a:blip r:embed="rId100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iMak-EW4Ht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1F0826A" w14:textId="77777777" w:rsidR="00E31E12" w:rsidRDefault="00E31E12" w:rsidP="00E31E12">
      <w:pPr>
        <w:shd w:val="clear" w:color="auto" w:fill="FFFFFF"/>
        <w:textAlignment w:val="baseline"/>
        <w:rPr>
          <w:rFonts w:ascii="Arial" w:hAnsi="Arial" w:cs="Arial"/>
          <w:color w:val="777777"/>
          <w:sz w:val="20"/>
          <w:szCs w:val="20"/>
        </w:rPr>
      </w:pPr>
    </w:p>
    <w:p w14:paraId="62C8081A" w14:textId="5E3153FE" w:rsidR="00E31E12" w:rsidRDefault="00E31E12" w:rsidP="00E31E12">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0E8396D" wp14:editId="52CEAF8B">
            <wp:extent cx="5006340" cy="1798320"/>
            <wp:effectExtent l="0" t="0" r="3810" b="0"/>
            <wp:docPr id="72" name="Picture 72" descr="A normal distribution curve.">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normal distribution curve.">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06340" cy="1798320"/>
                    </a:xfrm>
                    <a:prstGeom prst="rect">
                      <a:avLst/>
                    </a:prstGeom>
                    <a:noFill/>
                    <a:ln>
                      <a:noFill/>
                    </a:ln>
                  </pic:spPr>
                </pic:pic>
              </a:graphicData>
            </a:graphic>
          </wp:inline>
        </w:drawing>
      </w:r>
    </w:p>
    <w:p w14:paraId="2EEBC75B" w14:textId="77777777" w:rsidR="00E31E12"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normal distribution.</w:t>
      </w:r>
    </w:p>
    <w:p w14:paraId="6BB0837C" w14:textId="77777777" w:rsidR="001B5220" w:rsidRPr="00E61FA2" w:rsidRDefault="00E31E12" w:rsidP="00E31E12">
      <w:pPr>
        <w:shd w:val="clear" w:color="auto" w:fill="FFFFFF"/>
        <w:textAlignment w:val="baseline"/>
        <w:rPr>
          <w:rFonts w:ascii="Arial" w:hAnsi="Arial" w:cs="Arial"/>
          <w:color w:val="ED7D31" w:themeColor="accent2"/>
          <w:szCs w:val="20"/>
        </w:rPr>
      </w:pPr>
      <w:r>
        <w:rPr>
          <w:rFonts w:ascii="Arial" w:hAnsi="Arial" w:cs="Arial"/>
          <w:color w:val="777777"/>
          <w:sz w:val="20"/>
          <w:szCs w:val="20"/>
        </w:rPr>
        <w:br/>
      </w:r>
      <w:r w:rsidRPr="00E61FA2">
        <w:rPr>
          <w:rFonts w:ascii="Arial" w:hAnsi="Arial" w:cs="Arial"/>
          <w:color w:val="ED7D31" w:themeColor="accent2"/>
          <w:szCs w:val="20"/>
        </w:rPr>
        <w:t>A </w:t>
      </w:r>
      <w:hyperlink r:id="rId1004" w:history="1">
        <w:r w:rsidRPr="00E61FA2">
          <w:rPr>
            <w:rStyle w:val="Hyperlink"/>
            <w:rFonts w:ascii="inherit" w:hAnsi="inherit" w:cs="Arial"/>
            <w:color w:val="ED7D31" w:themeColor="accent2"/>
            <w:szCs w:val="20"/>
            <w:bdr w:val="none" w:sz="0" w:space="0" w:color="auto" w:frame="1"/>
          </w:rPr>
          <w:t>normal distribution</w:t>
        </w:r>
      </w:hyperlink>
      <w:r w:rsidRPr="00E61FA2">
        <w:rPr>
          <w:rFonts w:ascii="Arial" w:hAnsi="Arial" w:cs="Arial"/>
          <w:color w:val="ED7D31" w:themeColor="accent2"/>
          <w:szCs w:val="20"/>
        </w:rPr>
        <w:t>, sometimes called the bell curve, is a distribution that occurs naturally in many situations. For example, the bell curve is seen in tests like the SAT and GRE</w:t>
      </w:r>
      <w:r w:rsidRPr="009E1954">
        <w:rPr>
          <w:rFonts w:ascii="Arial" w:hAnsi="Arial" w:cs="Arial"/>
          <w:color w:val="777777"/>
          <w:szCs w:val="20"/>
        </w:rPr>
        <w:t xml:space="preserve">. The bulk of students will score the average (C), while smaller numbers of students will score a B or D. An even smaller percentage of students score an F or an A. This creates a distribution that resembles a bell (hence the nickname). </w:t>
      </w:r>
      <w:r w:rsidRPr="00E61FA2">
        <w:rPr>
          <w:rFonts w:ascii="Arial" w:hAnsi="Arial" w:cs="Arial"/>
          <w:color w:val="ED7D31" w:themeColor="accent2"/>
          <w:szCs w:val="20"/>
        </w:rPr>
        <w:t>The bell curve is symmetrical. Half of the data will fall to the left of the </w:t>
      </w:r>
      <w:hyperlink r:id="rId1005" w:anchor="mean" w:history="1">
        <w:r w:rsidRPr="00E61FA2">
          <w:rPr>
            <w:rStyle w:val="Hyperlink"/>
            <w:rFonts w:ascii="inherit" w:hAnsi="inherit" w:cs="Arial"/>
            <w:color w:val="ED7D31" w:themeColor="accent2"/>
            <w:szCs w:val="20"/>
            <w:bdr w:val="none" w:sz="0" w:space="0" w:color="auto" w:frame="1"/>
          </w:rPr>
          <w:t>mean</w:t>
        </w:r>
      </w:hyperlink>
      <w:r w:rsidRPr="00E61FA2">
        <w:rPr>
          <w:rFonts w:ascii="Arial" w:hAnsi="Arial" w:cs="Arial"/>
          <w:color w:val="ED7D31" w:themeColor="accent2"/>
          <w:szCs w:val="20"/>
        </w:rPr>
        <w:t>; half will fall to the right.</w:t>
      </w:r>
    </w:p>
    <w:p w14:paraId="79E33901" w14:textId="4994C759" w:rsidR="00F92AAF" w:rsidRPr="009E1954" w:rsidRDefault="00E31E12" w:rsidP="00E31E12">
      <w:pPr>
        <w:shd w:val="clear" w:color="auto" w:fill="FFFFFF"/>
        <w:textAlignment w:val="baseline"/>
        <w:rPr>
          <w:rFonts w:ascii="Arial" w:hAnsi="Arial" w:cs="Arial"/>
          <w:color w:val="777777"/>
          <w:szCs w:val="20"/>
        </w:rPr>
      </w:pPr>
      <w:r w:rsidRPr="009E1954">
        <w:rPr>
          <w:rFonts w:ascii="Arial" w:hAnsi="Arial" w:cs="Arial"/>
          <w:color w:val="777777"/>
          <w:szCs w:val="20"/>
        </w:rPr>
        <w:br/>
        <w:t>Many groups follow this type of pattern. That’s why it’s widely used in business, statistics and in government bodies like the </w:t>
      </w:r>
      <w:hyperlink r:id="rId1006" w:history="1">
        <w:r w:rsidRPr="009E1954">
          <w:rPr>
            <w:rStyle w:val="Hyperlink"/>
            <w:rFonts w:ascii="inherit" w:hAnsi="inherit" w:cs="Arial"/>
            <w:color w:val="05A9C5"/>
            <w:szCs w:val="20"/>
            <w:bdr w:val="none" w:sz="0" w:space="0" w:color="auto" w:frame="1"/>
          </w:rPr>
          <w:t>FDA</w:t>
        </w:r>
      </w:hyperlink>
      <w:r w:rsidRPr="009E1954">
        <w:rPr>
          <w:rFonts w:ascii="Arial" w:hAnsi="Arial" w:cs="Arial"/>
          <w:color w:val="777777"/>
          <w:szCs w:val="20"/>
        </w:rPr>
        <w:t>:</w:t>
      </w:r>
    </w:p>
    <w:p w14:paraId="418BD365"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Heights of people.</w:t>
      </w:r>
    </w:p>
    <w:p w14:paraId="2C399ED0"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Measurement errors.</w:t>
      </w:r>
    </w:p>
    <w:p w14:paraId="398E523A"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Blood pressure.</w:t>
      </w:r>
    </w:p>
    <w:p w14:paraId="23F54B8C"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Points on a test.</w:t>
      </w:r>
    </w:p>
    <w:p w14:paraId="145FF07C" w14:textId="77777777" w:rsidR="00E31E12" w:rsidRPr="002E5499"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2E5499">
        <w:rPr>
          <w:rFonts w:ascii="inherit" w:hAnsi="inherit" w:cs="Arial"/>
          <w:color w:val="777777"/>
          <w:sz w:val="24"/>
          <w:szCs w:val="20"/>
        </w:rPr>
        <w:t>IQ scores.</w:t>
      </w:r>
    </w:p>
    <w:p w14:paraId="3F99887C" w14:textId="0BAAE783" w:rsidR="00E31E12" w:rsidRDefault="00E31E12" w:rsidP="00C075BE">
      <w:pPr>
        <w:numPr>
          <w:ilvl w:val="0"/>
          <w:numId w:val="24"/>
        </w:numPr>
        <w:shd w:val="clear" w:color="auto" w:fill="FFFFFF"/>
        <w:spacing w:after="0" w:line="240" w:lineRule="auto"/>
        <w:ind w:left="450"/>
        <w:textAlignment w:val="baseline"/>
        <w:rPr>
          <w:rFonts w:ascii="inherit" w:hAnsi="inherit" w:cs="Arial"/>
          <w:color w:val="777777"/>
          <w:sz w:val="24"/>
          <w:szCs w:val="20"/>
        </w:rPr>
      </w:pPr>
      <w:r w:rsidRPr="00C2574A">
        <w:rPr>
          <w:rFonts w:ascii="inherit" w:hAnsi="inherit" w:cs="Arial"/>
          <w:color w:val="777777"/>
          <w:sz w:val="24"/>
          <w:szCs w:val="20"/>
        </w:rPr>
        <w:lastRenderedPageBreak/>
        <w:t>Salaries.</w:t>
      </w:r>
    </w:p>
    <w:p w14:paraId="36804B15" w14:textId="77777777" w:rsidR="00C2574A" w:rsidRPr="00C2574A" w:rsidRDefault="00C2574A" w:rsidP="00C2574A">
      <w:pPr>
        <w:shd w:val="clear" w:color="auto" w:fill="FFFFFF"/>
        <w:spacing w:after="0" w:line="240" w:lineRule="auto"/>
        <w:ind w:left="450"/>
        <w:textAlignment w:val="baseline"/>
        <w:rPr>
          <w:rFonts w:ascii="inherit" w:hAnsi="inherit" w:cs="Arial"/>
          <w:color w:val="777777"/>
          <w:sz w:val="24"/>
          <w:szCs w:val="20"/>
        </w:rPr>
      </w:pPr>
    </w:p>
    <w:p w14:paraId="43F13526" w14:textId="77777777" w:rsidR="00C2574A" w:rsidRPr="00C2574A"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C2574A">
        <w:rPr>
          <w:rFonts w:ascii="inherit" w:hAnsi="inherit" w:cs="Arial"/>
          <w:color w:val="ED7D31" w:themeColor="accent2"/>
          <w:szCs w:val="20"/>
        </w:rPr>
        <w:t>The </w:t>
      </w:r>
      <w:hyperlink r:id="rId1007" w:history="1">
        <w:r w:rsidRPr="00C2574A">
          <w:rPr>
            <w:rStyle w:val="Hyperlink"/>
            <w:rFonts w:ascii="inherit" w:eastAsiaTheme="majorEastAsia" w:hAnsi="inherit" w:cs="Arial"/>
            <w:color w:val="ED7D31" w:themeColor="accent2"/>
            <w:szCs w:val="20"/>
            <w:bdr w:val="none" w:sz="0" w:space="0" w:color="auto" w:frame="1"/>
          </w:rPr>
          <w:t>empirical rule</w:t>
        </w:r>
      </w:hyperlink>
      <w:r w:rsidRPr="00C2574A">
        <w:rPr>
          <w:rFonts w:ascii="inherit" w:hAnsi="inherit" w:cs="Arial"/>
          <w:color w:val="ED7D31" w:themeColor="accent2"/>
          <w:szCs w:val="20"/>
        </w:rPr>
        <w:t> tells you what percentage of your data falls within a certain number of </w:t>
      </w:r>
      <w:hyperlink r:id="rId1008" w:tgtFrame="_blank" w:history="1">
        <w:r w:rsidRPr="00C2574A">
          <w:rPr>
            <w:rStyle w:val="Hyperlink"/>
            <w:rFonts w:ascii="inherit" w:eastAsiaTheme="majorEastAsia" w:hAnsi="inherit" w:cs="Arial"/>
            <w:color w:val="ED7D31" w:themeColor="accent2"/>
            <w:szCs w:val="20"/>
            <w:bdr w:val="none" w:sz="0" w:space="0" w:color="auto" w:frame="1"/>
          </w:rPr>
          <w:t>standard deviations</w:t>
        </w:r>
      </w:hyperlink>
      <w:r w:rsidRPr="00C2574A">
        <w:rPr>
          <w:rFonts w:ascii="inherit" w:hAnsi="inherit" w:cs="Arial"/>
          <w:color w:val="ED7D31" w:themeColor="accent2"/>
          <w:szCs w:val="20"/>
        </w:rPr>
        <w:t> from the </w:t>
      </w:r>
      <w:hyperlink r:id="rId1009" w:history="1">
        <w:r w:rsidRPr="00C2574A">
          <w:rPr>
            <w:rStyle w:val="Hyperlink"/>
            <w:rFonts w:ascii="inherit" w:eastAsiaTheme="majorEastAsia" w:hAnsi="inherit" w:cs="Arial"/>
            <w:color w:val="ED7D31" w:themeColor="accent2"/>
            <w:szCs w:val="20"/>
            <w:bdr w:val="none" w:sz="0" w:space="0" w:color="auto" w:frame="1"/>
          </w:rPr>
          <w:t>mean</w:t>
        </w:r>
      </w:hyperlink>
      <w:r w:rsidRPr="00C2574A">
        <w:rPr>
          <w:rFonts w:ascii="inherit" w:hAnsi="inherit" w:cs="Arial"/>
          <w:color w:val="ED7D31" w:themeColor="accent2"/>
          <w:szCs w:val="20"/>
        </w:rPr>
        <w:t>:</w:t>
      </w:r>
    </w:p>
    <w:p w14:paraId="29CB1ED2" w14:textId="77777777" w:rsidR="00C2574A"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C2574A">
        <w:rPr>
          <w:rFonts w:ascii="inherit" w:hAnsi="inherit" w:cs="Arial"/>
          <w:color w:val="777777"/>
          <w:szCs w:val="20"/>
        </w:rPr>
        <w:br/>
        <w:t>• 68% of the data falls within one </w:t>
      </w:r>
      <w:hyperlink r:id="rId1010" w:history="1">
        <w:r w:rsidRPr="00C2574A">
          <w:rPr>
            <w:rStyle w:val="Hyperlink"/>
            <w:rFonts w:ascii="inherit" w:eastAsiaTheme="majorEastAsia" w:hAnsi="inherit" w:cs="Arial"/>
            <w:color w:val="05A9C5"/>
            <w:szCs w:val="20"/>
            <w:bdr w:val="none" w:sz="0" w:space="0" w:color="auto" w:frame="1"/>
          </w:rPr>
          <w:t>standard deviation</w:t>
        </w:r>
      </w:hyperlink>
      <w:r w:rsidRPr="00C2574A">
        <w:rPr>
          <w:rFonts w:ascii="inherit" w:hAnsi="inherit" w:cs="Arial"/>
          <w:color w:val="777777"/>
          <w:szCs w:val="20"/>
        </w:rPr>
        <w:t> of the </w:t>
      </w:r>
      <w:hyperlink r:id="rId1011"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r w:rsidRPr="00C2574A">
        <w:rPr>
          <w:rFonts w:ascii="inherit" w:hAnsi="inherit" w:cs="Arial"/>
          <w:color w:val="777777"/>
          <w:szCs w:val="20"/>
        </w:rPr>
        <w:br/>
        <w:t>• 95% of the data falls within two </w:t>
      </w:r>
      <w:hyperlink r:id="rId1012" w:history="1">
        <w:r w:rsidRPr="00C2574A">
          <w:rPr>
            <w:rStyle w:val="Hyperlink"/>
            <w:rFonts w:ascii="inherit" w:eastAsiaTheme="majorEastAsia" w:hAnsi="inherit" w:cs="Arial"/>
            <w:color w:val="05A9C5"/>
            <w:szCs w:val="20"/>
            <w:bdr w:val="none" w:sz="0" w:space="0" w:color="auto" w:frame="1"/>
          </w:rPr>
          <w:t>standard deviations</w:t>
        </w:r>
      </w:hyperlink>
      <w:r w:rsidRPr="00C2574A">
        <w:rPr>
          <w:rFonts w:ascii="inherit" w:hAnsi="inherit" w:cs="Arial"/>
          <w:color w:val="777777"/>
          <w:szCs w:val="20"/>
        </w:rPr>
        <w:t> of the </w:t>
      </w:r>
      <w:hyperlink r:id="rId1013"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r w:rsidRPr="00C2574A">
        <w:rPr>
          <w:rFonts w:ascii="inherit" w:hAnsi="inherit" w:cs="Arial"/>
          <w:color w:val="777777"/>
          <w:szCs w:val="20"/>
        </w:rPr>
        <w:br/>
        <w:t>• 99.7% of the data falls within three </w:t>
      </w:r>
      <w:hyperlink r:id="rId1014" w:history="1">
        <w:r w:rsidRPr="00C2574A">
          <w:rPr>
            <w:rStyle w:val="Hyperlink"/>
            <w:rFonts w:ascii="inherit" w:eastAsiaTheme="majorEastAsia" w:hAnsi="inherit" w:cs="Arial"/>
            <w:color w:val="05A9C5"/>
            <w:szCs w:val="20"/>
            <w:bdr w:val="none" w:sz="0" w:space="0" w:color="auto" w:frame="1"/>
          </w:rPr>
          <w:t>standard deviations</w:t>
        </w:r>
      </w:hyperlink>
      <w:r w:rsidRPr="00C2574A">
        <w:rPr>
          <w:rFonts w:ascii="inherit" w:hAnsi="inherit" w:cs="Arial"/>
          <w:color w:val="777777"/>
          <w:szCs w:val="20"/>
        </w:rPr>
        <w:t> of the </w:t>
      </w:r>
      <w:hyperlink r:id="rId1015" w:history="1">
        <w:r w:rsidRPr="00C2574A">
          <w:rPr>
            <w:rStyle w:val="Hyperlink"/>
            <w:rFonts w:ascii="inherit" w:eastAsiaTheme="majorEastAsia" w:hAnsi="inherit" w:cs="Arial"/>
            <w:color w:val="05A9C5"/>
            <w:szCs w:val="20"/>
            <w:bdr w:val="none" w:sz="0" w:space="0" w:color="auto" w:frame="1"/>
          </w:rPr>
          <w:t>mean</w:t>
        </w:r>
      </w:hyperlink>
      <w:r w:rsidRPr="00C2574A">
        <w:rPr>
          <w:rFonts w:ascii="inherit" w:hAnsi="inherit" w:cs="Arial"/>
          <w:color w:val="777777"/>
          <w:szCs w:val="20"/>
        </w:rPr>
        <w:t>.</w:t>
      </w:r>
    </w:p>
    <w:p w14:paraId="0015C2CF" w14:textId="1790D1BE"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sidRPr="00C2574A">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07EFC3FF" wp14:editId="704635B0">
            <wp:extent cx="5425440" cy="1958340"/>
            <wp:effectExtent l="0" t="0" r="3810" b="3810"/>
            <wp:docPr id="71" name="Picture 71" descr="https://www.statisticshowto.datasciencecentral.com/wp-content/uploads/2013/02/standard-normal-distribution.jpg">
              <a:hlinkClick xmlns:a="http://schemas.openxmlformats.org/drawingml/2006/main" r:id="rId1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statisticshowto.datasciencecentral.com/wp-content/uploads/2013/02/standard-normal-distribution.jpg">
                      <a:hlinkClick r:id="rId1016"/>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5425440" cy="195834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5DDF36CB" w14:textId="2F2FE0F8" w:rsidR="00E31E12"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6C54BA">
        <w:rPr>
          <w:rFonts w:ascii="inherit" w:hAnsi="inherit" w:cs="Arial"/>
          <w:color w:val="ED7D31" w:themeColor="accent2"/>
          <w:szCs w:val="20"/>
        </w:rPr>
        <w:t>The standard deviation controls the spread of the distribution. A smaller standard deviation indicates that the data is tightly clustered around the </w:t>
      </w:r>
      <w:hyperlink r:id="rId1018" w:history="1">
        <w:r w:rsidRPr="006C54BA">
          <w:rPr>
            <w:rStyle w:val="Hyperlink"/>
            <w:rFonts w:ascii="inherit" w:eastAsiaTheme="majorEastAsia" w:hAnsi="inherit" w:cs="Arial"/>
            <w:color w:val="ED7D31" w:themeColor="accent2"/>
            <w:szCs w:val="20"/>
            <w:bdr w:val="none" w:sz="0" w:space="0" w:color="auto" w:frame="1"/>
          </w:rPr>
          <w:t>mean</w:t>
        </w:r>
      </w:hyperlink>
      <w:r w:rsidRPr="006C54BA">
        <w:rPr>
          <w:rFonts w:ascii="inherit" w:hAnsi="inherit" w:cs="Arial"/>
          <w:color w:val="ED7D31" w:themeColor="accent2"/>
          <w:szCs w:val="20"/>
        </w:rPr>
        <w:t>; the normal distribution will be taller. A larger standard deviation indicates that the data is spread out around the </w:t>
      </w:r>
      <w:hyperlink r:id="rId1019" w:history="1">
        <w:r w:rsidRPr="006C54BA">
          <w:rPr>
            <w:rStyle w:val="Hyperlink"/>
            <w:rFonts w:ascii="inherit" w:eastAsiaTheme="majorEastAsia" w:hAnsi="inherit" w:cs="Arial"/>
            <w:color w:val="ED7D31" w:themeColor="accent2"/>
            <w:szCs w:val="20"/>
            <w:bdr w:val="none" w:sz="0" w:space="0" w:color="auto" w:frame="1"/>
          </w:rPr>
          <w:t>mean</w:t>
        </w:r>
      </w:hyperlink>
      <w:r w:rsidRPr="006C54BA">
        <w:rPr>
          <w:rFonts w:ascii="inherit" w:hAnsi="inherit" w:cs="Arial"/>
          <w:color w:val="ED7D31" w:themeColor="accent2"/>
          <w:szCs w:val="20"/>
        </w:rPr>
        <w:t>; the normal distribution will be flatter and wider.</w:t>
      </w:r>
    </w:p>
    <w:p w14:paraId="5AD64476" w14:textId="77777777" w:rsidR="004B7B65" w:rsidRPr="006C54BA" w:rsidRDefault="004B7B65"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57460168" w14:textId="690D4FD0" w:rsidR="00E31E12" w:rsidRPr="004B7B6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B6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Properties of a normal distribution</w:t>
      </w:r>
    </w:p>
    <w:p w14:paraId="3EBBBC73" w14:textId="77777777" w:rsidR="004B7B65" w:rsidRPr="004B7B65" w:rsidRDefault="004B7B65" w:rsidP="004B7B65"/>
    <w:p w14:paraId="33B0DD55" w14:textId="77777777"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The </w:t>
      </w:r>
      <w:hyperlink r:id="rId1020" w:history="1">
        <w:r w:rsidRPr="00957B23">
          <w:rPr>
            <w:rStyle w:val="Hyperlink"/>
            <w:rFonts w:ascii="inherit" w:hAnsi="inherit" w:cs="Arial"/>
            <w:color w:val="ED7D31" w:themeColor="accent2"/>
            <w:sz w:val="24"/>
            <w:szCs w:val="20"/>
            <w:bdr w:val="none" w:sz="0" w:space="0" w:color="auto" w:frame="1"/>
          </w:rPr>
          <w:t>mean, mode and median</w:t>
        </w:r>
      </w:hyperlink>
      <w:r w:rsidRPr="00957B23">
        <w:rPr>
          <w:rFonts w:ascii="inherit" w:hAnsi="inherit" w:cs="Arial"/>
          <w:color w:val="ED7D31" w:themeColor="accent2"/>
          <w:sz w:val="24"/>
          <w:szCs w:val="20"/>
        </w:rPr>
        <w:t> are all equal.</w:t>
      </w:r>
    </w:p>
    <w:p w14:paraId="2327C499" w14:textId="2AF106F3"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 xml:space="preserve">The curve is symmetric at the </w:t>
      </w:r>
      <w:r w:rsidR="000F4B70" w:rsidRPr="00957B23">
        <w:rPr>
          <w:rFonts w:ascii="inherit" w:hAnsi="inherit" w:cs="Arial"/>
          <w:color w:val="ED7D31" w:themeColor="accent2"/>
          <w:sz w:val="24"/>
          <w:szCs w:val="20"/>
        </w:rPr>
        <w:t>centre</w:t>
      </w:r>
      <w:r w:rsidRPr="00957B23">
        <w:rPr>
          <w:rFonts w:ascii="inherit" w:hAnsi="inherit" w:cs="Arial"/>
          <w:color w:val="ED7D31" w:themeColor="accent2"/>
          <w:sz w:val="24"/>
          <w:szCs w:val="20"/>
        </w:rPr>
        <w:t xml:space="preserve"> (i.e. around the mean, μ).</w:t>
      </w:r>
    </w:p>
    <w:p w14:paraId="47ADD655" w14:textId="5809277F"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 xml:space="preserve">Exactly half of the values are to the left of </w:t>
      </w:r>
      <w:r w:rsidR="000F4B70" w:rsidRPr="00957B23">
        <w:rPr>
          <w:rFonts w:ascii="inherit" w:hAnsi="inherit" w:cs="Arial"/>
          <w:color w:val="ED7D31" w:themeColor="accent2"/>
          <w:sz w:val="24"/>
          <w:szCs w:val="20"/>
        </w:rPr>
        <w:t>centre</w:t>
      </w:r>
      <w:r w:rsidRPr="00957B23">
        <w:rPr>
          <w:rFonts w:ascii="inherit" w:hAnsi="inherit" w:cs="Arial"/>
          <w:color w:val="ED7D31" w:themeColor="accent2"/>
          <w:sz w:val="24"/>
          <w:szCs w:val="20"/>
        </w:rPr>
        <w:t xml:space="preserve"> and exactly half the values are to the right.</w:t>
      </w:r>
    </w:p>
    <w:p w14:paraId="73044FEB" w14:textId="4339521B" w:rsidR="00E31E12" w:rsidRPr="00957B23" w:rsidRDefault="00E31E12" w:rsidP="00C075BE">
      <w:pPr>
        <w:numPr>
          <w:ilvl w:val="0"/>
          <w:numId w:val="25"/>
        </w:numPr>
        <w:shd w:val="clear" w:color="auto" w:fill="FFFFFF"/>
        <w:spacing w:after="0" w:line="240" w:lineRule="auto"/>
        <w:ind w:left="450"/>
        <w:textAlignment w:val="baseline"/>
        <w:rPr>
          <w:rFonts w:ascii="inherit" w:hAnsi="inherit" w:cs="Arial"/>
          <w:color w:val="ED7D31" w:themeColor="accent2"/>
          <w:sz w:val="24"/>
          <w:szCs w:val="20"/>
        </w:rPr>
      </w:pPr>
      <w:r w:rsidRPr="00957B23">
        <w:rPr>
          <w:rFonts w:ascii="inherit" w:hAnsi="inherit" w:cs="Arial"/>
          <w:color w:val="ED7D31" w:themeColor="accent2"/>
          <w:sz w:val="24"/>
          <w:szCs w:val="20"/>
        </w:rPr>
        <w:t>The total area under the curve is 1.</w:t>
      </w:r>
    </w:p>
    <w:p w14:paraId="090FB6D8" w14:textId="77777777" w:rsidR="004B7B65" w:rsidRDefault="004B7B65" w:rsidP="004B7B65">
      <w:pPr>
        <w:shd w:val="clear" w:color="auto" w:fill="FFFFFF"/>
        <w:spacing w:after="0" w:line="240" w:lineRule="auto"/>
        <w:ind w:left="450"/>
        <w:textAlignment w:val="baseline"/>
        <w:rPr>
          <w:rFonts w:ascii="inherit" w:hAnsi="inherit" w:cs="Arial"/>
          <w:color w:val="777777"/>
          <w:sz w:val="20"/>
          <w:szCs w:val="20"/>
        </w:rPr>
      </w:pPr>
    </w:p>
    <w:p w14:paraId="077AF0CC" w14:textId="29DF42A6" w:rsidR="00E31E12" w:rsidRPr="004B7B65" w:rsidRDefault="00E31E12" w:rsidP="00E31E12">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4B7B65">
        <w:rPr>
          <w:rFonts w:ascii="inherit" w:hAnsi="inherit" w:cs="Arial"/>
          <w:color w:val="ED7D31" w:themeColor="accent2"/>
          <w:szCs w:val="20"/>
        </w:rPr>
        <w:t>The Standard Normal Model</w:t>
      </w:r>
      <w:r w:rsidR="004B7B65" w:rsidRPr="004B7B65">
        <w:rPr>
          <w:rFonts w:ascii="inherit" w:hAnsi="inherit" w:cs="Arial"/>
          <w:color w:val="ED7D31" w:themeColor="accent2"/>
          <w:szCs w:val="20"/>
        </w:rPr>
        <w:t xml:space="preserve"> - </w:t>
      </w:r>
      <w:r w:rsidRPr="004B7B65">
        <w:rPr>
          <w:rFonts w:ascii="inherit" w:hAnsi="inherit" w:cs="Arial"/>
          <w:color w:val="ED7D31" w:themeColor="accent2"/>
          <w:szCs w:val="20"/>
        </w:rPr>
        <w:t>A standard normal model is a normal distribution with a mean of 1 and a standard deviation of 1.</w:t>
      </w:r>
    </w:p>
    <w:p w14:paraId="1274707E" w14:textId="663ED853" w:rsidR="00E31E12" w:rsidRPr="00F56180"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561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Normal Model: Distribution of Data</w:t>
      </w:r>
    </w:p>
    <w:p w14:paraId="13FDD94C" w14:textId="77777777" w:rsidR="005C2F54" w:rsidRPr="005C2F54" w:rsidRDefault="005C2F54" w:rsidP="005C2F54"/>
    <w:p w14:paraId="180C55F6" w14:textId="0C85F6BA"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F6789B">
        <w:rPr>
          <w:rFonts w:ascii="inherit" w:hAnsi="inherit" w:cs="Arial"/>
          <w:color w:val="ED7D31" w:themeColor="accent2"/>
          <w:szCs w:val="20"/>
        </w:rPr>
        <w:t>One way of figuring out how data are distributed is to plot them in a graph. If the data is evenly distributed, you may come up with a </w:t>
      </w:r>
      <w:r w:rsidRPr="00F6789B">
        <w:rPr>
          <w:rStyle w:val="Strong"/>
          <w:rFonts w:ascii="inherit" w:hAnsi="inherit" w:cs="Arial"/>
          <w:color w:val="ED7D31" w:themeColor="accent2"/>
          <w:szCs w:val="20"/>
          <w:bdr w:val="none" w:sz="0" w:space="0" w:color="auto" w:frame="1"/>
        </w:rPr>
        <w:t>bell curve</w:t>
      </w:r>
      <w:r w:rsidRPr="00F6789B">
        <w:rPr>
          <w:rFonts w:ascii="inherit" w:hAnsi="inherit" w:cs="Arial"/>
          <w:color w:val="ED7D31" w:themeColor="accent2"/>
          <w:szCs w:val="20"/>
        </w:rPr>
        <w:t>. A bell curve has a small percentage of the points on both tails and the bigger percentage on the inner part of the curve. In the </w:t>
      </w:r>
      <w:r w:rsidRPr="00F6789B">
        <w:rPr>
          <w:rStyle w:val="Strong"/>
          <w:rFonts w:ascii="inherit" w:hAnsi="inherit" w:cs="Arial"/>
          <w:color w:val="ED7D31" w:themeColor="accent2"/>
          <w:szCs w:val="20"/>
          <w:bdr w:val="none" w:sz="0" w:space="0" w:color="auto" w:frame="1"/>
        </w:rPr>
        <w:t>standard normal model</w:t>
      </w:r>
      <w:r w:rsidRPr="00F6789B">
        <w:rPr>
          <w:rFonts w:ascii="inherit" w:hAnsi="inherit" w:cs="Arial"/>
          <w:color w:val="ED7D31" w:themeColor="accent2"/>
          <w:szCs w:val="20"/>
        </w:rPr>
        <w:t>, about 5 percent of your data would fall into the “tails” (</w:t>
      </w:r>
      <w:proofErr w:type="spellStart"/>
      <w:r w:rsidRPr="00F6789B">
        <w:rPr>
          <w:rFonts w:ascii="inherit" w:hAnsi="inherit" w:cs="Arial"/>
          <w:color w:val="ED7D31" w:themeColor="accent2"/>
          <w:szCs w:val="20"/>
        </w:rPr>
        <w:t>colored</w:t>
      </w:r>
      <w:proofErr w:type="spellEnd"/>
      <w:r w:rsidRPr="00F6789B">
        <w:rPr>
          <w:rFonts w:ascii="inherit" w:hAnsi="inherit" w:cs="Arial"/>
          <w:color w:val="ED7D31" w:themeColor="accent2"/>
          <w:szCs w:val="20"/>
        </w:rPr>
        <w:t xml:space="preserve"> darker orange in the image below) and 90 percent will be in between. </w:t>
      </w:r>
      <w:r w:rsidRPr="005C2F54">
        <w:rPr>
          <w:rFonts w:ascii="inherit" w:hAnsi="inherit" w:cs="Arial"/>
          <w:color w:val="777777"/>
          <w:szCs w:val="20"/>
        </w:rPr>
        <w:t>For example, for test scores of students, the normal distribution would show 2.5 percent of students getting </w:t>
      </w:r>
      <w:r w:rsidRPr="005C2F54">
        <w:rPr>
          <w:rStyle w:val="Emphasis"/>
          <w:rFonts w:ascii="inherit" w:hAnsi="inherit" w:cs="Arial"/>
          <w:color w:val="777777"/>
          <w:szCs w:val="20"/>
          <w:bdr w:val="none" w:sz="0" w:space="0" w:color="auto" w:frame="1"/>
        </w:rPr>
        <w:t>very</w:t>
      </w:r>
      <w:r w:rsidRPr="005C2F54">
        <w:rPr>
          <w:rFonts w:ascii="inherit" w:hAnsi="inherit" w:cs="Arial"/>
          <w:color w:val="777777"/>
          <w:szCs w:val="20"/>
        </w:rPr>
        <w:t> low scores and 2.5 percent getting </w:t>
      </w:r>
      <w:r w:rsidRPr="005C2F54">
        <w:rPr>
          <w:rStyle w:val="Emphasis"/>
          <w:rFonts w:ascii="inherit" w:hAnsi="inherit" w:cs="Arial"/>
          <w:color w:val="777777"/>
          <w:szCs w:val="20"/>
          <w:bdr w:val="none" w:sz="0" w:space="0" w:color="auto" w:frame="1"/>
        </w:rPr>
        <w:t>very</w:t>
      </w:r>
      <w:r w:rsidRPr="005C2F54">
        <w:rPr>
          <w:rFonts w:ascii="inherit" w:hAnsi="inherit" w:cs="Arial"/>
          <w:color w:val="777777"/>
          <w:szCs w:val="20"/>
        </w:rPr>
        <w:t xml:space="preserve"> high scores. The rest will </w:t>
      </w:r>
      <w:r w:rsidRPr="005C2F54">
        <w:rPr>
          <w:rFonts w:ascii="inherit" w:hAnsi="inherit" w:cs="Arial"/>
          <w:color w:val="777777"/>
          <w:szCs w:val="20"/>
        </w:rPr>
        <w:lastRenderedPageBreak/>
        <w:t>be in the middle; not too high or too low. The shape of the standard normal distribution looks like this:</w:t>
      </w:r>
    </w:p>
    <w:p w14:paraId="0A57074E" w14:textId="77777777" w:rsidR="005C2F54" w:rsidRPr="005C2F54" w:rsidRDefault="005C2F5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C4A7D15" w14:textId="16495247" w:rsidR="00E31E12" w:rsidRDefault="00E31E12" w:rsidP="00E31E12">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143EC65C" wp14:editId="11D0E762">
            <wp:extent cx="3566160" cy="2674620"/>
            <wp:effectExtent l="0" t="0" r="0" b="0"/>
            <wp:docPr id="70" name="Picture 70" descr="Standard normal model">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tandard normal model">
                      <a:hlinkClick r:id="rId1021"/>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40AD69BE" w14:textId="77777777" w:rsidR="00E31E12"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Standard normal model. Image credit: </w:t>
      </w:r>
      <w:hyperlink r:id="rId1023" w:tgtFrame="_blank" w:history="1">
        <w:r>
          <w:rPr>
            <w:rStyle w:val="Hyperlink"/>
            <w:rFonts w:ascii="inherit" w:eastAsiaTheme="majorEastAsia" w:hAnsi="inherit" w:cs="Arial"/>
            <w:i/>
            <w:iCs/>
            <w:color w:val="05A9C5"/>
            <w:sz w:val="20"/>
            <w:szCs w:val="20"/>
            <w:bdr w:val="none" w:sz="0" w:space="0" w:color="auto" w:frame="1"/>
          </w:rPr>
          <w:t>University of Virginia</w:t>
        </w:r>
      </w:hyperlink>
      <w:r>
        <w:rPr>
          <w:rFonts w:ascii="inherit" w:hAnsi="inherit" w:cs="Arial"/>
          <w:i/>
          <w:iCs/>
          <w:color w:val="777777"/>
          <w:sz w:val="20"/>
          <w:szCs w:val="20"/>
        </w:rPr>
        <w:t>.</w:t>
      </w:r>
    </w:p>
    <w:p w14:paraId="57BE7311" w14:textId="3FBFBDD5" w:rsidR="00E31E12" w:rsidRPr="00E6192E" w:rsidRDefault="00E31E12" w:rsidP="00E6192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6192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Practical Applications of the Standard Normal Model</w:t>
      </w:r>
    </w:p>
    <w:p w14:paraId="015A8AD6" w14:textId="77777777" w:rsidR="00E6192E" w:rsidRDefault="00E6192E" w:rsidP="00E31E12">
      <w:pPr>
        <w:pStyle w:val="NormalWeb"/>
        <w:shd w:val="clear" w:color="auto" w:fill="FFFFFF"/>
        <w:spacing w:before="0" w:beforeAutospacing="0" w:after="225" w:afterAutospacing="0"/>
        <w:textAlignment w:val="baseline"/>
        <w:rPr>
          <w:rFonts w:ascii="inherit" w:hAnsi="inherit" w:cs="Arial"/>
          <w:color w:val="777777"/>
          <w:sz w:val="20"/>
          <w:szCs w:val="20"/>
        </w:rPr>
      </w:pPr>
    </w:p>
    <w:p w14:paraId="4051333C" w14:textId="3BCB4D20"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 xml:space="preserve">The standard normal distribution could help you figure out which subject you are getting good grades in and which subjects you </w:t>
      </w:r>
      <w:proofErr w:type="gramStart"/>
      <w:r w:rsidRPr="00406267">
        <w:rPr>
          <w:rFonts w:ascii="inherit" w:hAnsi="inherit" w:cs="Arial"/>
          <w:color w:val="777777"/>
          <w:szCs w:val="20"/>
        </w:rPr>
        <w:t>have to</w:t>
      </w:r>
      <w:proofErr w:type="gramEnd"/>
      <w:r w:rsidRPr="00406267">
        <w:rPr>
          <w:rFonts w:ascii="inherit" w:hAnsi="inherit" w:cs="Arial"/>
          <w:color w:val="777777"/>
          <w:szCs w:val="20"/>
        </w:rPr>
        <w:t xml:space="preserve"> exert more effort into due to low scoring percentages. </w:t>
      </w:r>
      <w:r w:rsidRPr="000145DA">
        <w:rPr>
          <w:rFonts w:ascii="inherit" w:hAnsi="inherit" w:cs="Arial"/>
          <w:color w:val="ED7D31" w:themeColor="accent2"/>
          <w:szCs w:val="20"/>
        </w:rPr>
        <w:t xml:space="preserve">Once you get a score in one subject that is higher than your score in another subject, you might think that you are better in the subject where you got the higher score. </w:t>
      </w:r>
      <w:r w:rsidRPr="00DA6E99">
        <w:rPr>
          <w:rFonts w:ascii="inherit" w:hAnsi="inherit" w:cs="Arial"/>
          <w:b/>
          <w:color w:val="ED7D31" w:themeColor="accent2"/>
          <w:szCs w:val="20"/>
        </w:rPr>
        <w:t>This is not always true</w:t>
      </w:r>
      <w:r w:rsidRPr="00406267">
        <w:rPr>
          <w:rFonts w:ascii="inherit" w:hAnsi="inherit" w:cs="Arial"/>
          <w:color w:val="777777"/>
          <w:szCs w:val="20"/>
        </w:rPr>
        <w:t>.</w:t>
      </w:r>
    </w:p>
    <w:p w14:paraId="06275965" w14:textId="77777777"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 xml:space="preserve">You can only say that you are better in a </w:t>
      </w:r>
      <w:proofErr w:type="gramStart"/>
      <w:r w:rsidRPr="00406267">
        <w:rPr>
          <w:rFonts w:ascii="inherit" w:hAnsi="inherit" w:cs="Arial"/>
          <w:color w:val="777777"/>
          <w:szCs w:val="20"/>
        </w:rPr>
        <w:t>particular subject</w:t>
      </w:r>
      <w:proofErr w:type="gramEnd"/>
      <w:r w:rsidRPr="00406267">
        <w:rPr>
          <w:rFonts w:ascii="inherit" w:hAnsi="inherit" w:cs="Arial"/>
          <w:color w:val="777777"/>
          <w:szCs w:val="20"/>
        </w:rPr>
        <w:t xml:space="preserve"> if you get a score with a certain number of standard deviations above the mean. The standard deviation tells you how tightly your data is clustered around the mean; </w:t>
      </w:r>
      <w:r w:rsidRPr="00332C3A">
        <w:rPr>
          <w:rFonts w:ascii="inherit" w:hAnsi="inherit" w:cs="Arial"/>
          <w:color w:val="ED7D31" w:themeColor="accent2"/>
          <w:szCs w:val="20"/>
        </w:rPr>
        <w:t>It allows you to compare different distributions that have different types of data — including different means.</w:t>
      </w:r>
    </w:p>
    <w:p w14:paraId="2E9D2DF1" w14:textId="56A5BE3A" w:rsidR="00E31E12" w:rsidRPr="00406267"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406267">
        <w:rPr>
          <w:rFonts w:ascii="inherit" w:hAnsi="inherit" w:cs="Arial"/>
          <w:color w:val="777777"/>
          <w:szCs w:val="20"/>
        </w:rPr>
        <w:t>For example, if you get a score of 90 in Math and 95 in English, you might think that you are better in English than in Math. However, in Math, your score is 2 standard deviations above the mean. In English, it’s only one standard deviation above the mean. It tells you that in Math, your score is far higher than most of the students (your score falls into the tail).</w:t>
      </w:r>
      <w:r w:rsidRPr="00406267">
        <w:rPr>
          <w:rFonts w:ascii="inherit" w:hAnsi="inherit" w:cs="Arial"/>
          <w:color w:val="777777"/>
          <w:szCs w:val="20"/>
        </w:rPr>
        <w:br/>
        <w:t xml:space="preserve">Based on this data, you </w:t>
      </w:r>
      <w:proofErr w:type="gramStart"/>
      <w:r w:rsidRPr="00406267">
        <w:rPr>
          <w:rFonts w:ascii="inherit" w:hAnsi="inherit" w:cs="Arial"/>
          <w:color w:val="777777"/>
          <w:szCs w:val="20"/>
        </w:rPr>
        <w:t>actually performed</w:t>
      </w:r>
      <w:proofErr w:type="gramEnd"/>
      <w:r w:rsidRPr="00406267">
        <w:rPr>
          <w:rFonts w:ascii="inherit" w:hAnsi="inherit" w:cs="Arial"/>
          <w:color w:val="777777"/>
          <w:szCs w:val="20"/>
        </w:rPr>
        <w:t xml:space="preserve"> better in Math than in English!</w:t>
      </w:r>
    </w:p>
    <w:p w14:paraId="5EF83D82" w14:textId="46382810" w:rsidR="00E31E12"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5618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Probability Questions using the Standard Model</w:t>
      </w:r>
    </w:p>
    <w:p w14:paraId="7365B85D" w14:textId="77777777" w:rsidR="00F56180" w:rsidRPr="00F56180" w:rsidRDefault="00F56180" w:rsidP="00F56180">
      <w:pPr>
        <w:rPr>
          <w:lang w:eastAsia="en-IN"/>
        </w:rPr>
      </w:pPr>
    </w:p>
    <w:p w14:paraId="745C7E96" w14:textId="77777777" w:rsidR="00E31E12" w:rsidRPr="00F5618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243344">
        <w:rPr>
          <w:rFonts w:ascii="inherit" w:hAnsi="inherit" w:cs="Arial"/>
          <w:color w:val="ED7D31" w:themeColor="accent2"/>
          <w:szCs w:val="20"/>
        </w:rPr>
        <w:t>Questions about standard normal distribution probability can </w:t>
      </w:r>
      <w:r w:rsidRPr="00243344">
        <w:rPr>
          <w:rStyle w:val="Emphasis"/>
          <w:rFonts w:ascii="inherit" w:hAnsi="inherit" w:cs="Arial"/>
          <w:color w:val="ED7D31" w:themeColor="accent2"/>
          <w:szCs w:val="20"/>
          <w:bdr w:val="none" w:sz="0" w:space="0" w:color="auto" w:frame="1"/>
        </w:rPr>
        <w:t>look</w:t>
      </w:r>
      <w:r w:rsidRPr="00243344">
        <w:rPr>
          <w:rFonts w:ascii="inherit" w:hAnsi="inherit" w:cs="Arial"/>
          <w:color w:val="ED7D31" w:themeColor="accent2"/>
          <w:szCs w:val="20"/>
        </w:rPr>
        <w:t xml:space="preserve"> alarming but </w:t>
      </w:r>
      <w:r w:rsidRPr="006A5562">
        <w:rPr>
          <w:rFonts w:ascii="inherit" w:hAnsi="inherit" w:cs="Arial"/>
          <w:color w:val="ED7D31" w:themeColor="accent2"/>
          <w:szCs w:val="20"/>
        </w:rPr>
        <w:t>the key to solving them is understanding what the area under a standard normal curve represents</w:t>
      </w:r>
      <w:r w:rsidRPr="00F56180">
        <w:rPr>
          <w:rFonts w:ascii="inherit" w:hAnsi="inherit" w:cs="Arial"/>
          <w:color w:val="777777"/>
          <w:szCs w:val="20"/>
        </w:rPr>
        <w:t xml:space="preserve">. The total area under a standard normal distribution curve is 100% (that’s </w:t>
      </w:r>
      <w:r w:rsidRPr="00F56180">
        <w:rPr>
          <w:rFonts w:ascii="inherit" w:hAnsi="inherit" w:cs="Arial"/>
          <w:color w:val="777777"/>
          <w:szCs w:val="20"/>
        </w:rPr>
        <w:lastRenderedPageBreak/>
        <w:t xml:space="preserve">“1” as a decimal). For example, the left half of the curve is 50%, or .5. </w:t>
      </w:r>
      <w:proofErr w:type="gramStart"/>
      <w:r w:rsidRPr="00F56180">
        <w:rPr>
          <w:rFonts w:ascii="inherit" w:hAnsi="inherit" w:cs="Arial"/>
          <w:color w:val="777777"/>
          <w:szCs w:val="20"/>
        </w:rPr>
        <w:t>So</w:t>
      </w:r>
      <w:proofErr w:type="gramEnd"/>
      <w:r w:rsidRPr="00F56180">
        <w:rPr>
          <w:rFonts w:ascii="inherit" w:hAnsi="inherit" w:cs="Arial"/>
          <w:color w:val="777777"/>
          <w:szCs w:val="20"/>
        </w:rPr>
        <w:t xml:space="preserve"> the probability of a random variable appearing in the left half of the curve is .5.</w:t>
      </w:r>
    </w:p>
    <w:p w14:paraId="1B7142F2" w14:textId="2C869AB2" w:rsidR="00E31E12" w:rsidRPr="00F5618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F56180">
        <w:rPr>
          <w:rFonts w:ascii="inherit" w:hAnsi="inherit" w:cs="Arial"/>
          <w:color w:val="777777"/>
          <w:szCs w:val="20"/>
        </w:rPr>
        <w:t>Of course, not all problems are quite </w:t>
      </w:r>
      <w:r w:rsidRPr="00F56180">
        <w:rPr>
          <w:rStyle w:val="Emphasis"/>
          <w:rFonts w:ascii="inherit" w:hAnsi="inherit" w:cs="Arial"/>
          <w:color w:val="777777"/>
          <w:szCs w:val="20"/>
          <w:bdr w:val="none" w:sz="0" w:space="0" w:color="auto" w:frame="1"/>
        </w:rPr>
        <w:t>that</w:t>
      </w:r>
      <w:r w:rsidRPr="00F56180">
        <w:rPr>
          <w:rFonts w:ascii="inherit" w:hAnsi="inherit" w:cs="Arial"/>
          <w:color w:val="777777"/>
          <w:szCs w:val="20"/>
        </w:rPr>
        <w:t> simple, which is why there’s a </w:t>
      </w:r>
      <w:hyperlink r:id="rId1024" w:tgtFrame="_blank" w:history="1">
        <w:r w:rsidRPr="00F56180">
          <w:rPr>
            <w:rStyle w:val="Hyperlink"/>
            <w:rFonts w:ascii="inherit" w:eastAsiaTheme="majorEastAsia" w:hAnsi="inherit" w:cs="Arial"/>
            <w:color w:val="05A9C5"/>
            <w:szCs w:val="20"/>
            <w:bdr w:val="none" w:sz="0" w:space="0" w:color="auto" w:frame="1"/>
          </w:rPr>
          <w:t>z-table</w:t>
        </w:r>
      </w:hyperlink>
      <w:r w:rsidRPr="00F56180">
        <w:rPr>
          <w:rFonts w:ascii="inherit" w:hAnsi="inherit" w:cs="Arial"/>
          <w:color w:val="777777"/>
          <w:szCs w:val="20"/>
        </w:rPr>
        <w:t xml:space="preserve">. </w:t>
      </w:r>
      <w:r w:rsidRPr="006F23CB">
        <w:rPr>
          <w:rFonts w:ascii="inherit" w:hAnsi="inherit" w:cs="Arial"/>
          <w:color w:val="ED7D31" w:themeColor="accent2"/>
          <w:szCs w:val="20"/>
        </w:rPr>
        <w:t>All a z-table does is measure those probabilities (i.e. 50%) and put them in </w:t>
      </w:r>
      <w:hyperlink r:id="rId1025" w:tgtFrame="_blank" w:history="1">
        <w:r w:rsidRPr="006F23CB">
          <w:rPr>
            <w:rStyle w:val="Hyperlink"/>
            <w:rFonts w:ascii="inherit" w:eastAsiaTheme="majorEastAsia" w:hAnsi="inherit" w:cs="Arial"/>
            <w:color w:val="ED7D31" w:themeColor="accent2"/>
            <w:szCs w:val="20"/>
            <w:bdr w:val="none" w:sz="0" w:space="0" w:color="auto" w:frame="1"/>
          </w:rPr>
          <w:t>standard deviations</w:t>
        </w:r>
      </w:hyperlink>
      <w:r w:rsidRPr="006F23CB">
        <w:rPr>
          <w:rFonts w:ascii="inherit" w:hAnsi="inherit" w:cs="Arial"/>
          <w:color w:val="ED7D31" w:themeColor="accent2"/>
          <w:szCs w:val="20"/>
        </w:rPr>
        <w:t> from the </w:t>
      </w:r>
      <w:hyperlink r:id="rId1026" w:anchor="mean" w:history="1">
        <w:r w:rsidRPr="006F23CB">
          <w:rPr>
            <w:rStyle w:val="Hyperlink"/>
            <w:rFonts w:ascii="inherit" w:eastAsiaTheme="majorEastAsia" w:hAnsi="inherit" w:cs="Arial"/>
            <w:color w:val="ED7D31" w:themeColor="accent2"/>
            <w:szCs w:val="20"/>
            <w:bdr w:val="none" w:sz="0" w:space="0" w:color="auto" w:frame="1"/>
          </w:rPr>
          <w:t>mean</w:t>
        </w:r>
      </w:hyperlink>
      <w:r w:rsidRPr="006F23CB">
        <w:rPr>
          <w:rFonts w:ascii="inherit" w:hAnsi="inherit" w:cs="Arial"/>
          <w:color w:val="ED7D31" w:themeColor="accent2"/>
          <w:szCs w:val="20"/>
        </w:rPr>
        <w:t xml:space="preserve">. The mean is in the </w:t>
      </w:r>
      <w:r w:rsidR="003B6B0F" w:rsidRPr="006F23CB">
        <w:rPr>
          <w:rFonts w:ascii="inherit" w:hAnsi="inherit" w:cs="Arial"/>
          <w:color w:val="ED7D31" w:themeColor="accent2"/>
          <w:szCs w:val="20"/>
        </w:rPr>
        <w:t>centre</w:t>
      </w:r>
      <w:r w:rsidRPr="006F23CB">
        <w:rPr>
          <w:rFonts w:ascii="inherit" w:hAnsi="inherit" w:cs="Arial"/>
          <w:color w:val="ED7D31" w:themeColor="accent2"/>
          <w:szCs w:val="20"/>
        </w:rPr>
        <w:t xml:space="preserve"> of the standard normal distribution, and a probability of 50% equals zero standard deviations</w:t>
      </w:r>
      <w:r w:rsidRPr="00F56180">
        <w:rPr>
          <w:rFonts w:ascii="inherit" w:hAnsi="inherit" w:cs="Arial"/>
          <w:color w:val="777777"/>
          <w:szCs w:val="20"/>
        </w:rPr>
        <w:t>.</w:t>
      </w:r>
    </w:p>
    <w:p w14:paraId="4EE06A5F" w14:textId="77777777" w:rsidR="00C015B2" w:rsidRPr="008B102E" w:rsidRDefault="00C015B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321FA87" w14:textId="709703B3" w:rsidR="00E31E12"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B102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Standard normal distribution: How to Find Probability (Steps)</w:t>
      </w:r>
    </w:p>
    <w:p w14:paraId="6C75D2C6" w14:textId="77777777" w:rsidR="008B102E" w:rsidRPr="008B102E" w:rsidRDefault="008B102E" w:rsidP="008B102E">
      <w:pPr>
        <w:rPr>
          <w:lang w:eastAsia="en-IN"/>
        </w:rPr>
      </w:pPr>
    </w:p>
    <w:p w14:paraId="29950B39" w14:textId="37A84825"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0000FF"/>
          <w:szCs w:val="20"/>
          <w:bdr w:val="none" w:sz="0" w:space="0" w:color="auto" w:frame="1"/>
        </w:rPr>
        <w:t>Step 1:</w:t>
      </w:r>
      <w:r w:rsidRPr="00722419">
        <w:rPr>
          <w:rFonts w:ascii="inherit" w:hAnsi="inherit" w:cs="Arial"/>
          <w:color w:val="777777"/>
          <w:szCs w:val="20"/>
        </w:rPr>
        <w:t> Draw a bell curve and shade in the area that is asked for in the question. The example below shows z &gt;-0.8. That means you are looking for the probability that z is greater than -0.8, so you need to draw a vertical line at -0.8 standard deviations from the mean and shade everything that’s greater than that number.</w:t>
      </w:r>
    </w:p>
    <w:p w14:paraId="4DE48BA2" w14:textId="77777777" w:rsidR="00722419" w:rsidRPr="00722419" w:rsidRDefault="00722419"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5DC5F0D" w14:textId="386438C8" w:rsidR="00E31E12" w:rsidRPr="00722419" w:rsidRDefault="00E31E12" w:rsidP="00E31E12">
      <w:pPr>
        <w:shd w:val="clear" w:color="auto" w:fill="FFFFFF"/>
        <w:textAlignment w:val="baseline"/>
        <w:rPr>
          <w:rFonts w:ascii="inherit" w:hAnsi="inherit" w:cs="Arial"/>
          <w:color w:val="777777"/>
          <w:sz w:val="24"/>
          <w:szCs w:val="20"/>
        </w:rPr>
      </w:pPr>
      <w:r w:rsidRPr="00722419">
        <w:rPr>
          <w:rFonts w:ascii="inherit" w:hAnsi="inherit" w:cs="Arial"/>
          <w:noProof/>
          <w:color w:val="777777"/>
          <w:sz w:val="24"/>
          <w:szCs w:val="20"/>
        </w:rPr>
        <w:drawing>
          <wp:inline distT="0" distB="0" distL="0" distR="0" wp14:anchorId="474C7E27" wp14:editId="71DFF919">
            <wp:extent cx="2857500" cy="1173480"/>
            <wp:effectExtent l="0" t="0" r="0" b="7620"/>
            <wp:docPr id="69" name="Picture 69" descr="standard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andard normal distribution"/>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2857500" cy="1173480"/>
                    </a:xfrm>
                    <a:prstGeom prst="rect">
                      <a:avLst/>
                    </a:prstGeom>
                    <a:noFill/>
                    <a:ln>
                      <a:noFill/>
                    </a:ln>
                  </pic:spPr>
                </pic:pic>
              </a:graphicData>
            </a:graphic>
          </wp:inline>
        </w:drawing>
      </w:r>
    </w:p>
    <w:p w14:paraId="02374B4B" w14:textId="77777777" w:rsidR="00E31E12" w:rsidRPr="00722419" w:rsidRDefault="00E31E12" w:rsidP="00E31E12">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722419">
        <w:rPr>
          <w:rFonts w:ascii="inherit" w:hAnsi="inherit" w:cs="Arial"/>
          <w:i/>
          <w:iCs/>
          <w:color w:val="777777"/>
          <w:szCs w:val="20"/>
        </w:rPr>
        <w:t>shaded area is z &gt; -0.8</w:t>
      </w:r>
    </w:p>
    <w:p w14:paraId="27F11C5D" w14:textId="77777777" w:rsidR="00722419" w:rsidRDefault="00722419" w:rsidP="00E31E12">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1E50405C" w14:textId="73CD598B" w:rsidR="00E31E12" w:rsidRPr="00722419"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0000FF"/>
          <w:szCs w:val="20"/>
          <w:bdr w:val="none" w:sz="0" w:space="0" w:color="auto" w:frame="1"/>
        </w:rPr>
        <w:t>Step 2:</w:t>
      </w:r>
      <w:r w:rsidRPr="00722419">
        <w:rPr>
          <w:rFonts w:ascii="inherit" w:hAnsi="inherit" w:cs="Arial"/>
          <w:color w:val="777777"/>
          <w:szCs w:val="20"/>
        </w:rPr>
        <w:t> Visit the</w:t>
      </w:r>
      <w:hyperlink r:id="rId1028" w:tgtFrame="_blank" w:history="1">
        <w:r w:rsidRPr="00722419">
          <w:rPr>
            <w:rStyle w:val="Hyperlink"/>
            <w:rFonts w:ascii="inherit" w:eastAsiaTheme="majorEastAsia" w:hAnsi="inherit" w:cs="Arial"/>
            <w:color w:val="05A9C5"/>
            <w:szCs w:val="20"/>
            <w:bdr w:val="none" w:sz="0" w:space="0" w:color="auto" w:frame="1"/>
          </w:rPr>
          <w:t> normal probability area index </w:t>
        </w:r>
      </w:hyperlink>
      <w:r w:rsidRPr="00722419">
        <w:rPr>
          <w:rFonts w:ascii="inherit" w:hAnsi="inherit" w:cs="Arial"/>
          <w:color w:val="777777"/>
          <w:szCs w:val="20"/>
        </w:rPr>
        <w:t>and find a picture that looks like your graph. Follow the instructions on that page to find the z-value for the graph. The z-value </w:t>
      </w:r>
      <w:r w:rsidRPr="00722419">
        <w:rPr>
          <w:rStyle w:val="Emphasis"/>
          <w:rFonts w:ascii="inherit" w:hAnsi="inherit" w:cs="Arial"/>
          <w:color w:val="777777"/>
          <w:szCs w:val="20"/>
          <w:bdr w:val="none" w:sz="0" w:space="0" w:color="auto" w:frame="1"/>
        </w:rPr>
        <w:t>is </w:t>
      </w:r>
      <w:r w:rsidRPr="00722419">
        <w:rPr>
          <w:rFonts w:ascii="inherit" w:hAnsi="inherit" w:cs="Arial"/>
          <w:color w:val="777777"/>
          <w:szCs w:val="20"/>
        </w:rPr>
        <w:t>the probability.</w:t>
      </w:r>
    </w:p>
    <w:p w14:paraId="07C1C12D" w14:textId="4362E74B"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22419">
        <w:rPr>
          <w:rStyle w:val="Strong"/>
          <w:rFonts w:ascii="inherit" w:hAnsi="inherit" w:cs="Arial"/>
          <w:color w:val="777777"/>
          <w:szCs w:val="20"/>
          <w:bdr w:val="none" w:sz="0" w:space="0" w:color="auto" w:frame="1"/>
        </w:rPr>
        <w:t>Tip: </w:t>
      </w:r>
      <w:r w:rsidRPr="00722419">
        <w:rPr>
          <w:rFonts w:ascii="inherit" w:hAnsi="inherit" w:cs="Arial"/>
          <w:color w:val="777777"/>
          <w:szCs w:val="20"/>
        </w:rPr>
        <w:t>Step 1 is technically optional, but it’s </w:t>
      </w:r>
      <w:r w:rsidRPr="00722419">
        <w:rPr>
          <w:rStyle w:val="Emphasis"/>
          <w:rFonts w:ascii="inherit" w:hAnsi="inherit" w:cs="Arial"/>
          <w:color w:val="777777"/>
          <w:szCs w:val="20"/>
          <w:bdr w:val="none" w:sz="0" w:space="0" w:color="auto" w:frame="1"/>
        </w:rPr>
        <w:t>always</w:t>
      </w:r>
      <w:r w:rsidRPr="00722419">
        <w:rPr>
          <w:rFonts w:ascii="inherit" w:hAnsi="inherit" w:cs="Arial"/>
          <w:color w:val="777777"/>
          <w:szCs w:val="20"/>
        </w:rPr>
        <w:t> a good idea to sketch a graph when you’re trying to answer probability word problems. That’s because most mistakes happen not because you can’t do the math or read a z-table, but because you subtract a </w:t>
      </w:r>
      <w:hyperlink r:id="rId1029" w:history="1">
        <w:r w:rsidRPr="00722419">
          <w:rPr>
            <w:rStyle w:val="Hyperlink"/>
            <w:rFonts w:ascii="inherit" w:eastAsiaTheme="majorEastAsia" w:hAnsi="inherit" w:cs="Arial"/>
            <w:color w:val="05A9C5"/>
            <w:szCs w:val="20"/>
            <w:bdr w:val="none" w:sz="0" w:space="0" w:color="auto" w:frame="1"/>
          </w:rPr>
          <w:t>z-score</w:t>
        </w:r>
      </w:hyperlink>
      <w:r w:rsidRPr="00722419">
        <w:rPr>
          <w:rFonts w:ascii="inherit" w:hAnsi="inherit" w:cs="Arial"/>
          <w:color w:val="777777"/>
          <w:szCs w:val="20"/>
        </w:rPr>
        <w:t> instead of adding (i.e. you imagine the probability under the curve in the wrong direction. A sketch helps you cement in your head exactly what you are looking for.</w:t>
      </w:r>
    </w:p>
    <w:p w14:paraId="444FF2E0" w14:textId="77777777" w:rsidR="00D66984" w:rsidRPr="00722419" w:rsidRDefault="00D6698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F1C84DC" w14:textId="77777777" w:rsidR="00E31E12" w:rsidRPr="00131C38"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28" w:name="NDWP"/>
      <w:r w:rsidRPr="00131C3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 Word Problems</w:t>
      </w:r>
    </w:p>
    <w:bookmarkEnd w:id="28"/>
    <w:p w14:paraId="7421B786" w14:textId="77777777"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t>This video shows one example of a normal distribution word problem. For more examples, read on below:</w:t>
      </w:r>
    </w:p>
    <w:p w14:paraId="4C8A7415" w14:textId="08A4F0C2" w:rsidR="00E31E12" w:rsidRDefault="005F31A3"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AB4F86D" wp14:editId="50420A14">
            <wp:extent cx="4572000" cy="3429000"/>
            <wp:effectExtent l="0" t="0" r="0" b="0"/>
            <wp:docPr id="76" name="Video 76">
              <a:hlinkClick xmlns:a="http://schemas.openxmlformats.org/drawingml/2006/main" r:id="rId10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ideo 76">
                      <a:hlinkClick r:id="rId1030"/>
                    </pic:cNvPr>
                    <pic:cNvPicPr/>
                  </pic:nvPicPr>
                  <pic:blipFill>
                    <a:blip r:embed="rId103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4CEqKDqKq3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69432C0" w14:textId="77777777" w:rsidR="00E31E12" w:rsidRPr="00590C85" w:rsidRDefault="00E31E12" w:rsidP="00E31E12">
      <w:pPr>
        <w:shd w:val="clear" w:color="auto" w:fill="FFFFFF"/>
        <w:textAlignment w:val="baseline"/>
        <w:rPr>
          <w:rFonts w:ascii="Arial" w:hAnsi="Arial" w:cs="Arial"/>
          <w:color w:val="777777"/>
          <w:szCs w:val="20"/>
        </w:rPr>
      </w:pPr>
      <w:r>
        <w:rPr>
          <w:rFonts w:ascii="Arial" w:hAnsi="Arial" w:cs="Arial"/>
          <w:color w:val="777777"/>
          <w:sz w:val="20"/>
          <w:szCs w:val="20"/>
        </w:rPr>
        <w:br/>
      </w:r>
      <w:r w:rsidRPr="00590C85">
        <w:rPr>
          <w:rFonts w:ascii="Arial" w:hAnsi="Arial" w:cs="Arial"/>
          <w:color w:val="ED7D31" w:themeColor="accent2"/>
          <w:szCs w:val="20"/>
        </w:rPr>
        <w:t>When you tackle normal distribution in a statistics class, you’re trying to find the area under the curve. The total area is 100% (as a decimal, that’s 1). </w:t>
      </w:r>
      <w:r w:rsidRPr="00590C85">
        <w:rPr>
          <w:rStyle w:val="Strong"/>
          <w:rFonts w:ascii="inherit" w:hAnsi="inherit" w:cs="Arial"/>
          <w:color w:val="777777"/>
          <w:szCs w:val="20"/>
          <w:bdr w:val="none" w:sz="0" w:space="0" w:color="auto" w:frame="1"/>
        </w:rPr>
        <w:t>Normal distribution problems</w:t>
      </w:r>
      <w:r w:rsidRPr="00590C85">
        <w:rPr>
          <w:rFonts w:ascii="Arial" w:hAnsi="Arial" w:cs="Arial"/>
          <w:color w:val="777777"/>
          <w:szCs w:val="20"/>
        </w:rPr>
        <w:t> come in </w:t>
      </w:r>
      <w:r w:rsidRPr="00590C85">
        <w:rPr>
          <w:rStyle w:val="Strong"/>
          <w:rFonts w:ascii="inherit" w:hAnsi="inherit" w:cs="Arial"/>
          <w:color w:val="777777"/>
          <w:szCs w:val="20"/>
          <w:bdr w:val="none" w:sz="0" w:space="0" w:color="auto" w:frame="1"/>
        </w:rPr>
        <w:t>six </w:t>
      </w:r>
      <w:r w:rsidRPr="00590C85">
        <w:rPr>
          <w:rFonts w:ascii="Arial" w:hAnsi="Arial" w:cs="Arial"/>
          <w:color w:val="777777"/>
          <w:szCs w:val="20"/>
        </w:rPr>
        <w:t>basic types. How do you know that a word problem involves normal distribution? Look for the key phrase “</w:t>
      </w:r>
      <w:r w:rsidRPr="00590C85">
        <w:rPr>
          <w:rStyle w:val="Emphasis"/>
          <w:rFonts w:ascii="inherit" w:hAnsi="inherit" w:cs="Arial"/>
          <w:color w:val="777777"/>
          <w:szCs w:val="20"/>
          <w:bdr w:val="none" w:sz="0" w:space="0" w:color="auto" w:frame="1"/>
        </w:rPr>
        <w:t>assume the </w:t>
      </w:r>
      <w:hyperlink r:id="rId1032" w:history="1">
        <w:r w:rsidRPr="00590C85">
          <w:rPr>
            <w:rStyle w:val="Hyperlink"/>
            <w:rFonts w:ascii="inherit" w:hAnsi="inherit" w:cs="Arial"/>
            <w:i/>
            <w:iCs/>
            <w:color w:val="05A9C5"/>
            <w:szCs w:val="20"/>
            <w:bdr w:val="none" w:sz="0" w:space="0" w:color="auto" w:frame="1"/>
          </w:rPr>
          <w:t>variable</w:t>
        </w:r>
      </w:hyperlink>
      <w:r w:rsidRPr="00590C85">
        <w:rPr>
          <w:rStyle w:val="Emphasis"/>
          <w:rFonts w:ascii="inherit" w:hAnsi="inherit" w:cs="Arial"/>
          <w:color w:val="777777"/>
          <w:szCs w:val="20"/>
          <w:bdr w:val="none" w:sz="0" w:space="0" w:color="auto" w:frame="1"/>
        </w:rPr>
        <w:t> is normally distributed</w:t>
      </w:r>
      <w:r w:rsidRPr="00590C85">
        <w:rPr>
          <w:rFonts w:ascii="Arial" w:hAnsi="Arial" w:cs="Arial"/>
          <w:color w:val="777777"/>
          <w:szCs w:val="20"/>
        </w:rPr>
        <w:t>” or “</w:t>
      </w:r>
      <w:r w:rsidRPr="00590C85">
        <w:rPr>
          <w:rStyle w:val="Emphasis"/>
          <w:rFonts w:ascii="inherit" w:hAnsi="inherit" w:cs="Arial"/>
          <w:color w:val="777777"/>
          <w:szCs w:val="20"/>
          <w:bdr w:val="none" w:sz="0" w:space="0" w:color="auto" w:frame="1"/>
        </w:rPr>
        <w:t>assume the variable is approximately normal</w:t>
      </w:r>
      <w:r w:rsidRPr="00590C85">
        <w:rPr>
          <w:rFonts w:ascii="Arial" w:hAnsi="Arial" w:cs="Arial"/>
          <w:color w:val="777777"/>
          <w:szCs w:val="20"/>
        </w:rPr>
        <w:t xml:space="preserve">.” To solve a word </w:t>
      </w:r>
      <w:proofErr w:type="gramStart"/>
      <w:r w:rsidRPr="00590C85">
        <w:rPr>
          <w:rFonts w:ascii="Arial" w:hAnsi="Arial" w:cs="Arial"/>
          <w:color w:val="777777"/>
          <w:szCs w:val="20"/>
        </w:rPr>
        <w:t>problem</w:t>
      </w:r>
      <w:proofErr w:type="gramEnd"/>
      <w:r w:rsidRPr="00590C85">
        <w:rPr>
          <w:rFonts w:ascii="Arial" w:hAnsi="Arial" w:cs="Arial"/>
          <w:color w:val="777777"/>
          <w:szCs w:val="20"/>
        </w:rPr>
        <w:t xml:space="preserve"> you need to figure out which type you have.</w:t>
      </w:r>
    </w:p>
    <w:p w14:paraId="2E6BE9E2"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“Between”: Contain the phrase “between” and includes an upper and lower limit (i.e. “find the number of houses priced between $50K and 200K”).</w:t>
      </w:r>
    </w:p>
    <w:p w14:paraId="7CF85FEF"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“More Than” or “Above”: contain the phrase “more than” or “above”.</w:t>
      </w:r>
    </w:p>
    <w:p w14:paraId="5F85560C"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“Less Than”.</w:t>
      </w:r>
    </w:p>
    <w:p w14:paraId="1942FEE0"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Lower Cut Off Example (video)</w:t>
      </w:r>
    </w:p>
    <w:p w14:paraId="3A389C29" w14:textId="77777777" w:rsidR="00E31E12" w:rsidRPr="006F24CD"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Upper Cut Off Example (video)</w:t>
      </w:r>
    </w:p>
    <w:p w14:paraId="28CBA0FF" w14:textId="0E089DB0" w:rsidR="00E31E12" w:rsidRDefault="00E31E12" w:rsidP="00C075BE">
      <w:pPr>
        <w:numPr>
          <w:ilvl w:val="0"/>
          <w:numId w:val="26"/>
        </w:numPr>
        <w:shd w:val="clear" w:color="auto" w:fill="FFFFFF"/>
        <w:spacing w:after="0" w:line="240" w:lineRule="auto"/>
        <w:ind w:left="450"/>
        <w:textAlignment w:val="baseline"/>
        <w:rPr>
          <w:rFonts w:ascii="inherit" w:hAnsi="inherit" w:cs="Arial"/>
          <w:color w:val="777777"/>
          <w:sz w:val="24"/>
          <w:szCs w:val="20"/>
        </w:rPr>
      </w:pPr>
      <w:r w:rsidRPr="006F24CD">
        <w:rPr>
          <w:rFonts w:ascii="inherit" w:hAnsi="inherit" w:cs="Arial"/>
          <w:color w:val="777777"/>
          <w:sz w:val="24"/>
          <w:szCs w:val="20"/>
        </w:rPr>
        <w:t>Middle Percent Example (video)</w:t>
      </w:r>
    </w:p>
    <w:p w14:paraId="7B962CE5" w14:textId="77777777" w:rsidR="002D766D" w:rsidRPr="006F24CD" w:rsidRDefault="002D766D" w:rsidP="002D766D">
      <w:pPr>
        <w:shd w:val="clear" w:color="auto" w:fill="FFFFFF"/>
        <w:spacing w:after="0" w:line="240" w:lineRule="auto"/>
        <w:ind w:left="450"/>
        <w:textAlignment w:val="baseline"/>
        <w:rPr>
          <w:rFonts w:ascii="inherit" w:hAnsi="inherit" w:cs="Arial"/>
          <w:color w:val="777777"/>
          <w:sz w:val="24"/>
          <w:szCs w:val="20"/>
        </w:rPr>
      </w:pPr>
    </w:p>
    <w:p w14:paraId="26EC10C8" w14:textId="77777777" w:rsidR="00E31E12" w:rsidRPr="007E6843"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E684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“Between”</w:t>
      </w:r>
    </w:p>
    <w:p w14:paraId="494CA0B2" w14:textId="77777777" w:rsidR="00E31E12" w:rsidRPr="006F744C" w:rsidRDefault="00E31E12" w:rsidP="00E31E12">
      <w:pPr>
        <w:pStyle w:val="NormalWeb"/>
        <w:shd w:val="clear" w:color="auto" w:fill="FFFFFF"/>
        <w:spacing w:before="0" w:beforeAutospacing="0" w:after="225" w:afterAutospacing="0"/>
        <w:textAlignment w:val="baseline"/>
        <w:rPr>
          <w:rFonts w:ascii="inherit" w:hAnsi="inherit" w:cs="Arial"/>
          <w:color w:val="ED7D31" w:themeColor="accent2"/>
          <w:szCs w:val="20"/>
        </w:rPr>
      </w:pPr>
      <w:proofErr w:type="gramStart"/>
      <w:r w:rsidRPr="008F2FFF">
        <w:rPr>
          <w:rFonts w:ascii="inherit" w:hAnsi="inherit" w:cs="Arial"/>
          <w:color w:val="777777"/>
          <w:szCs w:val="20"/>
        </w:rPr>
        <w:t>This how-to covers</w:t>
      </w:r>
      <w:proofErr w:type="gramEnd"/>
      <w:r w:rsidRPr="008F2FFF">
        <w:rPr>
          <w:rFonts w:ascii="inherit" w:hAnsi="inherit" w:cs="Arial"/>
          <w:color w:val="777777"/>
          <w:szCs w:val="20"/>
        </w:rPr>
        <w:t xml:space="preserve"> solving problems that contain the phrase “between” and includes an upper and lower limit (i.e. “find the number of houses priced between $50K and 200K”. </w:t>
      </w:r>
      <w:r w:rsidRPr="006F744C">
        <w:rPr>
          <w:rFonts w:ascii="inherit" w:hAnsi="inherit" w:cs="Arial"/>
          <w:color w:val="ED7D31" w:themeColor="accent2"/>
          <w:szCs w:val="20"/>
        </w:rPr>
        <w:t>Note that this is different from finding the “middle percentage” of something.</w:t>
      </w:r>
    </w:p>
    <w:p w14:paraId="2FE2BCDF" w14:textId="28748EAE" w:rsidR="00BC3ED8" w:rsidRPr="00BC3ED8" w:rsidRDefault="00E31E12" w:rsidP="00BC3ED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067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Word problems with normal distribution: “Between”: Steps</w:t>
      </w:r>
    </w:p>
    <w:p w14:paraId="581EF836"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1:</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Identify the parts of the word problem</w:t>
      </w:r>
      <w:r w:rsidRPr="009D1AE4">
        <w:rPr>
          <w:rFonts w:ascii="inherit" w:hAnsi="inherit" w:cs="Arial"/>
          <w:color w:val="777777"/>
          <w:szCs w:val="20"/>
        </w:rPr>
        <w:t>. The word problem will identify:</w:t>
      </w:r>
    </w:p>
    <w:p w14:paraId="37251B37"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The </w:t>
      </w:r>
      <w:hyperlink r:id="rId1033" w:anchor="mean" w:history="1">
        <w:r w:rsidRPr="009D1AE4">
          <w:rPr>
            <w:rStyle w:val="Hyperlink"/>
            <w:rFonts w:ascii="inherit" w:hAnsi="inherit" w:cs="Arial"/>
            <w:color w:val="777777"/>
            <w:sz w:val="24"/>
            <w:szCs w:val="20"/>
            <w:bdr w:val="none" w:sz="0" w:space="0" w:color="auto" w:frame="1"/>
          </w:rPr>
          <w:t>mean </w:t>
        </w:r>
      </w:hyperlink>
      <w:r w:rsidRPr="009D1AE4">
        <w:rPr>
          <w:rFonts w:ascii="inherit" w:hAnsi="inherit" w:cs="Arial"/>
          <w:color w:val="777777"/>
          <w:sz w:val="24"/>
          <w:szCs w:val="20"/>
        </w:rPr>
        <w:t>(average or μ).</w:t>
      </w:r>
    </w:p>
    <w:p w14:paraId="2591E087" w14:textId="77777777" w:rsidR="00E31E12" w:rsidRPr="009D1AE4" w:rsidRDefault="00D07F14"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hyperlink r:id="rId1034" w:history="1">
        <w:r w:rsidR="00E31E12" w:rsidRPr="009D1AE4">
          <w:rPr>
            <w:rStyle w:val="Hyperlink"/>
            <w:rFonts w:ascii="inherit" w:hAnsi="inherit" w:cs="Arial"/>
            <w:color w:val="777777"/>
            <w:sz w:val="24"/>
            <w:szCs w:val="20"/>
            <w:bdr w:val="none" w:sz="0" w:space="0" w:color="auto" w:frame="1"/>
          </w:rPr>
          <w:t>Standard deviation</w:t>
        </w:r>
      </w:hyperlink>
      <w:r w:rsidR="00E31E12" w:rsidRPr="009D1AE4">
        <w:rPr>
          <w:rFonts w:ascii="inherit" w:hAnsi="inherit" w:cs="Arial"/>
          <w:color w:val="777777"/>
          <w:sz w:val="24"/>
          <w:szCs w:val="20"/>
        </w:rPr>
        <w:t> (σ).</w:t>
      </w:r>
    </w:p>
    <w:p w14:paraId="685F62D2"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Number selected (i.e. “choose one at random” or “select ten at random”).</w:t>
      </w:r>
    </w:p>
    <w:p w14:paraId="2E5F12F1" w14:textId="77777777" w:rsidR="00E31E12" w:rsidRPr="009D1AE4" w:rsidRDefault="00E31E12" w:rsidP="00C075BE">
      <w:pPr>
        <w:numPr>
          <w:ilvl w:val="0"/>
          <w:numId w:val="27"/>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X: the numbers associated with “between” (i.e. “between $5,000 and $10,000” would have X as 5,000 and as $10,000).</w:t>
      </w:r>
    </w:p>
    <w:p w14:paraId="10667CAC"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lastRenderedPageBreak/>
        <w:t>In addition, you will be given EITHER:</w:t>
      </w:r>
    </w:p>
    <w:p w14:paraId="46C99326" w14:textId="77777777" w:rsidR="00E31E12" w:rsidRPr="009D1AE4" w:rsidRDefault="00D07F14" w:rsidP="00C075BE">
      <w:pPr>
        <w:numPr>
          <w:ilvl w:val="1"/>
          <w:numId w:val="28"/>
        </w:numPr>
        <w:shd w:val="clear" w:color="auto" w:fill="FFFFFF"/>
        <w:spacing w:after="0" w:line="240" w:lineRule="auto"/>
        <w:ind w:left="900"/>
        <w:textAlignment w:val="baseline"/>
        <w:rPr>
          <w:rFonts w:ascii="inherit" w:hAnsi="inherit" w:cs="Arial"/>
          <w:color w:val="777777"/>
          <w:sz w:val="24"/>
          <w:szCs w:val="20"/>
        </w:rPr>
      </w:pPr>
      <w:hyperlink r:id="rId1035" w:tgtFrame="_blank" w:history="1">
        <w:r w:rsidR="00E31E12" w:rsidRPr="009D1AE4">
          <w:rPr>
            <w:rStyle w:val="Hyperlink"/>
            <w:rFonts w:ascii="inherit" w:hAnsi="inherit" w:cs="Arial"/>
            <w:color w:val="777777"/>
            <w:sz w:val="24"/>
            <w:szCs w:val="20"/>
            <w:bdr w:val="none" w:sz="0" w:space="0" w:color="auto" w:frame="1"/>
          </w:rPr>
          <w:t>Sample size</w:t>
        </w:r>
      </w:hyperlink>
      <w:r w:rsidR="00E31E12" w:rsidRPr="009D1AE4">
        <w:rPr>
          <w:rFonts w:ascii="inherit" w:hAnsi="inherit" w:cs="Arial"/>
          <w:color w:val="777777"/>
          <w:sz w:val="24"/>
          <w:szCs w:val="20"/>
        </w:rPr>
        <w:t> (i.e. 400 houses, 33 people, 99 factories, 378 plumbers etc.). OR</w:t>
      </w:r>
    </w:p>
    <w:p w14:paraId="3E1EE947" w14:textId="74B0166F" w:rsidR="00E31E12" w:rsidRPr="009D1AE4" w:rsidRDefault="00E31E12" w:rsidP="00C075BE">
      <w:pPr>
        <w:numPr>
          <w:ilvl w:val="1"/>
          <w:numId w:val="28"/>
        </w:numPr>
        <w:shd w:val="clear" w:color="auto" w:fill="FFFFFF"/>
        <w:spacing w:after="0" w:line="240" w:lineRule="auto"/>
        <w:ind w:left="900"/>
        <w:textAlignment w:val="baseline"/>
        <w:rPr>
          <w:rFonts w:ascii="inherit" w:hAnsi="inherit" w:cs="Arial"/>
          <w:color w:val="777777"/>
          <w:sz w:val="24"/>
          <w:szCs w:val="20"/>
        </w:rPr>
      </w:pPr>
      <w:r w:rsidRPr="009D1AE4">
        <w:rPr>
          <w:rFonts w:ascii="inherit" w:hAnsi="inherit" w:cs="Arial"/>
          <w:color w:val="777777"/>
          <w:sz w:val="24"/>
          <w:szCs w:val="20"/>
        </w:rPr>
        <w:t>You might be asked for a </w:t>
      </w:r>
      <w:hyperlink r:id="rId1036" w:history="1">
        <w:r w:rsidRPr="009D1AE4">
          <w:rPr>
            <w:rStyle w:val="Hyperlink"/>
            <w:rFonts w:ascii="inherit" w:hAnsi="inherit" w:cs="Arial"/>
            <w:color w:val="777777"/>
            <w:sz w:val="24"/>
            <w:szCs w:val="20"/>
            <w:bdr w:val="none" w:sz="0" w:space="0" w:color="auto" w:frame="1"/>
          </w:rPr>
          <w:t>probability </w:t>
        </w:r>
      </w:hyperlink>
      <w:r w:rsidRPr="009D1AE4">
        <w:rPr>
          <w:rFonts w:ascii="inherit" w:hAnsi="inherit" w:cs="Arial"/>
          <w:color w:val="777777"/>
          <w:sz w:val="24"/>
          <w:szCs w:val="20"/>
        </w:rPr>
        <w:t>(in which case your sample size will most likely be everyone, i.e. “Journeyman plumbers” or “First year pilots.”</w:t>
      </w:r>
    </w:p>
    <w:p w14:paraId="225996B7" w14:textId="77777777" w:rsidR="00890C67" w:rsidRPr="009D1AE4" w:rsidRDefault="00890C67" w:rsidP="00890C67">
      <w:pPr>
        <w:shd w:val="clear" w:color="auto" w:fill="FFFFFF"/>
        <w:spacing w:after="0" w:line="240" w:lineRule="auto"/>
        <w:ind w:left="900"/>
        <w:textAlignment w:val="baseline"/>
        <w:rPr>
          <w:rFonts w:ascii="inherit" w:hAnsi="inherit" w:cs="Arial"/>
          <w:color w:val="777777"/>
          <w:sz w:val="24"/>
          <w:szCs w:val="20"/>
        </w:rPr>
      </w:pPr>
    </w:p>
    <w:p w14:paraId="42E825C7" w14:textId="5145E769"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2:</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Draw a graph</w:t>
      </w:r>
      <w:r w:rsidRPr="009D1AE4">
        <w:rPr>
          <w:rFonts w:ascii="inherit" w:hAnsi="inherit" w:cs="Arial"/>
          <w:color w:val="777777"/>
          <w:szCs w:val="20"/>
        </w:rPr>
        <w:t xml:space="preserve">. Put the mean you identified in Step 1 in the </w:t>
      </w:r>
      <w:proofErr w:type="spellStart"/>
      <w:r w:rsidRPr="009D1AE4">
        <w:rPr>
          <w:rFonts w:ascii="inherit" w:hAnsi="inherit" w:cs="Arial"/>
          <w:color w:val="777777"/>
          <w:szCs w:val="20"/>
        </w:rPr>
        <w:t>center</w:t>
      </w:r>
      <w:proofErr w:type="spellEnd"/>
      <w:r w:rsidRPr="009D1AE4">
        <w:rPr>
          <w:rFonts w:ascii="inherit" w:hAnsi="inherit" w:cs="Arial"/>
          <w:color w:val="777777"/>
          <w:szCs w:val="20"/>
        </w:rPr>
        <w:t>. Put the number associated with “between” on the graph (take a guess at where the numbers would fall–it doesn’t have to be exact). For example, if your mean was $100, and you were asked for “hourly wages between $75 and $125”) your graph will look something like this:</w:t>
      </w:r>
    </w:p>
    <w:p w14:paraId="01CB954B"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EFE2D17" w14:textId="3CEAC069"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noProof/>
          <w:color w:val="777777"/>
          <w:szCs w:val="20"/>
        </w:rPr>
        <w:drawing>
          <wp:inline distT="0" distB="0" distL="0" distR="0" wp14:anchorId="300A975D" wp14:editId="7C9A0CD2">
            <wp:extent cx="2400300" cy="1143000"/>
            <wp:effectExtent l="0" t="0" r="0" b="0"/>
            <wp:docPr id="67" name="Picture 67" descr="word problems with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ord problems with normal distribution"/>
                    <pic:cNvPicPr>
                      <a:picLocks noChangeAspect="1" noChangeArrowheads="1"/>
                    </pic:cNvPicPr>
                  </pic:nvPicPr>
                  <pic:blipFill>
                    <a:blip r:embed="rId1037">
                      <a:extLst>
                        <a:ext uri="{28A0092B-C50C-407E-A947-70E740481C1C}">
                          <a14:useLocalDpi xmlns:a14="http://schemas.microsoft.com/office/drawing/2010/main" val="0"/>
                        </a:ext>
                      </a:extLst>
                    </a:blip>
                    <a:srcRect/>
                    <a:stretch>
                      <a:fillRect/>
                    </a:stretch>
                  </pic:blipFill>
                  <pic:spPr bwMode="auto">
                    <a:xfrm>
                      <a:off x="0" y="0"/>
                      <a:ext cx="2400300" cy="1143000"/>
                    </a:xfrm>
                    <a:prstGeom prst="rect">
                      <a:avLst/>
                    </a:prstGeom>
                    <a:noFill/>
                    <a:ln>
                      <a:noFill/>
                    </a:ln>
                  </pic:spPr>
                </pic:pic>
              </a:graphicData>
            </a:graphic>
          </wp:inline>
        </w:drawing>
      </w:r>
    </w:p>
    <w:p w14:paraId="5814B77A"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3:</w:t>
      </w:r>
      <w:r w:rsidRPr="009D1AE4">
        <w:rPr>
          <w:rStyle w:val="Emphasis"/>
          <w:rFonts w:ascii="inherit" w:hAnsi="inherit" w:cs="Arial"/>
          <w:color w:val="777777"/>
          <w:szCs w:val="20"/>
          <w:bdr w:val="none" w:sz="0" w:space="0" w:color="auto" w:frame="1"/>
        </w:rPr>
        <w:t>Figure out the </w:t>
      </w:r>
      <w:hyperlink r:id="rId1038" w:history="1">
        <w:r w:rsidRPr="009D1AE4">
          <w:rPr>
            <w:rStyle w:val="Hyperlink"/>
            <w:rFonts w:ascii="inherit" w:eastAsiaTheme="majorEastAsia" w:hAnsi="inherit" w:cs="Arial"/>
            <w:i/>
            <w:iCs/>
            <w:color w:val="05A9C5"/>
            <w:szCs w:val="20"/>
            <w:bdr w:val="none" w:sz="0" w:space="0" w:color="auto" w:frame="1"/>
          </w:rPr>
          <w:t>z-scores</w:t>
        </w:r>
      </w:hyperlink>
      <w:r w:rsidRPr="009D1AE4">
        <w:rPr>
          <w:rFonts w:ascii="inherit" w:hAnsi="inherit" w:cs="Arial"/>
          <w:color w:val="777777"/>
          <w:szCs w:val="20"/>
        </w:rPr>
        <w:t xml:space="preserve">. Plug the first X value (in my graph above, it’s 75) into the z value formula and solve. The μ (the mean), is 100 from the sample graph. You can get these figures (including σ, the standard deviation) from your answers in step </w:t>
      </w:r>
      <w:proofErr w:type="gramStart"/>
      <w:r w:rsidRPr="009D1AE4">
        <w:rPr>
          <w:rFonts w:ascii="inherit" w:hAnsi="inherit" w:cs="Arial"/>
          <w:color w:val="777777"/>
          <w:szCs w:val="20"/>
        </w:rPr>
        <w:t>1 :</w:t>
      </w:r>
      <w:proofErr w:type="gramEnd"/>
    </w:p>
    <w:p w14:paraId="2DCFA148" w14:textId="67377A76"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noProof/>
          <w:color w:val="777777"/>
          <w:szCs w:val="20"/>
        </w:rPr>
        <w:drawing>
          <wp:inline distT="0" distB="0" distL="0" distR="0" wp14:anchorId="215D8635" wp14:editId="0FE53539">
            <wp:extent cx="861060" cy="381000"/>
            <wp:effectExtent l="0" t="0" r="0" b="0"/>
            <wp:docPr id="66" name="Picture 66"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 score formula"/>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116B1875" w14:textId="77777777" w:rsidR="00E31E12" w:rsidRPr="009D1AE4" w:rsidRDefault="00E31E12" w:rsidP="00E31E12">
      <w:pPr>
        <w:shd w:val="clear" w:color="auto" w:fill="FFFFFF"/>
        <w:spacing w:after="300"/>
        <w:ind w:left="450"/>
        <w:textAlignment w:val="baseline"/>
        <w:rPr>
          <w:rFonts w:ascii="inherit" w:hAnsi="inherit" w:cs="Arial"/>
          <w:color w:val="777777"/>
          <w:sz w:val="24"/>
          <w:szCs w:val="20"/>
        </w:rPr>
      </w:pPr>
      <w:r w:rsidRPr="009D1AE4">
        <w:rPr>
          <w:rFonts w:ascii="inherit" w:hAnsi="inherit" w:cs="Arial"/>
          <w:color w:val="777777"/>
          <w:sz w:val="24"/>
          <w:szCs w:val="20"/>
        </w:rPr>
        <w:t>*Note: if the formula confuses you, all this formula is asking you to do is:</w:t>
      </w:r>
    </w:p>
    <w:p w14:paraId="5495F70D" w14:textId="77777777" w:rsidR="00E31E12" w:rsidRPr="009D1AE4" w:rsidRDefault="00E31E12" w:rsidP="00C075BE">
      <w:pPr>
        <w:numPr>
          <w:ilvl w:val="0"/>
          <w:numId w:val="29"/>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subtract the mean from X</w:t>
      </w:r>
    </w:p>
    <w:p w14:paraId="1833908E" w14:textId="7A2B122B" w:rsidR="00E31E12" w:rsidRPr="009D1AE4" w:rsidRDefault="00E31E12" w:rsidP="00C075BE">
      <w:pPr>
        <w:numPr>
          <w:ilvl w:val="0"/>
          <w:numId w:val="29"/>
        </w:numPr>
        <w:shd w:val="clear" w:color="auto" w:fill="FFFFFF"/>
        <w:spacing w:after="0" w:line="240" w:lineRule="auto"/>
        <w:ind w:left="450"/>
        <w:textAlignment w:val="baseline"/>
        <w:rPr>
          <w:rFonts w:ascii="inherit" w:hAnsi="inherit" w:cs="Arial"/>
          <w:color w:val="777777"/>
          <w:sz w:val="24"/>
          <w:szCs w:val="20"/>
        </w:rPr>
      </w:pPr>
      <w:r w:rsidRPr="009D1AE4">
        <w:rPr>
          <w:rFonts w:ascii="inherit" w:hAnsi="inherit" w:cs="Arial"/>
          <w:color w:val="777777"/>
          <w:sz w:val="24"/>
          <w:szCs w:val="20"/>
        </w:rPr>
        <w:t>divide by the standard deviation.</w:t>
      </w:r>
    </w:p>
    <w:p w14:paraId="6164F71B" w14:textId="77777777" w:rsidR="009D1AE4" w:rsidRPr="009D1AE4" w:rsidRDefault="009D1AE4" w:rsidP="009D1AE4">
      <w:pPr>
        <w:shd w:val="clear" w:color="auto" w:fill="FFFFFF"/>
        <w:spacing w:after="0" w:line="240" w:lineRule="auto"/>
        <w:ind w:left="450"/>
        <w:textAlignment w:val="baseline"/>
        <w:rPr>
          <w:rFonts w:ascii="inherit" w:hAnsi="inherit" w:cs="Arial"/>
          <w:color w:val="777777"/>
          <w:sz w:val="24"/>
          <w:szCs w:val="20"/>
        </w:rPr>
      </w:pPr>
    </w:p>
    <w:p w14:paraId="0D3D6178" w14:textId="79689E8C"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4:</w:t>
      </w:r>
      <w:r w:rsidRPr="009D1AE4">
        <w:rPr>
          <w:rStyle w:val="Emphasis"/>
          <w:rFonts w:ascii="inherit" w:hAnsi="inherit" w:cs="Arial"/>
          <w:i w:val="0"/>
          <w:iCs w:val="0"/>
          <w:color w:val="777777"/>
          <w:szCs w:val="20"/>
          <w:bdr w:val="none" w:sz="0" w:space="0" w:color="auto" w:frame="1"/>
        </w:rPr>
        <w:t> </w:t>
      </w:r>
      <w:r w:rsidRPr="009D1AE4">
        <w:rPr>
          <w:rStyle w:val="Emphasis"/>
          <w:rFonts w:ascii="inherit" w:hAnsi="inherit" w:cs="Arial"/>
          <w:color w:val="777777"/>
          <w:szCs w:val="20"/>
          <w:bdr w:val="none" w:sz="0" w:space="0" w:color="auto" w:frame="1"/>
        </w:rPr>
        <w:t>Repeat step 3 for the second X</w:t>
      </w:r>
      <w:r w:rsidRPr="009D1AE4">
        <w:rPr>
          <w:rFonts w:ascii="inherit" w:hAnsi="inherit" w:cs="Arial"/>
          <w:color w:val="777777"/>
          <w:szCs w:val="20"/>
        </w:rPr>
        <w:t>.</w:t>
      </w:r>
    </w:p>
    <w:p w14:paraId="3D975599"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06D0EFD2" w14:textId="71BBA86B" w:rsidR="00E31E12" w:rsidRPr="009D1AE4" w:rsidRDefault="00E31E12" w:rsidP="00E31E12">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9D1AE4">
        <w:rPr>
          <w:rStyle w:val="Strong"/>
          <w:rFonts w:ascii="inherit" w:hAnsi="inherit" w:cs="Arial"/>
          <w:color w:val="0000FF"/>
          <w:szCs w:val="20"/>
          <w:bdr w:val="none" w:sz="0" w:space="0" w:color="auto" w:frame="1"/>
        </w:rPr>
        <w:t>Step 5:</w:t>
      </w:r>
      <w:r w:rsidRPr="009D1AE4">
        <w:rPr>
          <w:rFonts w:ascii="inherit" w:hAnsi="inherit" w:cs="Arial"/>
          <w:color w:val="777777"/>
          <w:szCs w:val="20"/>
        </w:rPr>
        <w:t> </w:t>
      </w:r>
      <w:r w:rsidRPr="009D1AE4">
        <w:rPr>
          <w:rStyle w:val="Emphasis"/>
          <w:rFonts w:ascii="inherit" w:hAnsi="inherit" w:cs="Arial"/>
          <w:color w:val="777777"/>
          <w:szCs w:val="20"/>
          <w:bdr w:val="none" w:sz="0" w:space="0" w:color="auto" w:frame="1"/>
        </w:rPr>
        <w:t>Take the numbers from step 3 and 4 and use them to find the area in the </w:t>
      </w:r>
      <w:hyperlink r:id="rId1040" w:history="1">
        <w:r w:rsidRPr="009D1AE4">
          <w:rPr>
            <w:rStyle w:val="Hyperlink"/>
            <w:rFonts w:ascii="inherit" w:eastAsiaTheme="majorEastAsia" w:hAnsi="inherit" w:cs="Arial"/>
            <w:i/>
            <w:iCs/>
            <w:color w:val="05A9C5"/>
            <w:szCs w:val="20"/>
            <w:bdr w:val="none" w:sz="0" w:space="0" w:color="auto" w:frame="1"/>
          </w:rPr>
          <w:t>z-table</w:t>
        </w:r>
      </w:hyperlink>
      <w:r w:rsidRPr="009D1AE4">
        <w:rPr>
          <w:rStyle w:val="Emphasis"/>
          <w:rFonts w:ascii="inherit" w:hAnsi="inherit" w:cs="Arial"/>
          <w:color w:val="777777"/>
          <w:szCs w:val="20"/>
          <w:bdr w:val="none" w:sz="0" w:space="0" w:color="auto" w:frame="1"/>
        </w:rPr>
        <w:t>.</w:t>
      </w:r>
    </w:p>
    <w:p w14:paraId="473908E8"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188CF9BF" w14:textId="721785D1" w:rsidR="00E31E12" w:rsidRPr="006F744C" w:rsidRDefault="00E31E12" w:rsidP="00E31E12">
      <w:pPr>
        <w:pStyle w:val="NormalWeb"/>
        <w:shd w:val="clear" w:color="auto" w:fill="FFFFFF"/>
        <w:spacing w:before="0" w:beforeAutospacing="0" w:after="0" w:afterAutospacing="0"/>
        <w:textAlignment w:val="baseline"/>
        <w:rPr>
          <w:rFonts w:ascii="inherit" w:hAnsi="inherit" w:cs="Arial"/>
          <w:color w:val="ED7D31" w:themeColor="accent2"/>
          <w:szCs w:val="20"/>
          <w:u w:val="single"/>
          <w:bdr w:val="none" w:sz="0" w:space="0" w:color="auto" w:frame="1"/>
        </w:rPr>
      </w:pPr>
      <w:r w:rsidRPr="006F744C">
        <w:rPr>
          <w:rFonts w:ascii="inherit" w:hAnsi="inherit" w:cs="Arial"/>
          <w:color w:val="ED7D31" w:themeColor="accent2"/>
          <w:szCs w:val="20"/>
          <w:u w:val="single"/>
          <w:bdr w:val="none" w:sz="0" w:space="0" w:color="auto" w:frame="1"/>
        </w:rPr>
        <w:t>If you were asked to find a probability in your question, go to step 6a. If you were asked to find a number from a specific given sample size, go to step 6b.</w:t>
      </w:r>
    </w:p>
    <w:p w14:paraId="0B75A574" w14:textId="77777777" w:rsidR="009D1AE4" w:rsidRPr="009D1AE4" w:rsidRDefault="009D1AE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355DF89"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6a:</w:t>
      </w:r>
    </w:p>
    <w:p w14:paraId="406D9217"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Emphasis"/>
          <w:rFonts w:ascii="inherit" w:hAnsi="inherit" w:cs="Arial"/>
          <w:color w:val="777777"/>
          <w:szCs w:val="20"/>
          <w:bdr w:val="none" w:sz="0" w:space="0" w:color="auto" w:frame="1"/>
        </w:rPr>
        <w:t>Convert the answer from step 5 into a percentage.</w:t>
      </w:r>
    </w:p>
    <w:p w14:paraId="468A57FE" w14:textId="77777777" w:rsidR="00E31E12" w:rsidRPr="009D1AE4" w:rsidRDefault="00E31E12" w:rsidP="00E31E12">
      <w:pPr>
        <w:shd w:val="clear" w:color="auto" w:fill="FFFFFF"/>
        <w:ind w:left="1350"/>
        <w:textAlignment w:val="baseline"/>
        <w:rPr>
          <w:rFonts w:ascii="inherit" w:hAnsi="inherit" w:cs="Arial"/>
          <w:color w:val="777777"/>
          <w:sz w:val="24"/>
          <w:szCs w:val="20"/>
        </w:rPr>
      </w:pPr>
      <w:r w:rsidRPr="009D1AE4">
        <w:rPr>
          <w:rFonts w:ascii="inherit" w:hAnsi="inherit" w:cs="Arial"/>
          <w:color w:val="777777"/>
          <w:sz w:val="24"/>
          <w:szCs w:val="20"/>
        </w:rPr>
        <w:t>For example, 0.1293 is 12.93%.</w:t>
      </w:r>
    </w:p>
    <w:p w14:paraId="445E8ABB"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t>That’s it–skip step 6b!</w:t>
      </w:r>
    </w:p>
    <w:p w14:paraId="79FD1181"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Strong"/>
          <w:rFonts w:ascii="inherit" w:hAnsi="inherit" w:cs="Arial"/>
          <w:color w:val="0000FF"/>
          <w:szCs w:val="20"/>
          <w:bdr w:val="none" w:sz="0" w:space="0" w:color="auto" w:frame="1"/>
        </w:rPr>
        <w:t>Step 6b</w:t>
      </w:r>
    </w:p>
    <w:p w14:paraId="7C957F71" w14:textId="77777777" w:rsidR="00E31E12" w:rsidRPr="009D1AE4"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9D1AE4">
        <w:rPr>
          <w:rStyle w:val="Emphasis"/>
          <w:rFonts w:ascii="inherit" w:hAnsi="inherit" w:cs="Arial"/>
          <w:color w:val="777777"/>
          <w:szCs w:val="20"/>
          <w:bdr w:val="none" w:sz="0" w:space="0" w:color="auto" w:frame="1"/>
        </w:rPr>
        <w:t>Multiply the sample size (found in step 1) by the z-value you found in step 4</w:t>
      </w:r>
      <w:r w:rsidRPr="009D1AE4">
        <w:rPr>
          <w:rFonts w:ascii="inherit" w:hAnsi="inherit" w:cs="Arial"/>
          <w:color w:val="777777"/>
          <w:szCs w:val="20"/>
          <w:bdr w:val="none" w:sz="0" w:space="0" w:color="auto" w:frame="1"/>
        </w:rPr>
        <w:t>. For example, 0.300 * 100 = 30.</w:t>
      </w:r>
    </w:p>
    <w:p w14:paraId="0E46FC61" w14:textId="77777777" w:rsidR="00E31E12" w:rsidRPr="009D1AE4"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9D1AE4">
        <w:rPr>
          <w:rFonts w:ascii="inherit" w:hAnsi="inherit" w:cs="Arial"/>
          <w:color w:val="777777"/>
          <w:szCs w:val="20"/>
        </w:rPr>
        <w:t>That’s it!</w:t>
      </w:r>
    </w:p>
    <w:p w14:paraId="544CBF1F" w14:textId="77777777" w:rsidR="00E31E12" w:rsidRPr="00713343"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1334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2. “More Than” or “Above”</w:t>
      </w:r>
    </w:p>
    <w:p w14:paraId="1F4CF6B5" w14:textId="5615C00E"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proofErr w:type="gramStart"/>
      <w:r w:rsidRPr="00713343">
        <w:rPr>
          <w:rFonts w:ascii="inherit" w:hAnsi="inherit" w:cs="Arial"/>
          <w:color w:val="777777"/>
          <w:szCs w:val="20"/>
        </w:rPr>
        <w:t>This how-to covers</w:t>
      </w:r>
      <w:proofErr w:type="gramEnd"/>
      <w:r w:rsidRPr="00713343">
        <w:rPr>
          <w:rFonts w:ascii="inherit" w:hAnsi="inherit" w:cs="Arial"/>
          <w:color w:val="777777"/>
          <w:szCs w:val="20"/>
        </w:rPr>
        <w:t xml:space="preserve"> solving normal distribution problems that contain the phrase “</w:t>
      </w:r>
      <w:r w:rsidRPr="00713343">
        <w:rPr>
          <w:rStyle w:val="Strong"/>
          <w:rFonts w:ascii="inherit" w:hAnsi="inherit" w:cs="Arial"/>
          <w:color w:val="777777"/>
          <w:szCs w:val="20"/>
          <w:bdr w:val="none" w:sz="0" w:space="0" w:color="auto" w:frame="1"/>
        </w:rPr>
        <w:t>more than</w:t>
      </w:r>
      <w:r w:rsidRPr="00713343">
        <w:rPr>
          <w:rFonts w:ascii="inherit" w:hAnsi="inherit" w:cs="Arial"/>
          <w:color w:val="777777"/>
          <w:szCs w:val="20"/>
        </w:rPr>
        <w:t>” (or a phrase like “above”).</w:t>
      </w:r>
    </w:p>
    <w:p w14:paraId="1B75C523" w14:textId="77777777" w:rsidR="00713343" w:rsidRPr="00713343" w:rsidRDefault="00713343"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66A14D8D"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1:</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Break up the word problem into parts. Find:</w:t>
      </w:r>
    </w:p>
    <w:p w14:paraId="55290538" w14:textId="77777777"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The </w:t>
      </w:r>
      <w:hyperlink r:id="rId1041" w:anchor="mean" w:history="1">
        <w:r w:rsidRPr="007F1A15">
          <w:rPr>
            <w:rStyle w:val="Hyperlink"/>
            <w:rFonts w:ascii="inherit" w:hAnsi="inherit" w:cs="Arial"/>
            <w:color w:val="777777"/>
            <w:sz w:val="24"/>
            <w:szCs w:val="20"/>
            <w:bdr w:val="none" w:sz="0" w:space="0" w:color="auto" w:frame="1"/>
          </w:rPr>
          <w:t>mean</w:t>
        </w:r>
      </w:hyperlink>
      <w:r w:rsidRPr="007F1A15">
        <w:rPr>
          <w:rFonts w:ascii="inherit" w:hAnsi="inherit" w:cs="Arial"/>
          <w:color w:val="777777"/>
          <w:sz w:val="24"/>
          <w:szCs w:val="20"/>
        </w:rPr>
        <w:t> (</w:t>
      </w:r>
      <w:hyperlink r:id="rId1042" w:history="1">
        <w:r w:rsidRPr="007F1A15">
          <w:rPr>
            <w:rStyle w:val="Hyperlink"/>
            <w:rFonts w:ascii="inherit" w:hAnsi="inherit" w:cs="Arial"/>
            <w:color w:val="777777"/>
            <w:sz w:val="24"/>
            <w:szCs w:val="20"/>
            <w:bdr w:val="none" w:sz="0" w:space="0" w:color="auto" w:frame="1"/>
          </w:rPr>
          <w:t>average </w:t>
        </w:r>
      </w:hyperlink>
      <w:r w:rsidRPr="007F1A15">
        <w:rPr>
          <w:rFonts w:ascii="inherit" w:hAnsi="inherit" w:cs="Arial"/>
          <w:color w:val="777777"/>
          <w:sz w:val="24"/>
          <w:szCs w:val="20"/>
        </w:rPr>
        <w:t>or μ)</w:t>
      </w:r>
    </w:p>
    <w:p w14:paraId="21BA1DDF" w14:textId="77777777" w:rsidR="00E31E12" w:rsidRPr="007F1A15" w:rsidRDefault="00D07F14"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hyperlink r:id="rId1043" w:history="1">
        <w:r w:rsidR="00E31E12" w:rsidRPr="007F1A15">
          <w:rPr>
            <w:rStyle w:val="Hyperlink"/>
            <w:rFonts w:ascii="inherit" w:hAnsi="inherit" w:cs="Arial"/>
            <w:color w:val="777777"/>
            <w:sz w:val="24"/>
            <w:szCs w:val="20"/>
            <w:bdr w:val="none" w:sz="0" w:space="0" w:color="auto" w:frame="1"/>
          </w:rPr>
          <w:t>Standard deviation</w:t>
        </w:r>
      </w:hyperlink>
      <w:r w:rsidR="00E31E12" w:rsidRPr="007F1A15">
        <w:rPr>
          <w:rFonts w:ascii="inherit" w:hAnsi="inherit" w:cs="Arial"/>
          <w:color w:val="777777"/>
          <w:sz w:val="24"/>
          <w:szCs w:val="20"/>
        </w:rPr>
        <w:t> (σ)</w:t>
      </w:r>
    </w:p>
    <w:p w14:paraId="7C18B665" w14:textId="77777777"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A number (for example, “choose fifty at random” or “select 90 at random”)</w:t>
      </w:r>
    </w:p>
    <w:p w14:paraId="5B1A3E58" w14:textId="10188059" w:rsidR="00E31E12" w:rsidRPr="007F1A15" w:rsidRDefault="00E31E12" w:rsidP="00C075BE">
      <w:pPr>
        <w:numPr>
          <w:ilvl w:val="0"/>
          <w:numId w:val="30"/>
        </w:numPr>
        <w:shd w:val="clear" w:color="auto" w:fill="FFFFFF"/>
        <w:spacing w:after="0" w:line="240" w:lineRule="auto"/>
        <w:ind w:left="450"/>
        <w:textAlignment w:val="baseline"/>
        <w:rPr>
          <w:rFonts w:ascii="inherit" w:hAnsi="inherit" w:cs="Arial"/>
          <w:color w:val="777777"/>
          <w:sz w:val="24"/>
          <w:szCs w:val="20"/>
        </w:rPr>
      </w:pPr>
      <w:r w:rsidRPr="007F1A15">
        <w:rPr>
          <w:rFonts w:ascii="inherit" w:hAnsi="inherit" w:cs="Arial"/>
          <w:color w:val="777777"/>
          <w:sz w:val="24"/>
          <w:szCs w:val="20"/>
        </w:rPr>
        <w:t>X: the number associated with the “less than” statement. For example, if you were asked to find “under $9,999” then X is 9,999.</w:t>
      </w:r>
    </w:p>
    <w:p w14:paraId="17008564" w14:textId="77777777" w:rsidR="00713343" w:rsidRPr="007F1A15" w:rsidRDefault="00713343" w:rsidP="00713343">
      <w:pPr>
        <w:shd w:val="clear" w:color="auto" w:fill="FFFFFF"/>
        <w:spacing w:after="0" w:line="240" w:lineRule="auto"/>
        <w:ind w:left="450"/>
        <w:textAlignment w:val="baseline"/>
        <w:rPr>
          <w:rFonts w:ascii="inherit" w:hAnsi="inherit" w:cs="Arial"/>
          <w:color w:val="777777"/>
          <w:sz w:val="24"/>
          <w:szCs w:val="20"/>
        </w:rPr>
      </w:pPr>
    </w:p>
    <w:p w14:paraId="18D6A757" w14:textId="0A0A0381"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2:</w:t>
      </w:r>
      <w:r w:rsidRPr="007F1A15">
        <w:rPr>
          <w:rFonts w:ascii="inherit" w:hAnsi="inherit" w:cs="Arial"/>
          <w:color w:val="777777"/>
          <w:szCs w:val="20"/>
        </w:rPr>
        <w:t> Find the </w:t>
      </w:r>
      <w:hyperlink r:id="rId1044" w:history="1">
        <w:r w:rsidRPr="007F1A15">
          <w:rPr>
            <w:rStyle w:val="Hyperlink"/>
            <w:rFonts w:ascii="inherit" w:eastAsiaTheme="majorEastAsia" w:hAnsi="inherit" w:cs="Arial"/>
            <w:color w:val="05A9C5"/>
            <w:szCs w:val="20"/>
            <w:bdr w:val="none" w:sz="0" w:space="0" w:color="auto" w:frame="1"/>
          </w:rPr>
          <w:t>sample </w:t>
        </w:r>
      </w:hyperlink>
      <w:r w:rsidRPr="007F1A15">
        <w:rPr>
          <w:rFonts w:ascii="inherit" w:hAnsi="inherit" w:cs="Arial"/>
          <w:color w:val="777777"/>
          <w:szCs w:val="20"/>
        </w:rPr>
        <w:t>from the problem. You’ll have either a specific size (like “1000 televisions”) or a general sample (“Every television”).</w:t>
      </w:r>
    </w:p>
    <w:p w14:paraId="3D352BDA" w14:textId="77777777" w:rsidR="00713343" w:rsidRPr="007F1A15" w:rsidRDefault="00713343"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DDE6142" w14:textId="499BFB8D"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Emphasis"/>
          <w:rFonts w:ascii="inherit" w:hAnsi="inherit" w:cs="Arial"/>
          <w:color w:val="777777"/>
          <w:szCs w:val="20"/>
          <w:bdr w:val="none" w:sz="0" w:space="0" w:color="auto" w:frame="1"/>
        </w:rPr>
        <w:t>Draw a picture if the problem with the mean and the area you are looking for. </w:t>
      </w:r>
      <w:r w:rsidRPr="007F1A15">
        <w:rPr>
          <w:rFonts w:ascii="inherit" w:hAnsi="inherit" w:cs="Arial"/>
          <w:color w:val="777777"/>
          <w:szCs w:val="20"/>
        </w:rPr>
        <w:t>For example, if the mean is $15, and you were asked to find what dinners cost more than $10, your graph might look like this:</w:t>
      </w:r>
    </w:p>
    <w:p w14:paraId="000E27AB" w14:textId="77777777" w:rsidR="00B155A8" w:rsidRPr="007F1A15" w:rsidRDefault="00B155A8"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57462B11" w14:textId="238ADDEC"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noProof/>
          <w:color w:val="777777"/>
          <w:szCs w:val="20"/>
        </w:rPr>
        <w:drawing>
          <wp:inline distT="0" distB="0" distL="0" distR="0" wp14:anchorId="1BF2544E" wp14:editId="59CCDEC4">
            <wp:extent cx="2857500" cy="1173480"/>
            <wp:effectExtent l="0" t="0" r="0" b="7620"/>
            <wp:docPr id="65" name="Picture 65" descr="Statistics normal distribution word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atistics normal distribution word problems"/>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2857500" cy="1173480"/>
                    </a:xfrm>
                    <a:prstGeom prst="rect">
                      <a:avLst/>
                    </a:prstGeom>
                    <a:noFill/>
                    <a:ln>
                      <a:noFill/>
                    </a:ln>
                  </pic:spPr>
                </pic:pic>
              </a:graphicData>
            </a:graphic>
          </wp:inline>
        </w:drawing>
      </w:r>
    </w:p>
    <w:p w14:paraId="39EF2263"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3:</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Calculate the </w:t>
      </w:r>
      <w:hyperlink r:id="rId1046" w:tgtFrame="_blank" w:history="1">
        <w:r w:rsidRPr="007F1A15">
          <w:rPr>
            <w:rStyle w:val="Hyperlink"/>
            <w:rFonts w:ascii="inherit" w:eastAsiaTheme="majorEastAsia" w:hAnsi="inherit" w:cs="Arial"/>
            <w:i/>
            <w:iCs/>
            <w:color w:val="05A9C5"/>
            <w:szCs w:val="20"/>
            <w:bdr w:val="none" w:sz="0" w:space="0" w:color="auto" w:frame="1"/>
          </w:rPr>
          <w:t>z-score</w:t>
        </w:r>
      </w:hyperlink>
      <w:r w:rsidRPr="007F1A15">
        <w:rPr>
          <w:rFonts w:ascii="inherit" w:hAnsi="inherit" w:cs="Arial"/>
          <w:color w:val="777777"/>
          <w:szCs w:val="20"/>
        </w:rPr>
        <w:t xml:space="preserve"> (plug your values into the z value formula and solve). Use your answers from step </w:t>
      </w:r>
      <w:proofErr w:type="gramStart"/>
      <w:r w:rsidRPr="007F1A15">
        <w:rPr>
          <w:rFonts w:ascii="inherit" w:hAnsi="inherit" w:cs="Arial"/>
          <w:color w:val="777777"/>
          <w:szCs w:val="20"/>
        </w:rPr>
        <w:t>1 :</w:t>
      </w:r>
      <w:proofErr w:type="gramEnd"/>
    </w:p>
    <w:p w14:paraId="2607096E" w14:textId="74320E35"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noProof/>
          <w:color w:val="777777"/>
          <w:szCs w:val="20"/>
        </w:rPr>
        <w:drawing>
          <wp:inline distT="0" distB="0" distL="0" distR="0" wp14:anchorId="3A98FEE4" wp14:editId="37EC02BE">
            <wp:extent cx="861060" cy="381000"/>
            <wp:effectExtent l="0" t="0" r="0" b="0"/>
            <wp:docPr id="64" name="Picture 64"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z score formula"/>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77019627"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Basically, all you are doing with the formula is subtracting the mean from X and then dividing that answer by the standard deviation.</w:t>
      </w:r>
    </w:p>
    <w:p w14:paraId="12EA442A" w14:textId="2069B3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4:</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Find the area using the z-score from step 3. Use the </w:t>
      </w:r>
      <w:hyperlink r:id="rId1047" w:history="1">
        <w:r w:rsidRPr="007F1A15">
          <w:rPr>
            <w:rStyle w:val="Emphasis"/>
            <w:rFonts w:ascii="inherit" w:hAnsi="inherit" w:cs="Arial"/>
            <w:color w:val="05A9C5"/>
            <w:szCs w:val="20"/>
            <w:bdr w:val="none" w:sz="0" w:space="0" w:color="auto" w:frame="1"/>
          </w:rPr>
          <w:t>z-table</w:t>
        </w:r>
      </w:hyperlink>
      <w:r w:rsidRPr="007F1A15">
        <w:rPr>
          <w:rStyle w:val="Emphasis"/>
          <w:rFonts w:ascii="inherit" w:hAnsi="inherit" w:cs="Arial"/>
          <w:color w:val="777777"/>
          <w:szCs w:val="20"/>
          <w:bdr w:val="none" w:sz="0" w:space="0" w:color="auto" w:frame="1"/>
        </w:rPr>
        <w:t>.</w:t>
      </w:r>
      <w:r w:rsidRPr="007F1A15">
        <w:rPr>
          <w:rFonts w:ascii="inherit" w:hAnsi="inherit" w:cs="Arial"/>
          <w:color w:val="777777"/>
          <w:szCs w:val="20"/>
        </w:rPr>
        <w:t> Not sure how to read a z-table? See the video on the </w:t>
      </w:r>
      <w:hyperlink r:id="rId1048" w:history="1">
        <w:r w:rsidRPr="007F1A15">
          <w:rPr>
            <w:rStyle w:val="Hyperlink"/>
            <w:rFonts w:ascii="inherit" w:eastAsiaTheme="majorEastAsia" w:hAnsi="inherit" w:cs="Arial"/>
            <w:color w:val="05A9C5"/>
            <w:szCs w:val="20"/>
            <w:bdr w:val="none" w:sz="0" w:space="0" w:color="auto" w:frame="1"/>
          </w:rPr>
          <w:t>z-table page.</w:t>
        </w:r>
      </w:hyperlink>
    </w:p>
    <w:p w14:paraId="1216A883" w14:textId="77777777" w:rsidR="004B0B8F" w:rsidRPr="007F1A15" w:rsidRDefault="004B0B8F"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4045CB9C"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w:t>
      </w:r>
      <w:r w:rsidRPr="007F1A15">
        <w:rPr>
          <w:rFonts w:ascii="inherit" w:hAnsi="inherit" w:cs="Arial"/>
          <w:color w:val="777777"/>
          <w:szCs w:val="20"/>
        </w:rPr>
        <w:t> </w:t>
      </w:r>
      <w:r w:rsidRPr="007F1A15">
        <w:rPr>
          <w:rStyle w:val="Emphasis"/>
          <w:rFonts w:ascii="inherit" w:hAnsi="inherit" w:cs="Arial"/>
          <w:color w:val="777777"/>
          <w:szCs w:val="20"/>
          <w:bdr w:val="none" w:sz="0" w:space="0" w:color="auto" w:frame="1"/>
        </w:rPr>
        <w:t>Go to Step 6a to find a probability OR go to step 6b to calculate a certain number or amount.</w:t>
      </w:r>
    </w:p>
    <w:p w14:paraId="50A0FD08"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6a</w:t>
      </w:r>
      <w:r w:rsidRPr="007F1A15">
        <w:rPr>
          <w:rFonts w:ascii="inherit" w:hAnsi="inherit" w:cs="Arial"/>
          <w:color w:val="777777"/>
          <w:szCs w:val="20"/>
        </w:rPr>
        <w:br/>
      </w:r>
      <w:r w:rsidRPr="007F1A15">
        <w:rPr>
          <w:rStyle w:val="Emphasis"/>
          <w:rFonts w:ascii="inherit" w:hAnsi="inherit" w:cs="Arial"/>
          <w:color w:val="777777"/>
          <w:szCs w:val="20"/>
          <w:bdr w:val="none" w:sz="0" w:space="0" w:color="auto" w:frame="1"/>
        </w:rPr>
        <w:t>Turn step 5’s answer into a percentage.</w:t>
      </w:r>
    </w:p>
    <w:p w14:paraId="4B18022F" w14:textId="77777777" w:rsidR="00E31E12" w:rsidRPr="007F1A15" w:rsidRDefault="00E31E12" w:rsidP="00E31E12">
      <w:pPr>
        <w:shd w:val="clear" w:color="auto" w:fill="FFFFFF"/>
        <w:spacing w:after="300"/>
        <w:ind w:left="450"/>
        <w:textAlignment w:val="baseline"/>
        <w:rPr>
          <w:rFonts w:ascii="inherit" w:hAnsi="inherit" w:cs="Arial"/>
          <w:color w:val="777777"/>
          <w:sz w:val="24"/>
          <w:szCs w:val="20"/>
        </w:rPr>
      </w:pPr>
      <w:r w:rsidRPr="007F1A15">
        <w:rPr>
          <w:rFonts w:ascii="inherit" w:hAnsi="inherit" w:cs="Arial"/>
          <w:color w:val="777777"/>
          <w:sz w:val="24"/>
          <w:szCs w:val="20"/>
        </w:rPr>
        <w:t>For example, 0.1293 is 12.93%.</w:t>
      </w:r>
    </w:p>
    <w:p w14:paraId="73189C96"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Skip step 6b: you’re done!</w:t>
      </w:r>
    </w:p>
    <w:p w14:paraId="123C2CB1" w14:textId="77777777" w:rsidR="00E31E12" w:rsidRPr="007F1A1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1A15">
        <w:rPr>
          <w:rStyle w:val="Strong"/>
          <w:rFonts w:ascii="inherit" w:hAnsi="inherit" w:cs="Arial"/>
          <w:color w:val="0000FF"/>
          <w:szCs w:val="20"/>
          <w:bdr w:val="none" w:sz="0" w:space="0" w:color="auto" w:frame="1"/>
        </w:rPr>
        <w:t>Step 6b</w:t>
      </w:r>
      <w:r w:rsidRPr="007F1A15">
        <w:rPr>
          <w:rFonts w:ascii="inherit" w:hAnsi="inherit" w:cs="Arial"/>
          <w:color w:val="777777"/>
          <w:szCs w:val="20"/>
        </w:rPr>
        <w:br/>
      </w:r>
      <w:r w:rsidRPr="007F1A15">
        <w:rPr>
          <w:rStyle w:val="Emphasis"/>
          <w:rFonts w:ascii="inherit" w:hAnsi="inherit" w:cs="Arial"/>
          <w:color w:val="777777"/>
          <w:szCs w:val="20"/>
          <w:bdr w:val="none" w:sz="0" w:space="0" w:color="auto" w:frame="1"/>
        </w:rPr>
        <w:t>Multiply the sample size from Step 1 by the z-score from step 4</w:t>
      </w:r>
      <w:r w:rsidRPr="007F1A15">
        <w:rPr>
          <w:rFonts w:ascii="inherit" w:hAnsi="inherit" w:cs="Arial"/>
          <w:color w:val="777777"/>
          <w:szCs w:val="20"/>
          <w:bdr w:val="none" w:sz="0" w:space="0" w:color="auto" w:frame="1"/>
        </w:rPr>
        <w:t>. For example, 0.500 * 100 = 50.</w:t>
      </w:r>
    </w:p>
    <w:p w14:paraId="298B4211" w14:textId="77777777" w:rsidR="00E31E12" w:rsidRPr="007F1A1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1A15">
        <w:rPr>
          <w:rFonts w:ascii="inherit" w:hAnsi="inherit" w:cs="Arial"/>
          <w:color w:val="777777"/>
          <w:szCs w:val="20"/>
        </w:rPr>
        <w:t>You’re done!</w:t>
      </w:r>
    </w:p>
    <w:p w14:paraId="5E724FC1" w14:textId="77777777" w:rsidR="00E31E12" w:rsidRPr="00A626E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26E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3. Less Than</w:t>
      </w:r>
    </w:p>
    <w:p w14:paraId="626A8730"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proofErr w:type="gramStart"/>
      <w:r w:rsidRPr="00A626E5">
        <w:rPr>
          <w:rFonts w:ascii="inherit" w:hAnsi="inherit" w:cs="Arial"/>
          <w:color w:val="777777"/>
          <w:szCs w:val="20"/>
        </w:rPr>
        <w:t>This how-to covers</w:t>
      </w:r>
      <w:proofErr w:type="gramEnd"/>
      <w:r w:rsidRPr="00A626E5">
        <w:rPr>
          <w:rFonts w:ascii="inherit" w:hAnsi="inherit" w:cs="Arial"/>
          <w:color w:val="777777"/>
          <w:szCs w:val="20"/>
        </w:rPr>
        <w:t xml:space="preserve"> solving </w:t>
      </w:r>
      <w:r w:rsidRPr="00A626E5">
        <w:rPr>
          <w:rStyle w:val="Strong"/>
          <w:rFonts w:ascii="inherit" w:hAnsi="inherit" w:cs="Arial"/>
          <w:color w:val="777777"/>
          <w:szCs w:val="20"/>
          <w:bdr w:val="none" w:sz="0" w:space="0" w:color="auto" w:frame="1"/>
        </w:rPr>
        <w:t>normal distribution word problems</w:t>
      </w:r>
      <w:r w:rsidRPr="00A626E5">
        <w:rPr>
          <w:rFonts w:ascii="inherit" w:hAnsi="inherit" w:cs="Arial"/>
          <w:color w:val="777777"/>
          <w:szCs w:val="20"/>
        </w:rPr>
        <w:t> that have the phrase “</w:t>
      </w:r>
      <w:r w:rsidRPr="00A626E5">
        <w:rPr>
          <w:rStyle w:val="Strong"/>
          <w:rFonts w:ascii="inherit" w:hAnsi="inherit" w:cs="Arial"/>
          <w:color w:val="777777"/>
          <w:szCs w:val="20"/>
          <w:bdr w:val="none" w:sz="0" w:space="0" w:color="auto" w:frame="1"/>
        </w:rPr>
        <w:t>less than</w:t>
      </w:r>
      <w:r w:rsidRPr="00A626E5">
        <w:rPr>
          <w:rFonts w:ascii="inherit" w:hAnsi="inherit" w:cs="Arial"/>
          <w:color w:val="777777"/>
          <w:szCs w:val="20"/>
        </w:rPr>
        <w:t>” (or a similar phrase such as “fewer than”).</w:t>
      </w:r>
    </w:p>
    <w:p w14:paraId="2BD121BE" w14:textId="77777777" w:rsidR="00E31E12" w:rsidRPr="00A626E5" w:rsidRDefault="00E31E12" w:rsidP="00E31E12">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26E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Normal distribution word problems less than: Steps</w:t>
      </w:r>
    </w:p>
    <w:p w14:paraId="11083FAE"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1:</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Break up the word problem into parts</w:t>
      </w:r>
      <w:r w:rsidRPr="00A626E5">
        <w:rPr>
          <w:rFonts w:ascii="inherit" w:hAnsi="inherit" w:cs="Arial"/>
          <w:color w:val="777777"/>
          <w:szCs w:val="20"/>
        </w:rPr>
        <w:t>:</w:t>
      </w:r>
    </w:p>
    <w:p w14:paraId="047FBEE5"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The </w:t>
      </w:r>
      <w:hyperlink r:id="rId1049" w:anchor="mean" w:history="1">
        <w:r w:rsidRPr="00A626E5">
          <w:rPr>
            <w:rStyle w:val="Hyperlink"/>
            <w:rFonts w:ascii="inherit" w:hAnsi="inherit" w:cs="Arial"/>
            <w:color w:val="777777"/>
            <w:sz w:val="24"/>
            <w:szCs w:val="20"/>
            <w:bdr w:val="none" w:sz="0" w:space="0" w:color="auto" w:frame="1"/>
          </w:rPr>
          <w:t>mean </w:t>
        </w:r>
      </w:hyperlink>
      <w:r w:rsidRPr="00A626E5">
        <w:rPr>
          <w:rFonts w:ascii="inherit" w:hAnsi="inherit" w:cs="Arial"/>
          <w:color w:val="777777"/>
          <w:sz w:val="24"/>
          <w:szCs w:val="20"/>
        </w:rPr>
        <w:t>(</w:t>
      </w:r>
      <w:hyperlink r:id="rId1050" w:history="1">
        <w:r w:rsidRPr="00A626E5">
          <w:rPr>
            <w:rStyle w:val="Hyperlink"/>
            <w:rFonts w:ascii="inherit" w:hAnsi="inherit" w:cs="Arial"/>
            <w:color w:val="777777"/>
            <w:sz w:val="24"/>
            <w:szCs w:val="20"/>
            <w:bdr w:val="none" w:sz="0" w:space="0" w:color="auto" w:frame="1"/>
          </w:rPr>
          <w:t>average </w:t>
        </w:r>
      </w:hyperlink>
      <w:r w:rsidRPr="00A626E5">
        <w:rPr>
          <w:rFonts w:ascii="inherit" w:hAnsi="inherit" w:cs="Arial"/>
          <w:color w:val="777777"/>
          <w:sz w:val="24"/>
          <w:szCs w:val="20"/>
        </w:rPr>
        <w:t>or μ)</w:t>
      </w:r>
    </w:p>
    <w:p w14:paraId="33CB1203" w14:textId="77777777" w:rsidR="00E31E12" w:rsidRPr="00A626E5" w:rsidRDefault="00D07F14"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hyperlink r:id="rId1051" w:history="1">
        <w:r w:rsidR="00E31E12" w:rsidRPr="00A626E5">
          <w:rPr>
            <w:rStyle w:val="Hyperlink"/>
            <w:rFonts w:ascii="inherit" w:hAnsi="inherit" w:cs="Arial"/>
            <w:color w:val="777777"/>
            <w:sz w:val="24"/>
            <w:szCs w:val="20"/>
            <w:bdr w:val="none" w:sz="0" w:space="0" w:color="auto" w:frame="1"/>
          </w:rPr>
          <w:t>Standard deviation</w:t>
        </w:r>
      </w:hyperlink>
      <w:r w:rsidR="00E31E12" w:rsidRPr="00A626E5">
        <w:rPr>
          <w:rFonts w:ascii="inherit" w:hAnsi="inherit" w:cs="Arial"/>
          <w:color w:val="777777"/>
          <w:sz w:val="24"/>
          <w:szCs w:val="20"/>
        </w:rPr>
        <w:t> (σ)</w:t>
      </w:r>
    </w:p>
    <w:p w14:paraId="107EC71F"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Number selected (i.e. “choose one at random” or “select ten at random”)</w:t>
      </w:r>
    </w:p>
    <w:p w14:paraId="6AA9B56B" w14:textId="77777777" w:rsidR="00E31E12" w:rsidRPr="00A626E5" w:rsidRDefault="00E31E12" w:rsidP="00C075BE">
      <w:pPr>
        <w:numPr>
          <w:ilvl w:val="0"/>
          <w:numId w:val="31"/>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X: the number that goes with “less than” (i.e. “under $99,000” would list X as 99,000)</w:t>
      </w:r>
    </w:p>
    <w:p w14:paraId="0BA1BCD1" w14:textId="77777777"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color w:val="777777"/>
          <w:szCs w:val="20"/>
        </w:rPr>
        <w:t>Plus, you will have EITHER:</w:t>
      </w:r>
    </w:p>
    <w:p w14:paraId="56D54377" w14:textId="77777777" w:rsidR="00E31E12" w:rsidRPr="00A626E5" w:rsidRDefault="00E31E12" w:rsidP="00C075BE">
      <w:pPr>
        <w:numPr>
          <w:ilvl w:val="0"/>
          <w:numId w:val="32"/>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A specific </w:t>
      </w:r>
      <w:hyperlink r:id="rId1052" w:history="1">
        <w:r w:rsidRPr="00A626E5">
          <w:rPr>
            <w:rStyle w:val="Hyperlink"/>
            <w:rFonts w:ascii="inherit" w:hAnsi="inherit" w:cs="Arial"/>
            <w:color w:val="777777"/>
            <w:sz w:val="24"/>
            <w:szCs w:val="20"/>
            <w:bdr w:val="none" w:sz="0" w:space="0" w:color="auto" w:frame="1"/>
          </w:rPr>
          <w:t>sample size</w:t>
        </w:r>
      </w:hyperlink>
      <w:r w:rsidRPr="00A626E5">
        <w:rPr>
          <w:rFonts w:ascii="inherit" w:hAnsi="inherit" w:cs="Arial"/>
          <w:color w:val="777777"/>
          <w:sz w:val="24"/>
          <w:szCs w:val="20"/>
        </w:rPr>
        <w:t>. For example, 500 boats, 250 sandwiches, 100 televisions etc.</w:t>
      </w:r>
    </w:p>
    <w:p w14:paraId="4E8A0625" w14:textId="29FA711C" w:rsidR="00E31E12" w:rsidRPr="00A626E5" w:rsidRDefault="00E31E12" w:rsidP="00C075BE">
      <w:pPr>
        <w:numPr>
          <w:ilvl w:val="0"/>
          <w:numId w:val="32"/>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Everyone in the </w:t>
      </w:r>
      <w:hyperlink r:id="rId1053" w:history="1">
        <w:r w:rsidRPr="00A626E5">
          <w:rPr>
            <w:rStyle w:val="Hyperlink"/>
            <w:rFonts w:ascii="inherit" w:hAnsi="inherit" w:cs="Arial"/>
            <w:color w:val="777777"/>
            <w:sz w:val="24"/>
            <w:szCs w:val="20"/>
            <w:bdr w:val="none" w:sz="0" w:space="0" w:color="auto" w:frame="1"/>
          </w:rPr>
          <w:t>sample </w:t>
        </w:r>
      </w:hyperlink>
      <w:r w:rsidRPr="00A626E5">
        <w:rPr>
          <w:rFonts w:ascii="inherit" w:hAnsi="inherit" w:cs="Arial"/>
          <w:color w:val="777777"/>
          <w:sz w:val="24"/>
          <w:szCs w:val="20"/>
        </w:rPr>
        <w:t xml:space="preserve">(you’ll be asked to find a probability). For </w:t>
      </w:r>
      <w:proofErr w:type="gramStart"/>
      <w:r w:rsidRPr="00A626E5">
        <w:rPr>
          <w:rFonts w:ascii="inherit" w:hAnsi="inherit" w:cs="Arial"/>
          <w:color w:val="777777"/>
          <w:sz w:val="24"/>
          <w:szCs w:val="20"/>
        </w:rPr>
        <w:t>example</w:t>
      </w:r>
      <w:proofErr w:type="gramEnd"/>
      <w:r w:rsidRPr="00A626E5">
        <w:rPr>
          <w:rFonts w:ascii="inherit" w:hAnsi="inherit" w:cs="Arial"/>
          <w:color w:val="777777"/>
          <w:sz w:val="24"/>
          <w:szCs w:val="20"/>
        </w:rPr>
        <w:t xml:space="preserve"> “first year medical students,” “Cancer patients” or “Airline pilots.”</w:t>
      </w:r>
    </w:p>
    <w:p w14:paraId="07D21AD0" w14:textId="77777777" w:rsidR="00A626E5" w:rsidRPr="00A626E5" w:rsidRDefault="00A626E5" w:rsidP="00A626E5">
      <w:pPr>
        <w:shd w:val="clear" w:color="auto" w:fill="FFFFFF"/>
        <w:spacing w:after="0" w:line="240" w:lineRule="auto"/>
        <w:ind w:left="450"/>
        <w:textAlignment w:val="baseline"/>
        <w:rPr>
          <w:rFonts w:ascii="inherit" w:hAnsi="inherit" w:cs="Arial"/>
          <w:color w:val="777777"/>
          <w:sz w:val="24"/>
          <w:szCs w:val="20"/>
        </w:rPr>
      </w:pPr>
    </w:p>
    <w:p w14:paraId="201A9215"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2:</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Draw a picture</w:t>
      </w:r>
      <w:r w:rsidRPr="00A626E5">
        <w:rPr>
          <w:rFonts w:ascii="inherit" w:hAnsi="inherit" w:cs="Arial"/>
          <w:color w:val="777777"/>
          <w:szCs w:val="20"/>
        </w:rPr>
        <w:t> to help you visualize the problem. The following graph shows a mean of 15, and an area “under 4”):</w:t>
      </w:r>
    </w:p>
    <w:p w14:paraId="366304E6" w14:textId="3508C1CC"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noProof/>
          <w:color w:val="777777"/>
          <w:szCs w:val="20"/>
        </w:rPr>
        <w:drawing>
          <wp:inline distT="0" distB="0" distL="0" distR="0" wp14:anchorId="1A774068" wp14:editId="0D98ABF0">
            <wp:extent cx="2857500" cy="2164080"/>
            <wp:effectExtent l="0" t="0" r="0" b="7620"/>
            <wp:docPr id="63" name="Picture 63" descr="normal distribution word problems less 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rmal distribution word problems less than"/>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2857500" cy="2164080"/>
                    </a:xfrm>
                    <a:prstGeom prst="rect">
                      <a:avLst/>
                    </a:prstGeom>
                    <a:noFill/>
                    <a:ln>
                      <a:noFill/>
                    </a:ln>
                  </pic:spPr>
                </pic:pic>
              </a:graphicData>
            </a:graphic>
          </wp:inline>
        </w:drawing>
      </w:r>
    </w:p>
    <w:p w14:paraId="0FBFBA28"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3:</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Find the z value</w:t>
      </w:r>
      <w:r w:rsidRPr="00A626E5">
        <w:rPr>
          <w:rFonts w:ascii="inherit" w:hAnsi="inherit" w:cs="Arial"/>
          <w:color w:val="777777"/>
          <w:szCs w:val="20"/>
        </w:rPr>
        <w:t> by plugging the given values into the formula. The “X” in our sample graph is 4, and the μ (or mean) is 15. You can get these figures (including σ, the standard deviation) from your answers in step 1, where you identified the parts of the problem:</w:t>
      </w:r>
    </w:p>
    <w:p w14:paraId="495558C3" w14:textId="4772592B"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noProof/>
          <w:color w:val="777777"/>
          <w:szCs w:val="20"/>
        </w:rPr>
        <w:drawing>
          <wp:inline distT="0" distB="0" distL="0" distR="0" wp14:anchorId="6BEE8582" wp14:editId="67EE990C">
            <wp:extent cx="861060" cy="381000"/>
            <wp:effectExtent l="0" t="0" r="0" b="0"/>
            <wp:docPr id="62" name="Picture 62" descr="z sco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 score formula"/>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861060" cy="381000"/>
                    </a:xfrm>
                    <a:prstGeom prst="rect">
                      <a:avLst/>
                    </a:prstGeom>
                    <a:noFill/>
                    <a:ln>
                      <a:noFill/>
                    </a:ln>
                  </pic:spPr>
                </pic:pic>
              </a:graphicData>
            </a:graphic>
          </wp:inline>
        </w:drawing>
      </w:r>
    </w:p>
    <w:p w14:paraId="6A3B0E93" w14:textId="77777777" w:rsidR="00E31E12" w:rsidRPr="00A626E5"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A626E5">
        <w:rPr>
          <w:rFonts w:ascii="inherit" w:hAnsi="inherit" w:cs="Arial"/>
          <w:color w:val="777777"/>
          <w:szCs w:val="20"/>
        </w:rPr>
        <w:t xml:space="preserve">All you </w:t>
      </w:r>
      <w:proofErr w:type="gramStart"/>
      <w:r w:rsidRPr="00A626E5">
        <w:rPr>
          <w:rFonts w:ascii="inherit" w:hAnsi="inherit" w:cs="Arial"/>
          <w:color w:val="777777"/>
          <w:szCs w:val="20"/>
        </w:rPr>
        <w:t>have to</w:t>
      </w:r>
      <w:proofErr w:type="gramEnd"/>
      <w:r w:rsidRPr="00A626E5">
        <w:rPr>
          <w:rFonts w:ascii="inherit" w:hAnsi="inherit" w:cs="Arial"/>
          <w:color w:val="777777"/>
          <w:szCs w:val="20"/>
        </w:rPr>
        <w:t xml:space="preserve"> do to solve the formula is:</w:t>
      </w:r>
    </w:p>
    <w:p w14:paraId="76AB0028" w14:textId="77777777" w:rsidR="00E31E12" w:rsidRPr="00A626E5" w:rsidRDefault="00E31E12" w:rsidP="00C075BE">
      <w:pPr>
        <w:numPr>
          <w:ilvl w:val="0"/>
          <w:numId w:val="33"/>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Subtract the mean from X.</w:t>
      </w:r>
    </w:p>
    <w:p w14:paraId="1931E7CF" w14:textId="225B56A9" w:rsidR="00E31E12" w:rsidRPr="00A626E5" w:rsidRDefault="00E31E12" w:rsidP="00C075BE">
      <w:pPr>
        <w:numPr>
          <w:ilvl w:val="0"/>
          <w:numId w:val="33"/>
        </w:numPr>
        <w:shd w:val="clear" w:color="auto" w:fill="FFFFFF"/>
        <w:spacing w:after="0" w:line="240" w:lineRule="auto"/>
        <w:ind w:left="450"/>
        <w:textAlignment w:val="baseline"/>
        <w:rPr>
          <w:rFonts w:ascii="inherit" w:hAnsi="inherit" w:cs="Arial"/>
          <w:color w:val="777777"/>
          <w:sz w:val="24"/>
          <w:szCs w:val="20"/>
        </w:rPr>
      </w:pPr>
      <w:r w:rsidRPr="00A626E5">
        <w:rPr>
          <w:rFonts w:ascii="inherit" w:hAnsi="inherit" w:cs="Arial"/>
          <w:color w:val="777777"/>
          <w:sz w:val="24"/>
          <w:szCs w:val="20"/>
        </w:rPr>
        <w:t>Divide by the standard deviation.</w:t>
      </w:r>
    </w:p>
    <w:p w14:paraId="2518549B" w14:textId="77777777" w:rsidR="00A626E5" w:rsidRPr="00A626E5" w:rsidRDefault="00A626E5" w:rsidP="00A626E5">
      <w:pPr>
        <w:shd w:val="clear" w:color="auto" w:fill="FFFFFF"/>
        <w:spacing w:after="0" w:line="240" w:lineRule="auto"/>
        <w:ind w:left="450"/>
        <w:textAlignment w:val="baseline"/>
        <w:rPr>
          <w:rFonts w:ascii="inherit" w:hAnsi="inherit" w:cs="Arial"/>
          <w:color w:val="777777"/>
          <w:sz w:val="24"/>
          <w:szCs w:val="20"/>
        </w:rPr>
      </w:pPr>
    </w:p>
    <w:p w14:paraId="2A96AB9E" w14:textId="13DF2002"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t>Step 4:</w:t>
      </w:r>
      <w:r w:rsidRPr="00A626E5">
        <w:rPr>
          <w:rFonts w:ascii="inherit" w:hAnsi="inherit" w:cs="Arial"/>
          <w:color w:val="777777"/>
          <w:szCs w:val="20"/>
        </w:rPr>
        <w:t> </w:t>
      </w:r>
      <w:r w:rsidRPr="00A626E5">
        <w:rPr>
          <w:rStyle w:val="Emphasis"/>
          <w:rFonts w:ascii="inherit" w:hAnsi="inherit" w:cs="Arial"/>
          <w:color w:val="777777"/>
          <w:szCs w:val="20"/>
          <w:bdr w:val="none" w:sz="0" w:space="0" w:color="auto" w:frame="1"/>
        </w:rPr>
        <w:t>Take the number from step 3, then use the </w:t>
      </w:r>
      <w:hyperlink r:id="rId1055" w:history="1">
        <w:r w:rsidRPr="00A626E5">
          <w:rPr>
            <w:rStyle w:val="Emphasis"/>
            <w:rFonts w:ascii="inherit" w:hAnsi="inherit" w:cs="Arial"/>
            <w:color w:val="05A9C5"/>
            <w:szCs w:val="20"/>
            <w:bdr w:val="none" w:sz="0" w:space="0" w:color="auto" w:frame="1"/>
          </w:rPr>
          <w:t>z-table</w:t>
        </w:r>
      </w:hyperlink>
      <w:r w:rsidRPr="00A626E5">
        <w:rPr>
          <w:rFonts w:ascii="inherit" w:hAnsi="inherit" w:cs="Arial"/>
          <w:color w:val="777777"/>
          <w:szCs w:val="20"/>
        </w:rPr>
        <w:t> to find the area</w:t>
      </w:r>
    </w:p>
    <w:p w14:paraId="71DB9689" w14:textId="77777777" w:rsidR="00A626E5" w:rsidRPr="00A626E5" w:rsidRDefault="00A626E5"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7142A7CF" w14:textId="102AED40" w:rsidR="00E31E12" w:rsidRPr="00A626E5" w:rsidRDefault="00E31E12" w:rsidP="00E31E12">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A626E5">
        <w:rPr>
          <w:rStyle w:val="Strong"/>
          <w:rFonts w:ascii="inherit" w:hAnsi="inherit" w:cs="Arial"/>
          <w:color w:val="0000FF"/>
          <w:szCs w:val="20"/>
          <w:bdr w:val="none" w:sz="0" w:space="0" w:color="auto" w:frame="1"/>
        </w:rPr>
        <w:t>Step 5:</w:t>
      </w:r>
      <w:r w:rsidRPr="00A626E5">
        <w:rPr>
          <w:rStyle w:val="Emphasis"/>
          <w:rFonts w:ascii="inherit" w:hAnsi="inherit" w:cs="Arial"/>
          <w:color w:val="777777"/>
          <w:szCs w:val="20"/>
          <w:bdr w:val="none" w:sz="0" w:space="0" w:color="auto" w:frame="1"/>
        </w:rPr>
        <w:t>To </w:t>
      </w:r>
      <w:hyperlink r:id="rId1056" w:history="1">
        <w:r w:rsidRPr="00A626E5">
          <w:rPr>
            <w:rStyle w:val="Hyperlink"/>
            <w:rFonts w:ascii="inherit" w:eastAsiaTheme="majorEastAsia" w:hAnsi="inherit" w:cs="Arial"/>
            <w:i/>
            <w:iCs/>
            <w:color w:val="05A9C5"/>
            <w:szCs w:val="20"/>
            <w:bdr w:val="none" w:sz="0" w:space="0" w:color="auto" w:frame="1"/>
          </w:rPr>
          <w:t>find a probability</w:t>
        </w:r>
      </w:hyperlink>
      <w:r w:rsidRPr="00A626E5">
        <w:rPr>
          <w:rStyle w:val="Emphasis"/>
          <w:rFonts w:ascii="inherit" w:hAnsi="inherit" w:cs="Arial"/>
          <w:color w:val="777777"/>
          <w:szCs w:val="20"/>
          <w:bdr w:val="none" w:sz="0" w:space="0" w:color="auto" w:frame="1"/>
        </w:rPr>
        <w:t>, go to step 6a. To find a number from a specific given sample size, go to step 6b.</w:t>
      </w:r>
    </w:p>
    <w:p w14:paraId="59DC5DE1" w14:textId="77777777" w:rsidR="00A626E5" w:rsidRPr="00A626E5" w:rsidRDefault="00A626E5"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252CA11E"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Strong"/>
          <w:rFonts w:ascii="inherit" w:hAnsi="inherit" w:cs="Arial"/>
          <w:color w:val="0000FF"/>
          <w:szCs w:val="20"/>
          <w:bdr w:val="none" w:sz="0" w:space="0" w:color="auto" w:frame="1"/>
        </w:rPr>
        <w:lastRenderedPageBreak/>
        <w:t>Step 6a</w:t>
      </w:r>
    </w:p>
    <w:p w14:paraId="3C2DCB8C" w14:textId="77777777" w:rsidR="00E31E12" w:rsidRPr="00A626E5"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626E5">
        <w:rPr>
          <w:rStyle w:val="Emphasis"/>
          <w:rFonts w:ascii="inherit" w:hAnsi="inherit" w:cs="Arial"/>
          <w:color w:val="777777"/>
          <w:szCs w:val="20"/>
          <w:bdr w:val="none" w:sz="0" w:space="0" w:color="auto" w:frame="1"/>
        </w:rPr>
        <w:t>Change the number from step 5 into percentage.</w:t>
      </w:r>
    </w:p>
    <w:p w14:paraId="43E696EC" w14:textId="77777777" w:rsidR="00E31E12" w:rsidRPr="00A626E5" w:rsidRDefault="00E31E12" w:rsidP="00E31E12">
      <w:pPr>
        <w:shd w:val="clear" w:color="auto" w:fill="FFFFFF"/>
        <w:spacing w:after="300"/>
        <w:ind w:left="450"/>
        <w:textAlignment w:val="baseline"/>
        <w:rPr>
          <w:rFonts w:ascii="inherit" w:hAnsi="inherit" w:cs="Arial"/>
          <w:color w:val="777777"/>
          <w:sz w:val="24"/>
          <w:szCs w:val="20"/>
        </w:rPr>
      </w:pPr>
      <w:r w:rsidRPr="00A626E5">
        <w:rPr>
          <w:rFonts w:ascii="inherit" w:hAnsi="inherit" w:cs="Arial"/>
          <w:color w:val="777777"/>
          <w:sz w:val="24"/>
          <w:szCs w:val="20"/>
        </w:rPr>
        <w:t>For example, 0.1293 is 12.93%.</w:t>
      </w:r>
    </w:p>
    <w:p w14:paraId="0038A624" w14:textId="77777777" w:rsidR="00E31E12" w:rsidRDefault="00E31E12" w:rsidP="00E31E12">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That’s it!</w:t>
      </w:r>
    </w:p>
    <w:p w14:paraId="184A74B8" w14:textId="77777777"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 w:val="20"/>
          <w:szCs w:val="20"/>
        </w:rPr>
      </w:pPr>
      <w:r>
        <w:rPr>
          <w:rStyle w:val="Strong"/>
          <w:rFonts w:ascii="inherit" w:hAnsi="inherit" w:cs="Arial"/>
          <w:color w:val="0000FF"/>
          <w:sz w:val="20"/>
          <w:szCs w:val="20"/>
          <w:bdr w:val="none" w:sz="0" w:space="0" w:color="auto" w:frame="1"/>
        </w:rPr>
        <w:t>Step 6b</w:t>
      </w:r>
    </w:p>
    <w:p w14:paraId="7B6C6ED0" w14:textId="77777777" w:rsidR="00E31E12" w:rsidRPr="007F7070"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7F7070">
        <w:rPr>
          <w:rStyle w:val="Emphasis"/>
          <w:rFonts w:ascii="inherit" w:hAnsi="inherit" w:cs="Arial"/>
          <w:color w:val="777777"/>
          <w:szCs w:val="20"/>
          <w:bdr w:val="none" w:sz="0" w:space="0" w:color="auto" w:frame="1"/>
        </w:rPr>
        <w:t>Multiply the sample size (found in step 1) by the z-value you found in step 4</w:t>
      </w:r>
      <w:r w:rsidRPr="007F7070">
        <w:rPr>
          <w:rFonts w:ascii="inherit" w:hAnsi="inherit" w:cs="Arial"/>
          <w:color w:val="777777"/>
          <w:szCs w:val="20"/>
          <w:bdr w:val="none" w:sz="0" w:space="0" w:color="auto" w:frame="1"/>
        </w:rPr>
        <w:t>. For example, 0.300 * 100 = 30.</w:t>
      </w:r>
    </w:p>
    <w:p w14:paraId="09E42413" w14:textId="77777777" w:rsidR="00E31E12" w:rsidRPr="007F7070" w:rsidRDefault="00E31E12" w:rsidP="00E31E12">
      <w:pPr>
        <w:pStyle w:val="NormalWeb"/>
        <w:shd w:val="clear" w:color="auto" w:fill="FFFFFF"/>
        <w:spacing w:before="0" w:beforeAutospacing="0" w:after="225" w:afterAutospacing="0"/>
        <w:textAlignment w:val="baseline"/>
        <w:rPr>
          <w:rFonts w:ascii="inherit" w:hAnsi="inherit" w:cs="Arial"/>
          <w:color w:val="777777"/>
          <w:szCs w:val="20"/>
        </w:rPr>
      </w:pPr>
      <w:r w:rsidRPr="007F7070">
        <w:rPr>
          <w:rFonts w:ascii="inherit" w:hAnsi="inherit" w:cs="Arial"/>
          <w:color w:val="777777"/>
          <w:szCs w:val="20"/>
        </w:rPr>
        <w:t>That’s it!</w:t>
      </w:r>
    </w:p>
    <w:p w14:paraId="2CEF9910" w14:textId="7C678230" w:rsidR="00A626E5" w:rsidRPr="00AF7878" w:rsidRDefault="00E31E12" w:rsidP="00A626E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F787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4. Lower Cut Off</w:t>
      </w:r>
    </w:p>
    <w:p w14:paraId="4B1593BE" w14:textId="31210186" w:rsidR="00E31E12" w:rsidRDefault="00E31E12" w:rsidP="00E31E12">
      <w:pPr>
        <w:pStyle w:val="NormalWeb"/>
        <w:shd w:val="clear" w:color="auto" w:fill="FFFFFF"/>
        <w:spacing w:before="0" w:beforeAutospacing="0" w:after="0" w:afterAutospacing="0"/>
        <w:textAlignment w:val="baseline"/>
        <w:rPr>
          <w:rFonts w:ascii="inherit" w:hAnsi="inherit" w:cs="Arial"/>
          <w:color w:val="777777"/>
          <w:szCs w:val="20"/>
        </w:rPr>
      </w:pPr>
      <w:r w:rsidRPr="00AF7878">
        <w:rPr>
          <w:rFonts w:ascii="inherit" w:hAnsi="inherit" w:cs="Arial"/>
          <w:color w:val="777777"/>
          <w:szCs w:val="20"/>
        </w:rPr>
        <w:t>Sometimes on </w:t>
      </w:r>
      <w:r w:rsidRPr="00AF7878">
        <w:rPr>
          <w:rStyle w:val="Strong"/>
          <w:rFonts w:ascii="inherit" w:hAnsi="inherit" w:cs="Arial"/>
          <w:color w:val="777777"/>
          <w:szCs w:val="20"/>
          <w:bdr w:val="none" w:sz="0" w:space="0" w:color="auto" w:frame="1"/>
        </w:rPr>
        <w:t>a normal distribution word problem</w:t>
      </w:r>
      <w:r w:rsidRPr="00AF7878">
        <w:rPr>
          <w:rFonts w:ascii="inherit" w:hAnsi="inherit" w:cs="Arial"/>
          <w:color w:val="777777"/>
          <w:szCs w:val="20"/>
        </w:rPr>
        <w:t> you’ll be asked to find a “lower limit of an upper</w:t>
      </w:r>
      <w:r w:rsidRPr="00AF7878">
        <w:rPr>
          <w:rStyle w:val="Emphasis"/>
          <w:rFonts w:ascii="inherit" w:hAnsi="inherit" w:cs="Arial"/>
          <w:color w:val="777777"/>
          <w:szCs w:val="20"/>
          <w:bdr w:val="none" w:sz="0" w:space="0" w:color="auto" w:frame="1"/>
        </w:rPr>
        <w:t> percentage</w:t>
      </w:r>
      <w:r w:rsidRPr="00AF7878">
        <w:rPr>
          <w:rFonts w:ascii="inherit" w:hAnsi="inherit" w:cs="Arial"/>
          <w:color w:val="777777"/>
          <w:szCs w:val="20"/>
        </w:rPr>
        <w:t xml:space="preserve">” of something (i.e. “find the cut-off point to pass a certain exam where the upper 40% of test takers pass”). A lower cut off point is the point where scores will fall below that point. For example, you might want to find where the </w:t>
      </w:r>
      <w:proofErr w:type="spellStart"/>
      <w:r w:rsidRPr="00AF7878">
        <w:rPr>
          <w:rFonts w:ascii="inherit" w:hAnsi="inherit" w:cs="Arial"/>
          <w:color w:val="777777"/>
          <w:szCs w:val="20"/>
        </w:rPr>
        <w:t>cut off</w:t>
      </w:r>
      <w:proofErr w:type="spellEnd"/>
      <w:r w:rsidRPr="00AF7878">
        <w:rPr>
          <w:rFonts w:ascii="inherit" w:hAnsi="inherit" w:cs="Arial"/>
          <w:color w:val="777777"/>
          <w:szCs w:val="20"/>
        </w:rPr>
        <w:t xml:space="preserve"> point is for the bottom 10% of test takers.</w:t>
      </w:r>
    </w:p>
    <w:p w14:paraId="5A4436C3" w14:textId="5D8ED508" w:rsidR="00CA11D4" w:rsidRDefault="00CA11D4" w:rsidP="00E31E12">
      <w:pPr>
        <w:pStyle w:val="NormalWeb"/>
        <w:shd w:val="clear" w:color="auto" w:fill="FFFFFF"/>
        <w:spacing w:before="0" w:beforeAutospacing="0" w:after="0" w:afterAutospacing="0"/>
        <w:textAlignment w:val="baseline"/>
        <w:rPr>
          <w:rFonts w:ascii="inherit" w:hAnsi="inherit" w:cs="Arial"/>
          <w:color w:val="777777"/>
          <w:szCs w:val="20"/>
        </w:rPr>
      </w:pPr>
    </w:p>
    <w:p w14:paraId="4B8F7011" w14:textId="313EF439" w:rsidR="00CA11D4" w:rsidRPr="00E872C2" w:rsidRDefault="00DE2A89" w:rsidP="00E31E12">
      <w:pPr>
        <w:pStyle w:val="NormalWeb"/>
        <w:shd w:val="clear" w:color="auto" w:fill="FFFFFF"/>
        <w:spacing w:before="0" w:beforeAutospacing="0" w:after="0" w:afterAutospacing="0"/>
        <w:textAlignment w:val="baseline"/>
        <w:rPr>
          <w:rFonts w:ascii="inherit" w:hAnsi="inherit" w:cs="Arial"/>
          <w:color w:val="ED7D31" w:themeColor="accent2"/>
          <w:szCs w:val="20"/>
        </w:rPr>
      </w:pPr>
      <w:proofErr w:type="gramStart"/>
      <w:r w:rsidRPr="00E872C2">
        <w:rPr>
          <w:rFonts w:ascii="inherit" w:hAnsi="inherit" w:cs="Arial"/>
          <w:color w:val="ED7D31" w:themeColor="accent2"/>
          <w:szCs w:val="20"/>
        </w:rPr>
        <w:t>X  is</w:t>
      </w:r>
      <w:proofErr w:type="gramEnd"/>
      <w:r w:rsidRPr="00E872C2">
        <w:rPr>
          <w:rFonts w:ascii="inherit" w:hAnsi="inherit" w:cs="Arial"/>
          <w:color w:val="ED7D31" w:themeColor="accent2"/>
          <w:szCs w:val="20"/>
        </w:rPr>
        <w:t xml:space="preserve"> the </w:t>
      </w:r>
      <w:proofErr w:type="spellStart"/>
      <w:r w:rsidRPr="00E872C2">
        <w:rPr>
          <w:rFonts w:ascii="inherit" w:hAnsi="inherit" w:cs="Arial"/>
          <w:color w:val="ED7D31" w:themeColor="accent2"/>
          <w:szCs w:val="20"/>
        </w:rPr>
        <w:t>cut off</w:t>
      </w:r>
      <w:proofErr w:type="spellEnd"/>
      <w:r w:rsidRPr="00E872C2">
        <w:rPr>
          <w:rFonts w:ascii="inherit" w:hAnsi="inherit" w:cs="Arial"/>
          <w:color w:val="ED7D31" w:themeColor="accent2"/>
          <w:szCs w:val="20"/>
        </w:rPr>
        <w:t xml:space="preserve"> point in z score formula</w:t>
      </w:r>
    </w:p>
    <w:p w14:paraId="5845F904" w14:textId="77777777" w:rsidR="00BE20F3" w:rsidRDefault="00BE20F3" w:rsidP="00E31E12">
      <w:pPr>
        <w:pStyle w:val="NormalWeb"/>
        <w:shd w:val="clear" w:color="auto" w:fill="FFFFFF"/>
        <w:spacing w:before="0" w:beforeAutospacing="0" w:after="0" w:afterAutospacing="0"/>
        <w:textAlignment w:val="baseline"/>
        <w:rPr>
          <w:rFonts w:ascii="inherit" w:hAnsi="inherit" w:cs="Arial"/>
          <w:color w:val="777777"/>
          <w:sz w:val="20"/>
          <w:szCs w:val="20"/>
        </w:rPr>
      </w:pPr>
    </w:p>
    <w:p w14:paraId="15D1AB08" w14:textId="0DACC6BF" w:rsidR="00E31E12" w:rsidRDefault="009C0D26" w:rsidP="00E31E12">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85135A0" wp14:editId="2BA4FCC7">
            <wp:extent cx="4572000" cy="3429000"/>
            <wp:effectExtent l="0" t="0" r="0" b="0"/>
            <wp:docPr id="75" name="Video 75">
              <a:hlinkClick xmlns:a="http://schemas.openxmlformats.org/drawingml/2006/main" r:id="rId10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ideo 75">
                      <a:hlinkClick r:id="rId1057"/>
                    </pic:cNvPr>
                    <pic:cNvPicPr/>
                  </pic:nvPicPr>
                  <pic:blipFill>
                    <a:blip r:embed="rId105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H0hia948ws&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11E56A8" w14:textId="77777777" w:rsidR="009C0D26" w:rsidRDefault="009C0D26" w:rsidP="008848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B9F299D" w14:textId="738219A2" w:rsidR="00C23759" w:rsidRPr="00884845" w:rsidRDefault="00C23759" w:rsidP="008848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Empirical Rule or 68-95-97.</w:t>
      </w:r>
      <w:r w:rsidR="000D409D"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7</w:t>
      </w:r>
      <w:r w:rsidRPr="0088484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Rule</w:t>
      </w:r>
    </w:p>
    <w:p w14:paraId="30EFC9E5" w14:textId="77777777" w:rsidR="00C23759" w:rsidRDefault="00C23759" w:rsidP="00C23759">
      <w:pPr>
        <w:pStyle w:val="NormalWeb"/>
        <w:shd w:val="clear" w:color="auto" w:fill="FFFFFF"/>
        <w:spacing w:before="0" w:beforeAutospacing="0" w:after="225" w:afterAutospacing="0"/>
        <w:textAlignment w:val="baseline"/>
        <w:rPr>
          <w:rFonts w:ascii="inherit" w:hAnsi="inherit" w:cs="Arial"/>
          <w:color w:val="777777"/>
          <w:sz w:val="20"/>
          <w:szCs w:val="20"/>
        </w:rPr>
      </w:pPr>
    </w:p>
    <w:p w14:paraId="34F89E86" w14:textId="68E9A6DE" w:rsidR="00C23759" w:rsidRDefault="00C23759" w:rsidP="00C2375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article below:</w:t>
      </w:r>
    </w:p>
    <w:p w14:paraId="66B3873C" w14:textId="1A41AEFD" w:rsidR="00D51BCE" w:rsidRDefault="00D51BCE" w:rsidP="00C2375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4E2DA6D" wp14:editId="1581AC15">
            <wp:extent cx="4572000" cy="3429000"/>
            <wp:effectExtent l="0" t="0" r="0" b="0"/>
            <wp:docPr id="46" name="Video 46">
              <a:hlinkClick xmlns:a="http://schemas.openxmlformats.org/drawingml/2006/main" r:id="rId10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deo 46">
                      <a:hlinkClick r:id="rId1059"/>
                    </pic:cNvPr>
                    <pic:cNvPicPr/>
                  </pic:nvPicPr>
                  <pic:blipFill>
                    <a:blip r:embed="rId106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QTvdD8vti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D7C388D" w14:textId="78634692" w:rsidR="00C23759" w:rsidRDefault="00C23759" w:rsidP="00C23759">
      <w:pPr>
        <w:pStyle w:val="Heading2"/>
        <w:shd w:val="clear" w:color="auto" w:fill="FFFFFF"/>
        <w:spacing w:before="0" w:line="525" w:lineRule="atLeast"/>
        <w:textAlignment w:val="baseline"/>
        <w:rPr>
          <w:rFonts w:ascii="Arial" w:hAnsi="Arial" w:cs="Arial"/>
          <w:b/>
          <w:bCs/>
          <w:color w:val="555555"/>
          <w:sz w:val="42"/>
          <w:szCs w:val="42"/>
        </w:rPr>
      </w:pPr>
      <w:r w:rsidRPr="0088484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Definition of the Empirical Rule</w:t>
      </w:r>
    </w:p>
    <w:p w14:paraId="139759CF" w14:textId="77777777" w:rsidR="00C54BC5" w:rsidRPr="00C54BC5" w:rsidRDefault="00C54BC5" w:rsidP="00C54BC5"/>
    <w:p w14:paraId="019255B0" w14:textId="772C6466" w:rsidR="00C23759" w:rsidRPr="00154924"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54924">
        <w:rPr>
          <w:rFonts w:ascii="inherit" w:hAnsi="inherit" w:cs="Arial"/>
          <w:color w:val="ED7D31" w:themeColor="accent2"/>
          <w:szCs w:val="20"/>
        </w:rPr>
        <w:t>The empirical rule states that for a </w:t>
      </w:r>
      <w:hyperlink r:id="rId1061" w:history="1">
        <w:r w:rsidRPr="004336C5">
          <w:rPr>
            <w:rStyle w:val="Hyperlink"/>
            <w:rFonts w:ascii="inherit" w:eastAsiaTheme="majorEastAsia" w:hAnsi="inherit" w:cs="Arial"/>
            <w:color w:val="00B0F0"/>
            <w:szCs w:val="20"/>
            <w:bdr w:val="none" w:sz="0" w:space="0" w:color="auto" w:frame="1"/>
          </w:rPr>
          <w:t>normal distribution</w:t>
        </w:r>
      </w:hyperlink>
      <w:r w:rsidRPr="00154924">
        <w:rPr>
          <w:rFonts w:ascii="inherit" w:hAnsi="inherit" w:cs="Arial"/>
          <w:color w:val="ED7D31" w:themeColor="accent2"/>
          <w:szCs w:val="20"/>
        </w:rPr>
        <w:t>, nearly all of the data will fall within three </w:t>
      </w:r>
      <w:hyperlink r:id="rId1062" w:tgtFrame="_blank" w:history="1">
        <w:r w:rsidRPr="00154924">
          <w:rPr>
            <w:rStyle w:val="Hyperlink"/>
            <w:rFonts w:ascii="inherit" w:eastAsiaTheme="majorEastAsia" w:hAnsi="inherit" w:cs="Arial"/>
            <w:color w:val="ED7D31" w:themeColor="accent2"/>
            <w:szCs w:val="20"/>
            <w:bdr w:val="none" w:sz="0" w:space="0" w:color="auto" w:frame="1"/>
          </w:rPr>
          <w:t>standard deviations</w:t>
        </w:r>
      </w:hyperlink>
      <w:r w:rsidRPr="00154924">
        <w:rPr>
          <w:rFonts w:ascii="inherit" w:hAnsi="inherit" w:cs="Arial"/>
          <w:color w:val="ED7D31" w:themeColor="accent2"/>
          <w:szCs w:val="20"/>
        </w:rPr>
        <w:t> of the </w:t>
      </w:r>
      <w:hyperlink r:id="rId1063" w:history="1">
        <w:r w:rsidRPr="00154924">
          <w:rPr>
            <w:rStyle w:val="Hyperlink"/>
            <w:rFonts w:ascii="inherit" w:eastAsiaTheme="majorEastAsia" w:hAnsi="inherit" w:cs="Arial"/>
            <w:color w:val="ED7D31" w:themeColor="accent2"/>
            <w:szCs w:val="20"/>
            <w:bdr w:val="none" w:sz="0" w:space="0" w:color="auto" w:frame="1"/>
          </w:rPr>
          <w:t>mean</w:t>
        </w:r>
      </w:hyperlink>
      <w:r w:rsidRPr="00154924">
        <w:rPr>
          <w:rFonts w:ascii="inherit" w:hAnsi="inherit" w:cs="Arial"/>
          <w:color w:val="ED7D31" w:themeColor="accent2"/>
          <w:szCs w:val="20"/>
        </w:rPr>
        <w:t>. The empirical rule can be broken down into three parts:</w:t>
      </w:r>
    </w:p>
    <w:p w14:paraId="7D14916A" w14:textId="77777777" w:rsidR="00C54BC5" w:rsidRPr="00154924" w:rsidRDefault="00C54BC5"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65EDF9F5" w14:textId="77777777"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68% of data falls within the first standard deviation from the mean.</w:t>
      </w:r>
    </w:p>
    <w:p w14:paraId="759B0E9C" w14:textId="77777777"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95% fall within two standard deviations.</w:t>
      </w:r>
    </w:p>
    <w:p w14:paraId="588C5D79" w14:textId="191B9329" w:rsidR="00C23759" w:rsidRPr="00154924" w:rsidRDefault="00C23759" w:rsidP="00C075BE">
      <w:pPr>
        <w:numPr>
          <w:ilvl w:val="0"/>
          <w:numId w:val="21"/>
        </w:numPr>
        <w:shd w:val="clear" w:color="auto" w:fill="FFFFFF"/>
        <w:spacing w:after="0" w:line="240" w:lineRule="auto"/>
        <w:ind w:left="450"/>
        <w:textAlignment w:val="baseline"/>
        <w:rPr>
          <w:rFonts w:ascii="inherit" w:hAnsi="inherit" w:cs="Arial"/>
          <w:color w:val="ED7D31" w:themeColor="accent2"/>
          <w:sz w:val="24"/>
          <w:szCs w:val="20"/>
        </w:rPr>
      </w:pPr>
      <w:r w:rsidRPr="00154924">
        <w:rPr>
          <w:rFonts w:ascii="inherit" w:hAnsi="inherit" w:cs="Arial"/>
          <w:color w:val="ED7D31" w:themeColor="accent2"/>
          <w:sz w:val="24"/>
          <w:szCs w:val="20"/>
        </w:rPr>
        <w:t>99.7% fall within three standard deviations.</w:t>
      </w:r>
    </w:p>
    <w:p w14:paraId="51E944EA" w14:textId="77777777" w:rsidR="00C54BC5" w:rsidRPr="00154924" w:rsidRDefault="00C54BC5" w:rsidP="00C54BC5">
      <w:pPr>
        <w:shd w:val="clear" w:color="auto" w:fill="FFFFFF"/>
        <w:spacing w:after="0" w:line="240" w:lineRule="auto"/>
        <w:ind w:left="450"/>
        <w:textAlignment w:val="baseline"/>
        <w:rPr>
          <w:rFonts w:ascii="inherit" w:hAnsi="inherit" w:cs="Arial"/>
          <w:color w:val="ED7D31" w:themeColor="accent2"/>
          <w:sz w:val="24"/>
          <w:szCs w:val="20"/>
        </w:rPr>
      </w:pPr>
    </w:p>
    <w:p w14:paraId="1BEACCE4" w14:textId="305D1CF6" w:rsidR="00C23759" w:rsidRPr="00154924"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154924">
        <w:rPr>
          <w:rFonts w:ascii="inherit" w:hAnsi="inherit" w:cs="Arial"/>
          <w:color w:val="ED7D31" w:themeColor="accent2"/>
          <w:szCs w:val="20"/>
        </w:rPr>
        <w:t>The rule is also called the </w:t>
      </w:r>
      <w:hyperlink r:id="rId1064" w:history="1">
        <w:r w:rsidRPr="003368BF">
          <w:rPr>
            <w:rStyle w:val="Hyperlink"/>
            <w:rFonts w:ascii="inherit" w:eastAsiaTheme="majorEastAsia" w:hAnsi="inherit" w:cs="Arial"/>
            <w:color w:val="ED7D31" w:themeColor="accent2"/>
            <w:szCs w:val="20"/>
            <w:u w:val="none"/>
            <w:bdr w:val="none" w:sz="0" w:space="0" w:color="auto" w:frame="1"/>
          </w:rPr>
          <w:t>68-95-99 7 Rule</w:t>
        </w:r>
      </w:hyperlink>
      <w:r w:rsidRPr="00154924">
        <w:rPr>
          <w:rFonts w:ascii="inherit" w:hAnsi="inherit" w:cs="Arial"/>
          <w:color w:val="ED7D31" w:themeColor="accent2"/>
          <w:szCs w:val="20"/>
        </w:rPr>
        <w:t> or the </w:t>
      </w:r>
      <w:r w:rsidRPr="006D6BAC">
        <w:rPr>
          <w:rStyle w:val="Strong"/>
          <w:rFonts w:ascii="inherit" w:hAnsi="inherit" w:cs="Arial"/>
          <w:color w:val="00B0F0"/>
          <w:szCs w:val="20"/>
          <w:bdr w:val="none" w:sz="0" w:space="0" w:color="auto" w:frame="1"/>
        </w:rPr>
        <w:t>Three Sigma Rule</w:t>
      </w:r>
      <w:r w:rsidRPr="00154924">
        <w:rPr>
          <w:rFonts w:ascii="inherit" w:hAnsi="inherit" w:cs="Arial"/>
          <w:color w:val="ED7D31" w:themeColor="accent2"/>
          <w:szCs w:val="20"/>
        </w:rPr>
        <w:t>.</w:t>
      </w:r>
    </w:p>
    <w:p w14:paraId="7F2CDD22" w14:textId="77777777" w:rsidR="00C54BC5" w:rsidRDefault="00C54BC5"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19C309D1" w14:textId="30C0071E" w:rsidR="00C23759" w:rsidRDefault="00C23759" w:rsidP="00C23759">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5280A0A1" wp14:editId="099192F9">
            <wp:extent cx="3566160" cy="2674620"/>
            <wp:effectExtent l="0" t="0" r="0" b="0"/>
            <wp:docPr id="44" name="Picture 44" descr="empirical rule">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pirical rule">
                      <a:hlinkClick r:id="rId1021"/>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6A5C593C" w14:textId="77777777" w:rsidR="00C23759" w:rsidRDefault="00C23759" w:rsidP="00C23759">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Standard normal distribution showing standard deviations. Image credit: University of Virginia.</w:t>
      </w:r>
    </w:p>
    <w:p w14:paraId="73240157" w14:textId="77777777" w:rsidR="00AF7D05" w:rsidRDefault="00AF7D05" w:rsidP="00C23759">
      <w:pPr>
        <w:pStyle w:val="Heading2"/>
        <w:shd w:val="clear" w:color="auto" w:fill="FFFFFF"/>
        <w:spacing w:before="0" w:line="525" w:lineRule="atLeast"/>
        <w:textAlignment w:val="baseline"/>
        <w:rPr>
          <w:rFonts w:ascii="Arial" w:hAnsi="Arial" w:cs="Arial"/>
          <w:b/>
          <w:bCs/>
          <w:color w:val="555555"/>
          <w:sz w:val="42"/>
          <w:szCs w:val="42"/>
        </w:rPr>
      </w:pPr>
    </w:p>
    <w:p w14:paraId="73D8497B" w14:textId="2433D2A0" w:rsidR="00C23759" w:rsidRPr="00A26C2C" w:rsidRDefault="00C23759" w:rsidP="00C2375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6C2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do we use the Empirical Rule?</w:t>
      </w:r>
    </w:p>
    <w:p w14:paraId="08866C94" w14:textId="77777777" w:rsidR="00AF7D05" w:rsidRDefault="00AF7D05"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4B87E919" w14:textId="25E681C5" w:rsidR="00C23759" w:rsidRPr="009478DA"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9478DA">
        <w:rPr>
          <w:rFonts w:ascii="inherit" w:hAnsi="inherit" w:cs="Arial"/>
          <w:color w:val="ED7D31" w:themeColor="accent2"/>
          <w:szCs w:val="20"/>
        </w:rPr>
        <w:t>The Empirical Rule is often used in statistics for </w:t>
      </w:r>
      <w:hyperlink r:id="rId1065" w:tgtFrame="_blank" w:history="1">
        <w:r w:rsidRPr="009478DA">
          <w:rPr>
            <w:rStyle w:val="Hyperlink"/>
            <w:rFonts w:ascii="inherit" w:eastAsiaTheme="majorEastAsia" w:hAnsi="inherit" w:cs="Arial"/>
            <w:b/>
            <w:bCs/>
            <w:color w:val="ED7D31" w:themeColor="accent2"/>
            <w:szCs w:val="20"/>
            <w:bdr w:val="none" w:sz="0" w:space="0" w:color="auto" w:frame="1"/>
          </w:rPr>
          <w:t>forecasting</w:t>
        </w:r>
      </w:hyperlink>
      <w:r w:rsidRPr="009478DA">
        <w:rPr>
          <w:rFonts w:ascii="inherit" w:hAnsi="inherit" w:cs="Arial"/>
          <w:color w:val="ED7D31" w:themeColor="accent2"/>
          <w:szCs w:val="20"/>
        </w:rPr>
        <w:t>, especially when obtaining the right data is difficult or impossible to get. The rule can give you a rough estimate of what your data collection might look like if you were able to survey the entire </w:t>
      </w:r>
      <w:hyperlink r:id="rId1066" w:history="1">
        <w:r w:rsidRPr="009478DA">
          <w:rPr>
            <w:rStyle w:val="Hyperlink"/>
            <w:rFonts w:ascii="inherit" w:eastAsiaTheme="majorEastAsia" w:hAnsi="inherit" w:cs="Arial"/>
            <w:color w:val="ED7D31" w:themeColor="accent2"/>
            <w:szCs w:val="20"/>
            <w:bdr w:val="none" w:sz="0" w:space="0" w:color="auto" w:frame="1"/>
          </w:rPr>
          <w:t>population</w:t>
        </w:r>
      </w:hyperlink>
      <w:r w:rsidRPr="009478DA">
        <w:rPr>
          <w:rFonts w:ascii="inherit" w:hAnsi="inherit" w:cs="Arial"/>
          <w:color w:val="ED7D31" w:themeColor="accent2"/>
          <w:szCs w:val="20"/>
        </w:rPr>
        <w:t>.</w:t>
      </w:r>
    </w:p>
    <w:p w14:paraId="170D184B" w14:textId="77777777" w:rsidR="00574E57" w:rsidRPr="009478DA" w:rsidRDefault="00574E57"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38062FD6" w14:textId="0DC881DC" w:rsidR="00C23759" w:rsidRPr="009478DA" w:rsidRDefault="00C23759" w:rsidP="00C2375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A374E">
        <w:rPr>
          <w:rFonts w:ascii="inherit" w:hAnsi="inherit" w:cs="Arial"/>
          <w:color w:val="808080" w:themeColor="background1" w:themeShade="80"/>
          <w:szCs w:val="20"/>
        </w:rPr>
        <w:t>This rule applies generally to a </w:t>
      </w:r>
      <w:hyperlink r:id="rId1067" w:history="1">
        <w:r w:rsidRPr="00EA374E">
          <w:rPr>
            <w:rStyle w:val="Hyperlink"/>
            <w:rFonts w:ascii="inherit" w:eastAsiaTheme="majorEastAsia" w:hAnsi="inherit" w:cs="Arial"/>
            <w:color w:val="808080" w:themeColor="background1" w:themeShade="80"/>
            <w:szCs w:val="20"/>
            <w:bdr w:val="none" w:sz="0" w:space="0" w:color="auto" w:frame="1"/>
          </w:rPr>
          <w:t>random variable</w:t>
        </w:r>
      </w:hyperlink>
      <w:r w:rsidRPr="00EA374E">
        <w:rPr>
          <w:rFonts w:ascii="inherit" w:hAnsi="inherit" w:cs="Arial"/>
          <w:color w:val="808080" w:themeColor="background1" w:themeShade="80"/>
          <w:szCs w:val="20"/>
        </w:rPr>
        <w:t>, X, following the shape of a normal distribution, or </w:t>
      </w:r>
      <w:hyperlink r:id="rId1068" w:history="1">
        <w:r w:rsidRPr="00EA374E">
          <w:rPr>
            <w:rStyle w:val="Hyperlink"/>
            <w:rFonts w:ascii="inherit" w:eastAsiaTheme="majorEastAsia" w:hAnsi="inherit" w:cs="Arial"/>
            <w:color w:val="808080" w:themeColor="background1" w:themeShade="80"/>
            <w:szCs w:val="20"/>
            <w:bdr w:val="none" w:sz="0" w:space="0" w:color="auto" w:frame="1"/>
          </w:rPr>
          <w:t>bell-curve</w:t>
        </w:r>
      </w:hyperlink>
      <w:r w:rsidRPr="00EA374E">
        <w:rPr>
          <w:rFonts w:ascii="inherit" w:hAnsi="inherit" w:cs="Arial"/>
          <w:color w:val="808080" w:themeColor="background1" w:themeShade="80"/>
          <w:szCs w:val="20"/>
        </w:rPr>
        <w:t>, with a mean “mu” (the Greek letter &amp;mu) and a standard deviation “sigma” (the Greek letter σ). The rule doesn’t apply to distributions that are not normal, but you can apply it to other distributions using </w:t>
      </w:r>
      <w:hyperlink r:id="rId1069" w:history="1">
        <w:r w:rsidRPr="00EA374E">
          <w:rPr>
            <w:rStyle w:val="Hyperlink"/>
            <w:rFonts w:ascii="inherit" w:eastAsiaTheme="majorEastAsia" w:hAnsi="inherit" w:cs="Arial"/>
            <w:color w:val="808080" w:themeColor="background1" w:themeShade="80"/>
            <w:szCs w:val="20"/>
            <w:bdr w:val="none" w:sz="0" w:space="0" w:color="auto" w:frame="1"/>
          </w:rPr>
          <w:t>Chebyshev’s Theorem</w:t>
        </w:r>
      </w:hyperlink>
      <w:r w:rsidRPr="009478DA">
        <w:rPr>
          <w:rFonts w:ascii="inherit" w:hAnsi="inherit" w:cs="Arial"/>
          <w:color w:val="ED7D31" w:themeColor="accent2"/>
          <w:szCs w:val="20"/>
        </w:rPr>
        <w:t>.</w:t>
      </w:r>
    </w:p>
    <w:p w14:paraId="602A99C8" w14:textId="77777777" w:rsidR="009478DA" w:rsidRDefault="009478DA" w:rsidP="00C23759">
      <w:pPr>
        <w:pStyle w:val="NormalWeb"/>
        <w:shd w:val="clear" w:color="auto" w:fill="FFFFFF"/>
        <w:spacing w:before="0" w:beforeAutospacing="0" w:after="0" w:afterAutospacing="0"/>
        <w:textAlignment w:val="baseline"/>
        <w:rPr>
          <w:rFonts w:ascii="inherit" w:hAnsi="inherit" w:cs="Arial"/>
          <w:color w:val="777777"/>
          <w:sz w:val="20"/>
          <w:szCs w:val="20"/>
        </w:rPr>
      </w:pPr>
    </w:p>
    <w:p w14:paraId="6065F0B8" w14:textId="5F2D7D87" w:rsidR="00C23759" w:rsidRPr="00A26C2C" w:rsidRDefault="00C23759" w:rsidP="00C2375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6C2C">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Empirical Rule: Notation</w:t>
      </w:r>
    </w:p>
    <w:p w14:paraId="6F358C91" w14:textId="77777777" w:rsidR="00906CDE" w:rsidRPr="00906CDE" w:rsidRDefault="00906CDE" w:rsidP="00906CDE"/>
    <w:p w14:paraId="41D0A3BA" w14:textId="77777777" w:rsidR="00C23759" w:rsidRPr="00362DF5" w:rsidRDefault="00C23759" w:rsidP="00C23759">
      <w:pPr>
        <w:pStyle w:val="NormalWeb"/>
        <w:shd w:val="clear" w:color="auto" w:fill="FFFFFF"/>
        <w:spacing w:before="0" w:beforeAutospacing="0" w:after="225" w:afterAutospacing="0"/>
        <w:textAlignment w:val="baseline"/>
        <w:rPr>
          <w:rFonts w:ascii="inherit" w:hAnsi="inherit" w:cs="Arial"/>
          <w:color w:val="777777"/>
          <w:szCs w:val="20"/>
        </w:rPr>
      </w:pPr>
      <w:r w:rsidRPr="00362DF5">
        <w:rPr>
          <w:rFonts w:ascii="inherit" w:hAnsi="inherit" w:cs="Arial"/>
          <w:color w:val="777777"/>
          <w:szCs w:val="20"/>
        </w:rPr>
        <w:t>When applying the Empirical Rule to a data set the following conditions are true:</w:t>
      </w:r>
    </w:p>
    <w:p w14:paraId="7C25EB16" w14:textId="4E3399DB" w:rsidR="00C23759"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68% of the data falls within one standard deviation of the mean (or between the mean – one times the standard deviation, and the mean + 1 times the standard deviation). In mathematical notation, this is represented as: μ ± 1σ</w:t>
      </w:r>
    </w:p>
    <w:p w14:paraId="2CA24BB7" w14:textId="77777777" w:rsidR="00362DF5" w:rsidRPr="00362DF5" w:rsidRDefault="00362DF5" w:rsidP="00362DF5">
      <w:pPr>
        <w:shd w:val="clear" w:color="auto" w:fill="FFFFFF"/>
        <w:spacing w:after="0" w:line="240" w:lineRule="auto"/>
        <w:ind w:left="450"/>
        <w:textAlignment w:val="baseline"/>
        <w:rPr>
          <w:rFonts w:ascii="inherit" w:hAnsi="inherit" w:cs="Arial"/>
          <w:color w:val="777777"/>
          <w:sz w:val="24"/>
          <w:szCs w:val="20"/>
        </w:rPr>
      </w:pPr>
    </w:p>
    <w:p w14:paraId="55B8A6FF" w14:textId="693F6732" w:rsidR="00C23759"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95% of the data falls within two standard deviations of the mean (or between the mean – 2 times the standard deviation, and the mean + 2 times the standard deviation). The mathematical notation for this is: μ ± 2σ</w:t>
      </w:r>
    </w:p>
    <w:p w14:paraId="4066E073" w14:textId="77777777" w:rsidR="00362DF5" w:rsidRPr="00362DF5" w:rsidRDefault="00362DF5" w:rsidP="00362DF5">
      <w:pPr>
        <w:shd w:val="clear" w:color="auto" w:fill="FFFFFF"/>
        <w:spacing w:after="0" w:line="240" w:lineRule="auto"/>
        <w:textAlignment w:val="baseline"/>
        <w:rPr>
          <w:rFonts w:ascii="inherit" w:hAnsi="inherit" w:cs="Arial"/>
          <w:color w:val="777777"/>
          <w:sz w:val="24"/>
          <w:szCs w:val="20"/>
        </w:rPr>
      </w:pPr>
    </w:p>
    <w:p w14:paraId="27EB7628" w14:textId="77777777" w:rsidR="00C23759" w:rsidRPr="00362DF5" w:rsidRDefault="00C23759" w:rsidP="00C075BE">
      <w:pPr>
        <w:numPr>
          <w:ilvl w:val="0"/>
          <w:numId w:val="22"/>
        </w:numPr>
        <w:shd w:val="clear" w:color="auto" w:fill="FFFFFF"/>
        <w:spacing w:after="0" w:line="240" w:lineRule="auto"/>
        <w:ind w:left="450"/>
        <w:textAlignment w:val="baseline"/>
        <w:rPr>
          <w:rFonts w:ascii="inherit" w:hAnsi="inherit" w:cs="Arial"/>
          <w:color w:val="777777"/>
          <w:sz w:val="24"/>
          <w:szCs w:val="20"/>
        </w:rPr>
      </w:pPr>
      <w:r w:rsidRPr="00362DF5">
        <w:rPr>
          <w:rFonts w:ascii="inherit" w:hAnsi="inherit" w:cs="Arial"/>
          <w:color w:val="777777"/>
          <w:sz w:val="24"/>
          <w:szCs w:val="20"/>
        </w:rPr>
        <w:t>Approximately 99.7% of the data falls within three standard deviations of the mean (or between the mean – three times the standard deviation and the mean + three times the standard deviation). The following notation is used to represent this fact: μ ± 3σ</w:t>
      </w:r>
    </w:p>
    <w:p w14:paraId="509CC979" w14:textId="77777777" w:rsidR="00CB6052" w:rsidRDefault="00CB6052" w:rsidP="0006361C">
      <w:pPr>
        <w:pStyle w:val="NormalWeb"/>
        <w:shd w:val="clear" w:color="auto" w:fill="FFFFFF"/>
        <w:spacing w:before="0" w:beforeAutospacing="0" w:after="0" w:afterAutospacing="0"/>
        <w:textAlignment w:val="baseline"/>
        <w:rPr>
          <w:rFonts w:ascii="Arial" w:hAnsi="Arial" w:cs="Arial"/>
          <w:color w:val="777777"/>
          <w:sz w:val="20"/>
          <w:szCs w:val="20"/>
        </w:rPr>
      </w:pPr>
    </w:p>
    <w:p w14:paraId="122318F6" w14:textId="77777777" w:rsidR="0006361C" w:rsidRPr="007C265D" w:rsidRDefault="0006361C" w:rsidP="00E1262F">
      <w:pPr>
        <w:pStyle w:val="NormalWeb"/>
        <w:shd w:val="clear" w:color="auto" w:fill="FFFFFF"/>
        <w:spacing w:before="0" w:beforeAutospacing="0" w:after="0" w:afterAutospacing="0"/>
        <w:textAlignment w:val="baseline"/>
        <w:rPr>
          <w:rFonts w:ascii="Arial" w:hAnsi="Arial" w:cs="Arial"/>
          <w:color w:val="777777"/>
          <w:sz w:val="22"/>
          <w:szCs w:val="20"/>
        </w:rPr>
      </w:pPr>
    </w:p>
    <w:p w14:paraId="1F7F4ECC" w14:textId="430F5240" w:rsidR="00EC6AD3" w:rsidRDefault="00EC6AD3" w:rsidP="00EC6AD3">
      <w:pPr>
        <w:pStyle w:val="Heading2"/>
        <w:spacing w:before="0" w:line="525" w:lineRule="atLeast"/>
        <w:textAlignment w:val="baseline"/>
        <w:rPr>
          <w:rFonts w:ascii="Arial" w:hAnsi="Arial" w:cs="Arial"/>
          <w:color w:val="555555"/>
          <w:sz w:val="42"/>
          <w:szCs w:val="42"/>
        </w:rPr>
      </w:pPr>
      <w:bookmarkStart w:id="29" w:name="Randomization"/>
      <w:r w:rsidRPr="00EC6AD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w:t>
      </w:r>
    </w:p>
    <w:p w14:paraId="71FEB8A8" w14:textId="77777777" w:rsidR="00EC6AD3" w:rsidRPr="00E81438" w:rsidRDefault="00EC6AD3" w:rsidP="00EC6AD3">
      <w:pPr>
        <w:pStyle w:val="NormalWeb"/>
        <w:shd w:val="clear" w:color="auto" w:fill="FFFFFF"/>
        <w:spacing w:before="0" w:beforeAutospacing="0" w:after="225" w:afterAutospacing="0"/>
        <w:textAlignment w:val="baseline"/>
        <w:rPr>
          <w:rFonts w:ascii="Arial" w:hAnsi="Arial" w:cs="Arial"/>
          <w:color w:val="ED7D31" w:themeColor="accent2"/>
          <w:szCs w:val="20"/>
        </w:rPr>
      </w:pPr>
      <w:r>
        <w:rPr>
          <w:rFonts w:ascii="Arial" w:hAnsi="Arial" w:cs="Arial"/>
          <w:color w:val="777777"/>
          <w:sz w:val="20"/>
          <w:szCs w:val="20"/>
        </w:rPr>
        <w:br/>
      </w:r>
      <w:r w:rsidRPr="00E81438">
        <w:rPr>
          <w:rFonts w:ascii="Arial" w:hAnsi="Arial" w:cs="Arial"/>
          <w:color w:val="ED7D31" w:themeColor="accent2"/>
          <w:szCs w:val="20"/>
        </w:rPr>
        <w:t>A critical value is a line on a graph that splits the graph into sections. One or two of the sections is the “rejection region”; if your test value falls into that region, then you reject the null hypothesis.</w:t>
      </w:r>
    </w:p>
    <w:p w14:paraId="53FEE8FC" w14:textId="39FED890" w:rsidR="00EC6AD3" w:rsidRDefault="00EC6AD3" w:rsidP="00EC6AD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56D158AE" wp14:editId="14E54117">
            <wp:extent cx="4290060" cy="3230880"/>
            <wp:effectExtent l="0" t="0" r="0" b="7620"/>
            <wp:docPr id="96" name="Picture 96" descr="A one tailed test with the rejection rejection in one tail. The critical value is the red line to the left of that region.">
              <a:hlinkClick xmlns:a="http://schemas.openxmlformats.org/drawingml/2006/main" r:id="rId10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one tailed test with the rejection rejection in one tail. The critical value is the red line to the left of that region.">
                      <a:hlinkClick r:id="rId1070"/>
                    </pic:cNvPr>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4290060" cy="3230880"/>
                    </a:xfrm>
                    <a:prstGeom prst="rect">
                      <a:avLst/>
                    </a:prstGeom>
                    <a:noFill/>
                    <a:ln>
                      <a:noFill/>
                    </a:ln>
                  </pic:spPr>
                </pic:pic>
              </a:graphicData>
            </a:graphic>
          </wp:inline>
        </w:drawing>
      </w:r>
    </w:p>
    <w:p w14:paraId="753CF15F" w14:textId="77777777" w:rsidR="00EC6AD3" w:rsidRDefault="00EC6AD3" w:rsidP="00EC6AD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A one tailed test with the rejection </w:t>
      </w:r>
      <w:proofErr w:type="spellStart"/>
      <w:r>
        <w:rPr>
          <w:rFonts w:ascii="inherit" w:hAnsi="inherit" w:cs="Arial"/>
          <w:i/>
          <w:iCs/>
          <w:color w:val="777777"/>
          <w:sz w:val="20"/>
          <w:szCs w:val="20"/>
        </w:rPr>
        <w:t>rejection</w:t>
      </w:r>
      <w:proofErr w:type="spellEnd"/>
      <w:r>
        <w:rPr>
          <w:rFonts w:ascii="inherit" w:hAnsi="inherit" w:cs="Arial"/>
          <w:i/>
          <w:iCs/>
          <w:color w:val="777777"/>
          <w:sz w:val="20"/>
          <w:szCs w:val="20"/>
        </w:rPr>
        <w:t xml:space="preserve"> in one tail. The critical value is the red line to the left of that region.</w:t>
      </w:r>
    </w:p>
    <w:p w14:paraId="57DDED42" w14:textId="53021958" w:rsidR="00EC6AD3" w:rsidRPr="00C47F44" w:rsidRDefault="00EC6AD3" w:rsidP="00C47F44">
      <w:pPr>
        <w:rPr>
          <w:rFonts w:ascii="Times New Roman" w:hAnsi="Times New Roman" w:cs="Times New Roman"/>
          <w:sz w:val="24"/>
          <w:szCs w:val="24"/>
        </w:rPr>
      </w:pPr>
      <w:r>
        <w:rPr>
          <w:rFonts w:ascii="Arial" w:hAnsi="Arial" w:cs="Arial"/>
          <w:color w:val="777777"/>
          <w:sz w:val="20"/>
          <w:szCs w:val="20"/>
        </w:rPr>
        <w:br w:type="textWrapping" w:clear="left"/>
      </w:r>
      <w:r w:rsidR="00C47F44">
        <w:rPr>
          <w:rFonts w:ascii="Times New Roman" w:hAnsi="Times New Roman" w:cs="Times New Roman"/>
          <w:noProof/>
          <w:sz w:val="24"/>
          <w:szCs w:val="24"/>
        </w:rPr>
        <w:drawing>
          <wp:inline distT="0" distB="0" distL="0" distR="0" wp14:anchorId="12933511" wp14:editId="55CF9B49">
            <wp:extent cx="4572000" cy="3429000"/>
            <wp:effectExtent l="0" t="0" r="0" b="0"/>
            <wp:docPr id="97" name="Video 97">
              <a:hlinkClick xmlns:a="http://schemas.openxmlformats.org/drawingml/2006/main" r:id="rId10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deo 97">
                      <a:hlinkClick r:id="rId1072"/>
                    </pic:cNvPr>
                    <pic:cNvPicPr/>
                  </pic:nvPicPr>
                  <pic:blipFill>
                    <a:blip r:embed="rId107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k3soTy7Bk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7E3EEB7" w14:textId="77777777" w:rsidR="00EC6AD3" w:rsidRPr="00C47F44" w:rsidRDefault="00EC6AD3" w:rsidP="00EC6AD3">
      <w:pPr>
        <w:rPr>
          <w:rFonts w:ascii="Times New Roman" w:hAnsi="Times New Roman" w:cs="Times New Roman"/>
          <w:sz w:val="32"/>
          <w:szCs w:val="24"/>
        </w:rPr>
      </w:pPr>
      <w:r>
        <w:rPr>
          <w:rFonts w:ascii="Arial" w:hAnsi="Arial" w:cs="Arial"/>
          <w:color w:val="777777"/>
          <w:sz w:val="20"/>
          <w:szCs w:val="20"/>
        </w:rPr>
        <w:br/>
      </w:r>
      <w:r w:rsidRPr="00C47F44">
        <w:rPr>
          <w:rFonts w:ascii="Arial" w:hAnsi="Arial" w:cs="Arial"/>
          <w:color w:val="777777"/>
          <w:sz w:val="24"/>
          <w:szCs w:val="20"/>
          <w:shd w:val="clear" w:color="auto" w:fill="FFFFFF"/>
        </w:rPr>
        <w:t>Critical values come in all shapes and sizes, but the one you’ll come across first in statistics is the critical value of Z.</w:t>
      </w:r>
    </w:p>
    <w:p w14:paraId="7E49D857" w14:textId="40CDDCDE" w:rsidR="00EC6AD3" w:rsidRDefault="00061D8A"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w:t>
      </w:r>
      <w:r w:rsidR="00EC6AD3" w:rsidRPr="002230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ritical Value of Z</w:t>
      </w:r>
    </w:p>
    <w:p w14:paraId="39288ED7" w14:textId="77777777" w:rsidR="0022303F" w:rsidRPr="0022303F" w:rsidRDefault="0022303F" w:rsidP="0022303F">
      <w:pPr>
        <w:rPr>
          <w:lang w:eastAsia="en-IN"/>
        </w:rPr>
      </w:pPr>
    </w:p>
    <w:p w14:paraId="6DFEE3C0" w14:textId="77777777" w:rsidR="00350E58" w:rsidRPr="00226DDE"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226DDE">
        <w:rPr>
          <w:rFonts w:ascii="Arial" w:hAnsi="Arial" w:cs="Arial"/>
          <w:color w:val="ED7D31" w:themeColor="accent2"/>
          <w:szCs w:val="20"/>
        </w:rPr>
        <w:lastRenderedPageBreak/>
        <w:t>The critical value of z is term linked to the area under the </w:t>
      </w:r>
      <w:hyperlink r:id="rId1074" w:history="1">
        <w:r w:rsidRPr="00226DDE">
          <w:rPr>
            <w:rStyle w:val="Hyperlink"/>
            <w:rFonts w:ascii="inherit" w:eastAsiaTheme="majorEastAsia" w:hAnsi="inherit" w:cs="Arial"/>
            <w:color w:val="ED7D31" w:themeColor="accent2"/>
            <w:szCs w:val="20"/>
            <w:bdr w:val="none" w:sz="0" w:space="0" w:color="auto" w:frame="1"/>
          </w:rPr>
          <w:t>standard normal model</w:t>
        </w:r>
      </w:hyperlink>
      <w:r w:rsidRPr="00226DDE">
        <w:rPr>
          <w:rFonts w:ascii="Arial" w:hAnsi="Arial" w:cs="Arial"/>
          <w:color w:val="ED7D31" w:themeColor="accent2"/>
          <w:szCs w:val="20"/>
        </w:rPr>
        <w:t xml:space="preserve">. Critical values can tell you what probability any </w:t>
      </w:r>
      <w:proofErr w:type="gramStart"/>
      <w:r w:rsidRPr="00226DDE">
        <w:rPr>
          <w:rFonts w:ascii="Arial" w:hAnsi="Arial" w:cs="Arial"/>
          <w:color w:val="ED7D31" w:themeColor="accent2"/>
          <w:szCs w:val="20"/>
        </w:rPr>
        <w:t>particular variable</w:t>
      </w:r>
      <w:proofErr w:type="gramEnd"/>
      <w:r w:rsidRPr="00226DDE">
        <w:rPr>
          <w:rFonts w:ascii="Arial" w:hAnsi="Arial" w:cs="Arial"/>
          <w:color w:val="ED7D31" w:themeColor="accent2"/>
          <w:szCs w:val="20"/>
        </w:rPr>
        <w:t xml:space="preserve"> will have</w:t>
      </w:r>
    </w:p>
    <w:p w14:paraId="71FD772A" w14:textId="554DA372"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w:t>
      </w:r>
      <w:r w:rsidRPr="001971CA">
        <w:rPr>
          <w:rFonts w:ascii="Arial" w:hAnsi="Arial" w:cs="Arial"/>
          <w:color w:val="777777"/>
          <w:szCs w:val="20"/>
        </w:rPr>
        <w:br/>
      </w:r>
      <w:r w:rsidRPr="001971CA">
        <w:rPr>
          <w:rFonts w:ascii="inherit" w:hAnsi="inherit" w:cs="Arial"/>
          <w:noProof/>
          <w:color w:val="05A9C5"/>
          <w:szCs w:val="20"/>
          <w:bdr w:val="none" w:sz="0" w:space="0" w:color="auto" w:frame="1"/>
        </w:rPr>
        <w:drawing>
          <wp:inline distT="0" distB="0" distL="0" distR="0" wp14:anchorId="21BC021B" wp14:editId="221C8E79">
            <wp:extent cx="3489960" cy="1508760"/>
            <wp:effectExtent l="0" t="0" r="0" b="0"/>
            <wp:docPr id="94" name="Picture 94" descr="critical-value-of-z">
              <a:hlinkClick xmlns:a="http://schemas.openxmlformats.org/drawingml/2006/main" r:id="rId10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itical-value-of-z">
                      <a:hlinkClick r:id="rId1075"/>
                    </pic:cNvPr>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3489960" cy="1508760"/>
                    </a:xfrm>
                    <a:prstGeom prst="rect">
                      <a:avLst/>
                    </a:prstGeom>
                    <a:noFill/>
                    <a:ln>
                      <a:noFill/>
                    </a:ln>
                  </pic:spPr>
                </pic:pic>
              </a:graphicData>
            </a:graphic>
          </wp:inline>
        </w:drawing>
      </w:r>
      <w:r w:rsidRPr="001971CA">
        <w:rPr>
          <w:rFonts w:ascii="Arial" w:hAnsi="Arial" w:cs="Arial"/>
          <w:color w:val="777777"/>
          <w:szCs w:val="20"/>
        </w:rPr>
        <w:br w:type="textWrapping" w:clear="left"/>
      </w:r>
      <w:r w:rsidRPr="001971CA">
        <w:rPr>
          <w:rFonts w:ascii="Arial" w:hAnsi="Arial" w:cs="Arial"/>
          <w:color w:val="777777"/>
          <w:szCs w:val="20"/>
        </w:rPr>
        <w:br/>
        <w:t>The above graph of the </w:t>
      </w:r>
      <w:hyperlink r:id="rId1077" w:history="1">
        <w:r w:rsidRPr="001971CA">
          <w:rPr>
            <w:rStyle w:val="Hyperlink"/>
            <w:rFonts w:ascii="inherit" w:eastAsiaTheme="majorEastAsia" w:hAnsi="inherit" w:cs="Arial"/>
            <w:color w:val="05A9C5"/>
            <w:szCs w:val="20"/>
            <w:bdr w:val="none" w:sz="0" w:space="0" w:color="auto" w:frame="1"/>
          </w:rPr>
          <w:t>normal distribution </w:t>
        </w:r>
      </w:hyperlink>
      <w:r w:rsidRPr="001971CA">
        <w:rPr>
          <w:rFonts w:ascii="Arial" w:hAnsi="Arial" w:cs="Arial"/>
          <w:color w:val="777777"/>
          <w:szCs w:val="20"/>
        </w:rPr>
        <w:t>curve shows a critical value of 1.28. The graph has two parts:</w:t>
      </w:r>
    </w:p>
    <w:p w14:paraId="1E84298D" w14:textId="77777777" w:rsidR="00402457" w:rsidRPr="001971CA" w:rsidRDefault="00402457" w:rsidP="00EC6AD3">
      <w:pPr>
        <w:pStyle w:val="NormalWeb"/>
        <w:shd w:val="clear" w:color="auto" w:fill="FFFFFF"/>
        <w:spacing w:before="0" w:beforeAutospacing="0" w:after="0" w:afterAutospacing="0"/>
        <w:textAlignment w:val="baseline"/>
        <w:rPr>
          <w:rFonts w:ascii="Arial" w:hAnsi="Arial" w:cs="Arial"/>
          <w:color w:val="777777"/>
          <w:szCs w:val="20"/>
        </w:rPr>
      </w:pPr>
    </w:p>
    <w:p w14:paraId="1F6DC61A" w14:textId="77777777" w:rsidR="00402457" w:rsidRDefault="00EC6AD3" w:rsidP="00EC6AD3">
      <w:pPr>
        <w:numPr>
          <w:ilvl w:val="0"/>
          <w:numId w:val="50"/>
        </w:numPr>
        <w:shd w:val="clear" w:color="auto" w:fill="FFFFFF"/>
        <w:spacing w:after="0" w:line="240" w:lineRule="auto"/>
        <w:ind w:left="450"/>
        <w:textAlignment w:val="baseline"/>
        <w:rPr>
          <w:rFonts w:ascii="inherit" w:hAnsi="inherit" w:cs="Arial"/>
          <w:color w:val="777777"/>
          <w:sz w:val="24"/>
          <w:szCs w:val="20"/>
        </w:rPr>
      </w:pPr>
      <w:r w:rsidRPr="001971CA">
        <w:rPr>
          <w:rStyle w:val="Strong"/>
          <w:rFonts w:ascii="inherit" w:hAnsi="inherit" w:cs="Arial"/>
          <w:color w:val="777777"/>
          <w:sz w:val="24"/>
          <w:szCs w:val="20"/>
          <w:bdr w:val="none" w:sz="0" w:space="0" w:color="auto" w:frame="1"/>
        </w:rPr>
        <w:t>Central region:</w:t>
      </w:r>
      <w:r w:rsidRPr="001971CA">
        <w:rPr>
          <w:rFonts w:ascii="inherit" w:hAnsi="inherit" w:cs="Arial"/>
          <w:color w:val="777777"/>
          <w:sz w:val="24"/>
          <w:szCs w:val="20"/>
        </w:rPr>
        <w:t> The </w:t>
      </w:r>
      <w:hyperlink r:id="rId1078" w:history="1">
        <w:r w:rsidRPr="001971CA">
          <w:rPr>
            <w:rStyle w:val="Hyperlink"/>
            <w:rFonts w:ascii="inherit" w:hAnsi="inherit" w:cs="Arial"/>
            <w:color w:val="777777"/>
            <w:sz w:val="24"/>
            <w:szCs w:val="20"/>
            <w:bdr w:val="none" w:sz="0" w:space="0" w:color="auto" w:frame="1"/>
          </w:rPr>
          <w:t>z-score</w:t>
        </w:r>
      </w:hyperlink>
      <w:r w:rsidRPr="001971CA">
        <w:rPr>
          <w:rFonts w:ascii="inherit" w:hAnsi="inherit" w:cs="Arial"/>
          <w:color w:val="777777"/>
          <w:sz w:val="24"/>
          <w:szCs w:val="20"/>
        </w:rPr>
        <w:t> is equal to the number of </w:t>
      </w:r>
      <w:hyperlink r:id="rId1079" w:history="1">
        <w:r w:rsidRPr="001971CA">
          <w:rPr>
            <w:rStyle w:val="Hyperlink"/>
            <w:rFonts w:ascii="inherit" w:hAnsi="inherit" w:cs="Arial"/>
            <w:color w:val="777777"/>
            <w:sz w:val="24"/>
            <w:szCs w:val="20"/>
            <w:bdr w:val="none" w:sz="0" w:space="0" w:color="auto" w:frame="1"/>
          </w:rPr>
          <w:t>standard deviations</w:t>
        </w:r>
      </w:hyperlink>
      <w:r w:rsidRPr="001971CA">
        <w:rPr>
          <w:rFonts w:ascii="inherit" w:hAnsi="inherit" w:cs="Arial"/>
          <w:color w:val="777777"/>
          <w:sz w:val="24"/>
          <w:szCs w:val="20"/>
        </w:rPr>
        <w:t> from the </w:t>
      </w:r>
      <w:hyperlink r:id="rId1080" w:anchor="mean" w:history="1">
        <w:r w:rsidRPr="001971CA">
          <w:rPr>
            <w:rStyle w:val="Hyperlink"/>
            <w:rFonts w:ascii="inherit" w:hAnsi="inherit" w:cs="Arial"/>
            <w:color w:val="777777"/>
            <w:sz w:val="24"/>
            <w:szCs w:val="20"/>
            <w:bdr w:val="none" w:sz="0" w:space="0" w:color="auto" w:frame="1"/>
          </w:rPr>
          <w:t>mean</w:t>
        </w:r>
      </w:hyperlink>
      <w:r w:rsidRPr="001971CA">
        <w:rPr>
          <w:rFonts w:ascii="inherit" w:hAnsi="inherit" w:cs="Arial"/>
          <w:color w:val="777777"/>
          <w:sz w:val="24"/>
          <w:szCs w:val="20"/>
        </w:rPr>
        <w:t>. A score of 1.28 indicates that the </w:t>
      </w:r>
      <w:hyperlink r:id="rId1081" w:history="1">
        <w:r w:rsidRPr="001971CA">
          <w:rPr>
            <w:rStyle w:val="Hyperlink"/>
            <w:rFonts w:ascii="inherit" w:hAnsi="inherit" w:cs="Arial"/>
            <w:color w:val="777777"/>
            <w:sz w:val="24"/>
            <w:szCs w:val="20"/>
            <w:bdr w:val="none" w:sz="0" w:space="0" w:color="auto" w:frame="1"/>
          </w:rPr>
          <w:t>variable </w:t>
        </w:r>
      </w:hyperlink>
      <w:r w:rsidRPr="001971CA">
        <w:rPr>
          <w:rFonts w:ascii="inherit" w:hAnsi="inherit" w:cs="Arial"/>
          <w:color w:val="777777"/>
          <w:sz w:val="24"/>
          <w:szCs w:val="20"/>
        </w:rPr>
        <w:t>is 1.28 </w:t>
      </w:r>
      <w:hyperlink r:id="rId1082" w:history="1">
        <w:r w:rsidRPr="001971CA">
          <w:rPr>
            <w:rStyle w:val="Hyperlink"/>
            <w:rFonts w:ascii="inherit" w:hAnsi="inherit" w:cs="Arial"/>
            <w:color w:val="777777"/>
            <w:sz w:val="24"/>
            <w:szCs w:val="20"/>
            <w:bdr w:val="none" w:sz="0" w:space="0" w:color="auto" w:frame="1"/>
          </w:rPr>
          <w:t>standard deviations</w:t>
        </w:r>
      </w:hyperlink>
      <w:r w:rsidRPr="001971CA">
        <w:rPr>
          <w:rFonts w:ascii="inherit" w:hAnsi="inherit" w:cs="Arial"/>
          <w:color w:val="777777"/>
          <w:sz w:val="24"/>
          <w:szCs w:val="20"/>
        </w:rPr>
        <w:t> from the mean. If you look in the </w:t>
      </w:r>
      <w:hyperlink r:id="rId1083" w:history="1">
        <w:r w:rsidRPr="001971CA">
          <w:rPr>
            <w:rStyle w:val="Hyperlink"/>
            <w:rFonts w:ascii="inherit" w:hAnsi="inherit" w:cs="Arial"/>
            <w:color w:val="777777"/>
            <w:sz w:val="24"/>
            <w:szCs w:val="20"/>
            <w:bdr w:val="none" w:sz="0" w:space="0" w:color="auto" w:frame="1"/>
          </w:rPr>
          <w:t>z-table </w:t>
        </w:r>
      </w:hyperlink>
      <w:r w:rsidRPr="001971CA">
        <w:rPr>
          <w:rFonts w:ascii="inherit" w:hAnsi="inherit" w:cs="Arial"/>
          <w:color w:val="777777"/>
          <w:sz w:val="24"/>
          <w:szCs w:val="20"/>
        </w:rPr>
        <w:t>for a z of 1.28, you’ll find the area is .3997. This is the region to the </w:t>
      </w:r>
      <w:r w:rsidRPr="001971CA">
        <w:rPr>
          <w:rStyle w:val="Emphasis"/>
          <w:rFonts w:ascii="inherit" w:hAnsi="inherit" w:cs="Arial"/>
          <w:color w:val="777777"/>
          <w:sz w:val="24"/>
          <w:szCs w:val="20"/>
          <w:bdr w:val="none" w:sz="0" w:space="0" w:color="auto" w:frame="1"/>
        </w:rPr>
        <w:t>right</w:t>
      </w:r>
      <w:r w:rsidRPr="001971CA">
        <w:rPr>
          <w:rFonts w:ascii="inherit" w:hAnsi="inherit" w:cs="Arial"/>
          <w:color w:val="777777"/>
          <w:sz w:val="24"/>
          <w:szCs w:val="20"/>
        </w:rPr>
        <w:t> of the mean, so you’ll double it to get the area of the entire central region: .3997*2 = .7994 or about 80 percent.</w:t>
      </w:r>
    </w:p>
    <w:p w14:paraId="23D18650" w14:textId="4F3AD798" w:rsidR="00EC6AD3" w:rsidRPr="001971CA" w:rsidRDefault="00EC6AD3" w:rsidP="00402457">
      <w:pPr>
        <w:shd w:val="clear" w:color="auto" w:fill="FFFFFF"/>
        <w:spacing w:after="0" w:line="240" w:lineRule="auto"/>
        <w:ind w:left="450"/>
        <w:textAlignment w:val="baseline"/>
        <w:rPr>
          <w:rFonts w:ascii="inherit" w:hAnsi="inherit" w:cs="Arial"/>
          <w:color w:val="777777"/>
          <w:sz w:val="24"/>
          <w:szCs w:val="20"/>
        </w:rPr>
      </w:pPr>
      <w:r w:rsidRPr="001971CA">
        <w:rPr>
          <w:rFonts w:ascii="inherit" w:hAnsi="inherit" w:cs="Arial"/>
          <w:color w:val="777777"/>
          <w:sz w:val="24"/>
          <w:szCs w:val="20"/>
        </w:rPr>
        <w:br/>
      </w:r>
      <w:r w:rsidRPr="001971CA">
        <w:rPr>
          <w:rFonts w:ascii="inherit" w:hAnsi="inherit" w:cs="Arial"/>
          <w:noProof/>
          <w:color w:val="777777"/>
          <w:sz w:val="24"/>
          <w:szCs w:val="20"/>
          <w:bdr w:val="none" w:sz="0" w:space="0" w:color="auto" w:frame="1"/>
        </w:rPr>
        <w:drawing>
          <wp:inline distT="0" distB="0" distL="0" distR="0" wp14:anchorId="44A99036" wp14:editId="39044DFF">
            <wp:extent cx="5731510" cy="1381125"/>
            <wp:effectExtent l="0" t="0" r="2540" b="9525"/>
            <wp:docPr id="93" name="Picture 93" descr="critical z value">
              <a:hlinkClick xmlns:a="http://schemas.openxmlformats.org/drawingml/2006/main" r:id="rId10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itical z value">
                      <a:hlinkClick r:id="rId1084"/>
                    </pic:cNvPr>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5731510" cy="1381125"/>
                    </a:xfrm>
                    <a:prstGeom prst="rect">
                      <a:avLst/>
                    </a:prstGeom>
                    <a:noFill/>
                    <a:ln>
                      <a:noFill/>
                    </a:ln>
                  </pic:spPr>
                </pic:pic>
              </a:graphicData>
            </a:graphic>
          </wp:inline>
        </w:drawing>
      </w:r>
    </w:p>
    <w:p w14:paraId="7AE688B8" w14:textId="77777777" w:rsidR="004A64ED" w:rsidRPr="004A64ED" w:rsidRDefault="004A64ED" w:rsidP="004A64ED">
      <w:pPr>
        <w:shd w:val="clear" w:color="auto" w:fill="FFFFFF"/>
        <w:spacing w:after="0" w:line="240" w:lineRule="auto"/>
        <w:ind w:left="450"/>
        <w:textAlignment w:val="baseline"/>
        <w:rPr>
          <w:rStyle w:val="Strong"/>
          <w:rFonts w:ascii="inherit" w:hAnsi="inherit" w:cs="Arial"/>
          <w:b w:val="0"/>
          <w:bCs w:val="0"/>
          <w:color w:val="777777"/>
          <w:sz w:val="24"/>
          <w:szCs w:val="20"/>
        </w:rPr>
      </w:pPr>
    </w:p>
    <w:p w14:paraId="381A6EE0" w14:textId="7C6B15E9" w:rsidR="00EC6AD3" w:rsidRDefault="00EC6AD3" w:rsidP="00EC6AD3">
      <w:pPr>
        <w:numPr>
          <w:ilvl w:val="0"/>
          <w:numId w:val="50"/>
        </w:numPr>
        <w:shd w:val="clear" w:color="auto" w:fill="FFFFFF"/>
        <w:spacing w:after="0" w:line="240" w:lineRule="auto"/>
        <w:ind w:left="450"/>
        <w:textAlignment w:val="baseline"/>
        <w:rPr>
          <w:rFonts w:ascii="inherit" w:hAnsi="inherit" w:cs="Arial"/>
          <w:color w:val="777777"/>
          <w:sz w:val="24"/>
          <w:szCs w:val="20"/>
        </w:rPr>
      </w:pPr>
      <w:r w:rsidRPr="001971CA">
        <w:rPr>
          <w:rStyle w:val="Strong"/>
          <w:rFonts w:ascii="inherit" w:hAnsi="inherit" w:cs="Arial"/>
          <w:color w:val="777777"/>
          <w:sz w:val="24"/>
          <w:szCs w:val="20"/>
          <w:bdr w:val="none" w:sz="0" w:space="0" w:color="auto" w:frame="1"/>
        </w:rPr>
        <w:t>Tail region</w:t>
      </w:r>
      <w:r w:rsidRPr="001971CA">
        <w:rPr>
          <w:rFonts w:ascii="inherit" w:hAnsi="inherit" w:cs="Arial"/>
          <w:color w:val="777777"/>
          <w:sz w:val="24"/>
          <w:szCs w:val="20"/>
        </w:rPr>
        <w:t>: The area of the tails (the red areas) is 1 minus the central region. In this example, 1-.8=.20, or about 20 percent. The tail regions are sometimes calculated when you want to know how many </w:t>
      </w:r>
      <w:hyperlink r:id="rId1086" w:history="1">
        <w:r w:rsidRPr="001971CA">
          <w:rPr>
            <w:rStyle w:val="Hyperlink"/>
            <w:rFonts w:ascii="inherit" w:hAnsi="inherit" w:cs="Arial"/>
            <w:color w:val="777777"/>
            <w:sz w:val="24"/>
            <w:szCs w:val="20"/>
            <w:bdr w:val="none" w:sz="0" w:space="0" w:color="auto" w:frame="1"/>
          </w:rPr>
          <w:t>variables</w:t>
        </w:r>
      </w:hyperlink>
      <w:r w:rsidRPr="001971CA">
        <w:rPr>
          <w:rFonts w:ascii="inherit" w:hAnsi="inherit" w:cs="Arial"/>
          <w:color w:val="777777"/>
          <w:sz w:val="24"/>
          <w:szCs w:val="20"/>
        </w:rPr>
        <w:t> would be </w:t>
      </w:r>
      <w:r w:rsidRPr="001971CA">
        <w:rPr>
          <w:rStyle w:val="Emphasis"/>
          <w:rFonts w:ascii="inherit" w:hAnsi="inherit" w:cs="Arial"/>
          <w:color w:val="777777"/>
          <w:sz w:val="24"/>
          <w:szCs w:val="20"/>
          <w:bdr w:val="none" w:sz="0" w:space="0" w:color="auto" w:frame="1"/>
        </w:rPr>
        <w:t>less than</w:t>
      </w:r>
      <w:r w:rsidRPr="001971CA">
        <w:rPr>
          <w:rFonts w:ascii="inherit" w:hAnsi="inherit" w:cs="Arial"/>
          <w:color w:val="777777"/>
          <w:sz w:val="24"/>
          <w:szCs w:val="20"/>
        </w:rPr>
        <w:t> or </w:t>
      </w:r>
      <w:r w:rsidRPr="001971CA">
        <w:rPr>
          <w:rStyle w:val="Emphasis"/>
          <w:rFonts w:ascii="inherit" w:hAnsi="inherit" w:cs="Arial"/>
          <w:color w:val="777777"/>
          <w:sz w:val="24"/>
          <w:szCs w:val="20"/>
          <w:bdr w:val="none" w:sz="0" w:space="0" w:color="auto" w:frame="1"/>
        </w:rPr>
        <w:t>more than</w:t>
      </w:r>
      <w:r w:rsidRPr="001971CA">
        <w:rPr>
          <w:rFonts w:ascii="inherit" w:hAnsi="inherit" w:cs="Arial"/>
          <w:color w:val="777777"/>
          <w:sz w:val="24"/>
          <w:szCs w:val="20"/>
        </w:rPr>
        <w:t> a certain figure.</w:t>
      </w:r>
    </w:p>
    <w:p w14:paraId="33348B66" w14:textId="77777777" w:rsidR="0070249E" w:rsidRPr="001971CA" w:rsidRDefault="0070249E" w:rsidP="0070249E">
      <w:pPr>
        <w:shd w:val="clear" w:color="auto" w:fill="FFFFFF"/>
        <w:spacing w:after="0" w:line="240" w:lineRule="auto"/>
        <w:ind w:left="450"/>
        <w:textAlignment w:val="baseline"/>
        <w:rPr>
          <w:rFonts w:ascii="inherit" w:hAnsi="inherit" w:cs="Arial"/>
          <w:color w:val="777777"/>
          <w:sz w:val="24"/>
          <w:szCs w:val="20"/>
        </w:rPr>
      </w:pPr>
    </w:p>
    <w:p w14:paraId="691C499C" w14:textId="3553E891"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A critical value of z is sometimes written as z</w:t>
      </w:r>
      <w:r w:rsidRPr="001971CA">
        <w:rPr>
          <w:rFonts w:ascii="inherit" w:hAnsi="inherit" w:cs="Arial"/>
          <w:color w:val="777777"/>
          <w:sz w:val="19"/>
          <w:szCs w:val="15"/>
          <w:bdr w:val="none" w:sz="0" w:space="0" w:color="auto" w:frame="1"/>
          <w:vertAlign w:val="subscript"/>
        </w:rPr>
        <w:t>a</w:t>
      </w:r>
      <w:r w:rsidRPr="001971CA">
        <w:rPr>
          <w:rFonts w:ascii="Arial" w:hAnsi="Arial" w:cs="Arial"/>
          <w:color w:val="777777"/>
          <w:szCs w:val="20"/>
        </w:rPr>
        <w:t>, where the </w:t>
      </w:r>
      <w:hyperlink r:id="rId1087" w:tgtFrame="_blank" w:history="1">
        <w:r w:rsidRPr="001971CA">
          <w:rPr>
            <w:rStyle w:val="Hyperlink"/>
            <w:rFonts w:ascii="inherit" w:eastAsiaTheme="majorEastAsia" w:hAnsi="inherit" w:cs="Arial"/>
            <w:color w:val="05A9C5"/>
            <w:szCs w:val="20"/>
            <w:bdr w:val="none" w:sz="0" w:space="0" w:color="auto" w:frame="1"/>
          </w:rPr>
          <w:t>alpha level</w:t>
        </w:r>
      </w:hyperlink>
      <w:r w:rsidRPr="001971CA">
        <w:rPr>
          <w:rFonts w:ascii="Arial" w:hAnsi="Arial" w:cs="Arial"/>
          <w:color w:val="777777"/>
          <w:szCs w:val="20"/>
        </w:rPr>
        <w:t>, a, is the area in the tail. For example, z</w:t>
      </w:r>
      <w:r w:rsidRPr="001971CA">
        <w:rPr>
          <w:rFonts w:ascii="inherit" w:hAnsi="inherit" w:cs="Arial"/>
          <w:color w:val="777777"/>
          <w:sz w:val="19"/>
          <w:szCs w:val="15"/>
          <w:bdr w:val="none" w:sz="0" w:space="0" w:color="auto" w:frame="1"/>
          <w:vertAlign w:val="subscript"/>
        </w:rPr>
        <w:t>.10</w:t>
      </w:r>
      <w:r w:rsidRPr="001971CA">
        <w:rPr>
          <w:rFonts w:ascii="Arial" w:hAnsi="Arial" w:cs="Arial"/>
          <w:color w:val="777777"/>
          <w:szCs w:val="20"/>
        </w:rPr>
        <w:t>=1.28.</w:t>
      </w:r>
    </w:p>
    <w:p w14:paraId="6F0DDF36" w14:textId="77777777" w:rsidR="00F927F2" w:rsidRPr="001971CA" w:rsidRDefault="00F927F2" w:rsidP="00EC6AD3">
      <w:pPr>
        <w:pStyle w:val="NormalWeb"/>
        <w:shd w:val="clear" w:color="auto" w:fill="FFFFFF"/>
        <w:spacing w:before="0" w:beforeAutospacing="0" w:after="0" w:afterAutospacing="0"/>
        <w:textAlignment w:val="baseline"/>
        <w:rPr>
          <w:rFonts w:ascii="Arial" w:hAnsi="Arial" w:cs="Arial"/>
          <w:color w:val="777777"/>
          <w:szCs w:val="20"/>
        </w:rPr>
      </w:pPr>
    </w:p>
    <w:p w14:paraId="2C950DDE" w14:textId="77777777" w:rsidR="00884B33"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1971CA">
        <w:rPr>
          <w:rStyle w:val="Strong"/>
          <w:rFonts w:ascii="inherit" w:hAnsi="inherit" w:cs="Arial"/>
          <w:color w:val="777777"/>
          <w:szCs w:val="20"/>
          <w:bdr w:val="none" w:sz="0" w:space="0" w:color="auto" w:frame="1"/>
        </w:rPr>
        <w:t>When are Critical values of z used?</w:t>
      </w:r>
    </w:p>
    <w:p w14:paraId="7D40D563" w14:textId="1AF7B986" w:rsidR="00EC6AD3" w:rsidRPr="001971CA"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br/>
        <w:t>A critical value of z (</w:t>
      </w:r>
      <w:hyperlink r:id="rId1088" w:history="1">
        <w:r w:rsidRPr="001971CA">
          <w:rPr>
            <w:rStyle w:val="Hyperlink"/>
            <w:rFonts w:ascii="inherit" w:eastAsiaTheme="majorEastAsia" w:hAnsi="inherit" w:cs="Arial"/>
            <w:color w:val="05A9C5"/>
            <w:szCs w:val="20"/>
            <w:bdr w:val="none" w:sz="0" w:space="0" w:color="auto" w:frame="1"/>
          </w:rPr>
          <w:t>Z-score</w:t>
        </w:r>
      </w:hyperlink>
      <w:r w:rsidRPr="001971CA">
        <w:rPr>
          <w:rFonts w:ascii="Arial" w:hAnsi="Arial" w:cs="Arial"/>
          <w:color w:val="777777"/>
          <w:szCs w:val="20"/>
        </w:rPr>
        <w:t xml:space="preserve">) is used </w:t>
      </w:r>
      <w:r w:rsidRPr="000F6744">
        <w:rPr>
          <w:rFonts w:ascii="Arial" w:hAnsi="Arial" w:cs="Arial"/>
          <w:color w:val="ED7D31" w:themeColor="accent2"/>
          <w:szCs w:val="20"/>
        </w:rPr>
        <w:t>when the sampling distribution is normal, or close to normal</w:t>
      </w:r>
      <w:r w:rsidRPr="001971CA">
        <w:rPr>
          <w:rFonts w:ascii="Arial" w:hAnsi="Arial" w:cs="Arial"/>
          <w:color w:val="777777"/>
          <w:szCs w:val="20"/>
        </w:rPr>
        <w:t xml:space="preserve">. Z-scores are used </w:t>
      </w:r>
      <w:r w:rsidRPr="000F6744">
        <w:rPr>
          <w:rFonts w:ascii="Arial" w:hAnsi="Arial" w:cs="Arial"/>
          <w:color w:val="ED7D31" w:themeColor="accent2"/>
          <w:szCs w:val="20"/>
        </w:rPr>
        <w:t>when the population standard deviation is known or when you have larger </w:t>
      </w:r>
      <w:hyperlink r:id="rId1089" w:tgtFrame="_blank" w:history="1">
        <w:r w:rsidRPr="000F6744">
          <w:rPr>
            <w:rStyle w:val="Hyperlink"/>
            <w:rFonts w:ascii="inherit" w:eastAsiaTheme="majorEastAsia" w:hAnsi="inherit" w:cs="Arial"/>
            <w:color w:val="ED7D31" w:themeColor="accent2"/>
            <w:szCs w:val="20"/>
            <w:bdr w:val="none" w:sz="0" w:space="0" w:color="auto" w:frame="1"/>
          </w:rPr>
          <w:t>sample sizes</w:t>
        </w:r>
      </w:hyperlink>
      <w:r w:rsidRPr="001971CA">
        <w:rPr>
          <w:rFonts w:ascii="Arial" w:hAnsi="Arial" w:cs="Arial"/>
          <w:color w:val="777777"/>
          <w:szCs w:val="20"/>
        </w:rPr>
        <w:t xml:space="preserve">. While the z-score can also be </w:t>
      </w:r>
      <w:r w:rsidRPr="000F6744">
        <w:rPr>
          <w:rFonts w:ascii="Arial" w:hAnsi="Arial" w:cs="Arial"/>
          <w:color w:val="ED7D31" w:themeColor="accent2"/>
          <w:szCs w:val="20"/>
        </w:rPr>
        <w:t>used to calculate probability for unknown standard deviations and small </w:t>
      </w:r>
      <w:hyperlink r:id="rId1090" w:history="1">
        <w:r w:rsidRPr="000F6744">
          <w:rPr>
            <w:rStyle w:val="Hyperlink"/>
            <w:rFonts w:ascii="inherit" w:eastAsiaTheme="majorEastAsia" w:hAnsi="inherit" w:cs="Arial"/>
            <w:color w:val="ED7D31" w:themeColor="accent2"/>
            <w:szCs w:val="20"/>
            <w:bdr w:val="none" w:sz="0" w:space="0" w:color="auto" w:frame="1"/>
          </w:rPr>
          <w:t>samples</w:t>
        </w:r>
      </w:hyperlink>
      <w:r w:rsidRPr="000F6744">
        <w:rPr>
          <w:rFonts w:ascii="Arial" w:hAnsi="Arial" w:cs="Arial"/>
          <w:color w:val="ED7D31" w:themeColor="accent2"/>
          <w:szCs w:val="20"/>
        </w:rPr>
        <w:t>, many statisticians prefer to use the </w:t>
      </w:r>
      <w:hyperlink r:id="rId1091" w:history="1">
        <w:r w:rsidRPr="000F6592">
          <w:rPr>
            <w:rStyle w:val="Hyperlink"/>
            <w:rFonts w:ascii="inherit" w:eastAsiaTheme="majorEastAsia" w:hAnsi="inherit" w:cs="Arial"/>
            <w:color w:val="00B0F0"/>
            <w:szCs w:val="20"/>
            <w:bdr w:val="none" w:sz="0" w:space="0" w:color="auto" w:frame="1"/>
          </w:rPr>
          <w:t>t distribution</w:t>
        </w:r>
      </w:hyperlink>
      <w:r w:rsidRPr="000F6744">
        <w:rPr>
          <w:rFonts w:ascii="Arial" w:hAnsi="Arial" w:cs="Arial"/>
          <w:color w:val="ED7D31" w:themeColor="accent2"/>
          <w:szCs w:val="20"/>
        </w:rPr>
        <w:t> to calculate these probabilities</w:t>
      </w:r>
      <w:r w:rsidRPr="001971CA">
        <w:rPr>
          <w:rFonts w:ascii="Arial" w:hAnsi="Arial" w:cs="Arial"/>
          <w:color w:val="777777"/>
          <w:szCs w:val="20"/>
        </w:rPr>
        <w:t>.</w:t>
      </w:r>
    </w:p>
    <w:p w14:paraId="3B473080" w14:textId="1638247F"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t>See also: </w:t>
      </w:r>
      <w:hyperlink r:id="rId1092" w:history="1">
        <w:r w:rsidRPr="001971CA">
          <w:rPr>
            <w:rStyle w:val="Hyperlink"/>
            <w:rFonts w:ascii="inherit" w:eastAsiaTheme="majorEastAsia" w:hAnsi="inherit" w:cs="Arial"/>
            <w:color w:val="05A9C5"/>
            <w:szCs w:val="20"/>
            <w:bdr w:val="none" w:sz="0" w:space="0" w:color="auto" w:frame="1"/>
          </w:rPr>
          <w:t>T Critical Value.</w:t>
        </w:r>
      </w:hyperlink>
    </w:p>
    <w:p w14:paraId="02DCCFFE" w14:textId="77777777" w:rsidR="001C2A54" w:rsidRPr="001971CA" w:rsidRDefault="001C2A54" w:rsidP="00EC6AD3">
      <w:pPr>
        <w:pStyle w:val="NormalWeb"/>
        <w:shd w:val="clear" w:color="auto" w:fill="FFFFFF"/>
        <w:spacing w:before="0" w:beforeAutospacing="0" w:after="0" w:afterAutospacing="0"/>
        <w:textAlignment w:val="baseline"/>
        <w:rPr>
          <w:rFonts w:ascii="Arial" w:hAnsi="Arial" w:cs="Arial"/>
          <w:color w:val="777777"/>
          <w:szCs w:val="20"/>
        </w:rPr>
      </w:pPr>
    </w:p>
    <w:p w14:paraId="1EC68548" w14:textId="77777777" w:rsidR="00FA0944"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1971CA">
        <w:rPr>
          <w:rStyle w:val="Strong"/>
          <w:rFonts w:ascii="inherit" w:hAnsi="inherit" w:cs="Arial"/>
          <w:color w:val="777777"/>
          <w:szCs w:val="20"/>
          <w:bdr w:val="none" w:sz="0" w:space="0" w:color="auto" w:frame="1"/>
        </w:rPr>
        <w:t>Other uses of z-scores</w:t>
      </w:r>
    </w:p>
    <w:p w14:paraId="351C69F4" w14:textId="0B5D0C5B"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1971CA">
        <w:rPr>
          <w:rFonts w:ascii="Arial" w:hAnsi="Arial" w:cs="Arial"/>
          <w:color w:val="777777"/>
          <w:szCs w:val="20"/>
        </w:rPr>
        <w:lastRenderedPageBreak/>
        <w:br/>
        <w:t>Every </w:t>
      </w:r>
      <w:hyperlink r:id="rId1093" w:history="1">
        <w:r w:rsidRPr="001971CA">
          <w:rPr>
            <w:rStyle w:val="Hyperlink"/>
            <w:rFonts w:ascii="inherit" w:eastAsiaTheme="majorEastAsia" w:hAnsi="inherit" w:cs="Arial"/>
            <w:color w:val="05A9C5"/>
            <w:szCs w:val="20"/>
            <w:bdr w:val="none" w:sz="0" w:space="0" w:color="auto" w:frame="1"/>
          </w:rPr>
          <w:t>statistic </w:t>
        </w:r>
      </w:hyperlink>
      <w:r w:rsidRPr="001971CA">
        <w:rPr>
          <w:rFonts w:ascii="Arial" w:hAnsi="Arial" w:cs="Arial"/>
          <w:color w:val="777777"/>
          <w:szCs w:val="20"/>
        </w:rPr>
        <w:t>has a probability, and every probability calculated for a sample has a</w:t>
      </w:r>
      <w:hyperlink r:id="rId1094" w:anchor="WhatMofE" w:history="1">
        <w:r w:rsidRPr="001971CA">
          <w:rPr>
            <w:rStyle w:val="Hyperlink"/>
            <w:rFonts w:ascii="inherit" w:eastAsiaTheme="majorEastAsia" w:hAnsi="inherit" w:cs="Arial"/>
            <w:color w:val="05A9C5"/>
            <w:szCs w:val="20"/>
            <w:bdr w:val="none" w:sz="0" w:space="0" w:color="auto" w:frame="1"/>
          </w:rPr>
          <w:t> margin of error</w:t>
        </w:r>
      </w:hyperlink>
      <w:r w:rsidRPr="001971CA">
        <w:rPr>
          <w:rFonts w:ascii="Arial" w:hAnsi="Arial" w:cs="Arial"/>
          <w:color w:val="777777"/>
          <w:szCs w:val="20"/>
        </w:rPr>
        <w:t xml:space="preserve">. </w:t>
      </w:r>
      <w:r w:rsidRPr="00AA1063">
        <w:rPr>
          <w:rFonts w:ascii="Arial" w:hAnsi="Arial" w:cs="Arial"/>
          <w:color w:val="ED7D31" w:themeColor="accent2"/>
          <w:szCs w:val="20"/>
        </w:rPr>
        <w:t>The critical value of z can also be used to calculate the margin of error.</w:t>
      </w:r>
      <w:r w:rsidRPr="00AA1063">
        <w:rPr>
          <w:rFonts w:ascii="Arial" w:hAnsi="Arial" w:cs="Arial"/>
          <w:color w:val="ED7D31" w:themeColor="accent2"/>
          <w:szCs w:val="20"/>
        </w:rPr>
        <w:br/>
      </w:r>
      <w:r w:rsidRPr="001971CA">
        <w:rPr>
          <w:rFonts w:ascii="Arial" w:hAnsi="Arial" w:cs="Arial"/>
          <w:color w:val="777777"/>
          <w:szCs w:val="20"/>
        </w:rPr>
        <w:t>Margin of error = </w:t>
      </w:r>
      <w:r w:rsidRPr="001971CA">
        <w:rPr>
          <w:rStyle w:val="Strong"/>
          <w:rFonts w:ascii="inherit" w:hAnsi="inherit" w:cs="Arial"/>
          <w:color w:val="777777"/>
          <w:szCs w:val="20"/>
          <w:bdr w:val="none" w:sz="0" w:space="0" w:color="auto" w:frame="1"/>
        </w:rPr>
        <w:t>Critical value</w:t>
      </w:r>
      <w:r w:rsidRPr="001971CA">
        <w:rPr>
          <w:rFonts w:ascii="Arial" w:hAnsi="Arial" w:cs="Arial"/>
          <w:color w:val="777777"/>
          <w:szCs w:val="20"/>
        </w:rPr>
        <w:t> * Standard deviation of the statistic</w:t>
      </w:r>
      <w:r w:rsidRPr="001971CA">
        <w:rPr>
          <w:rFonts w:ascii="Arial" w:hAnsi="Arial" w:cs="Arial"/>
          <w:color w:val="777777"/>
          <w:szCs w:val="20"/>
        </w:rPr>
        <w:br/>
        <w:t>Margin of error = </w:t>
      </w:r>
      <w:r w:rsidRPr="001971CA">
        <w:rPr>
          <w:rStyle w:val="Strong"/>
          <w:rFonts w:ascii="inherit" w:hAnsi="inherit" w:cs="Arial"/>
          <w:color w:val="777777"/>
          <w:szCs w:val="20"/>
          <w:bdr w:val="none" w:sz="0" w:space="0" w:color="auto" w:frame="1"/>
        </w:rPr>
        <w:t>Critical value</w:t>
      </w:r>
      <w:r w:rsidRPr="001971CA">
        <w:rPr>
          <w:rFonts w:ascii="Arial" w:hAnsi="Arial" w:cs="Arial"/>
          <w:color w:val="777777"/>
          <w:szCs w:val="20"/>
        </w:rPr>
        <w:t> * </w:t>
      </w:r>
      <w:hyperlink r:id="rId1095" w:history="1">
        <w:r w:rsidRPr="001971CA">
          <w:rPr>
            <w:rStyle w:val="Hyperlink"/>
            <w:rFonts w:ascii="inherit" w:eastAsiaTheme="majorEastAsia" w:hAnsi="inherit" w:cs="Arial"/>
            <w:color w:val="05A9C5"/>
            <w:szCs w:val="20"/>
            <w:bdr w:val="none" w:sz="0" w:space="0" w:color="auto" w:frame="1"/>
          </w:rPr>
          <w:t>Standard error of the sample</w:t>
        </w:r>
      </w:hyperlink>
    </w:p>
    <w:p w14:paraId="0BAFB3F6" w14:textId="77777777" w:rsidR="00152B76" w:rsidRPr="001971CA" w:rsidRDefault="00152B76" w:rsidP="00EC6AD3">
      <w:pPr>
        <w:pStyle w:val="NormalWeb"/>
        <w:shd w:val="clear" w:color="auto" w:fill="FFFFFF"/>
        <w:spacing w:before="0" w:beforeAutospacing="0" w:after="0" w:afterAutospacing="0"/>
        <w:textAlignment w:val="baseline"/>
        <w:rPr>
          <w:rFonts w:ascii="Arial" w:hAnsi="Arial" w:cs="Arial"/>
          <w:color w:val="777777"/>
          <w:szCs w:val="20"/>
        </w:rPr>
      </w:pPr>
    </w:p>
    <w:p w14:paraId="1E198C1C" w14:textId="16D0AD8E" w:rsidR="00EC6AD3"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223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Find a Critical Value in Any Tail</w:t>
      </w:r>
    </w:p>
    <w:p w14:paraId="5E9EE704" w14:textId="77777777" w:rsidR="00B4223C" w:rsidRPr="00B4223C" w:rsidRDefault="00B4223C" w:rsidP="00B4223C">
      <w:pPr>
        <w:rPr>
          <w:lang w:eastAsia="en-IN"/>
        </w:rPr>
      </w:pPr>
    </w:p>
    <w:p w14:paraId="5520D92D" w14:textId="77777777" w:rsidR="00EC6AD3" w:rsidRPr="00E803EB"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E803EB">
        <w:rPr>
          <w:rFonts w:ascii="Arial" w:hAnsi="Arial" w:cs="Arial"/>
          <w:color w:val="777777"/>
          <w:szCs w:val="20"/>
        </w:rPr>
        <w:t>How you look up a critical value is very straightforward as long as you know if you have a </w:t>
      </w:r>
      <w:hyperlink r:id="rId1096" w:tgtFrame="_blank" w:history="1">
        <w:r w:rsidRPr="00E803EB">
          <w:rPr>
            <w:rStyle w:val="Hyperlink"/>
            <w:rFonts w:ascii="inherit" w:eastAsiaTheme="majorEastAsia" w:hAnsi="inherit" w:cs="Arial"/>
            <w:color w:val="05A9C5"/>
            <w:szCs w:val="20"/>
            <w:bdr w:val="none" w:sz="0" w:space="0" w:color="auto" w:frame="1"/>
          </w:rPr>
          <w:t>left tailed test or right tailed test</w:t>
        </w:r>
      </w:hyperlink>
      <w:r w:rsidRPr="00E803EB">
        <w:rPr>
          <w:rFonts w:ascii="Arial" w:hAnsi="Arial" w:cs="Arial"/>
          <w:color w:val="777777"/>
          <w:szCs w:val="20"/>
        </w:rPr>
        <w:t> (or potentially, both).</w:t>
      </w:r>
      <w:r w:rsidRPr="00E803EB">
        <w:rPr>
          <w:rFonts w:ascii="Arial" w:hAnsi="Arial" w:cs="Arial"/>
          <w:color w:val="777777"/>
          <w:szCs w:val="20"/>
        </w:rPr>
        <w:br/>
      </w:r>
      <w:bookmarkStart w:id="30" w:name="confidence_interval"/>
    </w:p>
    <w:p w14:paraId="6838665E" w14:textId="35692A1C" w:rsidR="00EC6AD3" w:rsidRDefault="00EC6AD3" w:rsidP="00502A4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02A4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Find a critical value for a confidence level</w:t>
      </w:r>
    </w:p>
    <w:p w14:paraId="1E813E81" w14:textId="77777777" w:rsidR="00502A45" w:rsidRPr="00502A45" w:rsidRDefault="00502A45" w:rsidP="00502A45">
      <w:pPr>
        <w:rPr>
          <w:lang w:eastAsia="en-IN"/>
        </w:rPr>
      </w:pPr>
    </w:p>
    <w:bookmarkEnd w:id="30"/>
    <w:p w14:paraId="56BC07E0" w14:textId="04C63B17" w:rsidR="00EC6AD3" w:rsidRDefault="00B35A4A" w:rsidP="00EC6AD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3D5A59E" wp14:editId="3A73D632">
            <wp:extent cx="4572000" cy="3429000"/>
            <wp:effectExtent l="0" t="0" r="0" b="0"/>
            <wp:docPr id="98" name="Video 98">
              <a:hlinkClick xmlns:a="http://schemas.openxmlformats.org/drawingml/2006/main" r:id="rId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ideo 98">
                      <a:hlinkClick r:id="rId831"/>
                    </pic:cNvPr>
                    <pic:cNvPicPr/>
                  </pic:nvPicPr>
                  <pic:blipFill>
                    <a:blip r:embed="rId109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RAnFyF_6zH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6871384" w14:textId="0F72A1DD"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Style w:val="Strong"/>
          <w:rFonts w:ascii="inherit" w:hAnsi="inherit" w:cs="Arial"/>
          <w:color w:val="777777"/>
          <w:sz w:val="22"/>
          <w:szCs w:val="20"/>
          <w:bdr w:val="none" w:sz="0" w:space="0" w:color="auto" w:frame="1"/>
        </w:rPr>
        <w:t>Example question:</w:t>
      </w:r>
      <w:r w:rsidRPr="00B35A4A">
        <w:rPr>
          <w:rFonts w:ascii="Arial" w:hAnsi="Arial" w:cs="Arial"/>
          <w:color w:val="777777"/>
          <w:sz w:val="22"/>
          <w:szCs w:val="20"/>
        </w:rPr>
        <w:t> Find a critical value for a 90% confidence level (Two-Tailed Test).</w:t>
      </w:r>
    </w:p>
    <w:p w14:paraId="3BB84373"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07045B17" w14:textId="2700540B"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1: </w:t>
      </w:r>
      <w:r w:rsidRPr="00B35A4A">
        <w:rPr>
          <w:rFonts w:ascii="Arial" w:hAnsi="Arial" w:cs="Arial"/>
          <w:color w:val="777777"/>
          <w:sz w:val="22"/>
          <w:szCs w:val="20"/>
        </w:rPr>
        <w:t>Subtract the confidence level from 100% to find the α level: 100% – 90% = 10%.</w:t>
      </w:r>
    </w:p>
    <w:p w14:paraId="52A4E57D"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4D27344E" w14:textId="1B04CECB"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2: </w:t>
      </w:r>
      <w:r w:rsidRPr="00B35A4A">
        <w:rPr>
          <w:rFonts w:ascii="Arial" w:hAnsi="Arial" w:cs="Arial"/>
          <w:color w:val="777777"/>
          <w:sz w:val="22"/>
          <w:szCs w:val="20"/>
        </w:rPr>
        <w:t>Convert Step 1 to a decimal: 10% = 0.10.</w:t>
      </w:r>
    </w:p>
    <w:p w14:paraId="227E082E"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740E81F4" w14:textId="45C67BA7"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3: </w:t>
      </w:r>
      <w:r w:rsidRPr="00B35A4A">
        <w:rPr>
          <w:rFonts w:ascii="Arial" w:hAnsi="Arial" w:cs="Arial"/>
          <w:color w:val="777777"/>
          <w:sz w:val="22"/>
          <w:szCs w:val="20"/>
        </w:rPr>
        <w:t>Divide Step 2 by 2 (this is called “α/2”).</w:t>
      </w:r>
      <w:r w:rsidRPr="00B35A4A">
        <w:rPr>
          <w:rFonts w:ascii="Arial" w:hAnsi="Arial" w:cs="Arial"/>
          <w:color w:val="777777"/>
          <w:sz w:val="22"/>
          <w:szCs w:val="20"/>
        </w:rPr>
        <w:br/>
        <w:t>0.10 = 0.05. This is the area in each tail.</w:t>
      </w:r>
    </w:p>
    <w:p w14:paraId="6A8281B8"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6B9C63E0" w14:textId="2BB757B2"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t>Step 4: </w:t>
      </w:r>
      <w:r w:rsidRPr="00B35A4A">
        <w:rPr>
          <w:rFonts w:ascii="Arial" w:hAnsi="Arial" w:cs="Arial"/>
          <w:color w:val="777777"/>
          <w:sz w:val="22"/>
          <w:szCs w:val="20"/>
        </w:rPr>
        <w:t>Subtract Step 3 from 1 (because we want the area in the middle, not the area in the tail):</w:t>
      </w:r>
      <w:r w:rsidRPr="00B35A4A">
        <w:rPr>
          <w:rFonts w:ascii="Arial" w:hAnsi="Arial" w:cs="Arial"/>
          <w:color w:val="777777"/>
          <w:sz w:val="22"/>
          <w:szCs w:val="20"/>
        </w:rPr>
        <w:br/>
        <w:t>1 – 0.05 = .95.</w:t>
      </w:r>
    </w:p>
    <w:p w14:paraId="33AC1810" w14:textId="77777777" w:rsidR="00A96109" w:rsidRPr="00B35A4A" w:rsidRDefault="00A96109" w:rsidP="00EC6AD3">
      <w:pPr>
        <w:pStyle w:val="NormalWeb"/>
        <w:shd w:val="clear" w:color="auto" w:fill="FFFFFF"/>
        <w:spacing w:before="0" w:beforeAutospacing="0" w:after="0" w:afterAutospacing="0"/>
        <w:textAlignment w:val="baseline"/>
        <w:rPr>
          <w:rFonts w:ascii="Arial" w:hAnsi="Arial" w:cs="Arial"/>
          <w:color w:val="777777"/>
          <w:sz w:val="22"/>
          <w:szCs w:val="20"/>
        </w:rPr>
      </w:pPr>
    </w:p>
    <w:p w14:paraId="69B07A7D" w14:textId="77777777" w:rsidR="00EC6AD3" w:rsidRPr="00B35A4A" w:rsidRDefault="00EC6AD3" w:rsidP="00EC6AD3">
      <w:pPr>
        <w:pStyle w:val="NormalWeb"/>
        <w:shd w:val="clear" w:color="auto" w:fill="FFFFFF"/>
        <w:spacing w:before="0" w:beforeAutospacing="0" w:after="0" w:afterAutospacing="0"/>
        <w:textAlignment w:val="baseline"/>
        <w:rPr>
          <w:rFonts w:ascii="Arial" w:hAnsi="Arial" w:cs="Arial"/>
          <w:color w:val="777777"/>
          <w:sz w:val="22"/>
          <w:szCs w:val="20"/>
        </w:rPr>
      </w:pPr>
      <w:r w:rsidRPr="00B35A4A">
        <w:rPr>
          <w:rFonts w:ascii="inherit" w:hAnsi="inherit" w:cs="Arial"/>
          <w:color w:val="0000FF"/>
          <w:sz w:val="22"/>
          <w:szCs w:val="20"/>
          <w:bdr w:val="none" w:sz="0" w:space="0" w:color="auto" w:frame="1"/>
        </w:rPr>
        <w:lastRenderedPageBreak/>
        <w:t>Step 5: </w:t>
      </w:r>
      <w:r w:rsidRPr="00B35A4A">
        <w:rPr>
          <w:rFonts w:ascii="Arial" w:hAnsi="Arial" w:cs="Arial"/>
          <w:color w:val="777777"/>
          <w:sz w:val="22"/>
          <w:szCs w:val="20"/>
        </w:rPr>
        <w:t>Look up the area from Step in the z-table. The area is at z=1.645. This is your critical value for a confidence level of 90%.</w:t>
      </w:r>
    </w:p>
    <w:p w14:paraId="3257FFD4" w14:textId="7FBBDD15"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4FE2980" w14:textId="6BB04517" w:rsidR="00EC6AD3" w:rsidRDefault="00EC6AD3" w:rsidP="005103E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1" w:name="CommonCI"/>
      <w:r w:rsidRPr="005103E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 Common confidence levels and their critical values</w:t>
      </w:r>
    </w:p>
    <w:p w14:paraId="64576B47" w14:textId="77777777" w:rsidR="005103EA" w:rsidRPr="005103EA" w:rsidRDefault="005103EA" w:rsidP="005103EA">
      <w:pPr>
        <w:rPr>
          <w:lang w:eastAsia="en-IN"/>
        </w:rPr>
      </w:pPr>
    </w:p>
    <w:bookmarkEnd w:id="31"/>
    <w:p w14:paraId="5215826F" w14:textId="01C7A391" w:rsidR="00EC6AD3" w:rsidRPr="00CB439C" w:rsidRDefault="00EC6AD3" w:rsidP="00CB439C">
      <w:pPr>
        <w:pStyle w:val="NormalWeb"/>
        <w:shd w:val="clear" w:color="auto" w:fill="FFFFFF"/>
        <w:spacing w:before="0" w:beforeAutospacing="0" w:after="225" w:afterAutospacing="0"/>
        <w:textAlignment w:val="baseline"/>
        <w:rPr>
          <w:rFonts w:ascii="Arial" w:hAnsi="Arial" w:cs="Arial"/>
          <w:color w:val="777777"/>
          <w:sz w:val="22"/>
          <w:szCs w:val="20"/>
        </w:rPr>
      </w:pPr>
      <w:r w:rsidRPr="001A73A3">
        <w:rPr>
          <w:rFonts w:ascii="Arial" w:hAnsi="Arial" w:cs="Arial"/>
          <w:color w:val="777777"/>
          <w:sz w:val="22"/>
          <w:szCs w:val="20"/>
        </w:rPr>
        <w:t>You don’t have to perform the above calculations every time. This list of critical values and their associated two-tailed test confidence levels were calculated using the above steps:</w:t>
      </w:r>
    </w:p>
    <w:tbl>
      <w:tblPr>
        <w:tblW w:w="9629"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4141"/>
        <w:gridCol w:w="5488"/>
      </w:tblGrid>
      <w:tr w:rsidR="00EC6AD3" w14:paraId="5C6F205C"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E39AADA" w14:textId="77777777" w:rsidR="00EC6AD3" w:rsidRDefault="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Confidence Level</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55C2E76" w14:textId="77777777" w:rsidR="00EC6AD3" w:rsidRDefault="00EC6AD3">
            <w:pPr>
              <w:rPr>
                <w:rFonts w:ascii="inherit" w:hAnsi="inherit" w:cs="Arial"/>
                <w:color w:val="777777"/>
                <w:sz w:val="20"/>
                <w:szCs w:val="20"/>
              </w:rPr>
            </w:pPr>
            <w:r>
              <w:rPr>
                <w:rStyle w:val="Strong"/>
                <w:rFonts w:ascii="inherit" w:hAnsi="inherit" w:cs="Arial"/>
                <w:color w:val="777777"/>
                <w:sz w:val="20"/>
                <w:szCs w:val="20"/>
                <w:bdr w:val="none" w:sz="0" w:space="0" w:color="auto" w:frame="1"/>
              </w:rPr>
              <w:t>Critical Value (</w:t>
            </w:r>
            <w:hyperlink r:id="rId1098" w:history="1">
              <w:r>
                <w:rPr>
                  <w:rStyle w:val="Hyperlink"/>
                  <w:rFonts w:ascii="inherit" w:hAnsi="inherit" w:cs="Arial"/>
                  <w:b/>
                  <w:bCs/>
                  <w:color w:val="05A9C5"/>
                  <w:sz w:val="20"/>
                  <w:szCs w:val="20"/>
                  <w:bdr w:val="none" w:sz="0" w:space="0" w:color="auto" w:frame="1"/>
                </w:rPr>
                <w:t>Z-score</w:t>
              </w:r>
            </w:hyperlink>
            <w:r>
              <w:rPr>
                <w:rStyle w:val="Strong"/>
                <w:rFonts w:ascii="inherit" w:hAnsi="inherit" w:cs="Arial"/>
                <w:color w:val="777777"/>
                <w:sz w:val="20"/>
                <w:szCs w:val="20"/>
                <w:bdr w:val="none" w:sz="0" w:space="0" w:color="auto" w:frame="1"/>
              </w:rPr>
              <w:t>)</w:t>
            </w:r>
          </w:p>
        </w:tc>
      </w:tr>
      <w:tr w:rsidR="00EC6AD3" w14:paraId="00CAFB05"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E394BCE" w14:textId="77777777" w:rsidR="00EC6AD3" w:rsidRDefault="00EC6AD3">
            <w:pPr>
              <w:rPr>
                <w:rFonts w:ascii="inherit" w:hAnsi="inherit" w:cs="Arial"/>
                <w:color w:val="777777"/>
                <w:sz w:val="20"/>
                <w:szCs w:val="20"/>
              </w:rPr>
            </w:pPr>
            <w:r>
              <w:rPr>
                <w:rFonts w:ascii="inherit" w:hAnsi="inherit" w:cs="Arial"/>
                <w:color w:val="777777"/>
                <w:sz w:val="20"/>
                <w:szCs w:val="20"/>
              </w:rPr>
              <w:t>0.90</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71DE444" w14:textId="77777777" w:rsidR="00EC6AD3" w:rsidRDefault="00EC6AD3">
            <w:pPr>
              <w:rPr>
                <w:rFonts w:ascii="inherit" w:hAnsi="inherit" w:cs="Arial"/>
                <w:color w:val="777777"/>
                <w:sz w:val="20"/>
                <w:szCs w:val="20"/>
              </w:rPr>
            </w:pPr>
            <w:r>
              <w:rPr>
                <w:rFonts w:ascii="inherit" w:hAnsi="inherit" w:cs="Arial"/>
                <w:color w:val="777777"/>
                <w:sz w:val="20"/>
                <w:szCs w:val="20"/>
              </w:rPr>
              <w:t>1.645</w:t>
            </w:r>
          </w:p>
        </w:tc>
      </w:tr>
      <w:tr w:rsidR="00EC6AD3" w14:paraId="2DD844DD"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60C9B07" w14:textId="77777777" w:rsidR="00EC6AD3" w:rsidRDefault="00EC6AD3">
            <w:pPr>
              <w:rPr>
                <w:rFonts w:ascii="inherit" w:hAnsi="inherit" w:cs="Arial"/>
                <w:color w:val="777777"/>
                <w:sz w:val="20"/>
                <w:szCs w:val="20"/>
              </w:rPr>
            </w:pPr>
            <w:r>
              <w:rPr>
                <w:rFonts w:ascii="inherit" w:hAnsi="inherit" w:cs="Arial"/>
                <w:color w:val="777777"/>
                <w:sz w:val="20"/>
                <w:szCs w:val="20"/>
              </w:rPr>
              <w:t>0.91</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CA41577" w14:textId="77777777" w:rsidR="00EC6AD3" w:rsidRDefault="00EC6AD3">
            <w:pPr>
              <w:rPr>
                <w:rFonts w:ascii="inherit" w:hAnsi="inherit" w:cs="Arial"/>
                <w:color w:val="777777"/>
                <w:sz w:val="20"/>
                <w:szCs w:val="20"/>
              </w:rPr>
            </w:pPr>
            <w:r>
              <w:rPr>
                <w:rFonts w:ascii="inherit" w:hAnsi="inherit" w:cs="Arial"/>
                <w:color w:val="777777"/>
                <w:sz w:val="20"/>
                <w:szCs w:val="20"/>
              </w:rPr>
              <w:t>1.70</w:t>
            </w:r>
          </w:p>
        </w:tc>
      </w:tr>
      <w:tr w:rsidR="00EC6AD3" w14:paraId="66D80CBB"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CD6A98A" w14:textId="77777777" w:rsidR="00EC6AD3" w:rsidRDefault="00EC6AD3">
            <w:pPr>
              <w:rPr>
                <w:rFonts w:ascii="inherit" w:hAnsi="inherit" w:cs="Arial"/>
                <w:color w:val="777777"/>
                <w:sz w:val="20"/>
                <w:szCs w:val="20"/>
              </w:rPr>
            </w:pPr>
            <w:r>
              <w:rPr>
                <w:rFonts w:ascii="inherit" w:hAnsi="inherit" w:cs="Arial"/>
                <w:color w:val="777777"/>
                <w:sz w:val="20"/>
                <w:szCs w:val="20"/>
              </w:rPr>
              <w:t>0.92</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232EDC2" w14:textId="77777777" w:rsidR="00EC6AD3" w:rsidRDefault="00EC6AD3">
            <w:pPr>
              <w:rPr>
                <w:rFonts w:ascii="inherit" w:hAnsi="inherit" w:cs="Arial"/>
                <w:color w:val="777777"/>
                <w:sz w:val="20"/>
                <w:szCs w:val="20"/>
              </w:rPr>
            </w:pPr>
            <w:r>
              <w:rPr>
                <w:rFonts w:ascii="inherit" w:hAnsi="inherit" w:cs="Arial"/>
                <w:color w:val="777777"/>
                <w:sz w:val="20"/>
                <w:szCs w:val="20"/>
              </w:rPr>
              <w:t>1.75</w:t>
            </w:r>
          </w:p>
        </w:tc>
      </w:tr>
      <w:tr w:rsidR="00EC6AD3" w14:paraId="10D2A242"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96D594C" w14:textId="77777777" w:rsidR="00EC6AD3" w:rsidRDefault="00EC6AD3">
            <w:pPr>
              <w:rPr>
                <w:rFonts w:ascii="inherit" w:hAnsi="inherit" w:cs="Arial"/>
                <w:color w:val="777777"/>
                <w:sz w:val="20"/>
                <w:szCs w:val="20"/>
              </w:rPr>
            </w:pPr>
            <w:r>
              <w:rPr>
                <w:rFonts w:ascii="inherit" w:hAnsi="inherit" w:cs="Arial"/>
                <w:color w:val="777777"/>
                <w:sz w:val="20"/>
                <w:szCs w:val="20"/>
              </w:rPr>
              <w:t>0.93</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30779A6" w14:textId="77777777" w:rsidR="00EC6AD3" w:rsidRDefault="00EC6AD3">
            <w:pPr>
              <w:rPr>
                <w:rFonts w:ascii="inherit" w:hAnsi="inherit" w:cs="Arial"/>
                <w:color w:val="777777"/>
                <w:sz w:val="20"/>
                <w:szCs w:val="20"/>
              </w:rPr>
            </w:pPr>
            <w:r>
              <w:rPr>
                <w:rFonts w:ascii="inherit" w:hAnsi="inherit" w:cs="Arial"/>
                <w:color w:val="777777"/>
                <w:sz w:val="20"/>
                <w:szCs w:val="20"/>
              </w:rPr>
              <w:t>1.81</w:t>
            </w:r>
          </w:p>
        </w:tc>
      </w:tr>
      <w:tr w:rsidR="00EC6AD3" w14:paraId="2358AC86"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BA7865B" w14:textId="77777777" w:rsidR="00EC6AD3" w:rsidRDefault="00EC6AD3">
            <w:pPr>
              <w:rPr>
                <w:rFonts w:ascii="inherit" w:hAnsi="inherit" w:cs="Arial"/>
                <w:color w:val="777777"/>
                <w:sz w:val="20"/>
                <w:szCs w:val="20"/>
              </w:rPr>
            </w:pPr>
            <w:r>
              <w:rPr>
                <w:rFonts w:ascii="inherit" w:hAnsi="inherit" w:cs="Arial"/>
                <w:color w:val="777777"/>
                <w:sz w:val="20"/>
                <w:szCs w:val="20"/>
              </w:rPr>
              <w:t>0.94</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4DA3CBB" w14:textId="77777777" w:rsidR="00EC6AD3" w:rsidRDefault="00EC6AD3">
            <w:pPr>
              <w:rPr>
                <w:rFonts w:ascii="inherit" w:hAnsi="inherit" w:cs="Arial"/>
                <w:color w:val="777777"/>
                <w:sz w:val="20"/>
                <w:szCs w:val="20"/>
              </w:rPr>
            </w:pPr>
            <w:r>
              <w:rPr>
                <w:rFonts w:ascii="inherit" w:hAnsi="inherit" w:cs="Arial"/>
                <w:color w:val="777777"/>
                <w:sz w:val="20"/>
                <w:szCs w:val="20"/>
              </w:rPr>
              <w:t>1.88</w:t>
            </w:r>
          </w:p>
        </w:tc>
      </w:tr>
      <w:tr w:rsidR="00EC6AD3" w14:paraId="4A48687F"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BDF5B50" w14:textId="77777777" w:rsidR="00EC6AD3" w:rsidRDefault="00EC6AD3">
            <w:pPr>
              <w:rPr>
                <w:rFonts w:ascii="inherit" w:hAnsi="inherit" w:cs="Arial"/>
                <w:color w:val="777777"/>
                <w:sz w:val="20"/>
                <w:szCs w:val="20"/>
              </w:rPr>
            </w:pPr>
            <w:r>
              <w:rPr>
                <w:rFonts w:ascii="inherit" w:hAnsi="inherit" w:cs="Arial"/>
                <w:color w:val="777777"/>
                <w:sz w:val="20"/>
                <w:szCs w:val="20"/>
              </w:rPr>
              <w:t>0.95</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2BEBC3D" w14:textId="77777777" w:rsidR="00EC6AD3" w:rsidRDefault="00EC6AD3">
            <w:pPr>
              <w:rPr>
                <w:rFonts w:ascii="inherit" w:hAnsi="inherit" w:cs="Arial"/>
                <w:color w:val="777777"/>
                <w:sz w:val="20"/>
                <w:szCs w:val="20"/>
              </w:rPr>
            </w:pPr>
            <w:r>
              <w:rPr>
                <w:rFonts w:ascii="inherit" w:hAnsi="inherit" w:cs="Arial"/>
                <w:color w:val="777777"/>
                <w:sz w:val="20"/>
                <w:szCs w:val="20"/>
              </w:rPr>
              <w:t>1.96</w:t>
            </w:r>
          </w:p>
        </w:tc>
      </w:tr>
      <w:tr w:rsidR="00EC6AD3" w14:paraId="7FBA301F"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6DD9F09" w14:textId="77777777" w:rsidR="00EC6AD3" w:rsidRDefault="00EC6AD3">
            <w:pPr>
              <w:rPr>
                <w:rFonts w:ascii="inherit" w:hAnsi="inherit" w:cs="Arial"/>
                <w:color w:val="777777"/>
                <w:sz w:val="20"/>
                <w:szCs w:val="20"/>
              </w:rPr>
            </w:pPr>
            <w:r>
              <w:rPr>
                <w:rFonts w:ascii="inherit" w:hAnsi="inherit" w:cs="Arial"/>
                <w:color w:val="777777"/>
                <w:sz w:val="20"/>
                <w:szCs w:val="20"/>
              </w:rPr>
              <w:t>0.96</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F2B0061" w14:textId="77777777" w:rsidR="00EC6AD3" w:rsidRDefault="00EC6AD3">
            <w:pPr>
              <w:rPr>
                <w:rFonts w:ascii="inherit" w:hAnsi="inherit" w:cs="Arial"/>
                <w:color w:val="777777"/>
                <w:sz w:val="20"/>
                <w:szCs w:val="20"/>
              </w:rPr>
            </w:pPr>
            <w:r>
              <w:rPr>
                <w:rFonts w:ascii="inherit" w:hAnsi="inherit" w:cs="Arial"/>
                <w:color w:val="777777"/>
                <w:sz w:val="20"/>
                <w:szCs w:val="20"/>
              </w:rPr>
              <w:t>2.05</w:t>
            </w:r>
          </w:p>
        </w:tc>
      </w:tr>
      <w:tr w:rsidR="00EC6AD3" w14:paraId="490580DA"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4D51FE2" w14:textId="77777777" w:rsidR="00EC6AD3" w:rsidRDefault="00EC6AD3">
            <w:pPr>
              <w:rPr>
                <w:rFonts w:ascii="inherit" w:hAnsi="inherit" w:cs="Arial"/>
                <w:color w:val="777777"/>
                <w:sz w:val="20"/>
                <w:szCs w:val="20"/>
              </w:rPr>
            </w:pPr>
            <w:r>
              <w:rPr>
                <w:rFonts w:ascii="inherit" w:hAnsi="inherit" w:cs="Arial"/>
                <w:color w:val="777777"/>
                <w:sz w:val="20"/>
                <w:szCs w:val="20"/>
              </w:rPr>
              <w:t>0.97</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1F34D614" w14:textId="77777777" w:rsidR="00EC6AD3" w:rsidRDefault="00EC6AD3">
            <w:pPr>
              <w:rPr>
                <w:rFonts w:ascii="inherit" w:hAnsi="inherit" w:cs="Arial"/>
                <w:color w:val="777777"/>
                <w:sz w:val="20"/>
                <w:szCs w:val="20"/>
              </w:rPr>
            </w:pPr>
            <w:r>
              <w:rPr>
                <w:rFonts w:ascii="inherit" w:hAnsi="inherit" w:cs="Arial"/>
                <w:color w:val="777777"/>
                <w:sz w:val="20"/>
                <w:szCs w:val="20"/>
              </w:rPr>
              <w:t>2.17</w:t>
            </w:r>
          </w:p>
        </w:tc>
      </w:tr>
      <w:tr w:rsidR="00EC6AD3" w14:paraId="1D0E3AE9"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32CFEE3" w14:textId="77777777" w:rsidR="00EC6AD3" w:rsidRDefault="00EC6AD3">
            <w:pPr>
              <w:rPr>
                <w:rFonts w:ascii="inherit" w:hAnsi="inherit" w:cs="Arial"/>
                <w:color w:val="777777"/>
                <w:sz w:val="20"/>
                <w:szCs w:val="20"/>
              </w:rPr>
            </w:pPr>
            <w:r>
              <w:rPr>
                <w:rFonts w:ascii="inherit" w:hAnsi="inherit" w:cs="Arial"/>
                <w:color w:val="777777"/>
                <w:sz w:val="20"/>
                <w:szCs w:val="20"/>
              </w:rPr>
              <w:t>0.98</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03B468C" w14:textId="77777777" w:rsidR="00EC6AD3" w:rsidRDefault="00EC6AD3">
            <w:pPr>
              <w:rPr>
                <w:rFonts w:ascii="inherit" w:hAnsi="inherit" w:cs="Arial"/>
                <w:color w:val="777777"/>
                <w:sz w:val="20"/>
                <w:szCs w:val="20"/>
              </w:rPr>
            </w:pPr>
            <w:r>
              <w:rPr>
                <w:rFonts w:ascii="inherit" w:hAnsi="inherit" w:cs="Arial"/>
                <w:color w:val="777777"/>
                <w:sz w:val="20"/>
                <w:szCs w:val="20"/>
              </w:rPr>
              <w:t>2.33</w:t>
            </w:r>
          </w:p>
        </w:tc>
      </w:tr>
      <w:tr w:rsidR="00EC6AD3" w14:paraId="1218CC03" w14:textId="77777777" w:rsidTr="00EC6AD3">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5F6AC26" w14:textId="77777777" w:rsidR="00EC6AD3" w:rsidRDefault="00EC6AD3">
            <w:pPr>
              <w:rPr>
                <w:rFonts w:ascii="inherit" w:hAnsi="inherit" w:cs="Arial"/>
                <w:color w:val="777777"/>
                <w:sz w:val="20"/>
                <w:szCs w:val="20"/>
              </w:rPr>
            </w:pPr>
            <w:r>
              <w:rPr>
                <w:rFonts w:ascii="inherit" w:hAnsi="inherit" w:cs="Arial"/>
                <w:color w:val="777777"/>
                <w:sz w:val="20"/>
                <w:szCs w:val="20"/>
              </w:rPr>
              <w:t>0.99</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3370DCA" w14:textId="77777777" w:rsidR="00EC6AD3" w:rsidRDefault="00EC6AD3">
            <w:pPr>
              <w:rPr>
                <w:rFonts w:ascii="inherit" w:hAnsi="inherit" w:cs="Arial"/>
                <w:color w:val="777777"/>
                <w:sz w:val="20"/>
                <w:szCs w:val="20"/>
              </w:rPr>
            </w:pPr>
            <w:r>
              <w:rPr>
                <w:rFonts w:ascii="inherit" w:hAnsi="inherit" w:cs="Arial"/>
                <w:color w:val="777777"/>
                <w:sz w:val="20"/>
                <w:szCs w:val="20"/>
              </w:rPr>
              <w:t>2.575</w:t>
            </w:r>
          </w:p>
        </w:tc>
      </w:tr>
    </w:tbl>
    <w:p w14:paraId="1BA9FA74" w14:textId="5F40C05E"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62F9EBA9" w14:textId="77777777" w:rsidR="00EC6AD3" w:rsidRPr="009045C9" w:rsidRDefault="00EC6AD3" w:rsidP="009045C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2" w:name="find_critical_value_two_tailed"/>
      <w:r w:rsidRPr="009045C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 Find a Critical Value: Two-Tailed Test</w:t>
      </w:r>
    </w:p>
    <w:bookmarkEnd w:id="32"/>
    <w:p w14:paraId="38521321" w14:textId="77777777" w:rsidR="00281464" w:rsidRDefault="00281464" w:rsidP="00EC6AD3">
      <w:pPr>
        <w:pStyle w:val="NormalWeb"/>
        <w:shd w:val="clear" w:color="auto" w:fill="FFFFFF"/>
        <w:spacing w:before="0" w:beforeAutospacing="0" w:after="225" w:afterAutospacing="0"/>
        <w:textAlignment w:val="baseline"/>
        <w:rPr>
          <w:rFonts w:ascii="Arial" w:hAnsi="Arial" w:cs="Arial"/>
          <w:color w:val="777777"/>
          <w:sz w:val="20"/>
          <w:szCs w:val="20"/>
        </w:rPr>
      </w:pPr>
    </w:p>
    <w:p w14:paraId="28D2A317" w14:textId="68524C9D" w:rsidR="00EC6AD3" w:rsidRDefault="00D07F14" w:rsidP="00EC6AD3">
      <w:pPr>
        <w:pStyle w:val="NormalWeb"/>
        <w:shd w:val="clear" w:color="auto" w:fill="FFFFFF"/>
        <w:spacing w:before="0" w:beforeAutospacing="0" w:after="225" w:afterAutospacing="0"/>
        <w:textAlignment w:val="baseline"/>
        <w:rPr>
          <w:rFonts w:ascii="Arial" w:hAnsi="Arial" w:cs="Arial"/>
          <w:color w:val="777777"/>
          <w:sz w:val="20"/>
          <w:szCs w:val="20"/>
        </w:rPr>
      </w:pPr>
      <w:hyperlink r:id="rId1099" w:history="1">
        <w:r w:rsidR="00EC6AD3" w:rsidRPr="00281464">
          <w:rPr>
            <w:rStyle w:val="Hyperlink"/>
            <w:rFonts w:ascii="Arial" w:hAnsi="Arial" w:cs="Arial"/>
            <w:sz w:val="20"/>
            <w:szCs w:val="20"/>
          </w:rPr>
          <w:t>Watch the video</w:t>
        </w:r>
      </w:hyperlink>
      <w:r w:rsidR="00EC6AD3">
        <w:rPr>
          <w:rFonts w:ascii="Arial" w:hAnsi="Arial" w:cs="Arial"/>
          <w:color w:val="777777"/>
          <w:sz w:val="20"/>
          <w:szCs w:val="20"/>
        </w:rPr>
        <w:t xml:space="preserve"> or read the steps below:</w:t>
      </w:r>
    </w:p>
    <w:p w14:paraId="03551CA4" w14:textId="77777777" w:rsidR="00EC6AD3" w:rsidRPr="0082297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822973">
        <w:rPr>
          <w:rStyle w:val="Strong"/>
          <w:rFonts w:ascii="inherit" w:hAnsi="inherit" w:cs="Arial"/>
          <w:color w:val="777777"/>
          <w:szCs w:val="20"/>
          <w:bdr w:val="none" w:sz="0" w:space="0" w:color="auto" w:frame="1"/>
        </w:rPr>
        <w:t>Sample question</w:t>
      </w:r>
      <w:r w:rsidRPr="00822973">
        <w:rPr>
          <w:rFonts w:ascii="Arial" w:hAnsi="Arial" w:cs="Arial"/>
          <w:color w:val="777777"/>
          <w:szCs w:val="20"/>
        </w:rPr>
        <w:t>: Find the critical value for alpha of .05.</w:t>
      </w:r>
    </w:p>
    <w:p w14:paraId="7338669D" w14:textId="77777777" w:rsidR="00EC6AD3" w:rsidRPr="0082297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822973">
        <w:rPr>
          <w:rStyle w:val="Strong"/>
          <w:rFonts w:ascii="inherit" w:hAnsi="inherit" w:cs="Arial"/>
          <w:color w:val="0000FF"/>
          <w:szCs w:val="20"/>
          <w:bdr w:val="none" w:sz="0" w:space="0" w:color="auto" w:frame="1"/>
        </w:rPr>
        <w:t>Step 1:</w:t>
      </w:r>
      <w:r w:rsidRPr="00822973">
        <w:rPr>
          <w:rFonts w:ascii="Arial" w:hAnsi="Arial" w:cs="Arial"/>
          <w:color w:val="777777"/>
          <w:szCs w:val="20"/>
        </w:rPr>
        <w:t> </w:t>
      </w:r>
      <w:r w:rsidRPr="00822973">
        <w:rPr>
          <w:rStyle w:val="Emphasis"/>
          <w:rFonts w:ascii="inherit" w:hAnsi="inherit" w:cs="Arial"/>
          <w:color w:val="777777"/>
          <w:szCs w:val="20"/>
          <w:bdr w:val="none" w:sz="0" w:space="0" w:color="auto" w:frame="1"/>
        </w:rPr>
        <w:t>Subtract alpha from 1.</w:t>
      </w:r>
    </w:p>
    <w:p w14:paraId="55C5873A" w14:textId="0C7B1EBF" w:rsidR="00EC6AD3" w:rsidRPr="00822973" w:rsidRDefault="00EC6AD3" w:rsidP="00EC6AD3">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sidRPr="00822973">
        <w:rPr>
          <w:rFonts w:ascii="Arial" w:hAnsi="Arial" w:cs="Arial"/>
          <w:color w:val="777777"/>
          <w:szCs w:val="20"/>
        </w:rPr>
        <w:t>1 – .05 = </w:t>
      </w:r>
      <w:r w:rsidRPr="00822973">
        <w:rPr>
          <w:rStyle w:val="Strong"/>
          <w:rFonts w:ascii="inherit" w:hAnsi="inherit" w:cs="Arial"/>
          <w:color w:val="777777"/>
          <w:szCs w:val="20"/>
          <w:bdr w:val="none" w:sz="0" w:space="0" w:color="auto" w:frame="1"/>
        </w:rPr>
        <w:t>.95</w:t>
      </w:r>
    </w:p>
    <w:p w14:paraId="6A574F90" w14:textId="77777777" w:rsidR="00464D60" w:rsidRPr="00822973" w:rsidRDefault="00464D60" w:rsidP="00EC6AD3">
      <w:pPr>
        <w:pStyle w:val="NormalWeb"/>
        <w:shd w:val="clear" w:color="auto" w:fill="FFFFFF"/>
        <w:spacing w:before="0" w:beforeAutospacing="0" w:after="0" w:afterAutospacing="0"/>
        <w:textAlignment w:val="baseline"/>
        <w:rPr>
          <w:rFonts w:ascii="Arial" w:hAnsi="Arial" w:cs="Arial"/>
          <w:color w:val="777777"/>
          <w:szCs w:val="20"/>
        </w:rPr>
      </w:pPr>
    </w:p>
    <w:p w14:paraId="00E09E34" w14:textId="7C85B043" w:rsidR="00EC6AD3" w:rsidRPr="00822973" w:rsidRDefault="00EC6AD3" w:rsidP="00464D60">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0000FF"/>
          <w:szCs w:val="20"/>
          <w:bdr w:val="none" w:sz="0" w:space="0" w:color="auto" w:frame="1"/>
        </w:rPr>
        <w:t>Step 2: </w:t>
      </w:r>
      <w:r w:rsidRPr="00822973">
        <w:rPr>
          <w:rStyle w:val="Emphasis"/>
          <w:rFonts w:ascii="inherit" w:hAnsi="inherit" w:cs="Arial"/>
          <w:color w:val="777777"/>
          <w:szCs w:val="20"/>
          <w:bdr w:val="none" w:sz="0" w:space="0" w:color="auto" w:frame="1"/>
        </w:rPr>
        <w:t>Divide Step 1 by 2</w:t>
      </w:r>
      <w:r w:rsidRPr="00822973">
        <w:rPr>
          <w:rFonts w:ascii="Arial" w:hAnsi="Arial" w:cs="Arial"/>
          <w:color w:val="777777"/>
          <w:szCs w:val="20"/>
        </w:rPr>
        <w:t> (because we are looking for a two-tailed test).</w:t>
      </w:r>
      <w:r w:rsidR="00464D60" w:rsidRPr="00822973">
        <w:rPr>
          <w:rFonts w:ascii="Arial" w:hAnsi="Arial" w:cs="Arial"/>
          <w:color w:val="777777"/>
          <w:szCs w:val="20"/>
        </w:rPr>
        <w:t xml:space="preserve"> </w:t>
      </w:r>
      <w:r w:rsidRPr="00822973">
        <w:rPr>
          <w:rFonts w:ascii="Arial" w:hAnsi="Arial" w:cs="Arial"/>
          <w:color w:val="777777"/>
          <w:szCs w:val="20"/>
        </w:rPr>
        <w:t>95 / 2 = </w:t>
      </w:r>
      <w:r w:rsidRPr="00822973">
        <w:rPr>
          <w:rStyle w:val="Strong"/>
          <w:rFonts w:ascii="inherit" w:hAnsi="inherit" w:cs="Arial"/>
          <w:color w:val="777777"/>
          <w:szCs w:val="20"/>
          <w:bdr w:val="none" w:sz="0" w:space="0" w:color="auto" w:frame="1"/>
        </w:rPr>
        <w:t>.475</w:t>
      </w:r>
    </w:p>
    <w:p w14:paraId="4FB98C31" w14:textId="77777777" w:rsidR="00A50BA9" w:rsidRDefault="00EC6AD3" w:rsidP="00A50BA9">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0000FF"/>
          <w:szCs w:val="20"/>
          <w:bdr w:val="none" w:sz="0" w:space="0" w:color="auto" w:frame="1"/>
        </w:rPr>
        <w:t>Step 3:</w:t>
      </w:r>
      <w:r w:rsidRPr="00822973">
        <w:rPr>
          <w:rFonts w:ascii="Arial" w:hAnsi="Arial" w:cs="Arial"/>
          <w:color w:val="777777"/>
          <w:szCs w:val="20"/>
        </w:rPr>
        <w:t> </w:t>
      </w:r>
      <w:r w:rsidRPr="00822973">
        <w:rPr>
          <w:rStyle w:val="Emphasis"/>
          <w:rFonts w:ascii="inherit" w:hAnsi="inherit" w:cs="Arial"/>
          <w:color w:val="777777"/>
          <w:szCs w:val="20"/>
          <w:bdr w:val="none" w:sz="0" w:space="0" w:color="auto" w:frame="1"/>
        </w:rPr>
        <w:t>Look at your </w:t>
      </w:r>
      <w:hyperlink r:id="rId1100" w:tgtFrame="_blank" w:history="1">
        <w:r w:rsidRPr="00822973">
          <w:rPr>
            <w:rStyle w:val="Hyperlink"/>
            <w:rFonts w:ascii="inherit" w:eastAsiaTheme="majorEastAsia" w:hAnsi="inherit" w:cs="Arial"/>
            <w:i/>
            <w:iCs/>
            <w:color w:val="05A9C5"/>
            <w:szCs w:val="20"/>
            <w:bdr w:val="none" w:sz="0" w:space="0" w:color="auto" w:frame="1"/>
          </w:rPr>
          <w:t>z-table</w:t>
        </w:r>
      </w:hyperlink>
      <w:r w:rsidRPr="00822973">
        <w:rPr>
          <w:rStyle w:val="Emphasis"/>
          <w:rFonts w:ascii="inherit" w:hAnsi="inherit" w:cs="Arial"/>
          <w:color w:val="777777"/>
          <w:szCs w:val="20"/>
          <w:bdr w:val="none" w:sz="0" w:space="0" w:color="auto" w:frame="1"/>
        </w:rPr>
        <w:t> and locate the answer from Step 2 in the middle section of the z-table</w:t>
      </w:r>
      <w:r w:rsidRPr="00822973">
        <w:rPr>
          <w:rFonts w:ascii="Arial" w:hAnsi="Arial" w:cs="Arial"/>
          <w:color w:val="777777"/>
          <w:szCs w:val="20"/>
        </w:rPr>
        <w:t xml:space="preserve">. </w:t>
      </w:r>
      <w:r w:rsidRPr="00AA5D0D">
        <w:rPr>
          <w:rFonts w:ascii="Arial" w:hAnsi="Arial" w:cs="Arial"/>
          <w:color w:val="777777"/>
          <w:sz w:val="22"/>
          <w:szCs w:val="20"/>
        </w:rPr>
        <w:t>The fastest way to do this is to use the </w:t>
      </w:r>
      <w:hyperlink r:id="rId1101" w:tgtFrame="_blank" w:history="1">
        <w:r w:rsidRPr="00AA5D0D">
          <w:rPr>
            <w:rStyle w:val="Hyperlink"/>
            <w:rFonts w:ascii="inherit" w:eastAsiaTheme="majorEastAsia" w:hAnsi="inherit" w:cs="Arial"/>
            <w:color w:val="05A9C5"/>
            <w:sz w:val="22"/>
            <w:szCs w:val="20"/>
            <w:bdr w:val="none" w:sz="0" w:space="0" w:color="auto" w:frame="1"/>
          </w:rPr>
          <w:t>find function</w:t>
        </w:r>
      </w:hyperlink>
      <w:r w:rsidRPr="00AA5D0D">
        <w:rPr>
          <w:rFonts w:ascii="Arial" w:hAnsi="Arial" w:cs="Arial"/>
          <w:color w:val="777777"/>
          <w:sz w:val="22"/>
          <w:szCs w:val="20"/>
        </w:rPr>
        <w:t xml:space="preserve"> of your browser (usually CTRL+F). In this example we’re going to look for .475, so go ahead and press CTRL+F, then </w:t>
      </w:r>
      <w:r w:rsidRPr="00AA5D0D">
        <w:rPr>
          <w:rFonts w:ascii="Arial" w:hAnsi="Arial" w:cs="Arial"/>
          <w:color w:val="777777"/>
          <w:sz w:val="22"/>
          <w:szCs w:val="20"/>
        </w:rPr>
        <w:lastRenderedPageBreak/>
        <w:t>type in .475.</w:t>
      </w:r>
      <w:r w:rsidRPr="00AA5D0D">
        <w:rPr>
          <w:rFonts w:ascii="Arial" w:hAnsi="Arial" w:cs="Arial"/>
          <w:color w:val="777777"/>
          <w:sz w:val="22"/>
          <w:szCs w:val="20"/>
        </w:rPr>
        <w:br/>
      </w:r>
      <w:r w:rsidRPr="00822973">
        <w:rPr>
          <w:rFonts w:ascii="Arial" w:hAnsi="Arial" w:cs="Arial"/>
          <w:color w:val="777777"/>
          <w:szCs w:val="20"/>
        </w:rPr>
        <w:t> </w:t>
      </w:r>
    </w:p>
    <w:p w14:paraId="6CF158F7" w14:textId="1831F610" w:rsidR="00EC6AD3" w:rsidRPr="00822973" w:rsidRDefault="00EC6AD3" w:rsidP="00A50BA9">
      <w:pPr>
        <w:pStyle w:val="NormalWeb"/>
        <w:shd w:val="clear" w:color="auto" w:fill="FFFFFF"/>
        <w:spacing w:before="0" w:beforeAutospacing="0" w:after="225" w:afterAutospacing="0"/>
        <w:textAlignment w:val="baseline"/>
        <w:rPr>
          <w:rFonts w:ascii="Arial" w:hAnsi="Arial" w:cs="Arial"/>
          <w:color w:val="777777"/>
          <w:szCs w:val="20"/>
        </w:rPr>
      </w:pPr>
      <w:r w:rsidRPr="00822973">
        <w:rPr>
          <w:rStyle w:val="Strong"/>
          <w:rFonts w:ascii="inherit" w:hAnsi="inherit" w:cs="Arial"/>
          <w:color w:val="0000FF"/>
          <w:szCs w:val="20"/>
          <w:bdr w:val="none" w:sz="0" w:space="0" w:color="auto" w:frame="1"/>
        </w:rPr>
        <w:t>Step 4: </w:t>
      </w:r>
      <w:r w:rsidRPr="00822973">
        <w:rPr>
          <w:rFonts w:ascii="Arial" w:hAnsi="Arial" w:cs="Arial"/>
          <w:color w:val="777777"/>
          <w:szCs w:val="20"/>
        </w:rPr>
        <w:t>In this example, you should have found the number .4750. Look to the far left or the row, you’ll see the number 1.9 and look to the top of the column, you’ll see .06. Add them together to get </w:t>
      </w:r>
      <w:r w:rsidRPr="00822973">
        <w:rPr>
          <w:rStyle w:val="Strong"/>
          <w:rFonts w:ascii="inherit" w:hAnsi="inherit" w:cs="Arial"/>
          <w:color w:val="777777"/>
          <w:szCs w:val="20"/>
          <w:bdr w:val="none" w:sz="0" w:space="0" w:color="auto" w:frame="1"/>
        </w:rPr>
        <w:t>1.96</w:t>
      </w:r>
      <w:r w:rsidRPr="00822973">
        <w:rPr>
          <w:rFonts w:ascii="Arial" w:hAnsi="Arial" w:cs="Arial"/>
          <w:color w:val="777777"/>
          <w:szCs w:val="20"/>
        </w:rPr>
        <w:t>. That’s the critical value!</w:t>
      </w:r>
    </w:p>
    <w:p w14:paraId="0267DD64" w14:textId="77777777" w:rsidR="00445922" w:rsidRDefault="00EC6AD3" w:rsidP="00445922">
      <w:pPr>
        <w:pStyle w:val="NormalWeb"/>
        <w:shd w:val="clear" w:color="auto" w:fill="FFFFFF"/>
        <w:spacing w:before="0" w:beforeAutospacing="0" w:after="225" w:afterAutospacing="0"/>
        <w:textAlignment w:val="baseline"/>
        <w:rPr>
          <w:rFonts w:ascii="Arial" w:hAnsi="Arial" w:cs="Arial"/>
          <w:color w:val="777777"/>
          <w:szCs w:val="20"/>
        </w:rPr>
      </w:pPr>
      <w:r w:rsidRPr="00822973">
        <w:rPr>
          <w:rFonts w:ascii="Arial" w:hAnsi="Arial" w:cs="Arial"/>
          <w:color w:val="777777"/>
          <w:szCs w:val="20"/>
        </w:rPr>
        <w:t> </w:t>
      </w:r>
      <w:r w:rsidRPr="00822973">
        <w:rPr>
          <w:rStyle w:val="Strong"/>
          <w:rFonts w:ascii="inherit" w:hAnsi="inherit" w:cs="Arial"/>
          <w:color w:val="777777"/>
          <w:szCs w:val="20"/>
          <w:bdr w:val="none" w:sz="0" w:space="0" w:color="auto" w:frame="1"/>
        </w:rPr>
        <w:t>Tip</w:t>
      </w:r>
      <w:r w:rsidRPr="00822973">
        <w:rPr>
          <w:rFonts w:ascii="Arial" w:hAnsi="Arial" w:cs="Arial"/>
          <w:color w:val="777777"/>
          <w:szCs w:val="20"/>
        </w:rPr>
        <w:t>: The critical value </w:t>
      </w:r>
      <w:r w:rsidRPr="00822973">
        <w:rPr>
          <w:rStyle w:val="Strong"/>
          <w:rFonts w:ascii="inherit" w:hAnsi="inherit" w:cs="Arial"/>
          <w:color w:val="777777"/>
          <w:szCs w:val="20"/>
          <w:bdr w:val="none" w:sz="0" w:space="0" w:color="auto" w:frame="1"/>
        </w:rPr>
        <w:t>appears twice in the z table</w:t>
      </w:r>
      <w:r w:rsidRPr="00822973">
        <w:rPr>
          <w:rFonts w:ascii="Arial" w:hAnsi="Arial" w:cs="Arial"/>
          <w:color w:val="777777"/>
          <w:szCs w:val="20"/>
        </w:rPr>
        <w:t xml:space="preserve"> because you’re looking for both a left hand and a </w:t>
      </w:r>
      <w:proofErr w:type="gramStart"/>
      <w:r w:rsidRPr="00822973">
        <w:rPr>
          <w:rFonts w:ascii="Arial" w:hAnsi="Arial" w:cs="Arial"/>
          <w:color w:val="777777"/>
          <w:szCs w:val="20"/>
        </w:rPr>
        <w:t>right hand</w:t>
      </w:r>
      <w:proofErr w:type="gramEnd"/>
      <w:r w:rsidRPr="00822973">
        <w:rPr>
          <w:rFonts w:ascii="Arial" w:hAnsi="Arial" w:cs="Arial"/>
          <w:color w:val="777777"/>
          <w:szCs w:val="20"/>
        </w:rPr>
        <w:t xml:space="preserve"> tail, so don’t forget to add the plus or minus sign! In our example you’d get </w:t>
      </w:r>
      <w:r w:rsidRPr="00822973">
        <w:rPr>
          <w:rStyle w:val="Strong"/>
          <w:rFonts w:ascii="inherit" w:hAnsi="inherit" w:cs="Arial"/>
          <w:color w:val="777777"/>
          <w:szCs w:val="20"/>
          <w:bdr w:val="none" w:sz="0" w:space="0" w:color="auto" w:frame="1"/>
        </w:rPr>
        <w:t>±1.96</w:t>
      </w:r>
      <w:r w:rsidRPr="00822973">
        <w:rPr>
          <w:rFonts w:ascii="Arial" w:hAnsi="Arial" w:cs="Arial"/>
          <w:color w:val="777777"/>
          <w:szCs w:val="20"/>
        </w:rPr>
        <w:t>.</w:t>
      </w:r>
      <w:bookmarkStart w:id="33" w:name="find_critical_value_right_tailed"/>
    </w:p>
    <w:p w14:paraId="0B179626" w14:textId="65A4E3F9" w:rsidR="001B3F58" w:rsidRPr="00445922" w:rsidRDefault="00EC6AD3" w:rsidP="00445922">
      <w:pPr>
        <w:pStyle w:val="NormalWeb"/>
        <w:shd w:val="clear" w:color="auto" w:fill="FFFFFF"/>
        <w:spacing w:before="0" w:beforeAutospacing="0" w:after="225" w:afterAutospacing="0"/>
        <w:textAlignment w:val="baseline"/>
        <w:rPr>
          <w:rFonts w:ascii="Arial" w:hAnsi="Arial" w:cs="Arial"/>
          <w:color w:val="777777"/>
          <w:szCs w:val="20"/>
        </w:rPr>
      </w:pPr>
      <w:r w:rsidRPr="001B3F58">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 Find a Critical Value: Right-Tailed Test</w:t>
      </w:r>
    </w:p>
    <w:bookmarkEnd w:id="33"/>
    <w:p w14:paraId="6B4A211D" w14:textId="6584EE8C"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8A08012" wp14:editId="23AE01B9">
            <wp:extent cx="1432560" cy="579120"/>
            <wp:effectExtent l="0" t="0" r="0" b="0"/>
            <wp:docPr id="90" name="Picture 90" descr="find a critical value rt">
              <a:hlinkClick xmlns:a="http://schemas.openxmlformats.org/drawingml/2006/main" r:id="rId1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nd a critical value rt">
                      <a:hlinkClick r:id="rId1102"/>
                    </pic:cNvPr>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1432560" cy="579120"/>
                    </a:xfrm>
                    <a:prstGeom prst="rect">
                      <a:avLst/>
                    </a:prstGeom>
                    <a:noFill/>
                    <a:ln>
                      <a:noFill/>
                    </a:ln>
                  </pic:spPr>
                </pic:pic>
              </a:graphicData>
            </a:graphic>
          </wp:inline>
        </w:drawing>
      </w:r>
    </w:p>
    <w:p w14:paraId="21E6D443" w14:textId="77777777" w:rsidR="00361381" w:rsidRDefault="00361381" w:rsidP="00EC6AD3">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15E5585D" w14:textId="619C0D3A"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777777"/>
          <w:szCs w:val="20"/>
          <w:bdr w:val="none" w:sz="0" w:space="0" w:color="auto" w:frame="1"/>
        </w:rPr>
        <w:t>Sample question</w:t>
      </w:r>
      <w:r w:rsidRPr="00361381">
        <w:rPr>
          <w:rFonts w:ascii="Arial" w:hAnsi="Arial" w:cs="Arial"/>
          <w:color w:val="777777"/>
          <w:szCs w:val="20"/>
        </w:rPr>
        <w:t>: Find a critical value in the z-table for an alpha level of 0.0079.</w:t>
      </w:r>
    </w:p>
    <w:p w14:paraId="3AB44389"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1A7BA0F5" w14:textId="308FB3F7"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1:</w:t>
      </w:r>
      <w:r w:rsidRPr="00361381">
        <w:rPr>
          <w:rStyle w:val="Emphasis"/>
          <w:rFonts w:ascii="inherit" w:hAnsi="inherit" w:cs="Arial"/>
          <w:color w:val="777777"/>
          <w:szCs w:val="20"/>
          <w:bdr w:val="none" w:sz="0" w:space="0" w:color="auto" w:frame="1"/>
        </w:rPr>
        <w:t> Draw a diagram, like the one above. Shade in the area in the right tail.</w:t>
      </w:r>
      <w:r w:rsidRPr="00361381">
        <w:rPr>
          <w:rFonts w:ascii="Arial" w:hAnsi="Arial" w:cs="Arial"/>
          <w:color w:val="777777"/>
          <w:szCs w:val="20"/>
        </w:rPr>
        <w:br/>
        <w:t>This area represents alpha, α. A diagram helps you to visualize what area you are looking for (i.e. if you want an area to the right of the mean or the left of the mean).</w:t>
      </w:r>
    </w:p>
    <w:p w14:paraId="13F7D25D"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13DAA130" w14:textId="254E0624"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2:</w:t>
      </w:r>
      <w:r w:rsidRPr="00361381">
        <w:rPr>
          <w:rFonts w:ascii="Arial" w:hAnsi="Arial" w:cs="Arial"/>
          <w:color w:val="777777"/>
          <w:szCs w:val="20"/>
        </w:rPr>
        <w:t> </w:t>
      </w:r>
      <w:r w:rsidRPr="00361381">
        <w:rPr>
          <w:rStyle w:val="Emphasis"/>
          <w:rFonts w:ascii="inherit" w:hAnsi="inherit" w:cs="Arial"/>
          <w:color w:val="777777"/>
          <w:szCs w:val="20"/>
          <w:bdr w:val="none" w:sz="0" w:space="0" w:color="auto" w:frame="1"/>
        </w:rPr>
        <w:t>Subtract alpha (α) from 0.5</w:t>
      </w:r>
      <w:r w:rsidRPr="00361381">
        <w:rPr>
          <w:rFonts w:ascii="Arial" w:hAnsi="Arial" w:cs="Arial"/>
          <w:color w:val="777777"/>
          <w:szCs w:val="20"/>
        </w:rPr>
        <w:t>.</w:t>
      </w:r>
      <w:r w:rsidRPr="00361381">
        <w:rPr>
          <w:rFonts w:ascii="Arial" w:hAnsi="Arial" w:cs="Arial"/>
          <w:color w:val="777777"/>
          <w:szCs w:val="20"/>
        </w:rPr>
        <w:br/>
        <w:t>0.5-0.0079 = 0.4921.</w:t>
      </w:r>
    </w:p>
    <w:p w14:paraId="3D4E4A13"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45665B2B" w14:textId="7F7CA12D"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61381">
        <w:rPr>
          <w:rStyle w:val="Strong"/>
          <w:rFonts w:ascii="inherit" w:hAnsi="inherit" w:cs="Arial"/>
          <w:color w:val="0000FF"/>
          <w:szCs w:val="20"/>
          <w:bdr w:val="none" w:sz="0" w:space="0" w:color="auto" w:frame="1"/>
        </w:rPr>
        <w:t>Step 3:</w:t>
      </w:r>
      <w:r w:rsidRPr="00361381">
        <w:rPr>
          <w:rFonts w:ascii="Arial" w:hAnsi="Arial" w:cs="Arial"/>
          <w:color w:val="777777"/>
          <w:szCs w:val="20"/>
        </w:rPr>
        <w:t> </w:t>
      </w:r>
      <w:r w:rsidRPr="00361381">
        <w:rPr>
          <w:rStyle w:val="Emphasis"/>
          <w:rFonts w:ascii="inherit" w:hAnsi="inherit" w:cs="Arial"/>
          <w:color w:val="777777"/>
          <w:szCs w:val="20"/>
          <w:bdr w:val="none" w:sz="0" w:space="0" w:color="auto" w:frame="1"/>
        </w:rPr>
        <w:t xml:space="preserve">Find the result from step 2 in the </w:t>
      </w:r>
      <w:proofErr w:type="spellStart"/>
      <w:r w:rsidRPr="00361381">
        <w:rPr>
          <w:rStyle w:val="Emphasis"/>
          <w:rFonts w:ascii="inherit" w:hAnsi="inherit" w:cs="Arial"/>
          <w:color w:val="777777"/>
          <w:szCs w:val="20"/>
          <w:bdr w:val="none" w:sz="0" w:space="0" w:color="auto" w:frame="1"/>
        </w:rPr>
        <w:t>center</w:t>
      </w:r>
      <w:proofErr w:type="spellEnd"/>
      <w:r w:rsidRPr="00361381">
        <w:rPr>
          <w:rStyle w:val="Emphasis"/>
          <w:rFonts w:ascii="inherit" w:hAnsi="inherit" w:cs="Arial"/>
          <w:color w:val="777777"/>
          <w:szCs w:val="20"/>
          <w:bdr w:val="none" w:sz="0" w:space="0" w:color="auto" w:frame="1"/>
        </w:rPr>
        <w:t xml:space="preserve"> part of the </w:t>
      </w:r>
      <w:hyperlink r:id="rId1104" w:tgtFrame="_blank" w:history="1">
        <w:r w:rsidRPr="00361381">
          <w:rPr>
            <w:rStyle w:val="Hyperlink"/>
            <w:rFonts w:ascii="inherit" w:eastAsiaTheme="majorEastAsia" w:hAnsi="inherit" w:cs="Arial"/>
            <w:i/>
            <w:iCs/>
            <w:color w:val="05A9C5"/>
            <w:szCs w:val="20"/>
            <w:bdr w:val="none" w:sz="0" w:space="0" w:color="auto" w:frame="1"/>
          </w:rPr>
          <w:t>z-table</w:t>
        </w:r>
      </w:hyperlink>
      <w:r w:rsidRPr="00361381">
        <w:rPr>
          <w:rStyle w:val="Emphasis"/>
          <w:rFonts w:ascii="inherit" w:hAnsi="inherit" w:cs="Arial"/>
          <w:color w:val="777777"/>
          <w:szCs w:val="20"/>
          <w:bdr w:val="none" w:sz="0" w:space="0" w:color="auto" w:frame="1"/>
        </w:rPr>
        <w:t>.</w:t>
      </w:r>
      <w:r w:rsidRPr="00361381">
        <w:rPr>
          <w:rFonts w:ascii="Arial" w:hAnsi="Arial" w:cs="Arial"/>
          <w:color w:val="777777"/>
          <w:szCs w:val="20"/>
        </w:rPr>
        <w:br/>
        <w:t>The closest area to 0.4921 is 0.4922 at z=2.42.</w:t>
      </w:r>
    </w:p>
    <w:p w14:paraId="6B40393A" w14:textId="77777777" w:rsidR="00361381" w:rsidRPr="00361381" w:rsidRDefault="00361381" w:rsidP="00EC6AD3">
      <w:pPr>
        <w:pStyle w:val="NormalWeb"/>
        <w:shd w:val="clear" w:color="auto" w:fill="FFFFFF"/>
        <w:spacing w:before="0" w:beforeAutospacing="0" w:after="0" w:afterAutospacing="0"/>
        <w:textAlignment w:val="baseline"/>
        <w:rPr>
          <w:rFonts w:ascii="Arial" w:hAnsi="Arial" w:cs="Arial"/>
          <w:color w:val="777777"/>
          <w:szCs w:val="20"/>
        </w:rPr>
      </w:pPr>
    </w:p>
    <w:p w14:paraId="02C46B53" w14:textId="13B5BBD1" w:rsidR="00EC6AD3" w:rsidRPr="00361381" w:rsidRDefault="00EC6AD3" w:rsidP="00EC6AD3">
      <w:pPr>
        <w:shd w:val="clear" w:color="auto" w:fill="FFFFFF"/>
        <w:textAlignment w:val="baseline"/>
        <w:rPr>
          <w:rFonts w:ascii="Arial" w:hAnsi="Arial" w:cs="Arial"/>
          <w:color w:val="777777"/>
          <w:szCs w:val="20"/>
        </w:rPr>
      </w:pPr>
      <w:r w:rsidRPr="00361381">
        <w:rPr>
          <w:rFonts w:ascii="inherit" w:hAnsi="inherit" w:cs="Arial"/>
          <w:noProof/>
          <w:color w:val="05A9C5"/>
          <w:szCs w:val="20"/>
          <w:bdr w:val="none" w:sz="0" w:space="0" w:color="auto" w:frame="1"/>
        </w:rPr>
        <w:drawing>
          <wp:inline distT="0" distB="0" distL="0" distR="0" wp14:anchorId="705E2135" wp14:editId="12F67366">
            <wp:extent cx="4236720" cy="1211580"/>
            <wp:effectExtent l="0" t="0" r="0" b="7620"/>
            <wp:docPr id="89" name="Picture 89" descr="The closest to .4921 is the value at z=2.42">
              <a:hlinkClick xmlns:a="http://schemas.openxmlformats.org/drawingml/2006/main" r:id="rId1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closest to .4921 is the value at z=2.42">
                      <a:hlinkClick r:id="rId1105"/>
                    </pic:cNvPr>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4236720" cy="1211580"/>
                    </a:xfrm>
                    <a:prstGeom prst="rect">
                      <a:avLst/>
                    </a:prstGeom>
                    <a:noFill/>
                    <a:ln>
                      <a:noFill/>
                    </a:ln>
                  </pic:spPr>
                </pic:pic>
              </a:graphicData>
            </a:graphic>
          </wp:inline>
        </w:drawing>
      </w:r>
    </w:p>
    <w:p w14:paraId="4455F571" w14:textId="77777777" w:rsidR="00EC6AD3" w:rsidRPr="00361381" w:rsidRDefault="00EC6AD3" w:rsidP="00EC6AD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2"/>
          <w:szCs w:val="20"/>
        </w:rPr>
      </w:pPr>
      <w:r w:rsidRPr="00361381">
        <w:rPr>
          <w:rFonts w:ascii="inherit" w:hAnsi="inherit" w:cs="Arial"/>
          <w:i/>
          <w:iCs/>
          <w:color w:val="777777"/>
          <w:sz w:val="22"/>
          <w:szCs w:val="20"/>
        </w:rPr>
        <w:t>The closest to .4921 is the value (.4922) at z = 2.42</w:t>
      </w:r>
    </w:p>
    <w:p w14:paraId="30B5C2ED" w14:textId="77777777" w:rsidR="00EC6AD3" w:rsidRPr="00361381" w:rsidRDefault="00EC6AD3" w:rsidP="00EC6AD3">
      <w:pPr>
        <w:pStyle w:val="NormalWeb"/>
        <w:shd w:val="clear" w:color="auto" w:fill="FFFFFF"/>
        <w:spacing w:before="0" w:beforeAutospacing="0" w:after="225" w:afterAutospacing="0"/>
        <w:textAlignment w:val="baseline"/>
        <w:rPr>
          <w:rFonts w:ascii="Arial" w:hAnsi="Arial" w:cs="Arial"/>
          <w:color w:val="777777"/>
          <w:sz w:val="22"/>
          <w:szCs w:val="20"/>
        </w:rPr>
      </w:pPr>
      <w:r w:rsidRPr="00361381">
        <w:rPr>
          <w:rFonts w:ascii="Arial" w:hAnsi="Arial" w:cs="Arial"/>
          <w:color w:val="777777"/>
          <w:sz w:val="22"/>
          <w:szCs w:val="20"/>
        </w:rPr>
        <w:t>That’s it!</w:t>
      </w:r>
    </w:p>
    <w:p w14:paraId="721826A0" w14:textId="35D7452E" w:rsidR="00EC6AD3" w:rsidRPr="004658F6" w:rsidRDefault="00EC6AD3" w:rsidP="004658F6">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4" w:name="find_critical_value_left_tailed"/>
      <w:r w:rsidRPr="004658F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 Find a Critical Value: Left-Tailed Test</w:t>
      </w:r>
    </w:p>
    <w:bookmarkEnd w:id="34"/>
    <w:p w14:paraId="0BBC5D82" w14:textId="77777777" w:rsidR="004658F6" w:rsidRDefault="004658F6" w:rsidP="00EC6AD3">
      <w:pPr>
        <w:pStyle w:val="NormalWeb"/>
        <w:shd w:val="clear" w:color="auto" w:fill="FFFFFF"/>
        <w:spacing w:before="0" w:beforeAutospacing="0" w:after="0" w:afterAutospacing="0"/>
        <w:textAlignment w:val="baseline"/>
        <w:rPr>
          <w:rStyle w:val="Strong"/>
          <w:rFonts w:ascii="inherit" w:hAnsi="inherit" w:cs="Arial"/>
          <w:color w:val="777777"/>
          <w:sz w:val="20"/>
          <w:szCs w:val="20"/>
          <w:bdr w:val="none" w:sz="0" w:space="0" w:color="auto" w:frame="1"/>
        </w:rPr>
      </w:pPr>
    </w:p>
    <w:p w14:paraId="238ECEC6" w14:textId="545C0CFB"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777777"/>
          <w:szCs w:val="20"/>
          <w:bdr w:val="none" w:sz="0" w:space="0" w:color="auto" w:frame="1"/>
        </w:rPr>
        <w:t>Sample question</w:t>
      </w:r>
      <w:r w:rsidRPr="006D04E1">
        <w:rPr>
          <w:rFonts w:ascii="Arial" w:hAnsi="Arial" w:cs="Arial"/>
          <w:color w:val="777777"/>
          <w:szCs w:val="20"/>
        </w:rPr>
        <w:t>: find the critical value in the z-table for α=.012 (left-tailed test).</w:t>
      </w:r>
    </w:p>
    <w:p w14:paraId="6A6AE155" w14:textId="77777777" w:rsidR="004658F6" w:rsidRPr="006D04E1" w:rsidRDefault="004658F6" w:rsidP="00EC6AD3">
      <w:pPr>
        <w:pStyle w:val="NormalWeb"/>
        <w:shd w:val="clear" w:color="auto" w:fill="FFFFFF"/>
        <w:spacing w:before="0" w:beforeAutospacing="0" w:after="0" w:afterAutospacing="0"/>
        <w:textAlignment w:val="baseline"/>
        <w:rPr>
          <w:rFonts w:ascii="Arial" w:hAnsi="Arial" w:cs="Arial"/>
          <w:color w:val="777777"/>
          <w:szCs w:val="20"/>
        </w:rPr>
      </w:pPr>
    </w:p>
    <w:p w14:paraId="389F4524" w14:textId="2518986A"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Fonts w:ascii="inherit" w:hAnsi="inherit" w:cs="Arial"/>
          <w:noProof/>
          <w:color w:val="05A9C5"/>
          <w:szCs w:val="20"/>
          <w:bdr w:val="none" w:sz="0" w:space="0" w:color="auto" w:frame="1"/>
        </w:rPr>
        <w:drawing>
          <wp:inline distT="0" distB="0" distL="0" distR="0" wp14:anchorId="662CD2F5" wp14:editId="58145A9B">
            <wp:extent cx="1432560" cy="579120"/>
            <wp:effectExtent l="0" t="0" r="0" b="0"/>
            <wp:docPr id="88" name="Picture 88" descr="left">
              <a:hlinkClick xmlns:a="http://schemas.openxmlformats.org/drawingml/2006/main" r:id="rId1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ft">
                      <a:hlinkClick r:id="rId1107"/>
                    </pic:cNvPr>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1432560" cy="579120"/>
                    </a:xfrm>
                    <a:prstGeom prst="rect">
                      <a:avLst/>
                    </a:prstGeom>
                    <a:noFill/>
                    <a:ln>
                      <a:noFill/>
                    </a:ln>
                  </pic:spPr>
                </pic:pic>
              </a:graphicData>
            </a:graphic>
          </wp:inline>
        </w:drawing>
      </w:r>
    </w:p>
    <w:p w14:paraId="3B9BE61C" w14:textId="77777777" w:rsidR="003348AF" w:rsidRPr="006D04E1" w:rsidRDefault="003348AF" w:rsidP="00EC6AD3">
      <w:pPr>
        <w:pStyle w:val="NormalWeb"/>
        <w:shd w:val="clear" w:color="auto" w:fill="FFFFFF"/>
        <w:spacing w:before="0" w:beforeAutospacing="0" w:after="0" w:afterAutospacing="0"/>
        <w:textAlignment w:val="baseline"/>
        <w:rPr>
          <w:rFonts w:ascii="Arial" w:hAnsi="Arial" w:cs="Arial"/>
          <w:color w:val="777777"/>
          <w:szCs w:val="20"/>
        </w:rPr>
      </w:pPr>
    </w:p>
    <w:p w14:paraId="512C4D4B" w14:textId="36FD7E5C"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lastRenderedPageBreak/>
        <w:t>Step 1:</w:t>
      </w:r>
      <w:r w:rsidRPr="006D04E1">
        <w:rPr>
          <w:rStyle w:val="Emphasis"/>
          <w:rFonts w:ascii="inherit" w:hAnsi="inherit" w:cs="Arial"/>
          <w:color w:val="777777"/>
          <w:szCs w:val="20"/>
          <w:bdr w:val="none" w:sz="0" w:space="0" w:color="auto" w:frame="1"/>
        </w:rPr>
        <w:t> Draw a diagram, like the one above. Shade in the area in the left tail (because you’re looking for a critical value for a </w:t>
      </w:r>
      <w:r w:rsidRPr="006D04E1">
        <w:rPr>
          <w:rStyle w:val="Strong"/>
          <w:rFonts w:ascii="inherit" w:hAnsi="inherit" w:cs="Arial"/>
          <w:i/>
          <w:iCs/>
          <w:color w:val="777777"/>
          <w:szCs w:val="20"/>
          <w:bdr w:val="none" w:sz="0" w:space="0" w:color="auto" w:frame="1"/>
        </w:rPr>
        <w:t>left-tailed</w:t>
      </w:r>
      <w:r w:rsidRPr="006D04E1">
        <w:rPr>
          <w:rStyle w:val="Emphasis"/>
          <w:rFonts w:ascii="inherit" w:hAnsi="inherit" w:cs="Arial"/>
          <w:color w:val="777777"/>
          <w:szCs w:val="20"/>
          <w:bdr w:val="none" w:sz="0" w:space="0" w:color="auto" w:frame="1"/>
        </w:rPr>
        <w:t> test).</w:t>
      </w:r>
      <w:r w:rsidRPr="006D04E1">
        <w:rPr>
          <w:rFonts w:ascii="Arial" w:hAnsi="Arial" w:cs="Arial"/>
          <w:color w:val="777777"/>
          <w:szCs w:val="20"/>
        </w:rPr>
        <w:br/>
        <w:t>This area represents alpha, α.</w:t>
      </w:r>
    </w:p>
    <w:p w14:paraId="35E5540F" w14:textId="77777777" w:rsidR="00C84CB6" w:rsidRPr="006D04E1" w:rsidRDefault="00C84CB6" w:rsidP="00EC6AD3">
      <w:pPr>
        <w:pStyle w:val="NormalWeb"/>
        <w:shd w:val="clear" w:color="auto" w:fill="FFFFFF"/>
        <w:spacing w:before="0" w:beforeAutospacing="0" w:after="0" w:afterAutospacing="0"/>
        <w:textAlignment w:val="baseline"/>
        <w:rPr>
          <w:rFonts w:ascii="Arial" w:hAnsi="Arial" w:cs="Arial"/>
          <w:color w:val="777777"/>
          <w:szCs w:val="20"/>
        </w:rPr>
      </w:pPr>
    </w:p>
    <w:p w14:paraId="2B9E2092" w14:textId="3ACB552E"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 xml:space="preserve">Step </w:t>
      </w:r>
      <w:proofErr w:type="gramStart"/>
      <w:r w:rsidRPr="006D04E1">
        <w:rPr>
          <w:rStyle w:val="Strong"/>
          <w:rFonts w:ascii="inherit" w:hAnsi="inherit" w:cs="Arial"/>
          <w:color w:val="0000FF"/>
          <w:szCs w:val="20"/>
          <w:bdr w:val="none" w:sz="0" w:space="0" w:color="auto" w:frame="1"/>
        </w:rPr>
        <w:t>2:</w:t>
      </w:r>
      <w:r w:rsidRPr="006D04E1">
        <w:rPr>
          <w:rStyle w:val="Emphasis"/>
          <w:rFonts w:ascii="inherit" w:hAnsi="inherit" w:cs="Arial"/>
          <w:color w:val="777777"/>
          <w:szCs w:val="20"/>
          <w:bdr w:val="none" w:sz="0" w:space="0" w:color="auto" w:frame="1"/>
        </w:rPr>
        <w:t>Subtract</w:t>
      </w:r>
      <w:proofErr w:type="gramEnd"/>
      <w:r w:rsidRPr="006D04E1">
        <w:rPr>
          <w:rStyle w:val="Emphasis"/>
          <w:rFonts w:ascii="inherit" w:hAnsi="inherit" w:cs="Arial"/>
          <w:color w:val="777777"/>
          <w:szCs w:val="20"/>
          <w:bdr w:val="none" w:sz="0" w:space="0" w:color="auto" w:frame="1"/>
        </w:rPr>
        <w:t xml:space="preserve"> alpha (α) from 0.5</w:t>
      </w:r>
      <w:r w:rsidRPr="006D04E1">
        <w:rPr>
          <w:rFonts w:ascii="Arial" w:hAnsi="Arial" w:cs="Arial"/>
          <w:color w:val="777777"/>
          <w:szCs w:val="20"/>
        </w:rPr>
        <w:t>.</w:t>
      </w:r>
      <w:r w:rsidRPr="006D04E1">
        <w:rPr>
          <w:rFonts w:ascii="Arial" w:hAnsi="Arial" w:cs="Arial"/>
          <w:color w:val="777777"/>
          <w:szCs w:val="20"/>
        </w:rPr>
        <w:br/>
        <w:t>0.5 – 0.012 = 0.488.</w:t>
      </w:r>
    </w:p>
    <w:p w14:paraId="258F98A9" w14:textId="77777777" w:rsidR="00B74405" w:rsidRPr="006D04E1" w:rsidRDefault="00B74405" w:rsidP="00EC6AD3">
      <w:pPr>
        <w:pStyle w:val="NormalWeb"/>
        <w:shd w:val="clear" w:color="auto" w:fill="FFFFFF"/>
        <w:spacing w:before="0" w:beforeAutospacing="0" w:after="0" w:afterAutospacing="0"/>
        <w:textAlignment w:val="baseline"/>
        <w:rPr>
          <w:rFonts w:ascii="Arial" w:hAnsi="Arial" w:cs="Arial"/>
          <w:color w:val="777777"/>
          <w:szCs w:val="20"/>
        </w:rPr>
      </w:pPr>
    </w:p>
    <w:p w14:paraId="6C545136" w14:textId="0648DDA5"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Step 3:</w:t>
      </w:r>
      <w:r w:rsidRPr="006D04E1">
        <w:rPr>
          <w:rFonts w:ascii="Arial" w:hAnsi="Arial" w:cs="Arial"/>
          <w:color w:val="777777"/>
          <w:szCs w:val="20"/>
        </w:rPr>
        <w:t> </w:t>
      </w:r>
      <w:r w:rsidRPr="006D04E1">
        <w:rPr>
          <w:rStyle w:val="Emphasis"/>
          <w:rFonts w:ascii="inherit" w:hAnsi="inherit" w:cs="Arial"/>
          <w:color w:val="777777"/>
          <w:szCs w:val="20"/>
          <w:bdr w:val="none" w:sz="0" w:space="0" w:color="auto" w:frame="1"/>
        </w:rPr>
        <w:t xml:space="preserve">Find the result from step 2 in the </w:t>
      </w:r>
      <w:r w:rsidR="00B74405" w:rsidRPr="006D04E1">
        <w:rPr>
          <w:rStyle w:val="Emphasis"/>
          <w:rFonts w:ascii="inherit" w:hAnsi="inherit" w:cs="Arial"/>
          <w:color w:val="777777"/>
          <w:szCs w:val="20"/>
          <w:bdr w:val="none" w:sz="0" w:space="0" w:color="auto" w:frame="1"/>
        </w:rPr>
        <w:t>centre</w:t>
      </w:r>
      <w:r w:rsidRPr="006D04E1">
        <w:rPr>
          <w:rStyle w:val="Emphasis"/>
          <w:rFonts w:ascii="inherit" w:hAnsi="inherit" w:cs="Arial"/>
          <w:color w:val="777777"/>
          <w:szCs w:val="20"/>
          <w:bdr w:val="none" w:sz="0" w:space="0" w:color="auto" w:frame="1"/>
        </w:rPr>
        <w:t xml:space="preserve"> part of the</w:t>
      </w:r>
      <w:hyperlink r:id="rId1109" w:history="1">
        <w:r w:rsidRPr="006D04E1">
          <w:rPr>
            <w:rStyle w:val="Hyperlink"/>
            <w:rFonts w:ascii="inherit" w:eastAsiaTheme="majorEastAsia" w:hAnsi="inherit" w:cs="Arial"/>
            <w:i/>
            <w:iCs/>
            <w:color w:val="05A9C5"/>
            <w:szCs w:val="20"/>
            <w:bdr w:val="none" w:sz="0" w:space="0" w:color="auto" w:frame="1"/>
          </w:rPr>
          <w:t> z-table.</w:t>
        </w:r>
      </w:hyperlink>
    </w:p>
    <w:p w14:paraId="79BC6C17" w14:textId="1D4B1E74" w:rsidR="00EC6AD3" w:rsidRPr="006D04E1"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Fonts w:ascii="Arial" w:hAnsi="Arial" w:cs="Arial"/>
          <w:color w:val="777777"/>
          <w:szCs w:val="20"/>
        </w:rPr>
        <w:t>The closest area to 0.488 is at z=2.26. If you can’t find the exact area, just find the closest number and read the z value for that number.</w:t>
      </w:r>
      <w:r w:rsidRPr="006D04E1">
        <w:rPr>
          <w:rFonts w:ascii="Arial" w:hAnsi="Arial" w:cs="Arial"/>
          <w:color w:val="777777"/>
          <w:szCs w:val="20"/>
        </w:rPr>
        <w:br/>
      </w:r>
      <w:r w:rsidRPr="006D04E1">
        <w:rPr>
          <w:rFonts w:ascii="inherit" w:hAnsi="inherit" w:cs="Arial"/>
          <w:noProof/>
          <w:color w:val="05A9C5"/>
          <w:szCs w:val="20"/>
          <w:bdr w:val="none" w:sz="0" w:space="0" w:color="auto" w:frame="1"/>
        </w:rPr>
        <w:drawing>
          <wp:inline distT="0" distB="0" distL="0" distR="0" wp14:anchorId="60A5DFA3" wp14:editId="1A8C8EB3">
            <wp:extent cx="4610100" cy="1440180"/>
            <wp:effectExtent l="0" t="0" r="0" b="7620"/>
            <wp:docPr id="87" name="Picture 87" descr="critical value z table 2">
              <a:hlinkClick xmlns:a="http://schemas.openxmlformats.org/drawingml/2006/main" r:id="rId1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itical value z table 2">
                      <a:hlinkClick r:id="rId1110"/>
                    </pic:cNvPr>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4610100" cy="1440180"/>
                    </a:xfrm>
                    <a:prstGeom prst="rect">
                      <a:avLst/>
                    </a:prstGeom>
                    <a:noFill/>
                    <a:ln>
                      <a:noFill/>
                    </a:ln>
                  </pic:spPr>
                </pic:pic>
              </a:graphicData>
            </a:graphic>
          </wp:inline>
        </w:drawing>
      </w:r>
    </w:p>
    <w:p w14:paraId="50760344" w14:textId="77777777" w:rsidR="00FD5762" w:rsidRDefault="00FD5762" w:rsidP="00EC6AD3">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4C8BA8B7" w14:textId="5A682FB4"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6D04E1">
        <w:rPr>
          <w:rStyle w:val="Strong"/>
          <w:rFonts w:ascii="inherit" w:hAnsi="inherit" w:cs="Arial"/>
          <w:color w:val="0000FF"/>
          <w:szCs w:val="20"/>
          <w:bdr w:val="none" w:sz="0" w:space="0" w:color="auto" w:frame="1"/>
        </w:rPr>
        <w:t xml:space="preserve">Step </w:t>
      </w:r>
      <w:proofErr w:type="gramStart"/>
      <w:r w:rsidRPr="006D04E1">
        <w:rPr>
          <w:rStyle w:val="Strong"/>
          <w:rFonts w:ascii="inherit" w:hAnsi="inherit" w:cs="Arial"/>
          <w:color w:val="0000FF"/>
          <w:szCs w:val="20"/>
          <w:bdr w:val="none" w:sz="0" w:space="0" w:color="auto" w:frame="1"/>
        </w:rPr>
        <w:t>4:</w:t>
      </w:r>
      <w:r w:rsidRPr="006D04E1">
        <w:rPr>
          <w:rStyle w:val="Emphasis"/>
          <w:rFonts w:ascii="inherit" w:hAnsi="inherit" w:cs="Arial"/>
          <w:color w:val="777777"/>
          <w:szCs w:val="20"/>
          <w:bdr w:val="none" w:sz="0" w:space="0" w:color="auto" w:frame="1"/>
        </w:rPr>
        <w:t>Add</w:t>
      </w:r>
      <w:proofErr w:type="gramEnd"/>
      <w:r w:rsidRPr="006D04E1">
        <w:rPr>
          <w:rStyle w:val="Emphasis"/>
          <w:rFonts w:ascii="inherit" w:hAnsi="inherit" w:cs="Arial"/>
          <w:color w:val="777777"/>
          <w:szCs w:val="20"/>
          <w:bdr w:val="none" w:sz="0" w:space="0" w:color="auto" w:frame="1"/>
        </w:rPr>
        <w:t xml:space="preserve"> a negative sign to Step 3 (left-tail critical values are always negative)</w:t>
      </w:r>
      <w:r w:rsidRPr="006D04E1">
        <w:rPr>
          <w:rFonts w:ascii="Arial" w:hAnsi="Arial" w:cs="Arial"/>
          <w:color w:val="777777"/>
          <w:szCs w:val="20"/>
        </w:rPr>
        <w:t>.</w:t>
      </w:r>
      <w:r w:rsidRPr="006D04E1">
        <w:rPr>
          <w:rFonts w:ascii="Arial" w:hAnsi="Arial" w:cs="Arial"/>
          <w:color w:val="777777"/>
          <w:szCs w:val="20"/>
        </w:rPr>
        <w:br/>
        <w:t>-2.26.</w:t>
      </w:r>
    </w:p>
    <w:p w14:paraId="69FAEAB9" w14:textId="77777777" w:rsidR="00FD5762" w:rsidRPr="006D04E1" w:rsidRDefault="00FD5762" w:rsidP="00EC6AD3">
      <w:pPr>
        <w:pStyle w:val="NormalWeb"/>
        <w:shd w:val="clear" w:color="auto" w:fill="FFFFFF"/>
        <w:spacing w:before="0" w:beforeAutospacing="0" w:after="0" w:afterAutospacing="0"/>
        <w:textAlignment w:val="baseline"/>
        <w:rPr>
          <w:rFonts w:ascii="Arial" w:hAnsi="Arial" w:cs="Arial"/>
          <w:color w:val="777777"/>
          <w:szCs w:val="20"/>
        </w:rPr>
      </w:pPr>
    </w:p>
    <w:p w14:paraId="51440BF0" w14:textId="658C56D5" w:rsidR="00EC6AD3"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40B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Values and Working with Samples</w:t>
      </w:r>
    </w:p>
    <w:p w14:paraId="53EC1C2B" w14:textId="77777777" w:rsidR="00A840B8" w:rsidRPr="00A840B8" w:rsidRDefault="00A840B8" w:rsidP="00A840B8">
      <w:pPr>
        <w:rPr>
          <w:lang w:eastAsia="en-IN"/>
        </w:rPr>
      </w:pPr>
    </w:p>
    <w:p w14:paraId="3A8AE801" w14:textId="240181F4"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68159DD" wp14:editId="70614047">
            <wp:extent cx="1432560" cy="1432560"/>
            <wp:effectExtent l="0" t="0" r="0" b="0"/>
            <wp:docPr id="86" name="Picture 86" descr="critical value">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itical value">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8E3296E" w14:textId="77777777" w:rsidR="00A840B8" w:rsidRDefault="00A840B8"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DF344D4" w14:textId="77777777" w:rsidR="00EC6AD3" w:rsidRPr="00A840B8"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A840B8">
        <w:rPr>
          <w:rFonts w:ascii="Arial" w:hAnsi="Arial" w:cs="Arial"/>
          <w:color w:val="777777"/>
          <w:szCs w:val="20"/>
        </w:rPr>
        <w:t>Critical values are used in statistics for </w:t>
      </w:r>
      <w:hyperlink r:id="rId1112" w:history="1">
        <w:r w:rsidRPr="00A840B8">
          <w:rPr>
            <w:rStyle w:val="Hyperlink"/>
            <w:rFonts w:ascii="inherit" w:eastAsiaTheme="majorEastAsia" w:hAnsi="inherit" w:cs="Arial"/>
            <w:b/>
            <w:bCs/>
            <w:color w:val="05A9C5"/>
            <w:szCs w:val="20"/>
            <w:bdr w:val="none" w:sz="0" w:space="0" w:color="auto" w:frame="1"/>
          </w:rPr>
          <w:t>hypothesis testing</w:t>
        </w:r>
      </w:hyperlink>
      <w:r w:rsidRPr="00A840B8">
        <w:rPr>
          <w:rFonts w:ascii="Arial" w:hAnsi="Arial" w:cs="Arial"/>
          <w:color w:val="777777"/>
          <w:szCs w:val="20"/>
        </w:rPr>
        <w:t>. When you work with statistics, you’re working with a small percentage (a </w:t>
      </w:r>
      <w:hyperlink r:id="rId1113" w:history="1">
        <w:r w:rsidRPr="00A840B8">
          <w:rPr>
            <w:rStyle w:val="Hyperlink"/>
            <w:rFonts w:ascii="inherit" w:eastAsiaTheme="majorEastAsia" w:hAnsi="inherit" w:cs="Arial"/>
            <w:color w:val="05A9C5"/>
            <w:szCs w:val="20"/>
            <w:bdr w:val="none" w:sz="0" w:space="0" w:color="auto" w:frame="1"/>
          </w:rPr>
          <w:t>sample</w:t>
        </w:r>
      </w:hyperlink>
      <w:r w:rsidRPr="00A840B8">
        <w:rPr>
          <w:rFonts w:ascii="Arial" w:hAnsi="Arial" w:cs="Arial"/>
          <w:color w:val="777777"/>
          <w:szCs w:val="20"/>
        </w:rPr>
        <w:t>) of a </w:t>
      </w:r>
      <w:hyperlink r:id="rId1114" w:history="1">
        <w:r w:rsidRPr="00A840B8">
          <w:rPr>
            <w:rStyle w:val="Hyperlink"/>
            <w:rFonts w:ascii="inherit" w:eastAsiaTheme="majorEastAsia" w:hAnsi="inherit" w:cs="Arial"/>
            <w:color w:val="05A9C5"/>
            <w:szCs w:val="20"/>
            <w:bdr w:val="none" w:sz="0" w:space="0" w:color="auto" w:frame="1"/>
          </w:rPr>
          <w:t>population</w:t>
        </w:r>
      </w:hyperlink>
      <w:r w:rsidRPr="00A840B8">
        <w:rPr>
          <w:rFonts w:ascii="Arial" w:hAnsi="Arial" w:cs="Arial"/>
          <w:color w:val="777777"/>
          <w:szCs w:val="20"/>
        </w:rPr>
        <w:t xml:space="preserve">. For example, you might have statistics for voting habits from two percent of democratic voters, or five percent of students and their test results. </w:t>
      </w:r>
      <w:r w:rsidRPr="006B7E71">
        <w:rPr>
          <w:rFonts w:ascii="Arial" w:hAnsi="Arial" w:cs="Arial"/>
          <w:color w:val="ED7D31" w:themeColor="accent2"/>
          <w:szCs w:val="20"/>
        </w:rPr>
        <w:t>Because you’re working with a fraction of the </w:t>
      </w:r>
      <w:hyperlink r:id="rId1115" w:history="1">
        <w:r w:rsidRPr="006B7E71">
          <w:rPr>
            <w:rStyle w:val="Hyperlink"/>
            <w:rFonts w:ascii="inherit" w:eastAsiaTheme="majorEastAsia" w:hAnsi="inherit" w:cs="Arial"/>
            <w:color w:val="ED7D31" w:themeColor="accent2"/>
            <w:szCs w:val="20"/>
            <w:bdr w:val="none" w:sz="0" w:space="0" w:color="auto" w:frame="1"/>
          </w:rPr>
          <w:t>population </w:t>
        </w:r>
      </w:hyperlink>
      <w:r w:rsidRPr="006B7E71">
        <w:rPr>
          <w:rFonts w:ascii="Arial" w:hAnsi="Arial" w:cs="Arial"/>
          <w:color w:val="ED7D31" w:themeColor="accent2"/>
          <w:szCs w:val="20"/>
        </w:rPr>
        <w:t>and not the entire population, you can never be one hundred percent certain that your results reflect the actual population’s results. You might be 90 percent certain, or even 99 percent certain, but you can never be 100 percent certain. How accurate are your results? You can tell with </w:t>
      </w:r>
      <w:hyperlink r:id="rId1116" w:history="1">
        <w:r w:rsidRPr="006B7E71">
          <w:rPr>
            <w:rStyle w:val="Hyperlink"/>
            <w:rFonts w:ascii="inherit" w:eastAsiaTheme="majorEastAsia" w:hAnsi="inherit" w:cs="Arial"/>
            <w:color w:val="00B0F0"/>
            <w:szCs w:val="20"/>
            <w:bdr w:val="none" w:sz="0" w:space="0" w:color="auto" w:frame="1"/>
          </w:rPr>
          <w:t>hypothesis testing</w:t>
        </w:r>
      </w:hyperlink>
      <w:r w:rsidRPr="00A840B8">
        <w:rPr>
          <w:rFonts w:ascii="Arial" w:hAnsi="Arial" w:cs="Arial"/>
          <w:color w:val="777777"/>
          <w:szCs w:val="20"/>
        </w:rPr>
        <w:t>.</w:t>
      </w:r>
    </w:p>
    <w:p w14:paraId="1E2FFBB4" w14:textId="77777777" w:rsidR="00772205" w:rsidRDefault="00772205" w:rsidP="00EC6AD3">
      <w:pPr>
        <w:pStyle w:val="Heading2"/>
        <w:shd w:val="clear" w:color="auto" w:fill="FFFFFF"/>
        <w:spacing w:before="0" w:line="525" w:lineRule="atLeast"/>
        <w:textAlignment w:val="baseline"/>
        <w:rPr>
          <w:rFonts w:ascii="Arial" w:hAnsi="Arial" w:cs="Arial"/>
          <w:b/>
          <w:bCs/>
          <w:color w:val="555555"/>
          <w:sz w:val="42"/>
          <w:szCs w:val="42"/>
        </w:rPr>
      </w:pPr>
    </w:p>
    <w:p w14:paraId="78A46A61" w14:textId="11B66AE8" w:rsidR="00EC6AD3" w:rsidRPr="00772205"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7220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 of Critical Values</w:t>
      </w:r>
    </w:p>
    <w:p w14:paraId="412B2C98" w14:textId="77777777" w:rsidR="00772205" w:rsidRDefault="00772205" w:rsidP="00EC6AD3">
      <w:pPr>
        <w:pStyle w:val="NormalWeb"/>
        <w:shd w:val="clear" w:color="auto" w:fill="FFFFFF"/>
        <w:spacing w:before="0" w:beforeAutospacing="0" w:after="0" w:afterAutospacing="0"/>
        <w:textAlignment w:val="baseline"/>
        <w:rPr>
          <w:rFonts w:ascii="Arial" w:hAnsi="Arial" w:cs="Arial"/>
          <w:color w:val="777777"/>
          <w:szCs w:val="20"/>
        </w:rPr>
      </w:pPr>
    </w:p>
    <w:p w14:paraId="569204B2" w14:textId="31D7DC4C"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Arial" w:hAnsi="Arial" w:cs="Arial"/>
          <w:color w:val="ED7D31" w:themeColor="accent2"/>
          <w:szCs w:val="20"/>
        </w:rPr>
        <w:t>Various types of critical values are used to calculate </w:t>
      </w:r>
      <w:hyperlink r:id="rId1117" w:history="1">
        <w:r w:rsidRPr="006D1134">
          <w:rPr>
            <w:rStyle w:val="Hyperlink"/>
            <w:rFonts w:ascii="inherit" w:eastAsiaTheme="majorEastAsia" w:hAnsi="inherit" w:cs="Arial"/>
            <w:color w:val="ED7D31" w:themeColor="accent2"/>
            <w:szCs w:val="20"/>
            <w:bdr w:val="none" w:sz="0" w:space="0" w:color="auto" w:frame="1"/>
          </w:rPr>
          <w:t>significance</w:t>
        </w:r>
      </w:hyperlink>
      <w:r w:rsidRPr="006D1134">
        <w:rPr>
          <w:rFonts w:ascii="Arial" w:hAnsi="Arial" w:cs="Arial"/>
          <w:color w:val="ED7D31" w:themeColor="accent2"/>
          <w:szCs w:val="20"/>
        </w:rPr>
        <w:t>, including: </w:t>
      </w:r>
      <w:hyperlink r:id="rId1118" w:history="1">
        <w:r w:rsidRPr="006D1134">
          <w:rPr>
            <w:rStyle w:val="Hyperlink"/>
            <w:rFonts w:ascii="inherit" w:eastAsiaTheme="majorEastAsia" w:hAnsi="inherit" w:cs="Arial"/>
            <w:color w:val="ED7D31" w:themeColor="accent2"/>
            <w:szCs w:val="20"/>
            <w:bdr w:val="none" w:sz="0" w:space="0" w:color="auto" w:frame="1"/>
          </w:rPr>
          <w:t>t scores</w:t>
        </w:r>
      </w:hyperlink>
      <w:r w:rsidRPr="006D1134">
        <w:rPr>
          <w:rFonts w:ascii="Arial" w:hAnsi="Arial" w:cs="Arial"/>
          <w:color w:val="ED7D31" w:themeColor="accent2"/>
          <w:szCs w:val="20"/>
        </w:rPr>
        <w:t> from </w:t>
      </w:r>
      <w:hyperlink r:id="rId1119" w:tgtFrame="_blank" w:history="1">
        <w:r w:rsidRPr="006D1134">
          <w:rPr>
            <w:rStyle w:val="Hyperlink"/>
            <w:rFonts w:ascii="inherit" w:eastAsiaTheme="majorEastAsia" w:hAnsi="inherit" w:cs="Arial"/>
            <w:color w:val="ED7D31" w:themeColor="accent2"/>
            <w:szCs w:val="20"/>
            <w:bdr w:val="none" w:sz="0" w:space="0" w:color="auto" w:frame="1"/>
          </w:rPr>
          <w:t>student’s t-tests</w:t>
        </w:r>
      </w:hyperlink>
      <w:r w:rsidRPr="006D1134">
        <w:rPr>
          <w:rFonts w:ascii="Arial" w:hAnsi="Arial" w:cs="Arial"/>
          <w:color w:val="ED7D31" w:themeColor="accent2"/>
          <w:szCs w:val="20"/>
        </w:rPr>
        <w:t>, </w:t>
      </w:r>
      <w:hyperlink r:id="rId1120" w:history="1">
        <w:r w:rsidRPr="006D1134">
          <w:rPr>
            <w:rStyle w:val="Hyperlink"/>
            <w:rFonts w:ascii="inherit" w:eastAsiaTheme="majorEastAsia" w:hAnsi="inherit" w:cs="Arial"/>
            <w:color w:val="ED7D31" w:themeColor="accent2"/>
            <w:szCs w:val="20"/>
            <w:bdr w:val="none" w:sz="0" w:space="0" w:color="auto" w:frame="1"/>
          </w:rPr>
          <w:t>chi-square</w:t>
        </w:r>
      </w:hyperlink>
      <w:r w:rsidRPr="006D1134">
        <w:rPr>
          <w:rFonts w:ascii="Arial" w:hAnsi="Arial" w:cs="Arial"/>
          <w:color w:val="ED7D31" w:themeColor="accent2"/>
          <w:szCs w:val="20"/>
        </w:rPr>
        <w:t xml:space="preserve">, and z-tests. In each of these tests, you’ll </w:t>
      </w:r>
      <w:r w:rsidRPr="006D1134">
        <w:rPr>
          <w:rFonts w:ascii="Arial" w:hAnsi="Arial" w:cs="Arial"/>
          <w:color w:val="ED7D31" w:themeColor="accent2"/>
          <w:szCs w:val="20"/>
        </w:rPr>
        <w:lastRenderedPageBreak/>
        <w:t>have an area where you are able to </w:t>
      </w:r>
      <w:hyperlink r:id="rId1121" w:history="1">
        <w:r w:rsidRPr="006D1134">
          <w:rPr>
            <w:rStyle w:val="Hyperlink"/>
            <w:rFonts w:ascii="inherit" w:eastAsiaTheme="majorEastAsia" w:hAnsi="inherit" w:cs="Arial"/>
            <w:color w:val="ED7D31" w:themeColor="accent2"/>
            <w:szCs w:val="20"/>
            <w:bdr w:val="none" w:sz="0" w:space="0" w:color="auto" w:frame="1"/>
          </w:rPr>
          <w:t>reject the null hypothesis</w:t>
        </w:r>
      </w:hyperlink>
      <w:r w:rsidRPr="006D1134">
        <w:rPr>
          <w:rFonts w:ascii="Arial" w:hAnsi="Arial" w:cs="Arial"/>
          <w:color w:val="ED7D31" w:themeColor="accent2"/>
          <w:szCs w:val="20"/>
        </w:rPr>
        <w:t>, and an area where you cannot. The line that separates these two regions is where your critical values are.</w:t>
      </w:r>
    </w:p>
    <w:p w14:paraId="3ACB0B70" w14:textId="59EA1332"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inherit" w:hAnsi="inherit" w:cs="Arial"/>
          <w:noProof/>
          <w:color w:val="ED7D31" w:themeColor="accent2"/>
          <w:szCs w:val="20"/>
          <w:bdr w:val="none" w:sz="0" w:space="0" w:color="auto" w:frame="1"/>
        </w:rPr>
        <w:drawing>
          <wp:inline distT="0" distB="0" distL="0" distR="0" wp14:anchorId="3B615178" wp14:editId="544443CE">
            <wp:extent cx="3489960" cy="1508760"/>
            <wp:effectExtent l="0" t="0" r="0" b="0"/>
            <wp:docPr id="85" name="Picture 85" descr="critical value of z">
              <a:hlinkClick xmlns:a="http://schemas.openxmlformats.org/drawingml/2006/main" r:id="rId10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itical value of z">
                      <a:hlinkClick r:id="rId1084"/>
                    </pic:cNvPr>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3489960" cy="1508760"/>
                    </a:xfrm>
                    <a:prstGeom prst="rect">
                      <a:avLst/>
                    </a:prstGeom>
                    <a:noFill/>
                    <a:ln>
                      <a:noFill/>
                    </a:ln>
                  </pic:spPr>
                </pic:pic>
              </a:graphicData>
            </a:graphic>
          </wp:inline>
        </w:drawing>
      </w:r>
    </w:p>
    <w:p w14:paraId="1A829B4F" w14:textId="77777777" w:rsidR="00EC6AD3" w:rsidRPr="006D1134" w:rsidRDefault="00EC6AD3" w:rsidP="00EC6AD3">
      <w:pPr>
        <w:pStyle w:val="NormalWeb"/>
        <w:shd w:val="clear" w:color="auto" w:fill="FFFFFF"/>
        <w:spacing w:before="0" w:beforeAutospacing="0" w:after="0" w:afterAutospacing="0"/>
        <w:textAlignment w:val="baseline"/>
        <w:rPr>
          <w:rFonts w:ascii="Arial" w:hAnsi="Arial" w:cs="Arial"/>
          <w:color w:val="ED7D31" w:themeColor="accent2"/>
          <w:szCs w:val="20"/>
        </w:rPr>
      </w:pPr>
      <w:r w:rsidRPr="006D1134">
        <w:rPr>
          <w:rFonts w:ascii="Arial" w:hAnsi="Arial" w:cs="Arial"/>
          <w:color w:val="ED7D31" w:themeColor="accent2"/>
          <w:szCs w:val="20"/>
        </w:rPr>
        <w:br w:type="textWrapping" w:clear="left"/>
      </w:r>
      <w:r w:rsidRPr="006D1134">
        <w:rPr>
          <w:rFonts w:ascii="Arial" w:hAnsi="Arial" w:cs="Arial"/>
          <w:color w:val="ED7D31" w:themeColor="accent2"/>
          <w:szCs w:val="20"/>
        </w:rPr>
        <w:br/>
        <w:t>In the above image, the critical values are at 1.28 or -1.28. The blue area is where you must accept the </w:t>
      </w:r>
      <w:hyperlink r:id="rId1122" w:anchor="state" w:history="1">
        <w:r w:rsidRPr="006D1134">
          <w:rPr>
            <w:rStyle w:val="Hyperlink"/>
            <w:rFonts w:ascii="inherit" w:eastAsiaTheme="majorEastAsia" w:hAnsi="inherit" w:cs="Arial"/>
            <w:color w:val="ED7D31" w:themeColor="accent2"/>
            <w:szCs w:val="20"/>
            <w:bdr w:val="none" w:sz="0" w:space="0" w:color="auto" w:frame="1"/>
          </w:rPr>
          <w:t>null hypothesis</w:t>
        </w:r>
      </w:hyperlink>
      <w:r w:rsidRPr="006D1134">
        <w:rPr>
          <w:rFonts w:ascii="Arial" w:hAnsi="Arial" w:cs="Arial"/>
          <w:color w:val="ED7D31" w:themeColor="accent2"/>
          <w:szCs w:val="20"/>
        </w:rPr>
        <w:t>. The red areas are where you can </w:t>
      </w:r>
      <w:hyperlink r:id="rId1123" w:tgtFrame="_blank" w:history="1">
        <w:r w:rsidRPr="006D1134">
          <w:rPr>
            <w:rStyle w:val="Hyperlink"/>
            <w:rFonts w:ascii="inherit" w:eastAsiaTheme="majorEastAsia" w:hAnsi="inherit" w:cs="Arial"/>
            <w:color w:val="ED7D31" w:themeColor="accent2"/>
            <w:szCs w:val="20"/>
            <w:bdr w:val="none" w:sz="0" w:space="0" w:color="auto" w:frame="1"/>
          </w:rPr>
          <w:t>reject the null hypothesis</w:t>
        </w:r>
      </w:hyperlink>
      <w:r w:rsidRPr="006D1134">
        <w:rPr>
          <w:rFonts w:ascii="Arial" w:hAnsi="Arial" w:cs="Arial"/>
          <w:color w:val="ED7D31" w:themeColor="accent2"/>
          <w:szCs w:val="20"/>
        </w:rPr>
        <w:t>. How large these areas actually are (and what test you use) is dependent on many factors, including your chosen </w:t>
      </w:r>
      <w:hyperlink r:id="rId1124" w:history="1">
        <w:r w:rsidRPr="006C08FD">
          <w:rPr>
            <w:rStyle w:val="Hyperlink"/>
            <w:rFonts w:ascii="inherit" w:eastAsiaTheme="majorEastAsia" w:hAnsi="inherit" w:cs="Arial"/>
            <w:color w:val="00B0F0"/>
            <w:szCs w:val="20"/>
            <w:bdr w:val="none" w:sz="0" w:space="0" w:color="auto" w:frame="1"/>
          </w:rPr>
          <w:t>confidence level</w:t>
        </w:r>
      </w:hyperlink>
      <w:r w:rsidRPr="006D1134">
        <w:rPr>
          <w:rFonts w:ascii="Arial" w:hAnsi="Arial" w:cs="Arial"/>
          <w:color w:val="ED7D31" w:themeColor="accent2"/>
          <w:szCs w:val="20"/>
        </w:rPr>
        <w:t> and your </w:t>
      </w:r>
      <w:hyperlink r:id="rId1125" w:tgtFrame="_blank" w:history="1">
        <w:r w:rsidRPr="006C08FD">
          <w:rPr>
            <w:rStyle w:val="Hyperlink"/>
            <w:rFonts w:ascii="inherit" w:eastAsiaTheme="majorEastAsia" w:hAnsi="inherit" w:cs="Arial"/>
            <w:color w:val="00B0F0"/>
            <w:szCs w:val="20"/>
            <w:bdr w:val="none" w:sz="0" w:space="0" w:color="auto" w:frame="1"/>
          </w:rPr>
          <w:t>sample size</w:t>
        </w:r>
      </w:hyperlink>
      <w:r w:rsidRPr="006D1134">
        <w:rPr>
          <w:rFonts w:ascii="Arial" w:hAnsi="Arial" w:cs="Arial"/>
          <w:color w:val="ED7D31" w:themeColor="accent2"/>
          <w:szCs w:val="20"/>
        </w:rPr>
        <w:t>.</w:t>
      </w:r>
    </w:p>
    <w:p w14:paraId="1F8CF473" w14:textId="531880A8" w:rsidR="00EC6AD3" w:rsidRPr="00772205" w:rsidRDefault="00D07F14" w:rsidP="00EC6AD3">
      <w:pPr>
        <w:pStyle w:val="NormalWeb"/>
        <w:shd w:val="clear" w:color="auto" w:fill="FFFFFF"/>
        <w:spacing w:before="0" w:beforeAutospacing="0" w:after="0" w:afterAutospacing="0"/>
        <w:textAlignment w:val="baseline"/>
        <w:rPr>
          <w:rFonts w:ascii="Arial" w:hAnsi="Arial" w:cs="Arial"/>
          <w:color w:val="777777"/>
          <w:szCs w:val="20"/>
        </w:rPr>
      </w:pPr>
      <w:hyperlink r:id="rId1126" w:history="1">
        <w:r w:rsidR="00EC6AD3" w:rsidRPr="006C08FD">
          <w:rPr>
            <w:rStyle w:val="Hyperlink"/>
            <w:rFonts w:ascii="inherit" w:eastAsiaTheme="majorEastAsia" w:hAnsi="inherit" w:cs="Arial"/>
            <w:color w:val="00B0F0"/>
            <w:szCs w:val="20"/>
            <w:bdr w:val="none" w:sz="0" w:space="0" w:color="auto" w:frame="1"/>
          </w:rPr>
          <w:t>Significance</w:t>
        </w:r>
      </w:hyperlink>
      <w:r w:rsidR="00EC6AD3" w:rsidRPr="006C08FD">
        <w:rPr>
          <w:rFonts w:ascii="Arial" w:hAnsi="Arial" w:cs="Arial"/>
          <w:color w:val="00B0F0"/>
          <w:szCs w:val="20"/>
        </w:rPr>
        <w:t> testing</w:t>
      </w:r>
      <w:r w:rsidR="00EC6AD3" w:rsidRPr="006D1134">
        <w:rPr>
          <w:rFonts w:ascii="Arial" w:hAnsi="Arial" w:cs="Arial"/>
          <w:color w:val="ED7D31" w:themeColor="accent2"/>
          <w:szCs w:val="20"/>
        </w:rPr>
        <w:t xml:space="preserve"> is used to figure out if your results differ from the </w:t>
      </w:r>
      <w:hyperlink r:id="rId1127" w:anchor="state" w:history="1">
        <w:r w:rsidR="00EC6AD3" w:rsidRPr="006C08FD">
          <w:rPr>
            <w:rStyle w:val="Hyperlink"/>
            <w:rFonts w:ascii="inherit" w:eastAsiaTheme="majorEastAsia" w:hAnsi="inherit" w:cs="Arial"/>
            <w:color w:val="00B0F0"/>
            <w:szCs w:val="20"/>
            <w:bdr w:val="none" w:sz="0" w:space="0" w:color="auto" w:frame="1"/>
          </w:rPr>
          <w:t>null hypothesis</w:t>
        </w:r>
      </w:hyperlink>
      <w:r w:rsidR="00EC6AD3" w:rsidRPr="006D1134">
        <w:rPr>
          <w:rFonts w:ascii="Arial" w:hAnsi="Arial" w:cs="Arial"/>
          <w:color w:val="ED7D31" w:themeColor="accent2"/>
          <w:szCs w:val="20"/>
        </w:rPr>
        <w:t>. The null hypothesis is just an accepted fact about the population</w:t>
      </w:r>
      <w:r w:rsidR="00EC6AD3" w:rsidRPr="00772205">
        <w:rPr>
          <w:rFonts w:ascii="Arial" w:hAnsi="Arial" w:cs="Arial"/>
          <w:color w:val="777777"/>
          <w:szCs w:val="20"/>
        </w:rPr>
        <w:t>.</w:t>
      </w:r>
    </w:p>
    <w:p w14:paraId="6E0C890A" w14:textId="77777777" w:rsidR="008D0775" w:rsidRDefault="008D0775"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7D8AB5F1" w14:textId="3A8C1807" w:rsidR="00EC6AD3" w:rsidRPr="00AA63CB" w:rsidRDefault="00D07F14" w:rsidP="00AA63CB">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128" w:history="1">
        <w:r w:rsidR="00EC6AD3"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Significance</w:t>
        </w:r>
      </w:hyperlink>
      <w:r w:rsidR="00EC6AD3"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Testing Example</w:t>
      </w:r>
    </w:p>
    <w:p w14:paraId="2B828F9F" w14:textId="77777777" w:rsidR="00A91F3A" w:rsidRPr="00A91F3A" w:rsidRDefault="00A91F3A" w:rsidP="00A91F3A"/>
    <w:p w14:paraId="4D72DA68" w14:textId="15CDCCEA" w:rsidR="00EC6AD3" w:rsidRDefault="00EC6AD3" w:rsidP="00EC6AD3">
      <w:pPr>
        <w:pStyle w:val="NormalWeb"/>
        <w:shd w:val="clear" w:color="auto" w:fill="FFFFFF"/>
        <w:spacing w:before="0" w:beforeAutospacing="0" w:after="0" w:afterAutospacing="0"/>
        <w:textAlignment w:val="baseline"/>
        <w:rPr>
          <w:rFonts w:ascii="Arial" w:hAnsi="Arial" w:cs="Arial"/>
          <w:color w:val="777777"/>
          <w:szCs w:val="20"/>
        </w:rPr>
      </w:pPr>
      <w:r w:rsidRPr="003D55C1">
        <w:rPr>
          <w:rFonts w:ascii="Arial" w:hAnsi="Arial" w:cs="Arial"/>
          <w:color w:val="777777"/>
          <w:szCs w:val="20"/>
        </w:rPr>
        <w:t>For example, your school may make a statistics course mandatory for nursing students because research has shown that patient outcomes improve when nurses have a statistics background. You might think that there’s no difference. Instead of trying to prove that there’s no difference, proper research techniques dictate that you’ll try to </w:t>
      </w:r>
      <w:r w:rsidRPr="003D55C1">
        <w:rPr>
          <w:rStyle w:val="Emphasis"/>
          <w:rFonts w:ascii="inherit" w:hAnsi="inherit" w:cs="Arial"/>
          <w:color w:val="777777"/>
          <w:szCs w:val="20"/>
          <w:bdr w:val="none" w:sz="0" w:space="0" w:color="auto" w:frame="1"/>
        </w:rPr>
        <w:t>disprove</w:t>
      </w:r>
      <w:r w:rsidRPr="003D55C1">
        <w:rPr>
          <w:rFonts w:ascii="Arial" w:hAnsi="Arial" w:cs="Arial"/>
          <w:color w:val="777777"/>
          <w:szCs w:val="20"/>
        </w:rPr>
        <w:t> the opposite — the null hypothesis, which in this case is that “patient outcomes improve when nurses have a statistics background.” In order to disprove, or reject, the null hypothesis, your research must pass a test of </w:t>
      </w:r>
      <w:hyperlink r:id="rId1129" w:history="1">
        <w:r w:rsidRPr="003D55C1">
          <w:rPr>
            <w:rStyle w:val="Hyperlink"/>
            <w:rFonts w:ascii="inherit" w:eastAsiaTheme="majorEastAsia" w:hAnsi="inherit" w:cs="Arial"/>
            <w:color w:val="05A9C5"/>
            <w:szCs w:val="20"/>
            <w:bdr w:val="none" w:sz="0" w:space="0" w:color="auto" w:frame="1"/>
          </w:rPr>
          <w:t>significance</w:t>
        </w:r>
      </w:hyperlink>
      <w:r w:rsidRPr="003D55C1">
        <w:rPr>
          <w:rFonts w:ascii="Arial" w:hAnsi="Arial" w:cs="Arial"/>
          <w:color w:val="777777"/>
          <w:szCs w:val="20"/>
        </w:rPr>
        <w:t>.</w:t>
      </w:r>
    </w:p>
    <w:p w14:paraId="133AFB03" w14:textId="77777777" w:rsidR="004D7B01" w:rsidRPr="003D55C1" w:rsidRDefault="004D7B01" w:rsidP="00EC6AD3">
      <w:pPr>
        <w:pStyle w:val="NormalWeb"/>
        <w:shd w:val="clear" w:color="auto" w:fill="FFFFFF"/>
        <w:spacing w:before="0" w:beforeAutospacing="0" w:after="0" w:afterAutospacing="0"/>
        <w:textAlignment w:val="baseline"/>
        <w:rPr>
          <w:rFonts w:ascii="Arial" w:hAnsi="Arial" w:cs="Arial"/>
          <w:color w:val="777777"/>
          <w:szCs w:val="20"/>
        </w:rPr>
      </w:pPr>
    </w:p>
    <w:p w14:paraId="4A31AB5C" w14:textId="73E064EA" w:rsidR="00EC6AD3" w:rsidRPr="00AA63CB" w:rsidRDefault="00EC6AD3" w:rsidP="00EC6AD3">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A63CB">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does Significance Testing Tell Us?</w:t>
      </w:r>
    </w:p>
    <w:p w14:paraId="028C4957" w14:textId="77777777" w:rsidR="00B673AD" w:rsidRPr="00B673AD" w:rsidRDefault="00B673AD" w:rsidP="00B673AD"/>
    <w:p w14:paraId="6E87D19E" w14:textId="77777777" w:rsidR="00EC6AD3" w:rsidRPr="003D3743" w:rsidRDefault="00D07F14" w:rsidP="00EC6AD3">
      <w:pPr>
        <w:pStyle w:val="NormalWeb"/>
        <w:shd w:val="clear" w:color="auto" w:fill="FFFFFF"/>
        <w:spacing w:before="0" w:beforeAutospacing="0" w:after="0" w:afterAutospacing="0"/>
        <w:textAlignment w:val="baseline"/>
        <w:rPr>
          <w:rFonts w:ascii="Arial" w:hAnsi="Arial" w:cs="Arial"/>
          <w:color w:val="777777"/>
          <w:szCs w:val="20"/>
        </w:rPr>
      </w:pPr>
      <w:hyperlink r:id="rId1130" w:history="1">
        <w:r w:rsidR="00EC6AD3" w:rsidRPr="003D3743">
          <w:rPr>
            <w:rStyle w:val="Hyperlink"/>
            <w:rFonts w:ascii="inherit" w:eastAsiaTheme="majorEastAsia" w:hAnsi="inherit" w:cs="Arial"/>
            <w:color w:val="05A9C5"/>
            <w:szCs w:val="20"/>
            <w:bdr w:val="none" w:sz="0" w:space="0" w:color="auto" w:frame="1"/>
          </w:rPr>
          <w:t>Significance </w:t>
        </w:r>
      </w:hyperlink>
      <w:r w:rsidR="00EC6AD3" w:rsidRPr="003D3743">
        <w:rPr>
          <w:rFonts w:ascii="Arial" w:hAnsi="Arial" w:cs="Arial"/>
          <w:color w:val="777777"/>
          <w:szCs w:val="20"/>
        </w:rPr>
        <w:t xml:space="preserve">testing is used to calculate the probability that a relationship between two variables (like “taking a statistics class” and “improved patient outcomes”) is just due to chance. It helps to answer the question of whether you could duplicate your test results accurately in further research. </w:t>
      </w:r>
      <w:r w:rsidR="00EC6AD3" w:rsidRPr="00A40346">
        <w:rPr>
          <w:rFonts w:ascii="Arial" w:hAnsi="Arial" w:cs="Arial"/>
          <w:color w:val="ED7D31" w:themeColor="accent2"/>
          <w:szCs w:val="20"/>
        </w:rPr>
        <w:t>By using probability and the normal curve, you can figure out what the chance is that your research is wrong.</w:t>
      </w:r>
    </w:p>
    <w:p w14:paraId="6B819B7F" w14:textId="77777777" w:rsidR="00EC6AD3" w:rsidRPr="003D3743" w:rsidRDefault="00EC6AD3" w:rsidP="00EC6AD3">
      <w:pPr>
        <w:pStyle w:val="NormalWeb"/>
        <w:shd w:val="clear" w:color="auto" w:fill="FFFFFF"/>
        <w:spacing w:before="0" w:beforeAutospacing="0" w:after="225" w:afterAutospacing="0"/>
        <w:textAlignment w:val="baseline"/>
        <w:rPr>
          <w:rFonts w:ascii="Arial" w:hAnsi="Arial" w:cs="Arial"/>
          <w:color w:val="777777"/>
          <w:szCs w:val="20"/>
        </w:rPr>
      </w:pPr>
      <w:r w:rsidRPr="003D3743">
        <w:rPr>
          <w:rFonts w:ascii="Arial" w:hAnsi="Arial" w:cs="Arial"/>
          <w:color w:val="777777"/>
          <w:szCs w:val="20"/>
        </w:rPr>
        <w:t>Steps in Testing for Statistical Significance</w:t>
      </w:r>
    </w:p>
    <w:p w14:paraId="66375623"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State the </w:t>
      </w:r>
      <w:hyperlink r:id="rId1131" w:tgtFrame="_blank" w:history="1">
        <w:r w:rsidRPr="003D3743">
          <w:rPr>
            <w:rStyle w:val="Hyperlink"/>
            <w:rFonts w:ascii="inherit" w:hAnsi="inherit" w:cs="Arial"/>
            <w:color w:val="777777"/>
            <w:sz w:val="24"/>
            <w:szCs w:val="20"/>
            <w:bdr w:val="none" w:sz="0" w:space="0" w:color="auto" w:frame="1"/>
          </w:rPr>
          <w:t>Alternate Hypothesis</w:t>
        </w:r>
      </w:hyperlink>
      <w:r w:rsidRPr="003D3743">
        <w:rPr>
          <w:rFonts w:ascii="inherit" w:hAnsi="inherit" w:cs="Arial"/>
          <w:color w:val="777777"/>
          <w:sz w:val="24"/>
          <w:szCs w:val="20"/>
        </w:rPr>
        <w:t>.</w:t>
      </w:r>
    </w:p>
    <w:p w14:paraId="73F0786B"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State the </w:t>
      </w:r>
      <w:hyperlink r:id="rId1132" w:anchor="state" w:history="1">
        <w:r w:rsidRPr="003D3743">
          <w:rPr>
            <w:rStyle w:val="Hyperlink"/>
            <w:rFonts w:ascii="inherit" w:hAnsi="inherit" w:cs="Arial"/>
            <w:color w:val="777777"/>
            <w:sz w:val="24"/>
            <w:szCs w:val="20"/>
            <w:bdr w:val="none" w:sz="0" w:space="0" w:color="auto" w:frame="1"/>
          </w:rPr>
          <w:t>Null Hypothesis</w:t>
        </w:r>
      </w:hyperlink>
      <w:r w:rsidRPr="003D3743">
        <w:rPr>
          <w:rFonts w:ascii="inherit" w:hAnsi="inherit" w:cs="Arial"/>
          <w:color w:val="777777"/>
          <w:sz w:val="24"/>
          <w:szCs w:val="20"/>
        </w:rPr>
        <w:t>.</w:t>
      </w:r>
    </w:p>
    <w:p w14:paraId="6B489CCD"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Select a probability of error level (</w:t>
      </w:r>
      <w:hyperlink r:id="rId1133" w:tgtFrame="_blank" w:history="1">
        <w:r w:rsidRPr="003D3743">
          <w:rPr>
            <w:rStyle w:val="Hyperlink"/>
            <w:rFonts w:ascii="inherit" w:hAnsi="inherit" w:cs="Arial"/>
            <w:color w:val="777777"/>
            <w:sz w:val="24"/>
            <w:szCs w:val="20"/>
            <w:bdr w:val="none" w:sz="0" w:space="0" w:color="auto" w:frame="1"/>
          </w:rPr>
          <w:t>alpha level</w:t>
        </w:r>
      </w:hyperlink>
      <w:r w:rsidRPr="003D3743">
        <w:rPr>
          <w:rFonts w:ascii="inherit" w:hAnsi="inherit" w:cs="Arial"/>
          <w:color w:val="777777"/>
          <w:sz w:val="24"/>
          <w:szCs w:val="20"/>
        </w:rPr>
        <w:t>).</w:t>
      </w:r>
    </w:p>
    <w:p w14:paraId="5BB44F18"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Select and compute the test for </w:t>
      </w:r>
      <w:hyperlink r:id="rId1134" w:history="1">
        <w:r w:rsidRPr="003D3743">
          <w:rPr>
            <w:rStyle w:val="Hyperlink"/>
            <w:rFonts w:ascii="inherit" w:hAnsi="inherit" w:cs="Arial"/>
            <w:color w:val="777777"/>
            <w:sz w:val="24"/>
            <w:szCs w:val="20"/>
            <w:bdr w:val="none" w:sz="0" w:space="0" w:color="auto" w:frame="1"/>
          </w:rPr>
          <w:t>statistical significance</w:t>
        </w:r>
      </w:hyperlink>
      <w:r w:rsidRPr="003D3743">
        <w:rPr>
          <w:rFonts w:ascii="inherit" w:hAnsi="inherit" w:cs="Arial"/>
          <w:color w:val="777777"/>
          <w:sz w:val="24"/>
          <w:szCs w:val="20"/>
        </w:rPr>
        <w:t> (i.e. calculate a </w:t>
      </w:r>
      <w:hyperlink r:id="rId1135" w:tgtFrame="_blank" w:history="1">
        <w:r w:rsidRPr="003D3743">
          <w:rPr>
            <w:rStyle w:val="Hyperlink"/>
            <w:rFonts w:ascii="inherit" w:hAnsi="inherit" w:cs="Arial"/>
            <w:color w:val="777777"/>
            <w:sz w:val="24"/>
            <w:szCs w:val="20"/>
            <w:bdr w:val="none" w:sz="0" w:space="0" w:color="auto" w:frame="1"/>
          </w:rPr>
          <w:t>z-score</w:t>
        </w:r>
      </w:hyperlink>
      <w:r w:rsidRPr="003D3743">
        <w:rPr>
          <w:rFonts w:ascii="inherit" w:hAnsi="inherit" w:cs="Arial"/>
          <w:color w:val="777777"/>
          <w:sz w:val="24"/>
          <w:szCs w:val="20"/>
        </w:rPr>
        <w:t>.)</w:t>
      </w:r>
    </w:p>
    <w:p w14:paraId="2F4B37D7" w14:textId="77777777" w:rsidR="00EC6AD3" w:rsidRPr="003D3743" w:rsidRDefault="00EC6AD3" w:rsidP="00EC6AD3">
      <w:pPr>
        <w:numPr>
          <w:ilvl w:val="0"/>
          <w:numId w:val="51"/>
        </w:numPr>
        <w:shd w:val="clear" w:color="auto" w:fill="FFFFFF"/>
        <w:spacing w:after="0" w:line="240" w:lineRule="auto"/>
        <w:ind w:left="450"/>
        <w:textAlignment w:val="baseline"/>
        <w:rPr>
          <w:rFonts w:ascii="inherit" w:hAnsi="inherit" w:cs="Arial"/>
          <w:color w:val="777777"/>
          <w:sz w:val="24"/>
          <w:szCs w:val="20"/>
        </w:rPr>
      </w:pPr>
      <w:r w:rsidRPr="003D3743">
        <w:rPr>
          <w:rFonts w:ascii="inherit" w:hAnsi="inherit" w:cs="Arial"/>
          <w:color w:val="777777"/>
          <w:sz w:val="24"/>
          <w:szCs w:val="20"/>
        </w:rPr>
        <w:t>Interpret the results.</w:t>
      </w:r>
    </w:p>
    <w:p w14:paraId="73AA1110" w14:textId="07D1DB1A" w:rsidR="00EC6AD3" w:rsidRDefault="00EC6AD3" w:rsidP="00EC6AD3">
      <w:pPr>
        <w:pStyle w:val="NormalWeb"/>
        <w:shd w:val="clear" w:color="auto" w:fill="FFFFFF"/>
        <w:spacing w:before="0" w:beforeAutospacing="0" w:after="0" w:afterAutospacing="0"/>
        <w:textAlignment w:val="baseline"/>
        <w:rPr>
          <w:rFonts w:ascii="Arial" w:hAnsi="Arial" w:cs="Arial"/>
          <w:color w:val="777777"/>
          <w:sz w:val="20"/>
          <w:szCs w:val="20"/>
        </w:rPr>
      </w:pPr>
    </w:p>
    <w:p w14:paraId="5E5D8A79" w14:textId="07DA5EB8" w:rsidR="00EC6AD3" w:rsidRDefault="00EC6AD3" w:rsidP="0032537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537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More Critical Values Articles</w:t>
      </w:r>
    </w:p>
    <w:p w14:paraId="5F7067E6" w14:textId="77777777" w:rsidR="00325375" w:rsidRPr="00325375" w:rsidRDefault="00325375" w:rsidP="00325375">
      <w:pPr>
        <w:rPr>
          <w:lang w:eastAsia="en-IN"/>
        </w:rPr>
      </w:pPr>
    </w:p>
    <w:p w14:paraId="459620F1"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36" w:history="1">
        <w:r w:rsidR="00EC6AD3">
          <w:rPr>
            <w:rStyle w:val="Hyperlink"/>
            <w:rFonts w:ascii="inherit" w:hAnsi="inherit" w:cs="Arial"/>
            <w:color w:val="777777"/>
            <w:sz w:val="20"/>
            <w:szCs w:val="20"/>
            <w:bdr w:val="none" w:sz="0" w:space="0" w:color="auto" w:frame="1"/>
          </w:rPr>
          <w:t>Chi square test</w:t>
        </w:r>
      </w:hyperlink>
      <w:r w:rsidR="00EC6AD3">
        <w:rPr>
          <w:rFonts w:ascii="inherit" w:hAnsi="inherit" w:cs="Arial"/>
          <w:color w:val="777777"/>
          <w:sz w:val="20"/>
          <w:szCs w:val="20"/>
        </w:rPr>
        <w:t>.</w:t>
      </w:r>
    </w:p>
    <w:p w14:paraId="2B7AA75A"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37" w:history="1">
        <w:r w:rsidR="00EC6AD3">
          <w:rPr>
            <w:rStyle w:val="Hyperlink"/>
            <w:rFonts w:ascii="inherit" w:hAnsi="inherit" w:cs="Arial"/>
            <w:color w:val="777777"/>
            <w:sz w:val="20"/>
            <w:szCs w:val="20"/>
            <w:bdr w:val="none" w:sz="0" w:space="0" w:color="auto" w:frame="1"/>
          </w:rPr>
          <w:t>How to Find a Critical Chi-Square Value</w:t>
        </w:r>
      </w:hyperlink>
    </w:p>
    <w:p w14:paraId="1B72ED75"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38" w:history="1">
        <w:r w:rsidR="00EC6AD3">
          <w:rPr>
            <w:rStyle w:val="Hyperlink"/>
            <w:rFonts w:ascii="inherit" w:hAnsi="inherit" w:cs="Arial"/>
            <w:color w:val="777777"/>
            <w:sz w:val="20"/>
            <w:szCs w:val="20"/>
            <w:bdr w:val="none" w:sz="0" w:space="0" w:color="auto" w:frame="1"/>
          </w:rPr>
          <w:t>How do I Find the Area Under a Normal Distribution Curve?</w:t>
        </w:r>
      </w:hyperlink>
    </w:p>
    <w:p w14:paraId="230C591A"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39" w:history="1">
        <w:r w:rsidR="00EC6AD3">
          <w:rPr>
            <w:rStyle w:val="Hyperlink"/>
            <w:rFonts w:ascii="inherit" w:hAnsi="inherit" w:cs="Arial"/>
            <w:color w:val="777777"/>
            <w:sz w:val="20"/>
            <w:szCs w:val="20"/>
            <w:bdr w:val="none" w:sz="0" w:space="0" w:color="auto" w:frame="1"/>
          </w:rPr>
          <w:t>Hypothesis Testing Examples</w:t>
        </w:r>
      </w:hyperlink>
    </w:p>
    <w:p w14:paraId="2BC30BBE"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40" w:anchor="area" w:history="1">
        <w:r w:rsidR="00EC6AD3">
          <w:rPr>
            <w:rStyle w:val="Hyperlink"/>
            <w:rFonts w:ascii="inherit" w:hAnsi="inherit" w:cs="Arial"/>
            <w:color w:val="777777"/>
            <w:sz w:val="20"/>
            <w:szCs w:val="20"/>
            <w:bdr w:val="none" w:sz="0" w:space="0" w:color="auto" w:frame="1"/>
          </w:rPr>
          <w:t>One tailed Distribution: How to Find the Area.</w:t>
        </w:r>
      </w:hyperlink>
    </w:p>
    <w:p w14:paraId="74A654EE"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41" w:history="1">
        <w:r w:rsidR="00EC6AD3">
          <w:rPr>
            <w:rStyle w:val="Hyperlink"/>
            <w:rFonts w:ascii="inherit" w:hAnsi="inherit" w:cs="Arial"/>
            <w:color w:val="777777"/>
            <w:sz w:val="20"/>
            <w:szCs w:val="20"/>
            <w:bdr w:val="none" w:sz="0" w:space="0" w:color="auto" w:frame="1"/>
          </w:rPr>
          <w:t>What is z alpha/2?</w:t>
        </w:r>
      </w:hyperlink>
    </w:p>
    <w:p w14:paraId="2C1537A8"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42" w:history="1">
        <w:r w:rsidR="00EC6AD3">
          <w:rPr>
            <w:rStyle w:val="Hyperlink"/>
            <w:rFonts w:ascii="inherit" w:hAnsi="inherit" w:cs="Arial"/>
            <w:color w:val="777777"/>
            <w:sz w:val="20"/>
            <w:szCs w:val="20"/>
            <w:bdr w:val="none" w:sz="0" w:space="0" w:color="auto" w:frame="1"/>
          </w:rPr>
          <w:t>What is a Z Test?</w:t>
        </w:r>
      </w:hyperlink>
    </w:p>
    <w:p w14:paraId="4504F1FC"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43" w:history="1">
        <w:r w:rsidR="00EC6AD3">
          <w:rPr>
            <w:rStyle w:val="Hyperlink"/>
            <w:rFonts w:ascii="inherit" w:hAnsi="inherit" w:cs="Arial"/>
            <w:color w:val="777777"/>
            <w:sz w:val="20"/>
            <w:szCs w:val="20"/>
            <w:bdr w:val="none" w:sz="0" w:space="0" w:color="auto" w:frame="1"/>
          </w:rPr>
          <w:t>One Sample Z Test</w:t>
        </w:r>
      </w:hyperlink>
    </w:p>
    <w:p w14:paraId="69C43519" w14:textId="77777777" w:rsidR="00EC6AD3" w:rsidRDefault="00D07F14" w:rsidP="00EC6AD3">
      <w:pPr>
        <w:numPr>
          <w:ilvl w:val="0"/>
          <w:numId w:val="52"/>
        </w:numPr>
        <w:shd w:val="clear" w:color="auto" w:fill="FFFFFF"/>
        <w:spacing w:after="0" w:line="240" w:lineRule="auto"/>
        <w:ind w:left="450"/>
        <w:textAlignment w:val="baseline"/>
        <w:rPr>
          <w:rFonts w:ascii="inherit" w:hAnsi="inherit" w:cs="Arial"/>
          <w:color w:val="777777"/>
          <w:sz w:val="20"/>
          <w:szCs w:val="20"/>
        </w:rPr>
      </w:pPr>
      <w:hyperlink r:id="rId1144" w:history="1">
        <w:r w:rsidR="00EC6AD3">
          <w:rPr>
            <w:rStyle w:val="Hyperlink"/>
            <w:rFonts w:ascii="inherit" w:hAnsi="inherit" w:cs="Arial"/>
            <w:color w:val="777777"/>
            <w:sz w:val="20"/>
            <w:szCs w:val="20"/>
            <w:bdr w:val="none" w:sz="0" w:space="0" w:color="auto" w:frame="1"/>
          </w:rPr>
          <w:t>Z Score to Percentile Calculator and Manual methods</w:t>
        </w:r>
      </w:hyperlink>
    </w:p>
    <w:p w14:paraId="03446438" w14:textId="77777777" w:rsidR="00EC6AD3" w:rsidRDefault="00EC6AD3"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A58E38" w14:textId="2DB2546E" w:rsidR="00152CBC" w:rsidRPr="00E067C6" w:rsidRDefault="00152CBC" w:rsidP="00E067C6">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067C6">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Statistical Significance</w:t>
      </w:r>
    </w:p>
    <w:p w14:paraId="009AF4B0" w14:textId="77777777" w:rsidR="00E067C6" w:rsidRDefault="00E067C6" w:rsidP="00152CBC">
      <w:pPr>
        <w:pStyle w:val="NormalWeb"/>
        <w:shd w:val="clear" w:color="auto" w:fill="FFFFFF"/>
        <w:spacing w:before="0" w:beforeAutospacing="0" w:after="0" w:afterAutospacing="0"/>
        <w:textAlignment w:val="baseline"/>
        <w:rPr>
          <w:rFonts w:ascii="inherit" w:hAnsi="inherit" w:cs="Arial"/>
          <w:color w:val="777777"/>
          <w:sz w:val="20"/>
          <w:szCs w:val="20"/>
        </w:rPr>
      </w:pPr>
    </w:p>
    <w:p w14:paraId="26367C39" w14:textId="2D5DBC0E" w:rsidR="00152CBC" w:rsidRPr="00E067C6" w:rsidRDefault="00152CBC" w:rsidP="00152CB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067C6">
        <w:rPr>
          <w:rFonts w:ascii="inherit" w:hAnsi="inherit" w:cs="Arial"/>
          <w:color w:val="ED7D31" w:themeColor="accent2"/>
          <w:szCs w:val="20"/>
        </w:rPr>
        <w:t>Statistics isn’t an exact science. In fact, you can think of stats as very finely tuned guesswork. As stats is guesswork, we need to know how close our “guess” is. That’s where </w:t>
      </w:r>
      <w:r w:rsidRPr="00E067C6">
        <w:rPr>
          <w:rStyle w:val="Strong"/>
          <w:rFonts w:ascii="inherit" w:hAnsi="inherit" w:cs="Arial"/>
          <w:color w:val="ED7D31" w:themeColor="accent2"/>
          <w:szCs w:val="20"/>
          <w:bdr w:val="none" w:sz="0" w:space="0" w:color="auto" w:frame="1"/>
        </w:rPr>
        <w:t>statistical significance</w:t>
      </w:r>
      <w:r w:rsidRPr="00E067C6">
        <w:rPr>
          <w:rFonts w:ascii="inherit" w:hAnsi="inherit" w:cs="Arial"/>
          <w:color w:val="ED7D31" w:themeColor="accent2"/>
          <w:szCs w:val="20"/>
        </w:rPr>
        <w:t> comes in.</w:t>
      </w:r>
    </w:p>
    <w:p w14:paraId="0004327E" w14:textId="77777777" w:rsidR="00E067C6" w:rsidRPr="00E067C6" w:rsidRDefault="00E067C6" w:rsidP="00152CBC">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134852F4" w14:textId="77777777" w:rsidR="00152CBC" w:rsidRPr="008B4BBA" w:rsidRDefault="00152CBC" w:rsidP="00152CBC">
      <w:pPr>
        <w:pStyle w:val="Heading2"/>
        <w:shd w:val="clear" w:color="auto" w:fill="FFFFFF"/>
        <w:spacing w:before="0" w:line="525" w:lineRule="atLeast"/>
        <w:textAlignment w:val="baseline"/>
        <w:rPr>
          <w:rFonts w:ascii="Arial" w:hAnsi="Arial" w:cs="Arial"/>
          <w:color w:val="555555"/>
          <w:sz w:val="40"/>
          <w:szCs w:val="42"/>
        </w:rPr>
      </w:pPr>
      <w:r w:rsidRPr="008B4BB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Statistical Significance: Overview</w:t>
      </w:r>
    </w:p>
    <w:p w14:paraId="58A30F9D" w14:textId="239C6BA7"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Pr>
          <w:rFonts w:ascii="inherit" w:hAnsi="inherit" w:cs="Arial"/>
          <w:noProof/>
          <w:color w:val="05A9C5"/>
          <w:sz w:val="20"/>
          <w:szCs w:val="20"/>
          <w:bdr w:val="none" w:sz="0" w:space="0" w:color="auto" w:frame="1"/>
        </w:rPr>
        <w:drawing>
          <wp:inline distT="0" distB="0" distL="0" distR="0" wp14:anchorId="7785DE7A" wp14:editId="023BB679">
            <wp:extent cx="1432560" cy="1432560"/>
            <wp:effectExtent l="0" t="0" r="0" b="0"/>
            <wp:docPr id="101" name="Picture 101" descr="What is Statistical Significance">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What is Statistical Significance">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inherit" w:hAnsi="inherit" w:cs="Arial"/>
          <w:color w:val="777777"/>
          <w:sz w:val="20"/>
          <w:szCs w:val="20"/>
        </w:rPr>
        <w:br/>
      </w:r>
      <w:r w:rsidRPr="00D518A5">
        <w:rPr>
          <w:rFonts w:ascii="inherit" w:hAnsi="inherit" w:cs="Arial"/>
          <w:color w:val="777777"/>
          <w:szCs w:val="20"/>
        </w:rPr>
        <w:t>Stats is all about taking a piece of the </w:t>
      </w:r>
      <w:hyperlink r:id="rId1145" w:history="1">
        <w:r w:rsidRPr="00D518A5">
          <w:rPr>
            <w:rStyle w:val="Hyperlink"/>
            <w:rFonts w:ascii="inherit" w:eastAsiaTheme="majorEastAsia" w:hAnsi="inherit" w:cs="Arial"/>
            <w:color w:val="05A9C5"/>
            <w:szCs w:val="20"/>
            <w:bdr w:val="none" w:sz="0" w:space="0" w:color="auto" w:frame="1"/>
          </w:rPr>
          <w:t>population </w:t>
        </w:r>
      </w:hyperlink>
      <w:r w:rsidRPr="00D518A5">
        <w:rPr>
          <w:rFonts w:ascii="inherit" w:hAnsi="inherit" w:cs="Arial"/>
          <w:color w:val="777777"/>
          <w:szCs w:val="20"/>
        </w:rPr>
        <w:t xml:space="preserve">and making a guess about what that population’s </w:t>
      </w:r>
      <w:proofErr w:type="spellStart"/>
      <w:r w:rsidRPr="00D518A5">
        <w:rPr>
          <w:rFonts w:ascii="inherit" w:hAnsi="inherit" w:cs="Arial"/>
          <w:color w:val="777777"/>
          <w:szCs w:val="20"/>
        </w:rPr>
        <w:t>behavior</w:t>
      </w:r>
      <w:proofErr w:type="spellEnd"/>
      <w:r w:rsidRPr="00D518A5">
        <w:rPr>
          <w:rFonts w:ascii="inherit" w:hAnsi="inherit" w:cs="Arial"/>
          <w:color w:val="777777"/>
          <w:szCs w:val="20"/>
        </w:rPr>
        <w:t xml:space="preserve"> might be like. If you were working with </w:t>
      </w:r>
      <w:hyperlink r:id="rId1146" w:history="1">
        <w:r w:rsidRPr="00D518A5">
          <w:rPr>
            <w:rStyle w:val="Hyperlink"/>
            <w:rFonts w:ascii="inherit" w:eastAsiaTheme="majorEastAsia" w:hAnsi="inherit" w:cs="Arial"/>
            <w:color w:val="05A9C5"/>
            <w:szCs w:val="20"/>
            <w:bdr w:val="none" w:sz="0" w:space="0" w:color="auto" w:frame="1"/>
          </w:rPr>
          <w:t>parameters </w:t>
        </w:r>
      </w:hyperlink>
      <w:r w:rsidRPr="00D518A5">
        <w:rPr>
          <w:rFonts w:ascii="inherit" w:hAnsi="inherit" w:cs="Arial"/>
          <w:color w:val="777777"/>
          <w:szCs w:val="20"/>
        </w:rPr>
        <w:t>(</w:t>
      </w:r>
      <w:hyperlink r:id="rId1147" w:tgtFrame="_blank" w:history="1">
        <w:r w:rsidRPr="00D518A5">
          <w:rPr>
            <w:rStyle w:val="Hyperlink"/>
            <w:rFonts w:ascii="inherit" w:eastAsiaTheme="majorEastAsia" w:hAnsi="inherit" w:cs="Arial"/>
            <w:color w:val="05A9C5"/>
            <w:szCs w:val="20"/>
            <w:bdr w:val="none" w:sz="0" w:space="0" w:color="auto" w:frame="1"/>
          </w:rPr>
          <w:t>parameter vs. statistic explanation</w:t>
        </w:r>
      </w:hyperlink>
      <w:r w:rsidRPr="00D518A5">
        <w:rPr>
          <w:rFonts w:ascii="inherit" w:hAnsi="inherit" w:cs="Arial"/>
          <w:color w:val="777777"/>
          <w:szCs w:val="20"/>
        </w:rPr>
        <w:t>), there would be no need for guesswork; You’d have </w:t>
      </w:r>
      <w:r w:rsidRPr="00D518A5">
        <w:rPr>
          <w:rStyle w:val="Emphasis"/>
          <w:rFonts w:ascii="inherit" w:hAnsi="inherit" w:cs="Arial"/>
          <w:color w:val="777777"/>
          <w:szCs w:val="20"/>
          <w:bdr w:val="none" w:sz="0" w:space="0" w:color="auto" w:frame="1"/>
        </w:rPr>
        <w:t>all</w:t>
      </w:r>
      <w:r w:rsidRPr="00D518A5">
        <w:rPr>
          <w:rFonts w:ascii="inherit" w:hAnsi="inherit" w:cs="Arial"/>
          <w:color w:val="777777"/>
          <w:szCs w:val="20"/>
        </w:rPr>
        <w:t xml:space="preserve"> the data. In real life getting </w:t>
      </w:r>
      <w:proofErr w:type="gramStart"/>
      <w:r w:rsidRPr="00D518A5">
        <w:rPr>
          <w:rFonts w:ascii="inherit" w:hAnsi="inherit" w:cs="Arial"/>
          <w:color w:val="777777"/>
          <w:szCs w:val="20"/>
        </w:rPr>
        <w:t>all of</w:t>
      </w:r>
      <w:proofErr w:type="gramEnd"/>
      <w:r w:rsidRPr="00D518A5">
        <w:rPr>
          <w:rFonts w:ascii="inherit" w:hAnsi="inherit" w:cs="Arial"/>
          <w:color w:val="777777"/>
          <w:szCs w:val="20"/>
        </w:rPr>
        <w:t xml:space="preserve"> the data can be </w:t>
      </w:r>
      <w:r w:rsidRPr="00D518A5">
        <w:rPr>
          <w:rStyle w:val="Strong"/>
          <w:rFonts w:ascii="inherit" w:hAnsi="inherit" w:cs="Arial"/>
          <w:color w:val="777777"/>
          <w:szCs w:val="20"/>
          <w:bdr w:val="none" w:sz="0" w:space="0" w:color="auto" w:frame="1"/>
        </w:rPr>
        <w:t>costly, time-consuming</w:t>
      </w:r>
      <w:r w:rsidRPr="00D518A5">
        <w:rPr>
          <w:rFonts w:ascii="inherit" w:hAnsi="inherit" w:cs="Arial"/>
          <w:color w:val="777777"/>
          <w:szCs w:val="20"/>
        </w:rPr>
        <w:t>, or </w:t>
      </w:r>
      <w:r w:rsidRPr="00D518A5">
        <w:rPr>
          <w:rStyle w:val="Strong"/>
          <w:rFonts w:ascii="inherit" w:hAnsi="inherit" w:cs="Arial"/>
          <w:color w:val="777777"/>
          <w:szCs w:val="20"/>
          <w:bdr w:val="none" w:sz="0" w:space="0" w:color="auto" w:frame="1"/>
        </w:rPr>
        <w:t>impossible</w:t>
      </w:r>
      <w:r w:rsidRPr="00D518A5">
        <w:rPr>
          <w:rFonts w:ascii="inherit" w:hAnsi="inherit" w:cs="Arial"/>
          <w:color w:val="777777"/>
          <w:szCs w:val="20"/>
        </w:rPr>
        <w:t>.</w:t>
      </w:r>
    </w:p>
    <w:p w14:paraId="42DA9FD0" w14:textId="77777777" w:rsidR="00D518A5" w:rsidRPr="00D518A5" w:rsidRDefault="00D518A5"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029AE3FD" w14:textId="4DAB8909"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D518A5">
        <w:rPr>
          <w:rFonts w:ascii="inherit" w:hAnsi="inherit" w:cs="Arial"/>
          <w:color w:val="777777"/>
          <w:szCs w:val="20"/>
        </w:rPr>
        <w:t>For example, </w:t>
      </w:r>
      <w:hyperlink r:id="rId1148" w:history="1">
        <w:r w:rsidRPr="00D518A5">
          <w:rPr>
            <w:rStyle w:val="Hyperlink"/>
            <w:rFonts w:ascii="inherit" w:eastAsiaTheme="majorEastAsia" w:hAnsi="inherit" w:cs="Arial"/>
            <w:color w:val="05A9C5"/>
            <w:szCs w:val="20"/>
            <w:bdr w:val="none" w:sz="0" w:space="0" w:color="auto" w:frame="1"/>
          </w:rPr>
          <w:t>Gallup Polls</w:t>
        </w:r>
      </w:hyperlink>
      <w:r w:rsidRPr="00D518A5">
        <w:rPr>
          <w:rFonts w:ascii="inherit" w:hAnsi="inherit" w:cs="Arial"/>
          <w:color w:val="777777"/>
          <w:szCs w:val="20"/>
        </w:rPr>
        <w:t> uses stats to estimate who will win the next election. Drug manufacturers use stats to estimate how many people might have side effect from their drugs. And businesses use stats to forecast sales figures for the future.</w:t>
      </w:r>
    </w:p>
    <w:p w14:paraId="48B4EA79" w14:textId="77777777" w:rsidR="00BC1917" w:rsidRPr="00D518A5" w:rsidRDefault="00BC1917"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0B290E3F" w14:textId="5F93F361" w:rsidR="00152CBC" w:rsidRDefault="00152CBC" w:rsidP="00152CB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C191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Statistical Significance a Measure of?</w:t>
      </w:r>
    </w:p>
    <w:p w14:paraId="49ECBEC2" w14:textId="77777777" w:rsidR="00BC1917" w:rsidRPr="00BC1917" w:rsidRDefault="00BC1917" w:rsidP="00BC1917">
      <w:pPr>
        <w:rPr>
          <w:lang w:eastAsia="en-IN"/>
        </w:rPr>
      </w:pPr>
    </w:p>
    <w:p w14:paraId="4114363E" w14:textId="7E55F618"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AD29FF">
        <w:rPr>
          <w:rFonts w:ascii="inherit" w:hAnsi="inherit" w:cs="Arial"/>
          <w:color w:val="ED7D31" w:themeColor="accent2"/>
          <w:szCs w:val="20"/>
        </w:rPr>
        <w:t>Statistical significance is a measure of </w:t>
      </w:r>
      <w:r w:rsidRPr="00AD29FF">
        <w:rPr>
          <w:rStyle w:val="Strong"/>
          <w:rFonts w:ascii="inherit" w:hAnsi="inherit" w:cs="Arial"/>
          <w:color w:val="ED7D31" w:themeColor="accent2"/>
          <w:szCs w:val="20"/>
          <w:bdr w:val="none" w:sz="0" w:space="0" w:color="auto" w:frame="1"/>
        </w:rPr>
        <w:t>whether your research findings are meaningful</w:t>
      </w:r>
      <w:r w:rsidRPr="00AD29FF">
        <w:rPr>
          <w:rFonts w:ascii="inherit" w:hAnsi="inherit" w:cs="Arial"/>
          <w:color w:val="ED7D31" w:themeColor="accent2"/>
          <w:szCs w:val="20"/>
        </w:rPr>
        <w:t>. More specifically, it’s whether your stat closely matches what value you would expect to find in an entire </w:t>
      </w:r>
      <w:hyperlink r:id="rId1149" w:history="1">
        <w:r w:rsidRPr="00AD29FF">
          <w:rPr>
            <w:rStyle w:val="Hyperlink"/>
            <w:rFonts w:ascii="inherit" w:eastAsiaTheme="majorEastAsia" w:hAnsi="inherit" w:cs="Arial"/>
            <w:color w:val="ED7D31" w:themeColor="accent2"/>
            <w:szCs w:val="20"/>
            <w:bdr w:val="none" w:sz="0" w:space="0" w:color="auto" w:frame="1"/>
          </w:rPr>
          <w:t>population</w:t>
        </w:r>
      </w:hyperlink>
      <w:r w:rsidRPr="00AD29FF">
        <w:rPr>
          <w:rFonts w:ascii="inherit" w:hAnsi="inherit" w:cs="Arial"/>
          <w:color w:val="777777"/>
          <w:szCs w:val="20"/>
        </w:rPr>
        <w:t>. In order to test for statistical significance, perform these steps:</w:t>
      </w:r>
    </w:p>
    <w:p w14:paraId="42CF0562" w14:textId="77777777" w:rsidR="001E59D8" w:rsidRPr="00AD29FF" w:rsidRDefault="001E59D8"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3F71D190"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Decide on an </w:t>
      </w:r>
      <w:hyperlink r:id="rId1150" w:tgtFrame="_blank" w:history="1">
        <w:r w:rsidRPr="00AD29FF">
          <w:rPr>
            <w:rStyle w:val="Hyperlink"/>
            <w:rFonts w:ascii="inherit" w:hAnsi="inherit" w:cs="Arial"/>
            <w:color w:val="777777"/>
            <w:sz w:val="24"/>
            <w:szCs w:val="20"/>
            <w:bdr w:val="none" w:sz="0" w:space="0" w:color="auto" w:frame="1"/>
          </w:rPr>
          <w:t>alpha level</w:t>
        </w:r>
      </w:hyperlink>
      <w:r w:rsidRPr="00AD29FF">
        <w:rPr>
          <w:rFonts w:ascii="inherit" w:hAnsi="inherit" w:cs="Arial"/>
          <w:color w:val="777777"/>
          <w:sz w:val="24"/>
          <w:szCs w:val="20"/>
        </w:rPr>
        <w:t>. An alpha level is the error rate you are willing to work with (usually 5% or less).</w:t>
      </w:r>
    </w:p>
    <w:p w14:paraId="0C816532"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lastRenderedPageBreak/>
        <w:t>Conduct your research. For example, conduct a poll or collect data from an experiment.</w:t>
      </w:r>
    </w:p>
    <w:p w14:paraId="5B13E782" w14:textId="77777777" w:rsidR="00152CBC" w:rsidRPr="00AD29FF"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Calculate your </w:t>
      </w:r>
      <w:hyperlink r:id="rId1151" w:history="1">
        <w:r w:rsidRPr="00AD29FF">
          <w:rPr>
            <w:rStyle w:val="Hyperlink"/>
            <w:rFonts w:ascii="inherit" w:hAnsi="inherit" w:cs="Arial"/>
            <w:color w:val="777777"/>
            <w:sz w:val="24"/>
            <w:szCs w:val="20"/>
            <w:bdr w:val="none" w:sz="0" w:space="0" w:color="auto" w:frame="1"/>
          </w:rPr>
          <w:t>statistic</w:t>
        </w:r>
      </w:hyperlink>
      <w:r w:rsidRPr="00AD29FF">
        <w:rPr>
          <w:rFonts w:ascii="inherit" w:hAnsi="inherit" w:cs="Arial"/>
          <w:color w:val="777777"/>
          <w:sz w:val="24"/>
          <w:szCs w:val="20"/>
        </w:rPr>
        <w:t>. A statistic is just a piece of information about your sample, like a </w:t>
      </w:r>
      <w:hyperlink r:id="rId1152" w:history="1">
        <w:r w:rsidRPr="00AD29FF">
          <w:rPr>
            <w:rStyle w:val="Hyperlink"/>
            <w:rFonts w:ascii="inherit" w:hAnsi="inherit" w:cs="Arial"/>
            <w:color w:val="777777"/>
            <w:sz w:val="24"/>
            <w:szCs w:val="20"/>
            <w:bdr w:val="none" w:sz="0" w:space="0" w:color="auto" w:frame="1"/>
          </w:rPr>
          <w:t>mean</w:t>
        </w:r>
      </w:hyperlink>
      <w:r w:rsidRPr="00AD29FF">
        <w:rPr>
          <w:rFonts w:ascii="inherit" w:hAnsi="inherit" w:cs="Arial"/>
          <w:color w:val="777777"/>
          <w:sz w:val="24"/>
          <w:szCs w:val="20"/>
        </w:rPr>
        <w:t>, </w:t>
      </w:r>
      <w:hyperlink r:id="rId1153" w:history="1">
        <w:r w:rsidRPr="00AD29FF">
          <w:rPr>
            <w:rStyle w:val="Hyperlink"/>
            <w:rFonts w:ascii="inherit" w:hAnsi="inherit" w:cs="Arial"/>
            <w:color w:val="777777"/>
            <w:sz w:val="24"/>
            <w:szCs w:val="20"/>
            <w:bdr w:val="none" w:sz="0" w:space="0" w:color="auto" w:frame="1"/>
          </w:rPr>
          <w:t>mode </w:t>
        </w:r>
      </w:hyperlink>
      <w:r w:rsidRPr="00AD29FF">
        <w:rPr>
          <w:rFonts w:ascii="inherit" w:hAnsi="inherit" w:cs="Arial"/>
          <w:color w:val="777777"/>
          <w:sz w:val="24"/>
          <w:szCs w:val="20"/>
        </w:rPr>
        <w:t>or </w:t>
      </w:r>
      <w:hyperlink r:id="rId1154" w:anchor="median" w:history="1">
        <w:r w:rsidRPr="00AD29FF">
          <w:rPr>
            <w:rStyle w:val="Hyperlink"/>
            <w:rFonts w:ascii="inherit" w:hAnsi="inherit" w:cs="Arial"/>
            <w:color w:val="777777"/>
            <w:sz w:val="24"/>
            <w:szCs w:val="20"/>
            <w:bdr w:val="none" w:sz="0" w:space="0" w:color="auto" w:frame="1"/>
          </w:rPr>
          <w:t>median</w:t>
        </w:r>
      </w:hyperlink>
      <w:r w:rsidRPr="00AD29FF">
        <w:rPr>
          <w:rFonts w:ascii="inherit" w:hAnsi="inherit" w:cs="Arial"/>
          <w:color w:val="777777"/>
          <w:sz w:val="24"/>
          <w:szCs w:val="20"/>
        </w:rPr>
        <w:t>.</w:t>
      </w:r>
    </w:p>
    <w:p w14:paraId="25A556D9" w14:textId="14073F80" w:rsidR="00152CBC" w:rsidRDefault="00152CBC" w:rsidP="00152CBC">
      <w:pPr>
        <w:numPr>
          <w:ilvl w:val="0"/>
          <w:numId w:val="53"/>
        </w:numPr>
        <w:shd w:val="clear" w:color="auto" w:fill="FFFFFF"/>
        <w:spacing w:after="0" w:line="240" w:lineRule="auto"/>
        <w:ind w:left="450"/>
        <w:textAlignment w:val="baseline"/>
        <w:rPr>
          <w:rFonts w:ascii="inherit" w:hAnsi="inherit" w:cs="Arial"/>
          <w:color w:val="777777"/>
          <w:sz w:val="24"/>
          <w:szCs w:val="20"/>
        </w:rPr>
      </w:pPr>
      <w:r w:rsidRPr="00AD29FF">
        <w:rPr>
          <w:rFonts w:ascii="inherit" w:hAnsi="inherit" w:cs="Arial"/>
          <w:color w:val="777777"/>
          <w:sz w:val="24"/>
          <w:szCs w:val="20"/>
        </w:rPr>
        <w:t>Compare the statistic you calculated in Step 3 with a statistic from a </w:t>
      </w:r>
      <w:hyperlink r:id="rId1155" w:tgtFrame="_blank" w:history="1">
        <w:r w:rsidRPr="00AD29FF">
          <w:rPr>
            <w:rStyle w:val="Hyperlink"/>
            <w:rFonts w:ascii="inherit" w:hAnsi="inherit" w:cs="Arial"/>
            <w:color w:val="777777"/>
            <w:sz w:val="24"/>
            <w:szCs w:val="20"/>
            <w:bdr w:val="none" w:sz="0" w:space="0" w:color="auto" w:frame="1"/>
          </w:rPr>
          <w:t>statistical table</w:t>
        </w:r>
      </w:hyperlink>
      <w:r w:rsidRPr="00AD29FF">
        <w:rPr>
          <w:rFonts w:ascii="inherit" w:hAnsi="inherit" w:cs="Arial"/>
          <w:color w:val="777777"/>
          <w:sz w:val="24"/>
          <w:szCs w:val="20"/>
        </w:rPr>
        <w:t>.</w:t>
      </w:r>
    </w:p>
    <w:p w14:paraId="751BCF03" w14:textId="77777777" w:rsidR="002822DC" w:rsidRPr="00AD29FF" w:rsidRDefault="002822DC" w:rsidP="002822DC">
      <w:pPr>
        <w:shd w:val="clear" w:color="auto" w:fill="FFFFFF"/>
        <w:spacing w:after="0" w:line="240" w:lineRule="auto"/>
        <w:ind w:left="450"/>
        <w:textAlignment w:val="baseline"/>
        <w:rPr>
          <w:rFonts w:ascii="inherit" w:hAnsi="inherit" w:cs="Arial"/>
          <w:color w:val="777777"/>
          <w:sz w:val="24"/>
          <w:szCs w:val="20"/>
        </w:rPr>
      </w:pPr>
    </w:p>
    <w:p w14:paraId="53017688" w14:textId="06E32108" w:rsidR="00152CBC" w:rsidRDefault="00152CBC" w:rsidP="00152CBC">
      <w:pPr>
        <w:pStyle w:val="NormalWeb"/>
        <w:shd w:val="clear" w:color="auto" w:fill="FFFFFF"/>
        <w:spacing w:before="0" w:beforeAutospacing="0" w:after="0" w:afterAutospacing="0"/>
        <w:textAlignment w:val="baseline"/>
        <w:rPr>
          <w:rFonts w:ascii="inherit" w:hAnsi="inherit" w:cs="Arial"/>
          <w:color w:val="777777"/>
          <w:szCs w:val="20"/>
        </w:rPr>
      </w:pPr>
      <w:r w:rsidRPr="00AD29FF">
        <w:rPr>
          <w:rFonts w:ascii="inherit" w:hAnsi="inherit" w:cs="Arial"/>
          <w:color w:val="777777"/>
          <w:szCs w:val="20"/>
        </w:rPr>
        <w:t>There are many different types of tables you can use to figure out if your data is significant or not. For more on </w:t>
      </w:r>
      <w:hyperlink r:id="rId1156" w:history="1">
        <w:r w:rsidRPr="00AD29FF">
          <w:rPr>
            <w:rStyle w:val="Hyperlink"/>
            <w:rFonts w:ascii="inherit" w:eastAsiaTheme="majorEastAsia" w:hAnsi="inherit" w:cs="Arial"/>
            <w:color w:val="05A9C5"/>
            <w:szCs w:val="20"/>
            <w:bdr w:val="none" w:sz="0" w:space="0" w:color="auto" w:frame="1"/>
          </w:rPr>
          <w:t>hypothesis testing</w:t>
        </w:r>
      </w:hyperlink>
      <w:r w:rsidRPr="00AD29FF">
        <w:rPr>
          <w:rFonts w:ascii="inherit" w:hAnsi="inherit" w:cs="Arial"/>
          <w:color w:val="777777"/>
          <w:szCs w:val="20"/>
        </w:rPr>
        <w:t>, see our </w:t>
      </w:r>
      <w:hyperlink r:id="rId1157" w:history="1">
        <w:r w:rsidRPr="00AD29FF">
          <w:rPr>
            <w:rStyle w:val="Hyperlink"/>
            <w:rFonts w:ascii="inherit" w:eastAsiaTheme="majorEastAsia" w:hAnsi="inherit" w:cs="Arial"/>
            <w:color w:val="05A9C5"/>
            <w:szCs w:val="20"/>
            <w:bdr w:val="none" w:sz="0" w:space="0" w:color="auto" w:frame="1"/>
          </w:rPr>
          <w:t>hypothesis Testing index</w:t>
        </w:r>
      </w:hyperlink>
      <w:r w:rsidRPr="00AD29FF">
        <w:rPr>
          <w:rFonts w:ascii="inherit" w:hAnsi="inherit" w:cs="Arial"/>
          <w:color w:val="777777"/>
          <w:szCs w:val="20"/>
        </w:rPr>
        <w:t>.</w:t>
      </w:r>
    </w:p>
    <w:p w14:paraId="5276E794" w14:textId="77777777" w:rsidR="007B7ABD" w:rsidRPr="00AD29FF" w:rsidRDefault="007B7ABD" w:rsidP="00152CBC">
      <w:pPr>
        <w:pStyle w:val="NormalWeb"/>
        <w:shd w:val="clear" w:color="auto" w:fill="FFFFFF"/>
        <w:spacing w:before="0" w:beforeAutospacing="0" w:after="0" w:afterAutospacing="0"/>
        <w:textAlignment w:val="baseline"/>
        <w:rPr>
          <w:rFonts w:ascii="inherit" w:hAnsi="inherit" w:cs="Arial"/>
          <w:color w:val="777777"/>
          <w:szCs w:val="20"/>
        </w:rPr>
      </w:pPr>
    </w:p>
    <w:p w14:paraId="7A2D25FB" w14:textId="59568580" w:rsidR="00152CBC" w:rsidRDefault="00152CBC" w:rsidP="00152CB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5B4E441" wp14:editId="4C4049A8">
            <wp:extent cx="4236720" cy="1211580"/>
            <wp:effectExtent l="0" t="0" r="0" b="7620"/>
            <wp:docPr id="100" name="Picture 100" descr="The z-table is one way to test for statistical significance">
              <a:hlinkClick xmlns:a="http://schemas.openxmlformats.org/drawingml/2006/main" r:id="rId1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z-table is one way to test for statistical significance">
                      <a:hlinkClick r:id="rId1105"/>
                    </pic:cNvPr>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4236720" cy="1211580"/>
                    </a:xfrm>
                    <a:prstGeom prst="rect">
                      <a:avLst/>
                    </a:prstGeom>
                    <a:noFill/>
                    <a:ln>
                      <a:noFill/>
                    </a:ln>
                  </pic:spPr>
                </pic:pic>
              </a:graphicData>
            </a:graphic>
          </wp:inline>
        </w:drawing>
      </w:r>
    </w:p>
    <w:p w14:paraId="20CB7471" w14:textId="77777777" w:rsidR="00152CBC" w:rsidRDefault="00152CBC"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4DE286E" w14:textId="04E47BDA" w:rsidR="00E04D33" w:rsidRDefault="00E04D33" w:rsidP="00E04D33">
      <w:pPr>
        <w:pStyle w:val="Heading1"/>
        <w:spacing w:before="0" w:beforeAutospacing="0" w:after="0" w:afterAutospacing="0" w:line="450" w:lineRule="atLeast"/>
        <w:textAlignment w:val="baseline"/>
        <w:rPr>
          <w:rFonts w:ascii="Arial" w:hAnsi="Arial" w:cs="Arial"/>
          <w:color w:val="555555"/>
          <w:sz w:val="36"/>
          <w:szCs w:val="36"/>
        </w:rPr>
      </w:pPr>
      <w:r w:rsidRPr="008A08A3">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Alpha Level (Significance Level)</w:t>
      </w:r>
    </w:p>
    <w:p w14:paraId="729F7701" w14:textId="388698EE"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p>
    <w:p w14:paraId="6AA562FD" w14:textId="77777777" w:rsidR="00E04D33" w:rsidRDefault="00E04D33" w:rsidP="00E04D33">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on below:</w:t>
      </w:r>
    </w:p>
    <w:p w14:paraId="65D3670A" w14:textId="44740935" w:rsidR="00E04D33" w:rsidRDefault="00CA7682" w:rsidP="00E04D3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2920501" wp14:editId="281097AF">
            <wp:extent cx="4572000" cy="3429000"/>
            <wp:effectExtent l="0" t="0" r="0" b="0"/>
            <wp:docPr id="108" name="Video 108">
              <a:hlinkClick xmlns:a="http://schemas.openxmlformats.org/drawingml/2006/main" r:id="rId1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Video 108">
                      <a:hlinkClick r:id="rId1158"/>
                    </pic:cNvPr>
                    <pic:cNvPicPr/>
                  </pic:nvPicPr>
                  <pic:blipFill>
                    <a:blip r:embed="rId115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DOKxRnCov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A24D062" w14:textId="77777777" w:rsidR="00E04D33" w:rsidRPr="00365FBC" w:rsidRDefault="00E04D33" w:rsidP="00E04D33">
      <w:pPr>
        <w:pStyle w:val="NormalWeb"/>
        <w:shd w:val="clear" w:color="auto" w:fill="FFFFFF"/>
        <w:spacing w:before="0" w:beforeAutospacing="0" w:after="0" w:afterAutospacing="0"/>
        <w:textAlignment w:val="baseline"/>
        <w:rPr>
          <w:rFonts w:ascii="inherit" w:hAnsi="inherit" w:cs="Arial"/>
          <w:color w:val="777777"/>
          <w:szCs w:val="20"/>
        </w:rPr>
      </w:pPr>
      <w:r w:rsidRPr="00CF5FA1">
        <w:rPr>
          <w:rFonts w:ascii="inherit" w:hAnsi="inherit" w:cs="Arial"/>
          <w:color w:val="ED7D31" w:themeColor="accent2"/>
          <w:szCs w:val="20"/>
        </w:rPr>
        <w:t>The significance level α is the probability of making the wrong decision when the </w:t>
      </w:r>
      <w:hyperlink r:id="rId1160" w:history="1">
        <w:r w:rsidRPr="00CF5FA1">
          <w:rPr>
            <w:rStyle w:val="Hyperlink"/>
            <w:rFonts w:ascii="inherit" w:eastAsiaTheme="majorEastAsia" w:hAnsi="inherit" w:cs="Arial"/>
            <w:color w:val="ED7D31" w:themeColor="accent2"/>
            <w:szCs w:val="20"/>
            <w:bdr w:val="none" w:sz="0" w:space="0" w:color="auto" w:frame="1"/>
          </w:rPr>
          <w:t>null hypothesis</w:t>
        </w:r>
      </w:hyperlink>
      <w:r w:rsidRPr="00CF5FA1">
        <w:rPr>
          <w:rFonts w:ascii="inherit" w:hAnsi="inherit" w:cs="Arial"/>
          <w:color w:val="ED7D31" w:themeColor="accent2"/>
          <w:szCs w:val="20"/>
        </w:rPr>
        <w:t> is true</w:t>
      </w:r>
      <w:r w:rsidRPr="00365FBC">
        <w:rPr>
          <w:rFonts w:ascii="inherit" w:hAnsi="inherit" w:cs="Arial"/>
          <w:color w:val="777777"/>
          <w:szCs w:val="20"/>
        </w:rPr>
        <w:t>. Alpha levels (sometimes just called “significance levels”) are used in </w:t>
      </w:r>
      <w:hyperlink r:id="rId1161" w:history="1">
        <w:r w:rsidRPr="00365FBC">
          <w:rPr>
            <w:rStyle w:val="Hyperlink"/>
            <w:rFonts w:ascii="inherit" w:eastAsiaTheme="majorEastAsia" w:hAnsi="inherit" w:cs="Arial"/>
            <w:color w:val="05A9C5"/>
            <w:szCs w:val="20"/>
            <w:bdr w:val="none" w:sz="0" w:space="0" w:color="auto" w:frame="1"/>
          </w:rPr>
          <w:t>hypothesis tests</w:t>
        </w:r>
      </w:hyperlink>
      <w:r w:rsidRPr="00365FBC">
        <w:rPr>
          <w:rFonts w:ascii="inherit" w:hAnsi="inherit" w:cs="Arial"/>
          <w:color w:val="777777"/>
          <w:szCs w:val="20"/>
        </w:rPr>
        <w:t>. Usually, these tests are run with an alpha level of .05 (5%), but other levels commonly used are .01 and .10.</w:t>
      </w:r>
    </w:p>
    <w:p w14:paraId="7B153EEF" w14:textId="77777777" w:rsidR="00365FBC" w:rsidRPr="00365FBC" w:rsidRDefault="00365FBC" w:rsidP="00E04D33">
      <w:pPr>
        <w:pStyle w:val="NormalWeb"/>
        <w:shd w:val="clear" w:color="auto" w:fill="FFFFFF"/>
        <w:spacing w:before="0" w:beforeAutospacing="0" w:after="0" w:afterAutospacing="0"/>
        <w:textAlignment w:val="baseline"/>
        <w:rPr>
          <w:rFonts w:ascii="inherit" w:hAnsi="inherit" w:cs="Arial"/>
          <w:color w:val="777777"/>
          <w:szCs w:val="20"/>
        </w:rPr>
      </w:pPr>
    </w:p>
    <w:p w14:paraId="52C2E991" w14:textId="77777777" w:rsidR="00E04D33" w:rsidRPr="00365FBC" w:rsidRDefault="00D07F14"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62" w:anchor="alphatype" w:history="1">
        <w:r w:rsidR="00E04D33" w:rsidRPr="00365FBC">
          <w:rPr>
            <w:rStyle w:val="Hyperlink"/>
            <w:rFonts w:ascii="inherit" w:hAnsi="inherit" w:cs="Arial"/>
            <w:color w:val="777777"/>
            <w:sz w:val="24"/>
            <w:szCs w:val="20"/>
            <w:bdr w:val="none" w:sz="0" w:space="0" w:color="auto" w:frame="1"/>
          </w:rPr>
          <w:t>Type I and II errors</w:t>
        </w:r>
      </w:hyperlink>
    </w:p>
    <w:p w14:paraId="1A874A27" w14:textId="77777777" w:rsidR="00E04D33" w:rsidRPr="00365FBC" w:rsidRDefault="00D07F14"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63" w:anchor="alphacalc" w:history="1">
        <w:r w:rsidR="00E04D33" w:rsidRPr="00365FBC">
          <w:rPr>
            <w:rStyle w:val="Hyperlink"/>
            <w:rFonts w:ascii="inherit" w:hAnsi="inherit" w:cs="Arial"/>
            <w:color w:val="777777"/>
            <w:sz w:val="24"/>
            <w:szCs w:val="20"/>
            <w:bdr w:val="none" w:sz="0" w:space="0" w:color="auto" w:frame="1"/>
          </w:rPr>
          <w:t>How do I Calculate an Alpha Level for one- and two-tailed tests?</w:t>
        </w:r>
      </w:hyperlink>
    </w:p>
    <w:p w14:paraId="533471EA" w14:textId="5B3D2E31" w:rsidR="00E04D33" w:rsidRDefault="00D07F14" w:rsidP="00E04D33">
      <w:pPr>
        <w:numPr>
          <w:ilvl w:val="0"/>
          <w:numId w:val="54"/>
        </w:numPr>
        <w:shd w:val="clear" w:color="auto" w:fill="FFFFFF"/>
        <w:spacing w:after="0" w:line="240" w:lineRule="auto"/>
        <w:ind w:left="450"/>
        <w:textAlignment w:val="baseline"/>
        <w:rPr>
          <w:rFonts w:ascii="inherit" w:hAnsi="inherit" w:cs="Arial"/>
          <w:color w:val="777777"/>
          <w:sz w:val="24"/>
          <w:szCs w:val="20"/>
        </w:rPr>
      </w:pPr>
      <w:hyperlink r:id="rId1164" w:anchor="alphawhy" w:history="1">
        <w:r w:rsidR="00E04D33" w:rsidRPr="00365FBC">
          <w:rPr>
            <w:rStyle w:val="Hyperlink"/>
            <w:rFonts w:ascii="inherit" w:hAnsi="inherit" w:cs="Arial"/>
            <w:color w:val="777777"/>
            <w:sz w:val="24"/>
            <w:szCs w:val="20"/>
            <w:bdr w:val="none" w:sz="0" w:space="0" w:color="auto" w:frame="1"/>
          </w:rPr>
          <w:t>Why is an Alpha Level of .05 commonly used?</w:t>
        </w:r>
      </w:hyperlink>
    </w:p>
    <w:p w14:paraId="5521F460" w14:textId="77777777" w:rsidR="00C64AE1" w:rsidRPr="00365FBC" w:rsidRDefault="00C64AE1" w:rsidP="00C64AE1">
      <w:pPr>
        <w:shd w:val="clear" w:color="auto" w:fill="FFFFFF"/>
        <w:spacing w:after="0" w:line="240" w:lineRule="auto"/>
        <w:ind w:left="450"/>
        <w:textAlignment w:val="baseline"/>
        <w:rPr>
          <w:rFonts w:ascii="inherit" w:hAnsi="inherit" w:cs="Arial"/>
          <w:color w:val="777777"/>
          <w:sz w:val="24"/>
          <w:szCs w:val="20"/>
        </w:rPr>
      </w:pPr>
    </w:p>
    <w:p w14:paraId="7291A967" w14:textId="1F98AF7D" w:rsidR="00D40B29" w:rsidRPr="00D40B29" w:rsidRDefault="00E04D33" w:rsidP="00D40B2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E625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1. Alpha</w:t>
      </w:r>
      <w:r w:rsidRPr="003E625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E625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Levels / Significance Levels: Type I and Type II errors</w:t>
      </w:r>
    </w:p>
    <w:p w14:paraId="73BA0831" w14:textId="09A599F2"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Cs w:val="20"/>
        </w:rPr>
      </w:pPr>
      <w:r w:rsidRPr="00761853">
        <w:rPr>
          <w:rFonts w:ascii="inherit" w:hAnsi="inherit" w:cs="Arial"/>
          <w:color w:val="777777"/>
          <w:szCs w:val="20"/>
        </w:rPr>
        <w:t>In hypothesis tests, two errors are possible, </w:t>
      </w:r>
      <w:hyperlink r:id="rId1165" w:history="1">
        <w:r w:rsidRPr="00761853">
          <w:rPr>
            <w:rStyle w:val="Hyperlink"/>
            <w:rFonts w:ascii="inherit" w:eastAsiaTheme="majorEastAsia" w:hAnsi="inherit" w:cs="Arial"/>
            <w:color w:val="05A9C5"/>
            <w:szCs w:val="20"/>
            <w:bdr w:val="none" w:sz="0" w:space="0" w:color="auto" w:frame="1"/>
          </w:rPr>
          <w:t>Type I and Type II errors</w:t>
        </w:r>
      </w:hyperlink>
      <w:r w:rsidRPr="00761853">
        <w:rPr>
          <w:rFonts w:ascii="inherit" w:hAnsi="inherit" w:cs="Arial"/>
          <w:color w:val="777777"/>
          <w:szCs w:val="20"/>
        </w:rPr>
        <w:t>.</w:t>
      </w:r>
      <w:r w:rsidRPr="00761853">
        <w:rPr>
          <w:rFonts w:ascii="inherit" w:hAnsi="inherit" w:cs="Arial"/>
          <w:color w:val="777777"/>
          <w:szCs w:val="20"/>
        </w:rPr>
        <w:br/>
      </w:r>
      <w:r w:rsidRPr="00761853">
        <w:rPr>
          <w:rStyle w:val="Strong"/>
          <w:rFonts w:ascii="inherit" w:hAnsi="inherit" w:cs="Arial"/>
          <w:color w:val="777777"/>
          <w:szCs w:val="20"/>
          <w:bdr w:val="none" w:sz="0" w:space="0" w:color="auto" w:frame="1"/>
        </w:rPr>
        <w:t>Type I error</w:t>
      </w:r>
      <w:r w:rsidRPr="00761853">
        <w:rPr>
          <w:rFonts w:ascii="inherit" w:hAnsi="inherit" w:cs="Arial"/>
          <w:color w:val="777777"/>
          <w:szCs w:val="20"/>
        </w:rPr>
        <w:t>: Supporting the </w:t>
      </w:r>
      <w:hyperlink r:id="rId1166" w:history="1">
        <w:r w:rsidRPr="00761853">
          <w:rPr>
            <w:rStyle w:val="Hyperlink"/>
            <w:rFonts w:ascii="inherit" w:eastAsiaTheme="majorEastAsia" w:hAnsi="inherit" w:cs="Arial"/>
            <w:color w:val="05A9C5"/>
            <w:szCs w:val="20"/>
            <w:bdr w:val="none" w:sz="0" w:space="0" w:color="auto" w:frame="1"/>
          </w:rPr>
          <w:t>alternate hypothesis</w:t>
        </w:r>
      </w:hyperlink>
      <w:r w:rsidRPr="00761853">
        <w:rPr>
          <w:rFonts w:ascii="inherit" w:hAnsi="inherit" w:cs="Arial"/>
          <w:color w:val="777777"/>
          <w:szCs w:val="20"/>
        </w:rPr>
        <w:t> when the null hypothesis is true.</w:t>
      </w:r>
      <w:r w:rsidRPr="00761853">
        <w:rPr>
          <w:rFonts w:ascii="inherit" w:hAnsi="inherit" w:cs="Arial"/>
          <w:color w:val="777777"/>
          <w:szCs w:val="20"/>
        </w:rPr>
        <w:br/>
      </w:r>
      <w:r w:rsidRPr="00761853">
        <w:rPr>
          <w:rStyle w:val="Strong"/>
          <w:rFonts w:ascii="inherit" w:hAnsi="inherit" w:cs="Arial"/>
          <w:color w:val="777777"/>
          <w:szCs w:val="20"/>
          <w:bdr w:val="none" w:sz="0" w:space="0" w:color="auto" w:frame="1"/>
        </w:rPr>
        <w:t>Type II error</w:t>
      </w:r>
      <w:r w:rsidRPr="00761853">
        <w:rPr>
          <w:rFonts w:ascii="inherit" w:hAnsi="inherit" w:cs="Arial"/>
          <w:color w:val="777777"/>
          <w:szCs w:val="20"/>
        </w:rPr>
        <w:t>: Not supporting the alternate hypothesis when the alternate hypothesis is true.</w:t>
      </w:r>
    </w:p>
    <w:p w14:paraId="3178FD99" w14:textId="77777777" w:rsidR="00761853" w:rsidRPr="00761853" w:rsidRDefault="00761853" w:rsidP="00E04D33">
      <w:pPr>
        <w:pStyle w:val="NormalWeb"/>
        <w:shd w:val="clear" w:color="auto" w:fill="FFFFFF"/>
        <w:spacing w:before="0" w:beforeAutospacing="0" w:after="0" w:afterAutospacing="0"/>
        <w:textAlignment w:val="baseline"/>
        <w:rPr>
          <w:rFonts w:ascii="inherit" w:hAnsi="inherit" w:cs="Arial"/>
          <w:color w:val="777777"/>
          <w:szCs w:val="20"/>
        </w:rPr>
      </w:pPr>
    </w:p>
    <w:p w14:paraId="42D92361" w14:textId="77777777" w:rsidR="00E04D33" w:rsidRPr="00761853"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761853">
        <w:rPr>
          <w:rFonts w:ascii="inherit" w:hAnsi="inherit" w:cs="Arial"/>
          <w:color w:val="777777"/>
          <w:szCs w:val="20"/>
        </w:rPr>
        <w:t xml:space="preserve">In an example of a courtroom, let’s say that the null hypothesis is that a man is </w:t>
      </w:r>
      <w:proofErr w:type="gramStart"/>
      <w:r w:rsidRPr="00761853">
        <w:rPr>
          <w:rFonts w:ascii="inherit" w:hAnsi="inherit" w:cs="Arial"/>
          <w:color w:val="777777"/>
          <w:szCs w:val="20"/>
        </w:rPr>
        <w:t>innocent</w:t>
      </w:r>
      <w:proofErr w:type="gramEnd"/>
      <w:r w:rsidRPr="00761853">
        <w:rPr>
          <w:rFonts w:ascii="inherit" w:hAnsi="inherit" w:cs="Arial"/>
          <w:color w:val="777777"/>
          <w:szCs w:val="20"/>
        </w:rPr>
        <w:t xml:space="preserve"> and the alternate hypothesis is that he is guilty. if you convict an innocent man (Type I error), you support the alternate hypothesis (that he is guilty). A type II error would be letting a guilty man go free.</w:t>
      </w:r>
    </w:p>
    <w:p w14:paraId="71A85817" w14:textId="77777777" w:rsidR="00037507" w:rsidRPr="008E6B40" w:rsidRDefault="00E04D33" w:rsidP="00E04D33">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8E6B40">
        <w:rPr>
          <w:rFonts w:ascii="inherit" w:hAnsi="inherit" w:cs="Arial"/>
          <w:color w:val="ED7D31" w:themeColor="accent2"/>
          <w:szCs w:val="20"/>
        </w:rPr>
        <w:t>An </w:t>
      </w:r>
      <w:r w:rsidRPr="008E6B40">
        <w:rPr>
          <w:rStyle w:val="Strong"/>
          <w:rFonts w:ascii="inherit" w:hAnsi="inherit" w:cs="Arial"/>
          <w:color w:val="ED7D31" w:themeColor="accent2"/>
          <w:szCs w:val="20"/>
          <w:bdr w:val="none" w:sz="0" w:space="0" w:color="auto" w:frame="1"/>
        </w:rPr>
        <w:t>alpha level</w:t>
      </w:r>
      <w:r w:rsidRPr="008E6B40">
        <w:rPr>
          <w:rFonts w:ascii="inherit" w:hAnsi="inherit" w:cs="Arial"/>
          <w:color w:val="ED7D31" w:themeColor="accent2"/>
          <w:szCs w:val="20"/>
        </w:rPr>
        <w:t> is the probability of a type I error, or you </w:t>
      </w:r>
      <w:hyperlink r:id="rId1167" w:history="1">
        <w:r w:rsidRPr="008E6B40">
          <w:rPr>
            <w:rStyle w:val="Hyperlink"/>
            <w:rFonts w:ascii="inherit" w:eastAsiaTheme="majorEastAsia" w:hAnsi="inherit" w:cs="Arial"/>
            <w:color w:val="ED7D31" w:themeColor="accent2"/>
            <w:szCs w:val="20"/>
            <w:bdr w:val="none" w:sz="0" w:space="0" w:color="auto" w:frame="1"/>
          </w:rPr>
          <w:t>reject the null hypothesis</w:t>
        </w:r>
      </w:hyperlink>
      <w:r w:rsidRPr="008E6B40">
        <w:rPr>
          <w:rFonts w:ascii="inherit" w:hAnsi="inherit" w:cs="Arial"/>
          <w:color w:val="ED7D31" w:themeColor="accent2"/>
          <w:szCs w:val="20"/>
        </w:rPr>
        <w:t> when it is true. A related term, </w:t>
      </w:r>
      <w:hyperlink r:id="rId1168" w:history="1">
        <w:r w:rsidRPr="008E6B40">
          <w:rPr>
            <w:rStyle w:val="Hyperlink"/>
            <w:rFonts w:ascii="inherit" w:eastAsiaTheme="majorEastAsia" w:hAnsi="inherit" w:cs="Arial"/>
            <w:color w:val="ED7D31" w:themeColor="accent2"/>
            <w:szCs w:val="20"/>
            <w:bdr w:val="none" w:sz="0" w:space="0" w:color="auto" w:frame="1"/>
          </w:rPr>
          <w:t>beta</w:t>
        </w:r>
      </w:hyperlink>
      <w:r w:rsidRPr="008E6B40">
        <w:rPr>
          <w:rFonts w:ascii="inherit" w:hAnsi="inherit" w:cs="Arial"/>
          <w:color w:val="ED7D31" w:themeColor="accent2"/>
          <w:szCs w:val="20"/>
        </w:rPr>
        <w:t>, is the opposite; the probability of rejecting the alternate hypothesis when it is true.</w:t>
      </w:r>
    </w:p>
    <w:p w14:paraId="4DEED109" w14:textId="77777777" w:rsidR="00C1003B"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r w:rsidRPr="00761853">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46780878" wp14:editId="6709C813">
            <wp:extent cx="5715000" cy="2857500"/>
            <wp:effectExtent l="0" t="0" r="0" b="0"/>
            <wp:docPr id="106" name="Picture 106" descr="alpha level">
              <a:hlinkClick xmlns:a="http://schemas.openxmlformats.org/drawingml/2006/main" r:id="rId1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lpha level">
                      <a:hlinkClick r:id="rId1169"/>
                    </pic:cNvPr>
                    <pic:cNvPicPr>
                      <a:picLocks noChangeAspect="1" noChangeArrowheads="1"/>
                    </pic:cNvPicPr>
                  </pic:nvPicPr>
                  <pic:blipFill>
                    <a:blip r:embed="rId1170">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Pr>
          <w:rFonts w:ascii="inherit" w:hAnsi="inherit" w:cs="Arial"/>
          <w:color w:val="777777"/>
          <w:sz w:val="20"/>
          <w:szCs w:val="20"/>
        </w:rPr>
        <w:br/>
      </w:r>
    </w:p>
    <w:p w14:paraId="1F2F2984" w14:textId="31EF8C86" w:rsidR="00E04D33" w:rsidRDefault="00E04D33" w:rsidP="00E04D33">
      <w:pPr>
        <w:pStyle w:val="NormalWeb"/>
        <w:shd w:val="clear" w:color="auto" w:fill="FFFFFF"/>
        <w:spacing w:before="0" w:beforeAutospacing="0" w:after="0" w:afterAutospacing="0"/>
        <w:textAlignment w:val="baseline"/>
        <w:rPr>
          <w:rFonts w:ascii="inherit" w:hAnsi="inherit" w:cs="Arial"/>
          <w:color w:val="777777"/>
          <w:sz w:val="20"/>
          <w:szCs w:val="20"/>
        </w:rPr>
      </w:pPr>
      <w:r w:rsidRPr="00C1003B">
        <w:rPr>
          <w:rFonts w:ascii="inherit" w:hAnsi="inherit" w:cs="Arial"/>
          <w:color w:val="777777"/>
          <w:szCs w:val="20"/>
        </w:rPr>
        <w:t>This graph shows the </w:t>
      </w:r>
      <w:hyperlink r:id="rId1171" w:tgtFrame="_blank" w:history="1">
        <w:r w:rsidRPr="00C1003B">
          <w:rPr>
            <w:rStyle w:val="Hyperlink"/>
            <w:rFonts w:ascii="inherit" w:eastAsiaTheme="majorEastAsia" w:hAnsi="inherit" w:cs="Arial"/>
            <w:color w:val="05A9C5"/>
            <w:szCs w:val="20"/>
            <w:bdr w:val="none" w:sz="0" w:space="0" w:color="auto" w:frame="1"/>
          </w:rPr>
          <w:t>rejection region</w:t>
        </w:r>
      </w:hyperlink>
      <w:r w:rsidRPr="00C1003B">
        <w:rPr>
          <w:rFonts w:ascii="inherit" w:hAnsi="inherit" w:cs="Arial"/>
          <w:color w:val="777777"/>
          <w:szCs w:val="20"/>
        </w:rPr>
        <w:t> to the far right</w:t>
      </w:r>
      <w:r>
        <w:rPr>
          <w:rFonts w:ascii="inherit" w:hAnsi="inherit" w:cs="Arial"/>
          <w:color w:val="777777"/>
          <w:sz w:val="20"/>
          <w:szCs w:val="20"/>
        </w:rPr>
        <w:t>.</w:t>
      </w:r>
    </w:p>
    <w:p w14:paraId="50218B73" w14:textId="77777777" w:rsidR="00C1003B" w:rsidRDefault="00C1003B" w:rsidP="00E04D33">
      <w:pPr>
        <w:pStyle w:val="NormalWeb"/>
        <w:shd w:val="clear" w:color="auto" w:fill="FFFFFF"/>
        <w:spacing w:before="0" w:beforeAutospacing="0" w:after="0" w:afterAutospacing="0"/>
        <w:textAlignment w:val="baseline"/>
        <w:rPr>
          <w:rFonts w:ascii="inherit" w:hAnsi="inherit" w:cs="Arial"/>
          <w:color w:val="777777"/>
          <w:sz w:val="20"/>
          <w:szCs w:val="20"/>
        </w:rPr>
      </w:pPr>
    </w:p>
    <w:p w14:paraId="6F58684B" w14:textId="0B263332" w:rsidR="00E04D33" w:rsidRDefault="008E12F6" w:rsidP="008E12F6">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2. </w:t>
      </w:r>
      <w:r w:rsidR="00E04D33" w:rsidRPr="00CD008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do I Calculate an Alpha Level for one- and two-tailed tests?</w:t>
      </w:r>
    </w:p>
    <w:p w14:paraId="02E5BAFF" w14:textId="77777777" w:rsidR="00CD0083" w:rsidRPr="00CD0083" w:rsidRDefault="00CD0083" w:rsidP="00BA49DD">
      <w:pPr>
        <w:pStyle w:val="ListParagraph"/>
        <w:rPr>
          <w:lang w:eastAsia="en-IN"/>
        </w:rPr>
      </w:pPr>
    </w:p>
    <w:p w14:paraId="2DA6000E" w14:textId="73ECEAA4" w:rsidR="00E04D33" w:rsidRDefault="002146EF" w:rsidP="00E04D33">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62F2981A" wp14:editId="33B6C3D3">
            <wp:extent cx="4572000" cy="3429000"/>
            <wp:effectExtent l="0" t="0" r="0" b="0"/>
            <wp:docPr id="109" name="Video 109">
              <a:hlinkClick xmlns:a="http://schemas.openxmlformats.org/drawingml/2006/main" r:id="rId1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deo 109">
                      <a:hlinkClick r:id="rId1172"/>
                    </pic:cNvPr>
                    <pic:cNvPicPr/>
                  </pic:nvPicPr>
                  <pic:blipFill>
                    <a:blip r:embed="rId117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kC4X5_nP2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45CE7D6" w14:textId="77777777" w:rsidR="00E04D33" w:rsidRPr="00866873" w:rsidRDefault="00E04D33" w:rsidP="00E04D33">
      <w:pPr>
        <w:shd w:val="clear" w:color="auto" w:fill="FFFFFF"/>
        <w:textAlignment w:val="baseline"/>
        <w:rPr>
          <w:rFonts w:ascii="Arial" w:hAnsi="Arial" w:cs="Arial"/>
          <w:color w:val="777777"/>
          <w:sz w:val="24"/>
          <w:szCs w:val="20"/>
        </w:rPr>
      </w:pPr>
      <w:r>
        <w:rPr>
          <w:rFonts w:ascii="Arial" w:hAnsi="Arial" w:cs="Arial"/>
          <w:color w:val="777777"/>
          <w:sz w:val="20"/>
          <w:szCs w:val="20"/>
        </w:rPr>
        <w:br/>
      </w:r>
      <w:r w:rsidRPr="00866873">
        <w:rPr>
          <w:rFonts w:ascii="Arial" w:hAnsi="Arial" w:cs="Arial"/>
          <w:color w:val="777777"/>
          <w:sz w:val="24"/>
          <w:szCs w:val="20"/>
        </w:rPr>
        <w:t>Alpha levels can be controlled by you and are related to </w:t>
      </w:r>
      <w:r w:rsidRPr="00866873">
        <w:rPr>
          <w:rStyle w:val="Strong"/>
          <w:rFonts w:ascii="inherit" w:hAnsi="inherit" w:cs="Arial"/>
          <w:color w:val="777777"/>
          <w:sz w:val="24"/>
          <w:szCs w:val="20"/>
          <w:bdr w:val="none" w:sz="0" w:space="0" w:color="auto" w:frame="1"/>
        </w:rPr>
        <w:t>confidence levels</w:t>
      </w:r>
      <w:r w:rsidRPr="00866873">
        <w:rPr>
          <w:rFonts w:ascii="Arial" w:hAnsi="Arial" w:cs="Arial"/>
          <w:color w:val="777777"/>
          <w:sz w:val="24"/>
          <w:szCs w:val="20"/>
        </w:rPr>
        <w:t>. To get α subtract your </w:t>
      </w:r>
      <w:hyperlink r:id="rId1174" w:history="1">
        <w:r w:rsidRPr="00866873">
          <w:rPr>
            <w:rStyle w:val="Hyperlink"/>
            <w:rFonts w:ascii="inherit" w:hAnsi="inherit" w:cs="Arial"/>
            <w:color w:val="05A9C5"/>
            <w:sz w:val="24"/>
            <w:szCs w:val="20"/>
            <w:bdr w:val="none" w:sz="0" w:space="0" w:color="auto" w:frame="1"/>
          </w:rPr>
          <w:t>confidence level</w:t>
        </w:r>
      </w:hyperlink>
      <w:r w:rsidRPr="00866873">
        <w:rPr>
          <w:rFonts w:ascii="Arial" w:hAnsi="Arial" w:cs="Arial"/>
          <w:color w:val="777777"/>
          <w:sz w:val="24"/>
          <w:szCs w:val="20"/>
        </w:rPr>
        <w:t xml:space="preserve"> from 1. For example, if you want to be 95 percent confident that your analysis is correct, the alpha level would be 1 – .95 = 5 percent, assuming you had a one tailed test. For two-tailed tests, divide the alpha level by 2. In this example, the two tailed </w:t>
      </w:r>
      <w:proofErr w:type="gramStart"/>
      <w:r w:rsidRPr="00866873">
        <w:rPr>
          <w:rFonts w:ascii="Arial" w:hAnsi="Arial" w:cs="Arial"/>
          <w:color w:val="777777"/>
          <w:sz w:val="24"/>
          <w:szCs w:val="20"/>
        </w:rPr>
        <w:t>alpha</w:t>
      </w:r>
      <w:proofErr w:type="gramEnd"/>
      <w:r w:rsidRPr="00866873">
        <w:rPr>
          <w:rFonts w:ascii="Arial" w:hAnsi="Arial" w:cs="Arial"/>
          <w:color w:val="777777"/>
          <w:sz w:val="24"/>
          <w:szCs w:val="20"/>
        </w:rPr>
        <w:t xml:space="preserve"> would be .05/2 = 2.5 percent. See: </w:t>
      </w:r>
      <w:hyperlink r:id="rId1175" w:tgtFrame="_blank" w:history="1">
        <w:r w:rsidRPr="00866873">
          <w:rPr>
            <w:rStyle w:val="Hyperlink"/>
            <w:rFonts w:ascii="inherit" w:hAnsi="inherit" w:cs="Arial"/>
            <w:color w:val="05A9C5"/>
            <w:sz w:val="24"/>
            <w:szCs w:val="20"/>
            <w:bdr w:val="none" w:sz="0" w:space="0" w:color="auto" w:frame="1"/>
          </w:rPr>
          <w:t>One-tailed test or two?</w:t>
        </w:r>
      </w:hyperlink>
      <w:r w:rsidRPr="00866873">
        <w:rPr>
          <w:rFonts w:ascii="Arial" w:hAnsi="Arial" w:cs="Arial"/>
          <w:color w:val="777777"/>
          <w:sz w:val="24"/>
          <w:szCs w:val="20"/>
        </w:rPr>
        <w:t> for the difference between a one-tailed test and a two-tailed test.</w:t>
      </w:r>
    </w:p>
    <w:p w14:paraId="0B36D2EA" w14:textId="77777777" w:rsidR="00E04D33" w:rsidRPr="00CD4B2A" w:rsidRDefault="00E04D33" w:rsidP="00E04D3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4B2A">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 Why is an alpha level of .05 commonly used?</w:t>
      </w:r>
    </w:p>
    <w:p w14:paraId="51460A23" w14:textId="77777777" w:rsidR="00E04D33" w:rsidRP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t>Seeing as the alpha level is the probability of making a Type I error, it seems to make sense that we make this area as tiny as possible. For example, if we set the alpha level at 10% then there is large chance that we might incorrectly reject the null hypothesis, while an alpha level of 1% would make the area tiny. So why not use a tiny area instead of the standard 5%?</w:t>
      </w:r>
    </w:p>
    <w:p w14:paraId="41519C02" w14:textId="77777777" w:rsid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t xml:space="preserve">The smaller the alpha level, the smaller the area where you would reject the null hypothesis. </w:t>
      </w:r>
      <w:proofErr w:type="gramStart"/>
      <w:r w:rsidRPr="00B418E4">
        <w:rPr>
          <w:rFonts w:ascii="inherit" w:hAnsi="inherit" w:cs="Arial"/>
          <w:color w:val="777777"/>
          <w:szCs w:val="20"/>
        </w:rPr>
        <w:t>So</w:t>
      </w:r>
      <w:proofErr w:type="gramEnd"/>
      <w:r w:rsidRPr="00B418E4">
        <w:rPr>
          <w:rFonts w:ascii="inherit" w:hAnsi="inherit" w:cs="Arial"/>
          <w:color w:val="777777"/>
          <w:szCs w:val="20"/>
        </w:rPr>
        <w:t xml:space="preserve"> if you have a tiny area, there’s more of a chance that you will NOT reject the null, when in fact you should. This is a Type II error.</w:t>
      </w:r>
    </w:p>
    <w:p w14:paraId="0AAB8000" w14:textId="2ABA1F5A" w:rsidR="00471D26" w:rsidRPr="00B418E4" w:rsidRDefault="00E04D33" w:rsidP="00E04D33">
      <w:pPr>
        <w:pStyle w:val="NormalWeb"/>
        <w:shd w:val="clear" w:color="auto" w:fill="FFFFFF"/>
        <w:spacing w:before="0" w:beforeAutospacing="0" w:after="225" w:afterAutospacing="0"/>
        <w:textAlignment w:val="baseline"/>
        <w:rPr>
          <w:rFonts w:ascii="inherit" w:hAnsi="inherit" w:cs="Arial"/>
          <w:color w:val="777777"/>
          <w:szCs w:val="20"/>
        </w:rPr>
      </w:pPr>
      <w:r w:rsidRPr="00B418E4">
        <w:rPr>
          <w:rFonts w:ascii="inherit" w:hAnsi="inherit" w:cs="Arial"/>
          <w:color w:val="777777"/>
          <w:szCs w:val="20"/>
        </w:rPr>
        <w:br/>
      </w:r>
      <w:r w:rsidRPr="00B418E4">
        <w:rPr>
          <w:rFonts w:ascii="inherit" w:hAnsi="inherit" w:cs="Arial"/>
          <w:color w:val="ED7D31" w:themeColor="accent2"/>
          <w:szCs w:val="20"/>
        </w:rPr>
        <w:t>In other words, the more you try and avoid a Type I error, the more likely a Type II error could creep in. Scientists have found that an alpha level of 5% is a good balance between these two issues</w:t>
      </w:r>
      <w:r w:rsidRPr="00B418E4">
        <w:rPr>
          <w:rFonts w:ascii="inherit" w:hAnsi="inherit" w:cs="Arial"/>
          <w:color w:val="777777"/>
          <w:szCs w:val="20"/>
        </w:rPr>
        <w:t>.</w:t>
      </w:r>
    </w:p>
    <w:p w14:paraId="0680EB26" w14:textId="14EC4F33" w:rsidR="008C5155"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47B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Null Hypothesis</w:t>
      </w:r>
    </w:p>
    <w:p w14:paraId="1AC9BB37" w14:textId="3D5E0F6A" w:rsidR="008C5155" w:rsidRDefault="008C5155" w:rsidP="008C5155">
      <w:pPr>
        <w:shd w:val="clear" w:color="auto" w:fill="FFFFFF"/>
        <w:textAlignment w:val="baseline"/>
        <w:rPr>
          <w:lang w:eastAsia="en-IN"/>
        </w:rPr>
      </w:pPr>
    </w:p>
    <w:p w14:paraId="5C8236D7" w14:textId="71284165" w:rsidR="00F90783" w:rsidRPr="00F90783" w:rsidRDefault="00D07F14" w:rsidP="008C5155">
      <w:pPr>
        <w:shd w:val="clear" w:color="auto" w:fill="FFFFFF"/>
        <w:textAlignment w:val="baseline"/>
        <w:rPr>
          <w:rFonts w:ascii="inherit" w:hAnsi="inherit" w:cs="Arial"/>
          <w:color w:val="777777"/>
          <w:sz w:val="24"/>
          <w:szCs w:val="20"/>
        </w:rPr>
      </w:pPr>
      <w:hyperlink r:id="rId1176" w:history="1">
        <w:r w:rsidR="00F90783" w:rsidRPr="00F90783">
          <w:rPr>
            <w:rStyle w:val="Hyperlink"/>
            <w:rFonts w:ascii="inherit" w:hAnsi="inherit" w:cs="Arial"/>
            <w:sz w:val="24"/>
            <w:szCs w:val="20"/>
          </w:rPr>
          <w:t>Watch the video</w:t>
        </w:r>
      </w:hyperlink>
      <w:r w:rsidR="00F90783" w:rsidRPr="00F90783">
        <w:rPr>
          <w:rFonts w:ascii="inherit" w:hAnsi="inherit" w:cs="Arial"/>
          <w:color w:val="777777"/>
          <w:sz w:val="24"/>
          <w:szCs w:val="20"/>
        </w:rPr>
        <w:t xml:space="preserve"> or read below steps</w:t>
      </w:r>
    </w:p>
    <w:p w14:paraId="0E98C4A3" w14:textId="0BBA62B0"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 w:val="20"/>
          <w:szCs w:val="20"/>
        </w:rPr>
      </w:pPr>
      <w:r w:rsidRPr="00CA0546">
        <w:rPr>
          <w:rFonts w:ascii="inherit" w:hAnsi="inherit" w:cs="Arial"/>
          <w:color w:val="ED7D31" w:themeColor="accent2"/>
          <w:szCs w:val="20"/>
        </w:rPr>
        <w:lastRenderedPageBreak/>
        <w:t>The null hypothesis, H</w:t>
      </w:r>
      <w:r w:rsidRPr="00CA0546">
        <w:rPr>
          <w:rFonts w:ascii="inherit" w:hAnsi="inherit" w:cs="Arial"/>
          <w:color w:val="ED7D31" w:themeColor="accent2"/>
          <w:sz w:val="19"/>
          <w:szCs w:val="15"/>
          <w:bdr w:val="none" w:sz="0" w:space="0" w:color="auto" w:frame="1"/>
          <w:vertAlign w:val="subscript"/>
        </w:rPr>
        <w:t>0</w:t>
      </w:r>
      <w:r w:rsidRPr="00CA0546">
        <w:rPr>
          <w:rFonts w:ascii="inherit" w:hAnsi="inherit" w:cs="Arial"/>
          <w:color w:val="ED7D31" w:themeColor="accent2"/>
          <w:szCs w:val="20"/>
        </w:rPr>
        <w:t> is the commonly accepted fact; it is the opposite of the </w:t>
      </w:r>
      <w:hyperlink r:id="rId1177" w:history="1">
        <w:r w:rsidRPr="00CA0546">
          <w:rPr>
            <w:rStyle w:val="Hyperlink"/>
            <w:rFonts w:ascii="inherit" w:hAnsi="inherit" w:cs="Arial"/>
            <w:color w:val="ED7D31" w:themeColor="accent2"/>
            <w:szCs w:val="20"/>
            <w:bdr w:val="none" w:sz="0" w:space="0" w:color="auto" w:frame="1"/>
          </w:rPr>
          <w:t>alternate hypothesis</w:t>
        </w:r>
      </w:hyperlink>
      <w:r w:rsidRPr="00CA0546">
        <w:rPr>
          <w:rFonts w:ascii="inherit" w:hAnsi="inherit" w:cs="Arial"/>
          <w:color w:val="ED7D31" w:themeColor="accent2"/>
          <w:szCs w:val="20"/>
        </w:rPr>
        <w:t>. Researchers work to reject, nullify or disprove the null hypothesis. Researchers come up with an alternate hypothesis, one that they think explains a phenomenon, and then work to </w:t>
      </w:r>
      <w:hyperlink r:id="rId1178" w:tgtFrame="_blank" w:history="1">
        <w:r w:rsidRPr="00CA0546">
          <w:rPr>
            <w:rStyle w:val="Hyperlink"/>
            <w:rFonts w:ascii="inherit" w:hAnsi="inherit" w:cs="Arial"/>
            <w:color w:val="ED7D31" w:themeColor="accent2"/>
            <w:szCs w:val="20"/>
            <w:bdr w:val="none" w:sz="0" w:space="0" w:color="auto" w:frame="1"/>
          </w:rPr>
          <w:t>reject the null hypothesis</w:t>
        </w:r>
      </w:hyperlink>
      <w:r>
        <w:rPr>
          <w:rFonts w:ascii="inherit" w:hAnsi="inherit" w:cs="Arial"/>
          <w:color w:val="777777"/>
          <w:sz w:val="20"/>
          <w:szCs w:val="20"/>
        </w:rPr>
        <w:t>.</w:t>
      </w:r>
    </w:p>
    <w:p w14:paraId="0868AB52" w14:textId="77777777" w:rsidR="00C17028" w:rsidRDefault="00C17028" w:rsidP="008C5155">
      <w:pPr>
        <w:pStyle w:val="NormalWeb"/>
        <w:shd w:val="clear" w:color="auto" w:fill="FFFFFF"/>
        <w:spacing w:before="0" w:beforeAutospacing="0" w:after="0" w:afterAutospacing="0"/>
        <w:textAlignment w:val="baseline"/>
        <w:rPr>
          <w:rFonts w:ascii="inherit" w:hAnsi="inherit" w:cs="Arial"/>
          <w:color w:val="777777"/>
          <w:sz w:val="20"/>
          <w:szCs w:val="20"/>
        </w:rPr>
      </w:pPr>
    </w:p>
    <w:p w14:paraId="1C6E622A" w14:textId="78C9ABDE" w:rsidR="00C17028" w:rsidRPr="00E2559C" w:rsidRDefault="008C5155" w:rsidP="00E2559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1702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is it Called the “Null”?</w:t>
      </w:r>
    </w:p>
    <w:p w14:paraId="7800B9D4" w14:textId="65034C8E" w:rsidR="008C5155" w:rsidRPr="00157312"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157312">
        <w:rPr>
          <w:rFonts w:ascii="inherit" w:hAnsi="inherit" w:cs="Arial"/>
          <w:color w:val="ED7D31" w:themeColor="accent2"/>
          <w:szCs w:val="20"/>
        </w:rPr>
        <w:t>The word “null” in this context means that it’s a commonly accepted fact that researchers work to </w:t>
      </w:r>
      <w:r w:rsidRPr="00157312">
        <w:rPr>
          <w:rStyle w:val="Emphasis"/>
          <w:rFonts w:ascii="inherit" w:hAnsi="inherit" w:cs="Arial"/>
          <w:color w:val="ED7D31" w:themeColor="accent2"/>
          <w:szCs w:val="20"/>
          <w:bdr w:val="none" w:sz="0" w:space="0" w:color="auto" w:frame="1"/>
        </w:rPr>
        <w:t>nullify</w:t>
      </w:r>
      <w:r w:rsidRPr="00157312">
        <w:rPr>
          <w:rFonts w:ascii="inherit" w:hAnsi="inherit" w:cs="Arial"/>
          <w:color w:val="ED7D31" w:themeColor="accent2"/>
          <w:szCs w:val="20"/>
        </w:rPr>
        <w:t xml:space="preserve">. It doesn’t mean that the statement is null itself! </w:t>
      </w:r>
      <w:r w:rsidRPr="00157312">
        <w:rPr>
          <w:rFonts w:ascii="inherit" w:hAnsi="inherit" w:cs="Arial"/>
          <w:color w:val="777777"/>
          <w:szCs w:val="20"/>
        </w:rPr>
        <w:t>(Perhaps the term should be called the “nullifiable hypothesis” as that might cause less confusion).</w:t>
      </w:r>
    </w:p>
    <w:p w14:paraId="4A9CE044" w14:textId="77777777" w:rsidR="006809C4" w:rsidRDefault="006809C4" w:rsidP="008C5155">
      <w:pPr>
        <w:pStyle w:val="NormalWeb"/>
        <w:shd w:val="clear" w:color="auto" w:fill="FFFFFF"/>
        <w:spacing w:before="0" w:beforeAutospacing="0" w:after="0" w:afterAutospacing="0"/>
        <w:textAlignment w:val="baseline"/>
        <w:rPr>
          <w:rFonts w:ascii="inherit" w:hAnsi="inherit" w:cs="Arial"/>
          <w:color w:val="777777"/>
          <w:sz w:val="20"/>
          <w:szCs w:val="20"/>
        </w:rPr>
      </w:pPr>
    </w:p>
    <w:p w14:paraId="4EE5EBFB" w14:textId="77777777" w:rsidR="008C5155" w:rsidRPr="00CD63D8" w:rsidRDefault="008C5155" w:rsidP="00CD63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63D8">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Do I need to Test it? Why not just prove an alternate one?</w:t>
      </w:r>
    </w:p>
    <w:p w14:paraId="659AE0A9" w14:textId="77777777" w:rsidR="008C5155" w:rsidRPr="00C9492B"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5045F">
        <w:rPr>
          <w:rFonts w:ascii="inherit" w:hAnsi="inherit" w:cs="Arial"/>
          <w:color w:val="ED7D31" w:themeColor="accent2"/>
          <w:szCs w:val="20"/>
        </w:rPr>
        <w:t>The short answer is, as a scientist, you are </w:t>
      </w:r>
      <w:r w:rsidRPr="0055045F">
        <w:rPr>
          <w:rStyle w:val="Emphasis"/>
          <w:rFonts w:ascii="inherit" w:hAnsi="inherit" w:cs="Arial"/>
          <w:color w:val="ED7D31" w:themeColor="accent2"/>
          <w:szCs w:val="20"/>
          <w:bdr w:val="none" w:sz="0" w:space="0" w:color="auto" w:frame="1"/>
        </w:rPr>
        <w:t>required to</w:t>
      </w:r>
      <w:r w:rsidRPr="0055045F">
        <w:rPr>
          <w:rFonts w:ascii="inherit" w:hAnsi="inherit" w:cs="Arial"/>
          <w:color w:val="ED7D31" w:themeColor="accent2"/>
          <w:szCs w:val="20"/>
        </w:rPr>
        <w:t>; It’s part of the scientific process</w:t>
      </w:r>
      <w:r w:rsidRPr="00C9492B">
        <w:rPr>
          <w:rFonts w:ascii="inherit" w:hAnsi="inherit" w:cs="Arial"/>
          <w:color w:val="777777"/>
          <w:szCs w:val="20"/>
        </w:rPr>
        <w:t xml:space="preserve">. </w:t>
      </w:r>
      <w:r w:rsidRPr="00161DAB">
        <w:rPr>
          <w:rFonts w:ascii="inherit" w:hAnsi="inherit" w:cs="Arial"/>
          <w:color w:val="ED7D31" w:themeColor="accent2"/>
          <w:szCs w:val="20"/>
        </w:rPr>
        <w:t>Science uses a battery of processes to prove or disprove theories, making sure than any new hypothesis has no flaws. Including both a null and an alternate hypothesis is one safeguard to ensure your research isn’t flawed. Not including the null hypothesis in your research is considered very bad practice by the scientific community</w:t>
      </w:r>
      <w:r w:rsidRPr="00C9492B">
        <w:rPr>
          <w:rFonts w:ascii="inherit" w:hAnsi="inherit" w:cs="Arial"/>
          <w:color w:val="777777"/>
          <w:szCs w:val="20"/>
        </w:rPr>
        <w:t xml:space="preserve">. </w:t>
      </w:r>
      <w:r w:rsidRPr="000B7D30">
        <w:rPr>
          <w:rFonts w:ascii="inherit" w:hAnsi="inherit" w:cs="Arial"/>
          <w:color w:val="ED7D31" w:themeColor="accent2"/>
          <w:szCs w:val="20"/>
        </w:rPr>
        <w:t>If you set out to prove an alternate hypothesis without considering it, you are likely setting yourself up for failure. At a minimum, your experiment will likely not be taken seriously</w:t>
      </w:r>
      <w:r w:rsidRPr="00C9492B">
        <w:rPr>
          <w:rFonts w:ascii="inherit" w:hAnsi="inherit" w:cs="Arial"/>
          <w:color w:val="777777"/>
          <w:szCs w:val="20"/>
        </w:rPr>
        <w:t>.</w:t>
      </w:r>
    </w:p>
    <w:p w14:paraId="01A9A37E" w14:textId="77777777" w:rsidR="008C5155" w:rsidRPr="00503E37" w:rsidRDefault="008C5155" w:rsidP="008C5155">
      <w:pPr>
        <w:pStyle w:val="Heading2"/>
        <w:shd w:val="clear" w:color="auto" w:fill="FFFFFF"/>
        <w:spacing w:before="0" w:line="525" w:lineRule="atLeast"/>
        <w:textAlignment w:val="baseline"/>
        <w:rPr>
          <w:rFonts w:ascii="Arial" w:hAnsi="Arial" w:cs="Arial"/>
          <w:color w:val="555555"/>
          <w:sz w:val="32"/>
          <w:szCs w:val="42"/>
        </w:rPr>
      </w:pPr>
      <w:r w:rsidRPr="00503E37">
        <w:rPr>
          <w:rFonts w:ascii="Arial" w:hAnsi="Arial" w:cs="Arial"/>
          <w:b/>
          <w:bCs/>
          <w:color w:val="555555"/>
          <w:sz w:val="32"/>
          <w:szCs w:val="42"/>
        </w:rPr>
        <w:t>Example</w:t>
      </w:r>
    </w:p>
    <w:p w14:paraId="52CE1013" w14:textId="77777777" w:rsidR="00503E37"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03E37">
        <w:rPr>
          <w:rFonts w:ascii="inherit" w:hAnsi="inherit" w:cs="Arial"/>
          <w:color w:val="777777"/>
          <w:szCs w:val="20"/>
        </w:rPr>
        <w:t>Not so long ago, people believed that the world was flat.</w:t>
      </w:r>
    </w:p>
    <w:p w14:paraId="5CC083B7" w14:textId="77777777" w:rsidR="00503E37"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503E37">
        <w:rPr>
          <w:rFonts w:ascii="inherit" w:hAnsi="inherit" w:cs="Arial"/>
          <w:color w:val="777777"/>
          <w:szCs w:val="20"/>
        </w:rPr>
        <w:br/>
      </w:r>
      <w:r w:rsidRPr="00503E37">
        <w:rPr>
          <w:rFonts w:ascii="inherit" w:hAnsi="inherit" w:cs="Arial"/>
          <w:noProof/>
          <w:color w:val="05A9C5"/>
          <w:szCs w:val="20"/>
          <w:bdr w:val="none" w:sz="0" w:space="0" w:color="auto" w:frame="1"/>
        </w:rPr>
        <w:drawing>
          <wp:inline distT="0" distB="0" distL="0" distR="0" wp14:anchorId="7C842D57" wp14:editId="3E265D36">
            <wp:extent cx="2857500" cy="2857500"/>
            <wp:effectExtent l="0" t="0" r="0" b="0"/>
            <wp:docPr id="112" name="Picture 112" descr="null hypothesis">
              <a:hlinkClick xmlns:a="http://schemas.openxmlformats.org/drawingml/2006/main" r:id="rId1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ull hypothesis">
                      <a:hlinkClick r:id="rId1179"/>
                    </pic:cNvPr>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3F1C20F" w14:textId="464B95D9"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 w:val="20"/>
          <w:szCs w:val="20"/>
        </w:rPr>
      </w:pPr>
      <w:r w:rsidRPr="00503E37">
        <w:rPr>
          <w:rFonts w:ascii="inherit" w:hAnsi="inherit" w:cs="Arial"/>
          <w:color w:val="777777"/>
          <w:szCs w:val="20"/>
        </w:rPr>
        <w:br/>
        <w:t>Null hypothesis, H</w:t>
      </w:r>
      <w:r w:rsidRPr="00503E37">
        <w:rPr>
          <w:rFonts w:ascii="inherit" w:hAnsi="inherit" w:cs="Arial"/>
          <w:color w:val="777777"/>
          <w:sz w:val="19"/>
          <w:szCs w:val="15"/>
          <w:bdr w:val="none" w:sz="0" w:space="0" w:color="auto" w:frame="1"/>
          <w:vertAlign w:val="subscript"/>
        </w:rPr>
        <w:t>0</w:t>
      </w:r>
      <w:r w:rsidRPr="00503E37">
        <w:rPr>
          <w:rFonts w:ascii="inherit" w:hAnsi="inherit" w:cs="Arial"/>
          <w:color w:val="777777"/>
          <w:szCs w:val="20"/>
        </w:rPr>
        <w:t>: The world is flat.</w:t>
      </w:r>
      <w:r w:rsidRPr="00503E37">
        <w:rPr>
          <w:rFonts w:ascii="inherit" w:hAnsi="inherit" w:cs="Arial"/>
          <w:color w:val="777777"/>
          <w:szCs w:val="20"/>
        </w:rPr>
        <w:br/>
        <w:t>Alternate hypothesis: The world is round.</w:t>
      </w:r>
      <w:r w:rsidRPr="00503E37">
        <w:rPr>
          <w:rFonts w:ascii="inherit" w:hAnsi="inherit" w:cs="Arial"/>
          <w:color w:val="777777"/>
          <w:szCs w:val="20"/>
        </w:rPr>
        <w:br/>
        <w:t>Several scientists, including </w:t>
      </w:r>
      <w:hyperlink r:id="rId1181" w:tgtFrame="_blank" w:history="1">
        <w:r w:rsidRPr="00503E37">
          <w:rPr>
            <w:rStyle w:val="Hyperlink"/>
            <w:rFonts w:ascii="inherit" w:hAnsi="inherit" w:cs="Arial"/>
            <w:color w:val="05A9C5"/>
            <w:szCs w:val="20"/>
            <w:bdr w:val="none" w:sz="0" w:space="0" w:color="auto" w:frame="1"/>
          </w:rPr>
          <w:t>Copernicus</w:t>
        </w:r>
      </w:hyperlink>
      <w:r w:rsidRPr="00503E37">
        <w:rPr>
          <w:rFonts w:ascii="inherit" w:hAnsi="inherit" w:cs="Arial"/>
          <w:color w:val="777777"/>
          <w:szCs w:val="20"/>
        </w:rPr>
        <w:t>, set out to disprove the null hypothesis. This eventually led to the rejection of the null and the acceptance of the alternate. Most people accepted it — the ones that didn’t created the </w:t>
      </w:r>
      <w:hyperlink r:id="rId1182" w:tgtFrame="_blank" w:history="1">
        <w:r w:rsidRPr="00503E37">
          <w:rPr>
            <w:rStyle w:val="Hyperlink"/>
            <w:rFonts w:ascii="inherit" w:hAnsi="inherit" w:cs="Arial"/>
            <w:color w:val="05A9C5"/>
            <w:szCs w:val="20"/>
            <w:bdr w:val="none" w:sz="0" w:space="0" w:color="auto" w:frame="1"/>
          </w:rPr>
          <w:t>Flat Earth Society</w:t>
        </w:r>
      </w:hyperlink>
      <w:r w:rsidRPr="00503E37">
        <w:rPr>
          <w:rFonts w:ascii="inherit" w:hAnsi="inherit" w:cs="Arial"/>
          <w:color w:val="777777"/>
          <w:szCs w:val="20"/>
        </w:rPr>
        <w:t xml:space="preserve">!. What would have happened if Copernicus had not disproved the it and merely proved the alternate? </w:t>
      </w:r>
      <w:r w:rsidRPr="00503E37">
        <w:rPr>
          <w:rFonts w:ascii="inherit" w:hAnsi="inherit" w:cs="Arial"/>
          <w:color w:val="777777"/>
          <w:szCs w:val="20"/>
        </w:rPr>
        <w:lastRenderedPageBreak/>
        <w:t>No one would have listened to him. In order to change people’s thinking, he first had to prove that their thinking was </w:t>
      </w:r>
      <w:r w:rsidRPr="00503E37">
        <w:rPr>
          <w:rStyle w:val="Emphasis"/>
          <w:rFonts w:ascii="inherit" w:hAnsi="inherit" w:cs="Arial"/>
          <w:color w:val="777777"/>
          <w:szCs w:val="20"/>
          <w:bdr w:val="none" w:sz="0" w:space="0" w:color="auto" w:frame="1"/>
        </w:rPr>
        <w:t>wrong</w:t>
      </w:r>
      <w:r w:rsidRPr="00503E37">
        <w:rPr>
          <w:rFonts w:ascii="inherit" w:hAnsi="inherit" w:cs="Arial"/>
          <w:color w:val="777777"/>
          <w:szCs w:val="20"/>
        </w:rPr>
        <w:t>.</w:t>
      </w:r>
      <w:r w:rsidRPr="00503E37">
        <w:rPr>
          <w:rFonts w:ascii="inherit" w:hAnsi="inherit" w:cs="Arial"/>
          <w:color w:val="777777"/>
          <w:szCs w:val="20"/>
        </w:rPr>
        <w:br/>
      </w:r>
      <w:r>
        <w:rPr>
          <w:rFonts w:ascii="inherit" w:hAnsi="inherit" w:cs="Arial"/>
          <w:color w:val="777777"/>
          <w:sz w:val="20"/>
          <w:szCs w:val="20"/>
        </w:rPr>
        <w:br w:type="textWrapping" w:clear="left"/>
      </w:r>
    </w:p>
    <w:p w14:paraId="4CAE9683" w14:textId="77777777" w:rsidR="008C5155" w:rsidRPr="005D453F"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D453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w:t>
      </w:r>
    </w:p>
    <w:p w14:paraId="60D0F575" w14:textId="77777777" w:rsidR="008C5155" w:rsidRPr="00BD7D98" w:rsidRDefault="008C5155" w:rsidP="008C5155">
      <w:pPr>
        <w:pStyle w:val="NormalWeb"/>
        <w:shd w:val="clear" w:color="auto" w:fill="FFFFFF"/>
        <w:spacing w:before="0" w:beforeAutospacing="0" w:after="225" w:afterAutospacing="0"/>
        <w:textAlignment w:val="baseline"/>
        <w:rPr>
          <w:rFonts w:ascii="inherit" w:hAnsi="inherit" w:cs="Arial"/>
          <w:color w:val="777777"/>
          <w:szCs w:val="20"/>
        </w:rPr>
      </w:pPr>
      <w:r w:rsidRPr="00BD7D98">
        <w:rPr>
          <w:rFonts w:ascii="inherit" w:hAnsi="inherit" w:cs="Arial"/>
          <w:color w:val="777777"/>
          <w:szCs w:val="20"/>
        </w:rPr>
        <w:t>Watch the video or read the steps below:</w:t>
      </w:r>
    </w:p>
    <w:p w14:paraId="4B65697D" w14:textId="3C484408" w:rsidR="008C5155" w:rsidRDefault="00600BB6" w:rsidP="008C5155">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3B66B296" wp14:editId="716582F7">
            <wp:extent cx="4572000" cy="3429000"/>
            <wp:effectExtent l="0" t="0" r="0" b="0"/>
            <wp:docPr id="114" name="Video 114">
              <a:hlinkClick xmlns:a="http://schemas.openxmlformats.org/drawingml/2006/main" r:id="rId1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Video 114">
                      <a:hlinkClick r:id="rId1183"/>
                    </pic:cNvPr>
                    <pic:cNvPicPr/>
                  </pic:nvPicPr>
                  <pic:blipFill>
                    <a:blip r:embed="rId118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wpJ15yOAeY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C8CAE0A" w14:textId="77777777" w:rsidR="008C5155" w:rsidRPr="0006584A" w:rsidRDefault="008C5155" w:rsidP="0006584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6584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 from a Word Problem</w:t>
      </w:r>
    </w:p>
    <w:p w14:paraId="0BFD7001" w14:textId="77777777" w:rsidR="008C5155" w:rsidRPr="00E076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E07655">
        <w:rPr>
          <w:rFonts w:ascii="inherit" w:hAnsi="inherit" w:cs="Arial"/>
          <w:color w:val="777777"/>
          <w:szCs w:val="20"/>
        </w:rPr>
        <w:t>You’ll be asked to convert a word problem into a</w:t>
      </w:r>
      <w:r w:rsidRPr="00E07655">
        <w:rPr>
          <w:rStyle w:val="Strong"/>
          <w:rFonts w:ascii="inherit" w:eastAsiaTheme="majorEastAsia" w:hAnsi="inherit" w:cs="Arial"/>
          <w:color w:val="777777"/>
          <w:szCs w:val="20"/>
          <w:bdr w:val="none" w:sz="0" w:space="0" w:color="auto" w:frame="1"/>
        </w:rPr>
        <w:t> hypothesis </w:t>
      </w:r>
      <w:r w:rsidRPr="00E07655">
        <w:rPr>
          <w:rFonts w:ascii="inherit" w:hAnsi="inherit" w:cs="Arial"/>
          <w:color w:val="777777"/>
          <w:szCs w:val="20"/>
        </w:rPr>
        <w:t>statement in statistics that will include a null hypothesis and an </w:t>
      </w:r>
      <w:hyperlink r:id="rId1185" w:history="1">
        <w:r w:rsidRPr="00E07655">
          <w:rPr>
            <w:rStyle w:val="Hyperlink"/>
            <w:rFonts w:ascii="inherit" w:hAnsi="inherit" w:cs="Arial"/>
            <w:b/>
            <w:bCs/>
            <w:color w:val="05A9C5"/>
            <w:szCs w:val="20"/>
            <w:bdr w:val="none" w:sz="0" w:space="0" w:color="auto" w:frame="1"/>
          </w:rPr>
          <w:t>alternate hypothesis</w:t>
        </w:r>
      </w:hyperlink>
      <w:r w:rsidRPr="00E07655">
        <w:rPr>
          <w:rFonts w:ascii="inherit" w:hAnsi="inherit" w:cs="Arial"/>
          <w:color w:val="777777"/>
          <w:szCs w:val="20"/>
        </w:rPr>
        <w:t>. Breaking your problem into a few small steps makes these problems much easier to handle.</w:t>
      </w:r>
    </w:p>
    <w:p w14:paraId="14BE9CF3" w14:textId="77777777" w:rsidR="008C5155" w:rsidRPr="00972790"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279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w:t>
      </w:r>
    </w:p>
    <w:p w14:paraId="6F97CDCC" w14:textId="7626CE18"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777777"/>
          <w:szCs w:val="20"/>
          <w:bdr w:val="none" w:sz="0" w:space="0" w:color="auto" w:frame="1"/>
        </w:rPr>
        <w:t>Example Problem</w:t>
      </w:r>
      <w:r w:rsidRPr="0047449C">
        <w:rPr>
          <w:rFonts w:ascii="inherit" w:hAnsi="inherit" w:cs="Arial"/>
          <w:color w:val="777777"/>
          <w:szCs w:val="20"/>
        </w:rPr>
        <w:t>: A researcher thinks that if knee surgery patients go to physical therapy twice a week (instead of 3 times), their recovery period will be longer. </w:t>
      </w:r>
      <w:hyperlink r:id="rId1186" w:history="1">
        <w:r w:rsidRPr="0047449C">
          <w:rPr>
            <w:rStyle w:val="Hyperlink"/>
            <w:rFonts w:ascii="inherit" w:hAnsi="inherit" w:cs="Arial"/>
            <w:color w:val="05A9C5"/>
            <w:szCs w:val="20"/>
            <w:bdr w:val="none" w:sz="0" w:space="0" w:color="auto" w:frame="1"/>
          </w:rPr>
          <w:t>Average </w:t>
        </w:r>
      </w:hyperlink>
      <w:r w:rsidRPr="0047449C">
        <w:rPr>
          <w:rFonts w:ascii="inherit" w:hAnsi="inherit" w:cs="Arial"/>
          <w:color w:val="777777"/>
          <w:szCs w:val="20"/>
        </w:rPr>
        <w:t>recovery times for knee surgery patients is 8.2 weeks. </w:t>
      </w:r>
    </w:p>
    <w:p w14:paraId="49BD6422" w14:textId="77777777" w:rsidR="00125CF9" w:rsidRPr="0047449C" w:rsidRDefault="00125CF9"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2DBEFBCE" w14:textId="43F5D4AF" w:rsidR="008C5155" w:rsidRPr="0047449C" w:rsidRDefault="008C5155" w:rsidP="008C5155">
      <w:pPr>
        <w:shd w:val="clear" w:color="auto" w:fill="FFFFFF"/>
        <w:textAlignment w:val="baseline"/>
        <w:rPr>
          <w:rFonts w:ascii="inherit" w:hAnsi="inherit" w:cs="Arial"/>
          <w:color w:val="777777"/>
          <w:sz w:val="24"/>
          <w:szCs w:val="20"/>
        </w:rPr>
      </w:pPr>
      <w:r w:rsidRPr="0047449C">
        <w:rPr>
          <w:rFonts w:ascii="inherit" w:hAnsi="inherit" w:cs="Arial"/>
          <w:noProof/>
          <w:color w:val="05A9C5"/>
          <w:sz w:val="24"/>
          <w:szCs w:val="20"/>
          <w:bdr w:val="none" w:sz="0" w:space="0" w:color="auto" w:frame="1"/>
        </w:rPr>
        <w:drawing>
          <wp:inline distT="0" distB="0" distL="0" distR="0" wp14:anchorId="3BFA7C54" wp14:editId="60AC102F">
            <wp:extent cx="1432560" cy="1432560"/>
            <wp:effectExtent l="0" t="0" r="0" b="0"/>
            <wp:docPr id="110" name="Picture 110" descr="how to state the null hypothesis">
              <a:hlinkClick xmlns:a="http://schemas.openxmlformats.org/drawingml/2006/main" r:id="rId1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ow to state the null hypothesis">
                      <a:hlinkClick r:id="rId1187"/>
                    </pic:cNvPr>
                    <pic:cNvPicPr>
                      <a:picLocks noChangeAspect="1" noChangeArrowheads="1"/>
                    </pic:cNvPicPr>
                  </pic:nvPicPr>
                  <pic:blipFill>
                    <a:blip r:embed="rId118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12CEC882" w14:textId="77777777" w:rsidR="008C5155" w:rsidRPr="0047449C" w:rsidRDefault="008C5155" w:rsidP="008C515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47449C">
        <w:rPr>
          <w:rFonts w:ascii="inherit" w:hAnsi="inherit" w:cs="Arial"/>
          <w:i/>
          <w:iCs/>
          <w:color w:val="777777"/>
          <w:szCs w:val="20"/>
        </w:rPr>
        <w:t>Hypothesis testing is vital to test patient outcomes.</w:t>
      </w:r>
    </w:p>
    <w:p w14:paraId="30F2B068" w14:textId="6966634A" w:rsidR="00EB79FA" w:rsidRPr="0047449C" w:rsidRDefault="008C5155" w:rsidP="008C5155">
      <w:pPr>
        <w:shd w:val="clear" w:color="auto" w:fill="FFFFFF"/>
        <w:textAlignment w:val="baseline"/>
        <w:rPr>
          <w:rFonts w:ascii="Arial" w:hAnsi="Arial" w:cs="Arial"/>
          <w:color w:val="777777"/>
          <w:sz w:val="24"/>
          <w:szCs w:val="20"/>
        </w:rPr>
      </w:pPr>
      <w:r w:rsidRPr="0047449C">
        <w:rPr>
          <w:rFonts w:ascii="Arial" w:hAnsi="Arial" w:cs="Arial"/>
          <w:color w:val="777777"/>
          <w:sz w:val="24"/>
          <w:szCs w:val="20"/>
        </w:rPr>
        <w:lastRenderedPageBreak/>
        <w:br/>
      </w:r>
      <w:r w:rsidRPr="0047449C">
        <w:rPr>
          <w:rStyle w:val="Strong"/>
          <w:rFonts w:ascii="inherit" w:hAnsi="inherit" w:cs="Arial"/>
          <w:color w:val="0000FF"/>
          <w:sz w:val="24"/>
          <w:szCs w:val="20"/>
          <w:bdr w:val="none" w:sz="0" w:space="0" w:color="auto" w:frame="1"/>
        </w:rPr>
        <w:t>Step 1:</w:t>
      </w:r>
      <w:r w:rsidRPr="0047449C">
        <w:rPr>
          <w:rFonts w:ascii="Arial" w:hAnsi="Arial" w:cs="Arial"/>
          <w:color w:val="777777"/>
          <w:sz w:val="24"/>
          <w:szCs w:val="20"/>
        </w:rPr>
        <w:t> </w:t>
      </w:r>
      <w:r w:rsidRPr="0047449C">
        <w:rPr>
          <w:rStyle w:val="Emphasis"/>
          <w:rFonts w:ascii="inherit" w:hAnsi="inherit" w:cs="Arial"/>
          <w:color w:val="777777"/>
          <w:sz w:val="24"/>
          <w:szCs w:val="20"/>
          <w:bdr w:val="none" w:sz="0" w:space="0" w:color="auto" w:frame="1"/>
        </w:rPr>
        <w:t>Figure out the hypothesis from the problem</w:t>
      </w:r>
      <w:r w:rsidRPr="0047449C">
        <w:rPr>
          <w:rFonts w:ascii="Arial" w:hAnsi="Arial" w:cs="Arial"/>
          <w:color w:val="777777"/>
          <w:sz w:val="24"/>
          <w:szCs w:val="20"/>
        </w:rPr>
        <w:t xml:space="preserve">. The hypothesis is usually hidden in a word </w:t>
      </w:r>
      <w:proofErr w:type="gramStart"/>
      <w:r w:rsidRPr="0047449C">
        <w:rPr>
          <w:rFonts w:ascii="Arial" w:hAnsi="Arial" w:cs="Arial"/>
          <w:color w:val="777777"/>
          <w:sz w:val="24"/>
          <w:szCs w:val="20"/>
        </w:rPr>
        <w:t>problem, and</w:t>
      </w:r>
      <w:proofErr w:type="gramEnd"/>
      <w:r w:rsidRPr="0047449C">
        <w:rPr>
          <w:rFonts w:ascii="Arial" w:hAnsi="Arial" w:cs="Arial"/>
          <w:color w:val="777777"/>
          <w:sz w:val="24"/>
          <w:szCs w:val="20"/>
        </w:rPr>
        <w:t xml:space="preserve"> is sometimes a statement of what you expect to happen in the experiment. The hypothesis in the above question is “I expect the average recovery period to be greater than 8.2 weeks.”</w:t>
      </w:r>
    </w:p>
    <w:p w14:paraId="63FA1A30"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0000FF"/>
          <w:szCs w:val="20"/>
          <w:bdr w:val="none" w:sz="0" w:space="0" w:color="auto" w:frame="1"/>
        </w:rPr>
        <w:t>Step 2:</w:t>
      </w:r>
      <w:r w:rsidRPr="0047449C">
        <w:rPr>
          <w:rFonts w:ascii="inherit" w:hAnsi="inherit" w:cs="Arial"/>
          <w:color w:val="777777"/>
          <w:szCs w:val="20"/>
        </w:rPr>
        <w:t> </w:t>
      </w:r>
      <w:r w:rsidRPr="0047449C">
        <w:rPr>
          <w:rStyle w:val="Emphasis"/>
          <w:rFonts w:ascii="inherit" w:hAnsi="inherit" w:cs="Arial"/>
          <w:color w:val="777777"/>
          <w:szCs w:val="20"/>
          <w:bdr w:val="none" w:sz="0" w:space="0" w:color="auto" w:frame="1"/>
        </w:rPr>
        <w:t>Convert the hypothesis to math</w:t>
      </w:r>
      <w:r w:rsidRPr="0047449C">
        <w:rPr>
          <w:rFonts w:ascii="inherit" w:hAnsi="inherit" w:cs="Arial"/>
          <w:color w:val="777777"/>
          <w:szCs w:val="20"/>
        </w:rPr>
        <w:t>. Remember that the average is sometimes written as μ.</w:t>
      </w:r>
    </w:p>
    <w:p w14:paraId="0CCB95A2"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H</w:t>
      </w:r>
      <w:r w:rsidRPr="0047449C">
        <w:rPr>
          <w:rFonts w:ascii="inherit" w:hAnsi="inherit" w:cs="Arial"/>
          <w:color w:val="777777"/>
          <w:sz w:val="19"/>
          <w:szCs w:val="15"/>
          <w:bdr w:val="none" w:sz="0" w:space="0" w:color="auto" w:frame="1"/>
          <w:vertAlign w:val="subscript"/>
        </w:rPr>
        <w:t>1</w:t>
      </w:r>
      <w:r w:rsidRPr="0047449C">
        <w:rPr>
          <w:rFonts w:ascii="inherit" w:hAnsi="inherit" w:cs="Arial"/>
          <w:color w:val="777777"/>
          <w:szCs w:val="20"/>
        </w:rPr>
        <w:t>: μ &gt; 8.2</w:t>
      </w:r>
    </w:p>
    <w:p w14:paraId="7938146E" w14:textId="17FC0219"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Broken down into (somewhat) English, that’s H</w:t>
      </w:r>
      <w:r w:rsidRPr="0047449C">
        <w:rPr>
          <w:rFonts w:ascii="inherit" w:hAnsi="inherit" w:cs="Arial"/>
          <w:color w:val="777777"/>
          <w:sz w:val="19"/>
          <w:szCs w:val="15"/>
          <w:bdr w:val="none" w:sz="0" w:space="0" w:color="auto" w:frame="1"/>
          <w:vertAlign w:val="subscript"/>
        </w:rPr>
        <w:t>1 </w:t>
      </w:r>
      <w:r w:rsidRPr="0047449C">
        <w:rPr>
          <w:rFonts w:ascii="inherit" w:hAnsi="inherit" w:cs="Arial"/>
          <w:color w:val="777777"/>
          <w:szCs w:val="20"/>
        </w:rPr>
        <w:t>(The hypothesis): μ (the average) &gt; (is greater than) 8.2</w:t>
      </w:r>
    </w:p>
    <w:p w14:paraId="39E9485B" w14:textId="77777777" w:rsidR="00EB79FA" w:rsidRPr="0047449C" w:rsidRDefault="00EB79FA"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7774C315" w14:textId="77777777" w:rsidR="008C5155" w:rsidRPr="0047449C"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Style w:val="Strong"/>
          <w:rFonts w:ascii="inherit" w:eastAsiaTheme="majorEastAsia" w:hAnsi="inherit" w:cs="Arial"/>
          <w:color w:val="0000FF"/>
          <w:szCs w:val="20"/>
          <w:bdr w:val="none" w:sz="0" w:space="0" w:color="auto" w:frame="1"/>
        </w:rPr>
        <w:t>Step 3:</w:t>
      </w:r>
      <w:r w:rsidRPr="0047449C">
        <w:rPr>
          <w:rFonts w:ascii="inherit" w:hAnsi="inherit" w:cs="Arial"/>
          <w:color w:val="777777"/>
          <w:szCs w:val="20"/>
        </w:rPr>
        <w:t> </w:t>
      </w:r>
      <w:r w:rsidRPr="0047449C">
        <w:rPr>
          <w:rStyle w:val="Emphasis"/>
          <w:rFonts w:ascii="inherit" w:hAnsi="inherit" w:cs="Arial"/>
          <w:color w:val="777777"/>
          <w:szCs w:val="20"/>
          <w:bdr w:val="none" w:sz="0" w:space="0" w:color="auto" w:frame="1"/>
        </w:rPr>
        <w:t>State what will happen if the hypothesis doesn’t come true.</w:t>
      </w:r>
      <w:r w:rsidRPr="0047449C">
        <w:rPr>
          <w:rFonts w:ascii="inherit" w:hAnsi="inherit" w:cs="Arial"/>
          <w:color w:val="777777"/>
          <w:szCs w:val="20"/>
        </w:rPr>
        <w:t> If the recovery time isn’t greater than 8.2 weeks, there are only two possibilities, that the recovery time is equal to 8.2 weeks or less than 8.2 weeks.</w:t>
      </w:r>
    </w:p>
    <w:p w14:paraId="556CF809" w14:textId="4589ABA4"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H</w:t>
      </w:r>
      <w:r w:rsidRPr="0047449C">
        <w:rPr>
          <w:rFonts w:ascii="inherit" w:hAnsi="inherit" w:cs="Arial"/>
          <w:color w:val="777777"/>
          <w:sz w:val="19"/>
          <w:szCs w:val="15"/>
          <w:bdr w:val="none" w:sz="0" w:space="0" w:color="auto" w:frame="1"/>
          <w:vertAlign w:val="subscript"/>
        </w:rPr>
        <w:t>0</w:t>
      </w:r>
      <w:r w:rsidRPr="0047449C">
        <w:rPr>
          <w:rFonts w:ascii="inherit" w:hAnsi="inherit" w:cs="Arial"/>
          <w:color w:val="777777"/>
          <w:szCs w:val="20"/>
        </w:rPr>
        <w:t>: μ ≤ 8.2</w:t>
      </w:r>
    </w:p>
    <w:p w14:paraId="4D8A9196" w14:textId="77777777" w:rsidR="00EB79FA" w:rsidRPr="0047449C" w:rsidRDefault="00EB79FA"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50745167" w14:textId="22E49551"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47449C">
        <w:rPr>
          <w:rFonts w:ascii="inherit" w:hAnsi="inherit" w:cs="Arial"/>
          <w:color w:val="777777"/>
          <w:szCs w:val="20"/>
        </w:rPr>
        <w:t>Broken down again into English, that’s H</w:t>
      </w:r>
      <w:r w:rsidRPr="0047449C">
        <w:rPr>
          <w:rFonts w:ascii="inherit" w:hAnsi="inherit" w:cs="Arial"/>
          <w:color w:val="777777"/>
          <w:sz w:val="19"/>
          <w:szCs w:val="15"/>
          <w:bdr w:val="none" w:sz="0" w:space="0" w:color="auto" w:frame="1"/>
          <w:vertAlign w:val="subscript"/>
        </w:rPr>
        <w:t>0 </w:t>
      </w:r>
      <w:r w:rsidRPr="0047449C">
        <w:rPr>
          <w:rFonts w:ascii="inherit" w:hAnsi="inherit" w:cs="Arial"/>
          <w:color w:val="777777"/>
          <w:szCs w:val="20"/>
        </w:rPr>
        <w:t>(The null hypothesis): μ (the average) ≤ (is less than or equal to) 8.2</w:t>
      </w:r>
    </w:p>
    <w:p w14:paraId="3641108E" w14:textId="77777777" w:rsidR="00F26868" w:rsidRPr="0047449C" w:rsidRDefault="00F26868"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1963B7FC" w14:textId="77777777" w:rsidR="008C5155" w:rsidRPr="00086505" w:rsidRDefault="008C5155" w:rsidP="008C515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650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State the Null Hypothesis: Part Two</w:t>
      </w:r>
    </w:p>
    <w:p w14:paraId="2195F0AD" w14:textId="77777777" w:rsidR="008C5155" w:rsidRPr="00086505" w:rsidRDefault="008C5155" w:rsidP="0008650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650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But what if the researcher doesn’t have any idea what will happen?</w:t>
      </w:r>
    </w:p>
    <w:p w14:paraId="103EE42F" w14:textId="4DC0CE6E"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777777"/>
          <w:szCs w:val="20"/>
          <w:bdr w:val="none" w:sz="0" w:space="0" w:color="auto" w:frame="1"/>
        </w:rPr>
        <w:t>Sample Problem:</w:t>
      </w:r>
      <w:r w:rsidRPr="00AF6CD1">
        <w:rPr>
          <w:rFonts w:ascii="inherit" w:hAnsi="inherit" w:cs="Arial"/>
          <w:color w:val="777777"/>
          <w:szCs w:val="20"/>
        </w:rPr>
        <w:t> A researcher is studying the effects of radical exercise program on knee surgery patients. There is a good chance the therapy will improve recovery time, but there’s also the possibility it will make it worse. Average recovery times for knee surgery patients is 8.2 weeks. </w:t>
      </w:r>
    </w:p>
    <w:p w14:paraId="78BC3397" w14:textId="77777777" w:rsidR="00AF6CD1" w:rsidRPr="00AF6CD1" w:rsidRDefault="00AF6CD1"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57C48F8D"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0000FF"/>
          <w:szCs w:val="20"/>
          <w:bdr w:val="none" w:sz="0" w:space="0" w:color="auto" w:frame="1"/>
        </w:rPr>
        <w:t>Step 1:</w:t>
      </w:r>
      <w:r w:rsidRPr="00AF6CD1">
        <w:rPr>
          <w:rFonts w:ascii="inherit" w:hAnsi="inherit" w:cs="Arial"/>
          <w:color w:val="777777"/>
          <w:szCs w:val="20"/>
        </w:rPr>
        <w:t> </w:t>
      </w:r>
      <w:r w:rsidRPr="00AF6CD1">
        <w:rPr>
          <w:rStyle w:val="Emphasis"/>
          <w:rFonts w:ascii="inherit" w:hAnsi="inherit" w:cs="Arial"/>
          <w:color w:val="777777"/>
          <w:szCs w:val="20"/>
          <w:bdr w:val="none" w:sz="0" w:space="0" w:color="auto" w:frame="1"/>
        </w:rPr>
        <w:t>State what will happen if the experiment doesn’t make any difference.</w:t>
      </w:r>
      <w:r w:rsidRPr="00AF6CD1">
        <w:rPr>
          <w:rFonts w:ascii="inherit" w:hAnsi="inherit" w:cs="Arial"/>
          <w:color w:val="777777"/>
          <w:szCs w:val="20"/>
        </w:rPr>
        <w:t> That’s the null hypothesis–that nothing will happen. In this experiment, if nothing happens, then the recovery time will stay at 8.2 weeks.</w:t>
      </w:r>
    </w:p>
    <w:p w14:paraId="2AC40212"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H</w:t>
      </w:r>
      <w:r w:rsidRPr="00AF6CD1">
        <w:rPr>
          <w:rFonts w:ascii="inherit" w:hAnsi="inherit" w:cs="Arial"/>
          <w:color w:val="777777"/>
          <w:sz w:val="19"/>
          <w:szCs w:val="15"/>
          <w:bdr w:val="none" w:sz="0" w:space="0" w:color="auto" w:frame="1"/>
          <w:vertAlign w:val="subscript"/>
        </w:rPr>
        <w:t>0</w:t>
      </w:r>
      <w:r w:rsidRPr="00AF6CD1">
        <w:rPr>
          <w:rFonts w:ascii="inherit" w:hAnsi="inherit" w:cs="Arial"/>
          <w:color w:val="777777"/>
          <w:szCs w:val="20"/>
        </w:rPr>
        <w:t>: μ = 8.2</w:t>
      </w:r>
    </w:p>
    <w:p w14:paraId="3C902AF4" w14:textId="5954E377"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Broken down into English, that’s H</w:t>
      </w:r>
      <w:r w:rsidRPr="00AF6CD1">
        <w:rPr>
          <w:rFonts w:ascii="inherit" w:hAnsi="inherit" w:cs="Arial"/>
          <w:color w:val="777777"/>
          <w:sz w:val="19"/>
          <w:szCs w:val="15"/>
          <w:bdr w:val="none" w:sz="0" w:space="0" w:color="auto" w:frame="1"/>
          <w:vertAlign w:val="subscript"/>
        </w:rPr>
        <w:t>0 </w:t>
      </w:r>
      <w:r w:rsidRPr="00AF6CD1">
        <w:rPr>
          <w:rFonts w:ascii="inherit" w:hAnsi="inherit" w:cs="Arial"/>
          <w:color w:val="777777"/>
          <w:szCs w:val="20"/>
        </w:rPr>
        <w:t>(The null hypothesis): μ (the average) = (is equal to) 8.2</w:t>
      </w:r>
    </w:p>
    <w:p w14:paraId="28A727B8" w14:textId="77777777" w:rsidR="00427C2B" w:rsidRPr="00AF6CD1" w:rsidRDefault="00427C2B"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01CCB83F"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Style w:val="Strong"/>
          <w:rFonts w:ascii="inherit" w:eastAsiaTheme="majorEastAsia" w:hAnsi="inherit" w:cs="Arial"/>
          <w:color w:val="0000FF"/>
          <w:szCs w:val="20"/>
          <w:bdr w:val="none" w:sz="0" w:space="0" w:color="auto" w:frame="1"/>
        </w:rPr>
        <w:t>Step 2:</w:t>
      </w:r>
      <w:r w:rsidRPr="00AF6CD1">
        <w:rPr>
          <w:rFonts w:ascii="inherit" w:hAnsi="inherit" w:cs="Arial"/>
          <w:color w:val="777777"/>
          <w:szCs w:val="20"/>
        </w:rPr>
        <w:t> </w:t>
      </w:r>
      <w:r w:rsidRPr="00AF6CD1">
        <w:rPr>
          <w:rStyle w:val="Emphasis"/>
          <w:rFonts w:ascii="inherit" w:hAnsi="inherit" w:cs="Arial"/>
          <w:color w:val="777777"/>
          <w:szCs w:val="20"/>
          <w:bdr w:val="none" w:sz="0" w:space="0" w:color="auto" w:frame="1"/>
        </w:rPr>
        <w:t>Figure out the </w:t>
      </w:r>
      <w:hyperlink r:id="rId1189" w:history="1">
        <w:r w:rsidRPr="00AF6CD1">
          <w:rPr>
            <w:rStyle w:val="Hyperlink"/>
            <w:rFonts w:ascii="inherit" w:hAnsi="inherit" w:cs="Arial"/>
            <w:i/>
            <w:iCs/>
            <w:color w:val="05A9C5"/>
            <w:szCs w:val="20"/>
            <w:bdr w:val="none" w:sz="0" w:space="0" w:color="auto" w:frame="1"/>
          </w:rPr>
          <w:t>alternate hypothesis</w:t>
        </w:r>
      </w:hyperlink>
      <w:r w:rsidRPr="00AF6CD1">
        <w:rPr>
          <w:rFonts w:ascii="inherit" w:hAnsi="inherit" w:cs="Arial"/>
          <w:color w:val="777777"/>
          <w:szCs w:val="20"/>
        </w:rPr>
        <w:t>. The alternate hypothesis is the opposite of the null hypothesis. In other words, what happens if our experiment makes a difference?</w:t>
      </w:r>
    </w:p>
    <w:p w14:paraId="25C5080E" w14:textId="77777777" w:rsidR="008C5155" w:rsidRPr="00AF6CD1"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H</w:t>
      </w:r>
      <w:r w:rsidRPr="00AF6CD1">
        <w:rPr>
          <w:rFonts w:ascii="inherit" w:hAnsi="inherit" w:cs="Arial"/>
          <w:color w:val="777777"/>
          <w:sz w:val="19"/>
          <w:szCs w:val="15"/>
          <w:bdr w:val="none" w:sz="0" w:space="0" w:color="auto" w:frame="1"/>
          <w:vertAlign w:val="subscript"/>
        </w:rPr>
        <w:t>1</w:t>
      </w:r>
      <w:r w:rsidRPr="00AF6CD1">
        <w:rPr>
          <w:rFonts w:ascii="inherit" w:hAnsi="inherit" w:cs="Arial"/>
          <w:color w:val="777777"/>
          <w:szCs w:val="20"/>
        </w:rPr>
        <w:t>: μ ≠ 8.2</w:t>
      </w:r>
    </w:p>
    <w:p w14:paraId="12D2B94A" w14:textId="45502C42" w:rsidR="008C5155" w:rsidRDefault="008C5155" w:rsidP="008C5155">
      <w:pPr>
        <w:pStyle w:val="NormalWeb"/>
        <w:shd w:val="clear" w:color="auto" w:fill="FFFFFF"/>
        <w:spacing w:before="0" w:beforeAutospacing="0" w:after="0" w:afterAutospacing="0"/>
        <w:textAlignment w:val="baseline"/>
        <w:rPr>
          <w:rFonts w:ascii="inherit" w:hAnsi="inherit" w:cs="Arial"/>
          <w:color w:val="777777"/>
          <w:szCs w:val="20"/>
        </w:rPr>
      </w:pPr>
      <w:r w:rsidRPr="00AF6CD1">
        <w:rPr>
          <w:rFonts w:ascii="inherit" w:hAnsi="inherit" w:cs="Arial"/>
          <w:color w:val="777777"/>
          <w:szCs w:val="20"/>
        </w:rPr>
        <w:t>In English again, that’s H</w:t>
      </w:r>
      <w:r w:rsidRPr="00AF6CD1">
        <w:rPr>
          <w:rFonts w:ascii="inherit" w:hAnsi="inherit" w:cs="Arial"/>
          <w:color w:val="777777"/>
          <w:sz w:val="19"/>
          <w:szCs w:val="15"/>
          <w:bdr w:val="none" w:sz="0" w:space="0" w:color="auto" w:frame="1"/>
          <w:vertAlign w:val="subscript"/>
        </w:rPr>
        <w:t>1 </w:t>
      </w:r>
      <w:r w:rsidRPr="00AF6CD1">
        <w:rPr>
          <w:rFonts w:ascii="inherit" w:hAnsi="inherit" w:cs="Arial"/>
          <w:color w:val="777777"/>
          <w:szCs w:val="20"/>
        </w:rPr>
        <w:t>(</w:t>
      </w:r>
      <w:proofErr w:type="gramStart"/>
      <w:r w:rsidRPr="00AF6CD1">
        <w:rPr>
          <w:rFonts w:ascii="inherit" w:hAnsi="inherit" w:cs="Arial"/>
          <w:color w:val="777777"/>
          <w:szCs w:val="20"/>
        </w:rPr>
        <w:t>The  alternate</w:t>
      </w:r>
      <w:proofErr w:type="gramEnd"/>
      <w:r w:rsidRPr="00AF6CD1">
        <w:rPr>
          <w:rFonts w:ascii="inherit" w:hAnsi="inherit" w:cs="Arial"/>
          <w:color w:val="777777"/>
          <w:szCs w:val="20"/>
        </w:rPr>
        <w:t xml:space="preserve"> hypothesis): μ (the average) ≠ (is not equal to) 8.2</w:t>
      </w:r>
    </w:p>
    <w:p w14:paraId="2FBEC1E9" w14:textId="77777777" w:rsidR="0096002C" w:rsidRPr="00AF6CD1" w:rsidRDefault="0096002C" w:rsidP="008C5155">
      <w:pPr>
        <w:pStyle w:val="NormalWeb"/>
        <w:shd w:val="clear" w:color="auto" w:fill="FFFFFF"/>
        <w:spacing w:before="0" w:beforeAutospacing="0" w:after="0" w:afterAutospacing="0"/>
        <w:textAlignment w:val="baseline"/>
        <w:rPr>
          <w:rFonts w:ascii="inherit" w:hAnsi="inherit" w:cs="Arial"/>
          <w:color w:val="777777"/>
          <w:szCs w:val="20"/>
        </w:rPr>
      </w:pPr>
    </w:p>
    <w:p w14:paraId="39672597" w14:textId="77777777" w:rsidR="0061486F" w:rsidRDefault="0061486F" w:rsidP="009553DB">
      <w:pPr>
        <w:pStyle w:val="Heading2"/>
        <w:shd w:val="clear" w:color="auto" w:fill="FFFFFF"/>
        <w:spacing w:before="0" w:line="525" w:lineRule="atLeast"/>
        <w:textAlignment w:val="baseline"/>
        <w:rPr>
          <w:rFonts w:ascii="Arial" w:hAnsi="Arial" w:cs="Arial"/>
          <w:color w:val="555555"/>
          <w:sz w:val="42"/>
          <w:szCs w:val="42"/>
        </w:rPr>
      </w:pPr>
      <w:r w:rsidRPr="009553DB">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Scores in Statistics</w:t>
      </w:r>
    </w:p>
    <w:p w14:paraId="4519E64D" w14:textId="77777777" w:rsidR="0061486F" w:rsidRDefault="0061486F" w:rsidP="0061486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br/>
        <w:t>Watch the video or read on below:</w:t>
      </w:r>
    </w:p>
    <w:p w14:paraId="0DA4E6A7" w14:textId="6B9D43BE" w:rsidR="0061486F" w:rsidRDefault="006B7A7C" w:rsidP="0061486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0B3CB627" wp14:editId="59A92FD7">
            <wp:extent cx="4572000" cy="3429000"/>
            <wp:effectExtent l="0" t="0" r="0" b="0"/>
            <wp:docPr id="127" name="Video 127">
              <a:hlinkClick xmlns:a="http://schemas.openxmlformats.org/drawingml/2006/main" r:id="rId1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Video 127">
                      <a:hlinkClick r:id="rId1190"/>
                    </pic:cNvPr>
                    <pic:cNvPicPr/>
                  </pic:nvPicPr>
                  <pic:blipFill>
                    <a:blip r:embed="rId119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vKDJGqtqr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0A313D82" w14:textId="77777777" w:rsidR="0061486F" w:rsidRPr="005A1407" w:rsidRDefault="0061486F" w:rsidP="005A1407">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40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T Score Formula?</w:t>
      </w:r>
    </w:p>
    <w:p w14:paraId="1E11577B" w14:textId="6BC77971" w:rsidR="0061486F" w:rsidRPr="00E628E1"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E628E1">
        <w:rPr>
          <w:rFonts w:ascii="Arial" w:hAnsi="Arial" w:cs="Arial"/>
          <w:color w:val="777777"/>
          <w:szCs w:val="20"/>
        </w:rPr>
        <w:t>A t score is one form of a </w:t>
      </w:r>
      <w:hyperlink r:id="rId1192" w:history="1">
        <w:r w:rsidRPr="00E628E1">
          <w:rPr>
            <w:rStyle w:val="Hyperlink"/>
            <w:rFonts w:ascii="inherit" w:eastAsiaTheme="majorEastAsia" w:hAnsi="inherit" w:cs="Arial"/>
            <w:color w:val="05A9C5"/>
            <w:szCs w:val="20"/>
            <w:bdr w:val="none" w:sz="0" w:space="0" w:color="auto" w:frame="1"/>
          </w:rPr>
          <w:t>standardized test statistic</w:t>
        </w:r>
      </w:hyperlink>
      <w:r w:rsidRPr="00E628E1">
        <w:rPr>
          <w:rFonts w:ascii="Arial" w:hAnsi="Arial" w:cs="Arial"/>
          <w:color w:val="777777"/>
          <w:szCs w:val="20"/>
        </w:rPr>
        <w:t> (the other you’ll come across in </w:t>
      </w:r>
      <w:hyperlink r:id="rId1193" w:history="1">
        <w:r w:rsidRPr="00E628E1">
          <w:rPr>
            <w:rStyle w:val="Hyperlink"/>
            <w:rFonts w:ascii="inherit" w:eastAsiaTheme="majorEastAsia" w:hAnsi="inherit" w:cs="Arial"/>
            <w:color w:val="05A9C5"/>
            <w:szCs w:val="20"/>
            <w:bdr w:val="none" w:sz="0" w:space="0" w:color="auto" w:frame="1"/>
          </w:rPr>
          <w:t>elementary statistics</w:t>
        </w:r>
      </w:hyperlink>
      <w:r w:rsidRPr="00E628E1">
        <w:rPr>
          <w:rFonts w:ascii="Arial" w:hAnsi="Arial" w:cs="Arial"/>
          <w:color w:val="777777"/>
          <w:szCs w:val="20"/>
        </w:rPr>
        <w:t> is the </w:t>
      </w:r>
      <w:hyperlink r:id="rId1194" w:history="1">
        <w:r w:rsidRPr="00E628E1">
          <w:rPr>
            <w:rStyle w:val="Hyperlink"/>
            <w:rFonts w:ascii="inherit" w:eastAsiaTheme="majorEastAsia" w:hAnsi="inherit" w:cs="Arial"/>
            <w:color w:val="05A9C5"/>
            <w:szCs w:val="20"/>
            <w:bdr w:val="none" w:sz="0" w:space="0" w:color="auto" w:frame="1"/>
          </w:rPr>
          <w:t>z-score</w:t>
        </w:r>
      </w:hyperlink>
      <w:r w:rsidRPr="00E628E1">
        <w:rPr>
          <w:rFonts w:ascii="Arial" w:hAnsi="Arial" w:cs="Arial"/>
          <w:color w:val="777777"/>
          <w:szCs w:val="20"/>
        </w:rPr>
        <w:t>). The t score formula enables you to take an individual score and transform it into a standardized form</w:t>
      </w:r>
      <w:r w:rsidR="00195399" w:rsidRPr="00E628E1">
        <w:rPr>
          <w:rFonts w:ascii="Arial" w:hAnsi="Arial" w:cs="Arial"/>
          <w:color w:val="777777"/>
          <w:szCs w:val="20"/>
        </w:rPr>
        <w:t xml:space="preserve"> </w:t>
      </w:r>
      <w:r w:rsidRPr="00E628E1">
        <w:rPr>
          <w:rFonts w:ascii="Arial" w:hAnsi="Arial" w:cs="Arial"/>
          <w:color w:val="777777"/>
          <w:szCs w:val="20"/>
        </w:rPr>
        <w:t>one which helps you to compare scores.</w:t>
      </w:r>
    </w:p>
    <w:p w14:paraId="5E8AD0C5" w14:textId="77777777" w:rsidR="00E628E1" w:rsidRPr="00E628E1" w:rsidRDefault="00E628E1" w:rsidP="0061486F">
      <w:pPr>
        <w:pStyle w:val="NormalWeb"/>
        <w:shd w:val="clear" w:color="auto" w:fill="FFFFFF"/>
        <w:spacing w:before="0" w:beforeAutospacing="0" w:after="0" w:afterAutospacing="0"/>
        <w:textAlignment w:val="baseline"/>
        <w:rPr>
          <w:rFonts w:ascii="Arial" w:hAnsi="Arial" w:cs="Arial"/>
          <w:color w:val="777777"/>
          <w:szCs w:val="20"/>
        </w:rPr>
      </w:pPr>
    </w:p>
    <w:p w14:paraId="1A55C674" w14:textId="77777777" w:rsidR="0061486F" w:rsidRPr="00E628E1" w:rsidRDefault="0061486F" w:rsidP="0061486F">
      <w:pPr>
        <w:pStyle w:val="NormalWeb"/>
        <w:shd w:val="clear" w:color="auto" w:fill="FFFFFF"/>
        <w:spacing w:before="0" w:beforeAutospacing="0" w:after="0" w:afterAutospacing="0"/>
        <w:textAlignment w:val="baseline"/>
        <w:rPr>
          <w:rFonts w:ascii="Arial" w:hAnsi="Arial" w:cs="Arial"/>
          <w:color w:val="ED7D31" w:themeColor="accent2"/>
          <w:szCs w:val="20"/>
        </w:rPr>
      </w:pPr>
      <w:r w:rsidRPr="00E628E1">
        <w:rPr>
          <w:rFonts w:ascii="Arial" w:hAnsi="Arial" w:cs="Arial"/>
          <w:color w:val="ED7D31" w:themeColor="accent2"/>
          <w:szCs w:val="20"/>
        </w:rPr>
        <w:t>You’ll want to use the t score formula when you don’t know the population </w:t>
      </w:r>
      <w:hyperlink r:id="rId1195" w:history="1">
        <w:r w:rsidRPr="00E628E1">
          <w:rPr>
            <w:rStyle w:val="Hyperlink"/>
            <w:rFonts w:ascii="inherit" w:eastAsiaTheme="majorEastAsia" w:hAnsi="inherit" w:cs="Arial"/>
            <w:color w:val="ED7D31" w:themeColor="accent2"/>
            <w:szCs w:val="20"/>
            <w:bdr w:val="none" w:sz="0" w:space="0" w:color="auto" w:frame="1"/>
          </w:rPr>
          <w:t>standard deviation</w:t>
        </w:r>
      </w:hyperlink>
      <w:r w:rsidRPr="00E628E1">
        <w:rPr>
          <w:rFonts w:ascii="Arial" w:hAnsi="Arial" w:cs="Arial"/>
          <w:color w:val="ED7D31" w:themeColor="accent2"/>
          <w:szCs w:val="20"/>
        </w:rPr>
        <w:t> and you have a small </w:t>
      </w:r>
      <w:hyperlink r:id="rId1196" w:history="1">
        <w:r w:rsidRPr="00E628E1">
          <w:rPr>
            <w:rStyle w:val="Hyperlink"/>
            <w:rFonts w:ascii="inherit" w:eastAsiaTheme="majorEastAsia" w:hAnsi="inherit" w:cs="Arial"/>
            <w:color w:val="ED7D31" w:themeColor="accent2"/>
            <w:szCs w:val="20"/>
            <w:bdr w:val="none" w:sz="0" w:space="0" w:color="auto" w:frame="1"/>
          </w:rPr>
          <w:t>sample </w:t>
        </w:r>
      </w:hyperlink>
      <w:r w:rsidRPr="00E628E1">
        <w:rPr>
          <w:rFonts w:ascii="Arial" w:hAnsi="Arial" w:cs="Arial"/>
          <w:color w:val="ED7D31" w:themeColor="accent2"/>
          <w:szCs w:val="20"/>
        </w:rPr>
        <w:t>(under 30).</w:t>
      </w:r>
    </w:p>
    <w:p w14:paraId="67AB0F87" w14:textId="586B54D6"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E628E1">
        <w:rPr>
          <w:rFonts w:ascii="Arial" w:hAnsi="Arial" w:cs="Arial"/>
          <w:color w:val="777777"/>
          <w:szCs w:val="20"/>
        </w:rPr>
        <w:t>The t score formula is:</w:t>
      </w:r>
      <w:r w:rsidRPr="00E628E1">
        <w:rPr>
          <w:rFonts w:ascii="Arial" w:hAnsi="Arial" w:cs="Arial"/>
          <w:color w:val="777777"/>
          <w:szCs w:val="20"/>
        </w:rPr>
        <w:br/>
      </w:r>
      <w:r w:rsidRPr="00E628E1">
        <w:rPr>
          <w:rFonts w:ascii="inherit" w:hAnsi="inherit" w:cs="Arial"/>
          <w:noProof/>
          <w:color w:val="05A9C5"/>
          <w:szCs w:val="20"/>
          <w:bdr w:val="none" w:sz="0" w:space="0" w:color="auto" w:frame="1"/>
        </w:rPr>
        <w:drawing>
          <wp:inline distT="0" distB="0" distL="0" distR="0" wp14:anchorId="7FE50505" wp14:editId="63FB31E3">
            <wp:extent cx="922020" cy="662940"/>
            <wp:effectExtent l="0" t="0" r="0" b="3810"/>
            <wp:docPr id="125" name="Picture 125" descr="t score formula">
              <a:hlinkClick xmlns:a="http://schemas.openxmlformats.org/drawingml/2006/main" r:id="rId1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 score formula">
                      <a:hlinkClick r:id="rId1197"/>
                    </pic:cNvPr>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r w:rsidRPr="00E628E1">
        <w:rPr>
          <w:rFonts w:ascii="Arial" w:hAnsi="Arial" w:cs="Arial"/>
          <w:color w:val="777777"/>
          <w:szCs w:val="20"/>
        </w:rPr>
        <w:br/>
        <w:t>Where</w:t>
      </w:r>
      <w:r w:rsidRPr="00E628E1">
        <w:rPr>
          <w:rFonts w:ascii="Arial" w:hAnsi="Arial" w:cs="Arial"/>
          <w:color w:val="777777"/>
          <w:szCs w:val="20"/>
        </w:rPr>
        <w:br/>
        <w:t>x̄ = </w:t>
      </w:r>
      <w:hyperlink r:id="rId1199" w:history="1">
        <w:r w:rsidRPr="00E628E1">
          <w:rPr>
            <w:rStyle w:val="Hyperlink"/>
            <w:rFonts w:ascii="inherit" w:eastAsiaTheme="majorEastAsia" w:hAnsi="inherit" w:cs="Arial"/>
            <w:color w:val="05A9C5"/>
            <w:szCs w:val="20"/>
            <w:bdr w:val="none" w:sz="0" w:space="0" w:color="auto" w:frame="1"/>
          </w:rPr>
          <w:t>sample mean</w:t>
        </w:r>
      </w:hyperlink>
      <w:r w:rsidRPr="00E628E1">
        <w:rPr>
          <w:rFonts w:ascii="Arial" w:hAnsi="Arial" w:cs="Arial"/>
          <w:color w:val="777777"/>
          <w:szCs w:val="20"/>
        </w:rPr>
        <w:br/>
        <w:t>μ</w:t>
      </w:r>
      <w:r w:rsidRPr="00E628E1">
        <w:rPr>
          <w:rFonts w:ascii="inherit" w:hAnsi="inherit" w:cs="Arial"/>
          <w:color w:val="777777"/>
          <w:sz w:val="19"/>
          <w:szCs w:val="15"/>
          <w:bdr w:val="none" w:sz="0" w:space="0" w:color="auto" w:frame="1"/>
          <w:vertAlign w:val="subscript"/>
        </w:rPr>
        <w:t>0</w:t>
      </w:r>
      <w:r w:rsidRPr="00E628E1">
        <w:rPr>
          <w:rFonts w:ascii="Arial" w:hAnsi="Arial" w:cs="Arial"/>
          <w:color w:val="777777"/>
          <w:szCs w:val="20"/>
        </w:rPr>
        <w:t> = </w:t>
      </w:r>
      <w:hyperlink r:id="rId1200" w:history="1">
        <w:r w:rsidRPr="00E628E1">
          <w:rPr>
            <w:rStyle w:val="Hyperlink"/>
            <w:rFonts w:ascii="inherit" w:eastAsiaTheme="majorEastAsia" w:hAnsi="inherit" w:cs="Arial"/>
            <w:color w:val="05A9C5"/>
            <w:szCs w:val="20"/>
            <w:bdr w:val="none" w:sz="0" w:space="0" w:color="auto" w:frame="1"/>
          </w:rPr>
          <w:t>population mean</w:t>
        </w:r>
      </w:hyperlink>
      <w:r w:rsidRPr="00E628E1">
        <w:rPr>
          <w:rFonts w:ascii="Arial" w:hAnsi="Arial" w:cs="Arial"/>
          <w:color w:val="777777"/>
          <w:szCs w:val="20"/>
        </w:rPr>
        <w:br/>
        <w:t>s = sample </w:t>
      </w:r>
      <w:hyperlink r:id="rId1201" w:history="1">
        <w:r w:rsidRPr="00E628E1">
          <w:rPr>
            <w:rStyle w:val="Hyperlink"/>
            <w:rFonts w:ascii="inherit" w:eastAsiaTheme="majorEastAsia" w:hAnsi="inherit" w:cs="Arial"/>
            <w:color w:val="05A9C5"/>
            <w:szCs w:val="20"/>
            <w:bdr w:val="none" w:sz="0" w:space="0" w:color="auto" w:frame="1"/>
          </w:rPr>
          <w:t>standard deviation</w:t>
        </w:r>
      </w:hyperlink>
      <w:r w:rsidRPr="00E628E1">
        <w:rPr>
          <w:rFonts w:ascii="Arial" w:hAnsi="Arial" w:cs="Arial"/>
          <w:color w:val="777777"/>
          <w:szCs w:val="20"/>
        </w:rPr>
        <w:br/>
        <w:t>n =</w:t>
      </w:r>
      <w:hyperlink r:id="rId1202" w:history="1">
        <w:r w:rsidRPr="00E628E1">
          <w:rPr>
            <w:rStyle w:val="Hyperlink"/>
            <w:rFonts w:ascii="inherit" w:eastAsiaTheme="majorEastAsia" w:hAnsi="inherit" w:cs="Arial"/>
            <w:color w:val="05A9C5"/>
            <w:szCs w:val="20"/>
            <w:bdr w:val="none" w:sz="0" w:space="0" w:color="auto" w:frame="1"/>
          </w:rPr>
          <w:t> sample size</w:t>
        </w:r>
      </w:hyperlink>
    </w:p>
    <w:p w14:paraId="28A27906" w14:textId="77777777" w:rsidR="00DD5A38" w:rsidRPr="00E628E1" w:rsidRDefault="00DD5A38" w:rsidP="0061486F">
      <w:pPr>
        <w:pStyle w:val="NormalWeb"/>
        <w:shd w:val="clear" w:color="auto" w:fill="FFFFFF"/>
        <w:spacing w:before="0" w:beforeAutospacing="0" w:after="0" w:afterAutospacing="0"/>
        <w:textAlignment w:val="baseline"/>
        <w:rPr>
          <w:rFonts w:ascii="Arial" w:hAnsi="Arial" w:cs="Arial"/>
          <w:color w:val="777777"/>
          <w:szCs w:val="20"/>
        </w:rPr>
      </w:pPr>
    </w:p>
    <w:p w14:paraId="287FA182" w14:textId="58D0FCD4" w:rsidR="0061486F" w:rsidRDefault="0061486F" w:rsidP="0061486F">
      <w:pPr>
        <w:pStyle w:val="NormalWeb"/>
        <w:shd w:val="clear" w:color="auto" w:fill="FFFFFF"/>
        <w:spacing w:before="0" w:beforeAutospacing="0" w:after="0" w:afterAutospacing="0"/>
        <w:textAlignment w:val="baseline"/>
        <w:rPr>
          <w:rFonts w:ascii="Arial" w:hAnsi="Arial" w:cs="Arial"/>
          <w:color w:val="777777"/>
          <w:sz w:val="20"/>
          <w:szCs w:val="20"/>
        </w:rPr>
      </w:pPr>
      <w:r w:rsidRPr="00E628E1">
        <w:rPr>
          <w:rFonts w:ascii="Arial" w:hAnsi="Arial" w:cs="Arial"/>
          <w:color w:val="777777"/>
          <w:szCs w:val="20"/>
        </w:rPr>
        <w:t>If you have only one item in your </w:t>
      </w:r>
      <w:hyperlink r:id="rId1203" w:history="1">
        <w:r w:rsidRPr="00E628E1">
          <w:rPr>
            <w:rStyle w:val="Hyperlink"/>
            <w:rFonts w:ascii="inherit" w:eastAsiaTheme="majorEastAsia" w:hAnsi="inherit" w:cs="Arial"/>
            <w:color w:val="05A9C5"/>
            <w:szCs w:val="20"/>
            <w:bdr w:val="none" w:sz="0" w:space="0" w:color="auto" w:frame="1"/>
          </w:rPr>
          <w:t>sample</w:t>
        </w:r>
      </w:hyperlink>
      <w:r w:rsidRPr="00E628E1">
        <w:rPr>
          <w:rFonts w:ascii="Arial" w:hAnsi="Arial" w:cs="Arial"/>
          <w:color w:val="777777"/>
          <w:szCs w:val="20"/>
        </w:rPr>
        <w:t>, the square root in the denominator becomes √1. This means the formula becomes:</w:t>
      </w:r>
      <w:r w:rsidRPr="00E628E1">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0FFE8110" wp14:editId="56F3E984">
            <wp:extent cx="922020" cy="662940"/>
            <wp:effectExtent l="0" t="0" r="0" b="3810"/>
            <wp:docPr id="124" name="Picture 124" descr="t score formula 2">
              <a:hlinkClick xmlns:a="http://schemas.openxmlformats.org/drawingml/2006/main" r:id="rId1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 score formula 2">
                      <a:hlinkClick r:id="rId1204"/>
                    </pic:cNvPr>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p>
    <w:p w14:paraId="4363CE8B" w14:textId="77777777" w:rsidR="0061486F" w:rsidRPr="002C7A7C" w:rsidRDefault="0061486F" w:rsidP="0061486F">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C7A7C">
        <w:rPr>
          <w:rFonts w:ascii="Arial" w:hAnsi="Arial" w:cs="Arial"/>
          <w:color w:val="ED7D31" w:themeColor="accent2"/>
          <w:szCs w:val="20"/>
        </w:rPr>
        <w:t>In simple terms, the larger the t score, the larger the difference is between the groups you are testing. It’s influenced by many factors including:</w:t>
      </w:r>
    </w:p>
    <w:p w14:paraId="66F78DED"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t>How many items are in your </w:t>
      </w:r>
      <w:hyperlink r:id="rId1206" w:history="1">
        <w:r w:rsidRPr="00AB05CC">
          <w:rPr>
            <w:rStyle w:val="Hyperlink"/>
            <w:rFonts w:ascii="inherit" w:hAnsi="inherit" w:cs="Arial"/>
            <w:color w:val="777777"/>
            <w:sz w:val="24"/>
            <w:szCs w:val="20"/>
            <w:bdr w:val="none" w:sz="0" w:space="0" w:color="auto" w:frame="1"/>
          </w:rPr>
          <w:t>sample</w:t>
        </w:r>
      </w:hyperlink>
      <w:r w:rsidRPr="00AB05CC">
        <w:rPr>
          <w:rFonts w:ascii="inherit" w:hAnsi="inherit" w:cs="Arial"/>
          <w:color w:val="777777"/>
          <w:sz w:val="24"/>
          <w:szCs w:val="20"/>
        </w:rPr>
        <w:t>.</w:t>
      </w:r>
    </w:p>
    <w:p w14:paraId="420C985C"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lastRenderedPageBreak/>
        <w:t>The </w:t>
      </w:r>
      <w:hyperlink r:id="rId1207" w:anchor="mean" w:history="1">
        <w:r w:rsidRPr="00AB05CC">
          <w:rPr>
            <w:rStyle w:val="Hyperlink"/>
            <w:rFonts w:ascii="inherit" w:hAnsi="inherit" w:cs="Arial"/>
            <w:color w:val="777777"/>
            <w:sz w:val="24"/>
            <w:szCs w:val="20"/>
            <w:bdr w:val="none" w:sz="0" w:space="0" w:color="auto" w:frame="1"/>
          </w:rPr>
          <w:t>means </w:t>
        </w:r>
      </w:hyperlink>
      <w:r w:rsidRPr="00AB05CC">
        <w:rPr>
          <w:rFonts w:ascii="inherit" w:hAnsi="inherit" w:cs="Arial"/>
          <w:color w:val="777777"/>
          <w:sz w:val="24"/>
          <w:szCs w:val="20"/>
        </w:rPr>
        <w:t>of your sample.</w:t>
      </w:r>
    </w:p>
    <w:p w14:paraId="783DE466" w14:textId="77777777" w:rsidR="0061486F" w:rsidRPr="00AB05CC" w:rsidRDefault="0061486F" w:rsidP="0088075B">
      <w:pPr>
        <w:numPr>
          <w:ilvl w:val="0"/>
          <w:numId w:val="55"/>
        </w:numPr>
        <w:shd w:val="clear" w:color="auto" w:fill="FFFFFF"/>
        <w:spacing w:after="0" w:line="240" w:lineRule="auto"/>
        <w:ind w:left="450"/>
        <w:textAlignment w:val="baseline"/>
        <w:rPr>
          <w:rFonts w:ascii="inherit" w:hAnsi="inherit" w:cs="Arial"/>
          <w:color w:val="777777"/>
          <w:sz w:val="24"/>
          <w:szCs w:val="20"/>
        </w:rPr>
      </w:pPr>
      <w:r w:rsidRPr="00AB05CC">
        <w:rPr>
          <w:rFonts w:ascii="inherit" w:hAnsi="inherit" w:cs="Arial"/>
          <w:color w:val="777777"/>
          <w:sz w:val="24"/>
          <w:szCs w:val="20"/>
        </w:rPr>
        <w:t>The mean of the population from which your sample is drawn.</w:t>
      </w:r>
    </w:p>
    <w:p w14:paraId="79701B3B" w14:textId="77777777" w:rsidR="0061486F" w:rsidRPr="00AB05CC" w:rsidRDefault="0061486F" w:rsidP="0061486F">
      <w:pPr>
        <w:pStyle w:val="NormalWeb"/>
        <w:shd w:val="clear" w:color="auto" w:fill="FFFFFF"/>
        <w:spacing w:before="0" w:beforeAutospacing="0" w:after="225" w:afterAutospacing="0"/>
        <w:ind w:left="450"/>
        <w:textAlignment w:val="baseline"/>
        <w:rPr>
          <w:rFonts w:ascii="inherit" w:hAnsi="inherit" w:cs="Arial"/>
          <w:color w:val="777777"/>
          <w:szCs w:val="20"/>
        </w:rPr>
      </w:pPr>
      <w:r w:rsidRPr="00AB05CC">
        <w:rPr>
          <w:rFonts w:ascii="inherit" w:hAnsi="inherit" w:cs="Arial"/>
          <w:color w:val="777777"/>
          <w:szCs w:val="20"/>
        </w:rPr>
        <w:t>The standard deviation of your sample.</w:t>
      </w:r>
    </w:p>
    <w:p w14:paraId="5CD1A224" w14:textId="77777777" w:rsidR="0061486F" w:rsidRPr="007C0D19"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0D1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T Score Formula used for?</w:t>
      </w:r>
    </w:p>
    <w:p w14:paraId="714614B8" w14:textId="3A37BD00" w:rsidR="0061486F" w:rsidRPr="00864243" w:rsidRDefault="0061486F" w:rsidP="0061486F">
      <w:pPr>
        <w:pStyle w:val="NormalWeb"/>
        <w:shd w:val="clear" w:color="auto" w:fill="FFFFFF"/>
        <w:spacing w:before="0" w:beforeAutospacing="0" w:after="0" w:afterAutospacing="0"/>
        <w:textAlignment w:val="baseline"/>
        <w:rPr>
          <w:rFonts w:ascii="Arial" w:hAnsi="Arial" w:cs="Arial"/>
          <w:color w:val="00B0F0"/>
          <w:szCs w:val="20"/>
        </w:rPr>
      </w:pPr>
      <w:r w:rsidRPr="00C56135">
        <w:rPr>
          <w:rFonts w:ascii="Arial" w:hAnsi="Arial" w:cs="Arial"/>
          <w:color w:val="777777"/>
          <w:szCs w:val="20"/>
        </w:rPr>
        <w:t>You traditionally look up a t score in a </w:t>
      </w:r>
      <w:hyperlink r:id="rId1208" w:history="1">
        <w:r w:rsidRPr="00C56135">
          <w:rPr>
            <w:rStyle w:val="Hyperlink"/>
            <w:rFonts w:ascii="inherit" w:eastAsiaTheme="majorEastAsia" w:hAnsi="inherit" w:cs="Arial"/>
            <w:color w:val="05A9C5"/>
            <w:szCs w:val="20"/>
            <w:bdr w:val="none" w:sz="0" w:space="0" w:color="auto" w:frame="1"/>
          </w:rPr>
          <w:t>t-table</w:t>
        </w:r>
      </w:hyperlink>
      <w:r w:rsidRPr="00C56135">
        <w:rPr>
          <w:rFonts w:ascii="Arial" w:hAnsi="Arial" w:cs="Arial"/>
          <w:color w:val="777777"/>
          <w:szCs w:val="20"/>
        </w:rPr>
        <w:t>. The number of items in your sample, minus one, is your </w:t>
      </w:r>
      <w:hyperlink r:id="rId1209" w:history="1">
        <w:r w:rsidRPr="00C56135">
          <w:rPr>
            <w:rStyle w:val="Hyperlink"/>
            <w:rFonts w:ascii="inherit" w:eastAsiaTheme="majorEastAsia" w:hAnsi="inherit" w:cs="Arial"/>
            <w:color w:val="05A9C5"/>
            <w:szCs w:val="20"/>
            <w:bdr w:val="none" w:sz="0" w:space="0" w:color="auto" w:frame="1"/>
          </w:rPr>
          <w:t>degrees of freedom</w:t>
        </w:r>
      </w:hyperlink>
      <w:r w:rsidRPr="00C56135">
        <w:rPr>
          <w:rFonts w:ascii="Arial" w:hAnsi="Arial" w:cs="Arial"/>
          <w:color w:val="777777"/>
          <w:szCs w:val="20"/>
        </w:rPr>
        <w:t>. For example, if you have 20 items in your sample, then df = 19. You use the degrees of freedom along with the </w:t>
      </w:r>
      <w:hyperlink r:id="rId1210" w:history="1">
        <w:r w:rsidRPr="00C56135">
          <w:rPr>
            <w:rStyle w:val="Hyperlink"/>
            <w:rFonts w:ascii="inherit" w:eastAsiaTheme="majorEastAsia" w:hAnsi="inherit" w:cs="Arial"/>
            <w:color w:val="05A9C5"/>
            <w:szCs w:val="20"/>
            <w:bdr w:val="none" w:sz="0" w:space="0" w:color="auto" w:frame="1"/>
          </w:rPr>
          <w:t>confidence level</w:t>
        </w:r>
      </w:hyperlink>
      <w:r w:rsidRPr="00C56135">
        <w:rPr>
          <w:rFonts w:ascii="Arial" w:hAnsi="Arial" w:cs="Arial"/>
          <w:color w:val="777777"/>
          <w:szCs w:val="20"/>
        </w:rPr>
        <w:t> you are willing to accept</w:t>
      </w:r>
      <w:r w:rsidRPr="00864243">
        <w:rPr>
          <w:rFonts w:ascii="Arial" w:hAnsi="Arial" w:cs="Arial"/>
          <w:color w:val="ED7D31" w:themeColor="accent2"/>
          <w:szCs w:val="20"/>
        </w:rPr>
        <w:t>, to decide whether to </w:t>
      </w:r>
      <w:hyperlink r:id="rId1211" w:history="1">
        <w:r w:rsidRPr="00864243">
          <w:rPr>
            <w:rStyle w:val="Hyperlink"/>
            <w:rFonts w:ascii="inherit" w:eastAsiaTheme="majorEastAsia" w:hAnsi="inherit" w:cs="Arial"/>
            <w:color w:val="00B0F0"/>
            <w:szCs w:val="20"/>
            <w:bdr w:val="none" w:sz="0" w:space="0" w:color="auto" w:frame="1"/>
          </w:rPr>
          <w:t>support or reject the null hypothesis.</w:t>
        </w:r>
      </w:hyperlink>
    </w:p>
    <w:p w14:paraId="075A8072" w14:textId="77777777" w:rsidR="00535FCB" w:rsidRPr="00C56135" w:rsidRDefault="00535FCB" w:rsidP="0061486F">
      <w:pPr>
        <w:pStyle w:val="NormalWeb"/>
        <w:shd w:val="clear" w:color="auto" w:fill="FFFFFF"/>
        <w:spacing w:before="0" w:beforeAutospacing="0" w:after="0" w:afterAutospacing="0"/>
        <w:textAlignment w:val="baseline"/>
        <w:rPr>
          <w:rFonts w:ascii="Arial" w:hAnsi="Arial" w:cs="Arial"/>
          <w:color w:val="777777"/>
          <w:szCs w:val="20"/>
        </w:rPr>
      </w:pPr>
    </w:p>
    <w:p w14:paraId="2895C849" w14:textId="74B2F95C"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864243">
        <w:rPr>
          <w:rFonts w:ascii="Arial" w:hAnsi="Arial" w:cs="Arial"/>
          <w:color w:val="ED7D31" w:themeColor="accent2"/>
          <w:szCs w:val="20"/>
        </w:rPr>
        <w:t>The t score formula can also be used to solve </w:t>
      </w:r>
      <w:hyperlink r:id="rId1212" w:history="1">
        <w:r w:rsidRPr="00864243">
          <w:rPr>
            <w:rStyle w:val="Hyperlink"/>
            <w:rFonts w:ascii="inherit" w:eastAsiaTheme="majorEastAsia" w:hAnsi="inherit" w:cs="Arial"/>
            <w:color w:val="ED7D31" w:themeColor="accent2"/>
            <w:szCs w:val="20"/>
            <w:bdr w:val="none" w:sz="0" w:space="0" w:color="auto" w:frame="1"/>
          </w:rPr>
          <w:t>probability </w:t>
        </w:r>
      </w:hyperlink>
      <w:r w:rsidRPr="00864243">
        <w:rPr>
          <w:rFonts w:ascii="Arial" w:hAnsi="Arial" w:cs="Arial"/>
          <w:color w:val="ED7D31" w:themeColor="accent2"/>
          <w:szCs w:val="20"/>
        </w:rPr>
        <w:t>questions. You won’t have an </w:t>
      </w:r>
      <w:hyperlink r:id="rId1213" w:history="1">
        <w:r w:rsidRPr="00864243">
          <w:rPr>
            <w:rStyle w:val="Hyperlink"/>
            <w:rFonts w:ascii="inherit" w:eastAsiaTheme="majorEastAsia" w:hAnsi="inherit" w:cs="Arial"/>
            <w:color w:val="ED7D31" w:themeColor="accent2"/>
            <w:szCs w:val="20"/>
            <w:bdr w:val="none" w:sz="0" w:space="0" w:color="auto" w:frame="1"/>
          </w:rPr>
          <w:t>alpha level</w:t>
        </w:r>
      </w:hyperlink>
      <w:r w:rsidRPr="00C56135">
        <w:rPr>
          <w:rFonts w:ascii="Arial" w:hAnsi="Arial" w:cs="Arial"/>
          <w:color w:val="777777"/>
          <w:szCs w:val="20"/>
        </w:rPr>
        <w:t>, but you can use the result from the formula, along with a calculator like the TI-83, to find probabilities.</w:t>
      </w:r>
    </w:p>
    <w:p w14:paraId="1115467F" w14:textId="77777777" w:rsidR="00C74107" w:rsidRPr="00C56135" w:rsidRDefault="00C74107" w:rsidP="0061486F">
      <w:pPr>
        <w:pStyle w:val="NormalWeb"/>
        <w:shd w:val="clear" w:color="auto" w:fill="FFFFFF"/>
        <w:spacing w:before="0" w:beforeAutospacing="0" w:after="0" w:afterAutospacing="0"/>
        <w:textAlignment w:val="baseline"/>
        <w:rPr>
          <w:rFonts w:ascii="Arial" w:hAnsi="Arial" w:cs="Arial"/>
          <w:color w:val="777777"/>
          <w:szCs w:val="20"/>
        </w:rPr>
      </w:pPr>
    </w:p>
    <w:p w14:paraId="153172A9" w14:textId="77777777" w:rsidR="0061486F" w:rsidRPr="00021F10" w:rsidRDefault="0061486F" w:rsidP="0061486F">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C56135">
        <w:rPr>
          <w:rFonts w:ascii="Arial" w:hAnsi="Arial" w:cs="Arial"/>
          <w:color w:val="777777"/>
          <w:szCs w:val="20"/>
        </w:rPr>
        <w:t xml:space="preserve">The following example shows how to calculate a </w:t>
      </w:r>
      <w:r w:rsidRPr="008B1447">
        <w:rPr>
          <w:rFonts w:ascii="Arial" w:hAnsi="Arial" w:cs="Arial"/>
          <w:color w:val="ED7D31" w:themeColor="accent2"/>
          <w:szCs w:val="20"/>
        </w:rPr>
        <w:t>t-s</w:t>
      </w:r>
      <w:r w:rsidRPr="00021F10">
        <w:rPr>
          <w:rFonts w:ascii="Arial" w:hAnsi="Arial" w:cs="Arial"/>
          <w:color w:val="ED7D31" w:themeColor="accent2"/>
          <w:szCs w:val="20"/>
        </w:rPr>
        <w:t>core formula for a single sample. Paired samples and independent samples use different formulas.</w:t>
      </w:r>
    </w:p>
    <w:p w14:paraId="25088494" w14:textId="77777777" w:rsidR="0061486F" w:rsidRPr="00C56135" w:rsidRDefault="0061486F" w:rsidP="0088075B">
      <w:pPr>
        <w:numPr>
          <w:ilvl w:val="0"/>
          <w:numId w:val="56"/>
        </w:numPr>
        <w:shd w:val="clear" w:color="auto" w:fill="FFFFFF"/>
        <w:spacing w:after="0" w:line="240" w:lineRule="auto"/>
        <w:ind w:left="450"/>
        <w:textAlignment w:val="baseline"/>
        <w:rPr>
          <w:rFonts w:ascii="inherit" w:hAnsi="inherit" w:cs="Arial"/>
          <w:color w:val="777777"/>
          <w:sz w:val="26"/>
          <w:szCs w:val="20"/>
        </w:rPr>
      </w:pPr>
      <w:r w:rsidRPr="00C56135">
        <w:rPr>
          <w:rFonts w:ascii="inherit" w:hAnsi="inherit" w:cs="Arial"/>
          <w:color w:val="777777"/>
          <w:sz w:val="26"/>
          <w:szCs w:val="20"/>
        </w:rPr>
        <w:t>If you have paired samples, follow the instructions in the </w:t>
      </w:r>
      <w:hyperlink r:id="rId1214" w:anchor="PairedTTest" w:history="1">
        <w:r w:rsidRPr="00C56135">
          <w:rPr>
            <w:rStyle w:val="Emphasis"/>
            <w:rFonts w:ascii="inherit" w:hAnsi="inherit" w:cs="Arial"/>
            <w:color w:val="777777"/>
            <w:sz w:val="26"/>
            <w:szCs w:val="20"/>
            <w:bdr w:val="none" w:sz="0" w:space="0" w:color="auto" w:frame="1"/>
          </w:rPr>
          <w:t>paired samples t-test</w:t>
        </w:r>
      </w:hyperlink>
      <w:r w:rsidRPr="00C56135">
        <w:rPr>
          <w:rFonts w:ascii="inherit" w:hAnsi="inherit" w:cs="Arial"/>
          <w:color w:val="777777"/>
          <w:sz w:val="26"/>
          <w:szCs w:val="20"/>
        </w:rPr>
        <w:t>.</w:t>
      </w:r>
    </w:p>
    <w:p w14:paraId="52D2EAAC" w14:textId="77777777" w:rsidR="0061486F" w:rsidRPr="00C56135" w:rsidRDefault="0061486F" w:rsidP="0088075B">
      <w:pPr>
        <w:numPr>
          <w:ilvl w:val="0"/>
          <w:numId w:val="56"/>
        </w:numPr>
        <w:shd w:val="clear" w:color="auto" w:fill="FFFFFF"/>
        <w:spacing w:after="0" w:line="240" w:lineRule="auto"/>
        <w:ind w:left="450"/>
        <w:textAlignment w:val="baseline"/>
        <w:rPr>
          <w:rFonts w:ascii="inherit" w:hAnsi="inherit" w:cs="Arial"/>
          <w:color w:val="777777"/>
          <w:szCs w:val="20"/>
        </w:rPr>
      </w:pPr>
      <w:r w:rsidRPr="00C56135">
        <w:rPr>
          <w:rFonts w:ascii="inherit" w:hAnsi="inherit" w:cs="Arial"/>
          <w:color w:val="777777"/>
          <w:sz w:val="26"/>
          <w:szCs w:val="20"/>
        </w:rPr>
        <w:t>For independent samples, see: </w:t>
      </w:r>
      <w:hyperlink r:id="rId1215" w:history="1">
        <w:r w:rsidRPr="00C56135">
          <w:rPr>
            <w:rStyle w:val="Emphasis"/>
            <w:rFonts w:ascii="inherit" w:hAnsi="inherit" w:cs="Arial"/>
            <w:color w:val="777777"/>
            <w:sz w:val="26"/>
            <w:szCs w:val="20"/>
            <w:bdr w:val="none" w:sz="0" w:space="0" w:color="auto" w:frame="1"/>
          </w:rPr>
          <w:t>independent samples t-test</w:t>
        </w:r>
      </w:hyperlink>
      <w:r w:rsidRPr="00C56135">
        <w:rPr>
          <w:rFonts w:ascii="inherit" w:hAnsi="inherit" w:cs="Arial"/>
          <w:color w:val="777777"/>
          <w:szCs w:val="20"/>
        </w:rPr>
        <w:t>.</w:t>
      </w:r>
    </w:p>
    <w:p w14:paraId="4473CB36" w14:textId="77777777" w:rsidR="0019464C" w:rsidRDefault="0019464C" w:rsidP="0019464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819836" w14:textId="0A0D8A00" w:rsidR="0061486F" w:rsidRPr="0019464C" w:rsidRDefault="0061486F" w:rsidP="0019464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9464C">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 of the T Score Formula</w:t>
      </w:r>
    </w:p>
    <w:p w14:paraId="06B90D49" w14:textId="77777777"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3715C5">
        <w:rPr>
          <w:rStyle w:val="Strong"/>
          <w:rFonts w:ascii="inherit" w:hAnsi="inherit" w:cs="Arial"/>
          <w:color w:val="777777"/>
          <w:szCs w:val="20"/>
          <w:bdr w:val="none" w:sz="0" w:space="0" w:color="auto" w:frame="1"/>
        </w:rPr>
        <w:t>Sample question:</w:t>
      </w:r>
      <w:r w:rsidRPr="003715C5">
        <w:rPr>
          <w:rFonts w:ascii="Arial" w:hAnsi="Arial" w:cs="Arial"/>
          <w:color w:val="777777"/>
          <w:szCs w:val="20"/>
        </w:rPr>
        <w:br/>
        <w:t xml:space="preserve">A law school claims </w:t>
      </w:r>
      <w:proofErr w:type="gramStart"/>
      <w:r w:rsidRPr="003715C5">
        <w:rPr>
          <w:rFonts w:ascii="Arial" w:hAnsi="Arial" w:cs="Arial"/>
          <w:color w:val="777777"/>
          <w:szCs w:val="20"/>
        </w:rPr>
        <w:t>it’s</w:t>
      </w:r>
      <w:proofErr w:type="gramEnd"/>
      <w:r w:rsidRPr="003715C5">
        <w:rPr>
          <w:rFonts w:ascii="Arial" w:hAnsi="Arial" w:cs="Arial"/>
          <w:color w:val="777777"/>
          <w:szCs w:val="20"/>
        </w:rPr>
        <w:t xml:space="preserve"> graduates earn an average of $300 per hour. A sample of 15 graduates is selected and found to have a mean salary of $280 with a </w:t>
      </w:r>
      <w:hyperlink r:id="rId1216" w:anchor="HFSSD" w:history="1">
        <w:r w:rsidRPr="003715C5">
          <w:rPr>
            <w:rStyle w:val="Hyperlink"/>
            <w:rFonts w:ascii="inherit" w:eastAsiaTheme="majorEastAsia" w:hAnsi="inherit" w:cs="Arial"/>
            <w:color w:val="05A9C5"/>
            <w:szCs w:val="20"/>
            <w:bdr w:val="none" w:sz="0" w:space="0" w:color="auto" w:frame="1"/>
          </w:rPr>
          <w:t>sample standard deviation </w:t>
        </w:r>
      </w:hyperlink>
      <w:r w:rsidRPr="003715C5">
        <w:rPr>
          <w:rFonts w:ascii="Arial" w:hAnsi="Arial" w:cs="Arial"/>
          <w:color w:val="777777"/>
          <w:szCs w:val="20"/>
        </w:rPr>
        <w:t>of $50. Assuming the school’s claim is true, what is the probability that the </w:t>
      </w:r>
      <w:hyperlink r:id="rId1217" w:anchor="mean" w:history="1">
        <w:r w:rsidRPr="003715C5">
          <w:rPr>
            <w:rStyle w:val="Hyperlink"/>
            <w:rFonts w:ascii="inherit" w:eastAsiaTheme="majorEastAsia" w:hAnsi="inherit" w:cs="Arial"/>
            <w:color w:val="05A9C5"/>
            <w:szCs w:val="20"/>
            <w:bdr w:val="none" w:sz="0" w:space="0" w:color="auto" w:frame="1"/>
          </w:rPr>
          <w:t>mean </w:t>
        </w:r>
      </w:hyperlink>
      <w:r w:rsidRPr="003715C5">
        <w:rPr>
          <w:rFonts w:ascii="Arial" w:hAnsi="Arial" w:cs="Arial"/>
          <w:color w:val="777777"/>
          <w:szCs w:val="20"/>
        </w:rPr>
        <w:t>salary of graduates will be no more than $280?</w:t>
      </w:r>
    </w:p>
    <w:p w14:paraId="043F6FCF" w14:textId="77777777"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1: </w:t>
      </w:r>
      <w:r w:rsidRPr="003715C5">
        <w:rPr>
          <w:rFonts w:ascii="Arial" w:hAnsi="Arial" w:cs="Arial"/>
          <w:color w:val="777777"/>
          <w:szCs w:val="20"/>
        </w:rPr>
        <w:t>Plug the information into the formula and solve:</w:t>
      </w:r>
      <w:r w:rsidRPr="003715C5">
        <w:rPr>
          <w:rFonts w:ascii="Arial" w:hAnsi="Arial" w:cs="Arial"/>
          <w:color w:val="777777"/>
          <w:szCs w:val="20"/>
        </w:rPr>
        <w:br/>
        <w:t>x̄ = </w:t>
      </w:r>
      <w:hyperlink r:id="rId1218" w:history="1">
        <w:r w:rsidRPr="003715C5">
          <w:rPr>
            <w:rStyle w:val="Hyperlink"/>
            <w:rFonts w:ascii="inherit" w:eastAsiaTheme="majorEastAsia" w:hAnsi="inherit" w:cs="Arial"/>
            <w:color w:val="05A9C5"/>
            <w:szCs w:val="20"/>
            <w:bdr w:val="none" w:sz="0" w:space="0" w:color="auto" w:frame="1"/>
          </w:rPr>
          <w:t>sample mean</w:t>
        </w:r>
      </w:hyperlink>
      <w:r w:rsidRPr="003715C5">
        <w:rPr>
          <w:rFonts w:ascii="Arial" w:hAnsi="Arial" w:cs="Arial"/>
          <w:color w:val="777777"/>
          <w:szCs w:val="20"/>
        </w:rPr>
        <w:t> = 280</w:t>
      </w:r>
      <w:r w:rsidRPr="003715C5">
        <w:rPr>
          <w:rFonts w:ascii="Arial" w:hAnsi="Arial" w:cs="Arial"/>
          <w:color w:val="777777"/>
          <w:szCs w:val="20"/>
        </w:rPr>
        <w:br/>
        <w:t>μ</w:t>
      </w:r>
      <w:r w:rsidRPr="003715C5">
        <w:rPr>
          <w:rFonts w:ascii="inherit" w:hAnsi="inherit" w:cs="Arial"/>
          <w:color w:val="777777"/>
          <w:sz w:val="19"/>
          <w:szCs w:val="15"/>
          <w:bdr w:val="none" w:sz="0" w:space="0" w:color="auto" w:frame="1"/>
          <w:vertAlign w:val="subscript"/>
        </w:rPr>
        <w:t>0</w:t>
      </w:r>
      <w:r w:rsidRPr="003715C5">
        <w:rPr>
          <w:rFonts w:ascii="Arial" w:hAnsi="Arial" w:cs="Arial"/>
          <w:color w:val="777777"/>
          <w:szCs w:val="20"/>
        </w:rPr>
        <w:t> = </w:t>
      </w:r>
      <w:hyperlink r:id="rId1219" w:history="1">
        <w:r w:rsidRPr="003715C5">
          <w:rPr>
            <w:rStyle w:val="Hyperlink"/>
            <w:rFonts w:ascii="inherit" w:eastAsiaTheme="majorEastAsia" w:hAnsi="inherit" w:cs="Arial"/>
            <w:color w:val="05A9C5"/>
            <w:szCs w:val="20"/>
            <w:bdr w:val="none" w:sz="0" w:space="0" w:color="auto" w:frame="1"/>
          </w:rPr>
          <w:t>population mean</w:t>
        </w:r>
      </w:hyperlink>
      <w:r w:rsidRPr="003715C5">
        <w:rPr>
          <w:rFonts w:ascii="Arial" w:hAnsi="Arial" w:cs="Arial"/>
          <w:color w:val="777777"/>
          <w:szCs w:val="20"/>
        </w:rPr>
        <w:t> = 300</w:t>
      </w:r>
      <w:r w:rsidRPr="003715C5">
        <w:rPr>
          <w:rFonts w:ascii="Arial" w:hAnsi="Arial" w:cs="Arial"/>
          <w:color w:val="777777"/>
          <w:szCs w:val="20"/>
        </w:rPr>
        <w:br/>
        <w:t>s = sample standard deviation = 50</w:t>
      </w:r>
      <w:r w:rsidRPr="003715C5">
        <w:rPr>
          <w:rFonts w:ascii="Arial" w:hAnsi="Arial" w:cs="Arial"/>
          <w:color w:val="777777"/>
          <w:szCs w:val="20"/>
        </w:rPr>
        <w:br/>
        <w:t>n = </w:t>
      </w:r>
      <w:hyperlink r:id="rId1220" w:history="1">
        <w:r w:rsidRPr="003715C5">
          <w:rPr>
            <w:rStyle w:val="Hyperlink"/>
            <w:rFonts w:ascii="inherit" w:eastAsiaTheme="majorEastAsia" w:hAnsi="inherit" w:cs="Arial"/>
            <w:color w:val="05A9C5"/>
            <w:szCs w:val="20"/>
            <w:bdr w:val="none" w:sz="0" w:space="0" w:color="auto" w:frame="1"/>
          </w:rPr>
          <w:t>sample size</w:t>
        </w:r>
      </w:hyperlink>
      <w:r w:rsidRPr="003715C5">
        <w:rPr>
          <w:rFonts w:ascii="Arial" w:hAnsi="Arial" w:cs="Arial"/>
          <w:color w:val="777777"/>
          <w:szCs w:val="20"/>
        </w:rPr>
        <w:t> = 15</w:t>
      </w:r>
    </w:p>
    <w:p w14:paraId="10B0FF5A" w14:textId="77777777" w:rsidR="0061486F" w:rsidRPr="003715C5" w:rsidRDefault="0061486F" w:rsidP="0061486F">
      <w:pPr>
        <w:pStyle w:val="NormalWeb"/>
        <w:shd w:val="clear" w:color="auto" w:fill="FFFFFF"/>
        <w:spacing w:before="0" w:beforeAutospacing="0" w:after="225" w:afterAutospacing="0"/>
        <w:textAlignment w:val="baseline"/>
        <w:rPr>
          <w:rFonts w:ascii="Arial" w:hAnsi="Arial" w:cs="Arial"/>
          <w:color w:val="777777"/>
          <w:szCs w:val="20"/>
        </w:rPr>
      </w:pPr>
      <w:r w:rsidRPr="003715C5">
        <w:rPr>
          <w:rFonts w:ascii="Arial" w:hAnsi="Arial" w:cs="Arial"/>
          <w:color w:val="777777"/>
          <w:szCs w:val="20"/>
        </w:rPr>
        <w:t>t = (280 – 300)/ (50/√15) = -20 / 12.909945 = -1.549.</w:t>
      </w:r>
    </w:p>
    <w:p w14:paraId="7140E2CA" w14:textId="43950261"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2: </w:t>
      </w:r>
      <w:r w:rsidRPr="003715C5">
        <w:rPr>
          <w:rFonts w:ascii="Arial" w:hAnsi="Arial" w:cs="Arial"/>
          <w:color w:val="777777"/>
          <w:szCs w:val="20"/>
        </w:rPr>
        <w:t>Subtract 1 from the sample size to get the </w:t>
      </w:r>
      <w:hyperlink r:id="rId1221" w:history="1">
        <w:r w:rsidRPr="003715C5">
          <w:rPr>
            <w:rStyle w:val="Hyperlink"/>
            <w:rFonts w:ascii="inherit" w:eastAsiaTheme="majorEastAsia" w:hAnsi="inherit" w:cs="Arial"/>
            <w:color w:val="05A9C5"/>
            <w:szCs w:val="20"/>
            <w:bdr w:val="none" w:sz="0" w:space="0" w:color="auto" w:frame="1"/>
          </w:rPr>
          <w:t>degrees of freedom:</w:t>
        </w:r>
      </w:hyperlink>
      <w:r w:rsidRPr="003715C5">
        <w:rPr>
          <w:rFonts w:ascii="Arial" w:hAnsi="Arial" w:cs="Arial"/>
          <w:color w:val="777777"/>
          <w:szCs w:val="20"/>
        </w:rPr>
        <w:br/>
        <w:t>15 – 1 = 14. The degrees of freedom lets you know which form of the </w:t>
      </w:r>
      <w:hyperlink r:id="rId1222" w:history="1">
        <w:r w:rsidRPr="003715C5">
          <w:rPr>
            <w:rStyle w:val="Hyperlink"/>
            <w:rFonts w:ascii="inherit" w:eastAsiaTheme="majorEastAsia" w:hAnsi="inherit" w:cs="Arial"/>
            <w:color w:val="05A9C5"/>
            <w:szCs w:val="20"/>
            <w:bdr w:val="none" w:sz="0" w:space="0" w:color="auto" w:frame="1"/>
          </w:rPr>
          <w:t>t distribution </w:t>
        </w:r>
      </w:hyperlink>
      <w:r w:rsidRPr="003715C5">
        <w:rPr>
          <w:rFonts w:ascii="Arial" w:hAnsi="Arial" w:cs="Arial"/>
          <w:color w:val="777777"/>
          <w:szCs w:val="20"/>
        </w:rPr>
        <w:t>to use (there are many, but you can solve these problems without knowing that fact!).</w:t>
      </w:r>
    </w:p>
    <w:p w14:paraId="46891A61" w14:textId="77777777" w:rsidR="00E37538" w:rsidRPr="003715C5" w:rsidRDefault="00E37538" w:rsidP="0061486F">
      <w:pPr>
        <w:pStyle w:val="NormalWeb"/>
        <w:shd w:val="clear" w:color="auto" w:fill="FFFFFF"/>
        <w:spacing w:before="0" w:beforeAutospacing="0" w:after="0" w:afterAutospacing="0"/>
        <w:textAlignment w:val="baseline"/>
        <w:rPr>
          <w:rFonts w:ascii="Arial" w:hAnsi="Arial" w:cs="Arial"/>
          <w:color w:val="777777"/>
          <w:szCs w:val="20"/>
        </w:rPr>
      </w:pPr>
    </w:p>
    <w:p w14:paraId="614965B1" w14:textId="1E112C49" w:rsidR="0061486F" w:rsidRPr="003715C5"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3715C5">
        <w:rPr>
          <w:rFonts w:ascii="inherit" w:hAnsi="inherit" w:cs="Arial"/>
          <w:color w:val="0000FF"/>
          <w:szCs w:val="20"/>
          <w:bdr w:val="none" w:sz="0" w:space="0" w:color="auto" w:frame="1"/>
        </w:rPr>
        <w:t>Step 3: </w:t>
      </w:r>
      <w:r w:rsidRPr="003715C5">
        <w:rPr>
          <w:rFonts w:ascii="Arial" w:hAnsi="Arial" w:cs="Arial"/>
          <w:color w:val="777777"/>
          <w:szCs w:val="20"/>
        </w:rPr>
        <w:t>Use a calculator to find the probability using your </w:t>
      </w:r>
      <w:hyperlink r:id="rId1223" w:history="1">
        <w:r w:rsidRPr="003715C5">
          <w:rPr>
            <w:rStyle w:val="Hyperlink"/>
            <w:rFonts w:ascii="inherit" w:eastAsiaTheme="majorEastAsia" w:hAnsi="inherit" w:cs="Arial"/>
            <w:color w:val="05A9C5"/>
            <w:szCs w:val="20"/>
            <w:bdr w:val="none" w:sz="0" w:space="0" w:color="auto" w:frame="1"/>
          </w:rPr>
          <w:t>degrees of freedom</w:t>
        </w:r>
      </w:hyperlink>
      <w:r w:rsidRPr="003715C5">
        <w:rPr>
          <w:rFonts w:ascii="Arial" w:hAnsi="Arial" w:cs="Arial"/>
          <w:color w:val="777777"/>
          <w:szCs w:val="20"/>
        </w:rPr>
        <w:t> (8). You have several options, including the TI-83 (see </w:t>
      </w:r>
      <w:hyperlink r:id="rId1224" w:anchor="TI83" w:history="1">
        <w:r w:rsidRPr="003715C5">
          <w:rPr>
            <w:rStyle w:val="Hyperlink"/>
            <w:rFonts w:ascii="inherit" w:eastAsiaTheme="majorEastAsia" w:hAnsi="inherit" w:cs="Arial"/>
            <w:color w:val="05A9C5"/>
            <w:szCs w:val="20"/>
            <w:bdr w:val="none" w:sz="0" w:space="0" w:color="auto" w:frame="1"/>
          </w:rPr>
          <w:t>How to find a t distribution on a TI 83</w:t>
        </w:r>
      </w:hyperlink>
      <w:r w:rsidRPr="003715C5">
        <w:rPr>
          <w:rFonts w:ascii="Arial" w:hAnsi="Arial" w:cs="Arial"/>
          <w:color w:val="777777"/>
          <w:szCs w:val="20"/>
        </w:rPr>
        <w:t>) and </w:t>
      </w:r>
      <w:hyperlink r:id="rId1225" w:history="1">
        <w:r w:rsidRPr="003715C5">
          <w:rPr>
            <w:rStyle w:val="Hyperlink"/>
            <w:rFonts w:ascii="inherit" w:eastAsiaTheme="majorEastAsia" w:hAnsi="inherit" w:cs="Arial"/>
            <w:color w:val="05A9C5"/>
            <w:szCs w:val="20"/>
            <w:bdr w:val="none" w:sz="0" w:space="0" w:color="auto" w:frame="1"/>
          </w:rPr>
          <w:t>this online calculator</w:t>
        </w:r>
      </w:hyperlink>
      <w:r w:rsidRPr="003715C5">
        <w:rPr>
          <w:rFonts w:ascii="Arial" w:hAnsi="Arial" w:cs="Arial"/>
          <w:color w:val="777777"/>
          <w:szCs w:val="20"/>
        </w:rPr>
        <w:t>. Here’s the result from that calculator. Note that I selected the radio button under the left tail, as we’re looking for a result that’s no more than $280:</w:t>
      </w:r>
      <w:r w:rsidRPr="003715C5">
        <w:rPr>
          <w:rFonts w:ascii="Arial" w:hAnsi="Arial" w:cs="Arial"/>
          <w:color w:val="777777"/>
          <w:szCs w:val="20"/>
        </w:rPr>
        <w:br/>
      </w:r>
      <w:r w:rsidRPr="003715C5">
        <w:rPr>
          <w:rFonts w:ascii="inherit" w:hAnsi="inherit" w:cs="Arial"/>
          <w:noProof/>
          <w:color w:val="05A9C5"/>
          <w:szCs w:val="20"/>
          <w:bdr w:val="none" w:sz="0" w:space="0" w:color="auto" w:frame="1"/>
        </w:rPr>
        <w:lastRenderedPageBreak/>
        <w:drawing>
          <wp:inline distT="0" distB="0" distL="0" distR="0" wp14:anchorId="31A9FA30" wp14:editId="390F6136">
            <wp:extent cx="3771900" cy="1859280"/>
            <wp:effectExtent l="0" t="0" r="0" b="7620"/>
            <wp:docPr id="123" name="Picture 123" descr="t dist formula">
              <a:hlinkClick xmlns:a="http://schemas.openxmlformats.org/drawingml/2006/main" r:id="rId1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 dist formula">
                      <a:hlinkClick r:id="rId1226"/>
                    </pic:cNvPr>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3771900" cy="1859280"/>
                    </a:xfrm>
                    <a:prstGeom prst="rect">
                      <a:avLst/>
                    </a:prstGeom>
                    <a:noFill/>
                    <a:ln>
                      <a:noFill/>
                    </a:ln>
                  </pic:spPr>
                </pic:pic>
              </a:graphicData>
            </a:graphic>
          </wp:inline>
        </w:drawing>
      </w:r>
      <w:r w:rsidRPr="003715C5">
        <w:rPr>
          <w:rFonts w:ascii="Arial" w:hAnsi="Arial" w:cs="Arial"/>
          <w:color w:val="777777"/>
          <w:szCs w:val="20"/>
        </w:rPr>
        <w:br/>
      </w:r>
      <w:r w:rsidRPr="003715C5">
        <w:rPr>
          <w:rFonts w:ascii="Arial" w:hAnsi="Arial" w:cs="Arial"/>
          <w:color w:val="777777"/>
          <w:szCs w:val="20"/>
        </w:rPr>
        <w:br w:type="textWrapping" w:clear="left"/>
      </w:r>
      <w:r w:rsidRPr="003715C5">
        <w:rPr>
          <w:rFonts w:ascii="Arial" w:hAnsi="Arial" w:cs="Arial"/>
          <w:color w:val="777777"/>
          <w:szCs w:val="20"/>
        </w:rPr>
        <w:br/>
        <w:t>The probability is 0.0718, or 7.18%.</w:t>
      </w:r>
    </w:p>
    <w:p w14:paraId="57CF14BC" w14:textId="3EBA1EFF" w:rsidR="0061486F" w:rsidRDefault="00BF4B4E" w:rsidP="0061486F">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ab/>
      </w:r>
    </w:p>
    <w:p w14:paraId="3E5B5D8B" w14:textId="77777777" w:rsidR="0061486F" w:rsidRPr="00724114"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411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Scores in Psychometrics</w:t>
      </w:r>
    </w:p>
    <w:p w14:paraId="3A71005A" w14:textId="77777777" w:rsidR="00490E4B"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t>A t score in psychometric (psychological) testing is a specialized term that is </w:t>
      </w:r>
      <w:r w:rsidRPr="00646DC0">
        <w:rPr>
          <w:rStyle w:val="Strong"/>
          <w:rFonts w:ascii="inherit" w:hAnsi="inherit" w:cs="Arial"/>
          <w:color w:val="777777"/>
          <w:szCs w:val="20"/>
          <w:bdr w:val="none" w:sz="0" w:space="0" w:color="auto" w:frame="1"/>
        </w:rPr>
        <w:t>not the same thing as a t score that you get from a t-test.</w:t>
      </w:r>
      <w:r w:rsidRPr="00646DC0">
        <w:rPr>
          <w:rFonts w:ascii="Arial" w:hAnsi="Arial" w:cs="Arial"/>
          <w:color w:val="777777"/>
          <w:szCs w:val="20"/>
        </w:rPr>
        <w:br/>
        <w:t>T scores in </w:t>
      </w:r>
      <w:hyperlink r:id="rId1228" w:history="1">
        <w:r w:rsidRPr="00646DC0">
          <w:rPr>
            <w:rStyle w:val="Hyperlink"/>
            <w:rFonts w:ascii="inherit" w:eastAsiaTheme="majorEastAsia" w:hAnsi="inherit" w:cs="Arial"/>
            <w:color w:val="05A9C5"/>
            <w:szCs w:val="20"/>
            <w:bdr w:val="none" w:sz="0" w:space="0" w:color="auto" w:frame="1"/>
          </w:rPr>
          <w:t>t-tests</w:t>
        </w:r>
      </w:hyperlink>
      <w:r w:rsidRPr="00646DC0">
        <w:rPr>
          <w:rFonts w:ascii="Arial" w:hAnsi="Arial" w:cs="Arial"/>
          <w:color w:val="777777"/>
          <w:szCs w:val="20"/>
        </w:rPr>
        <w:t> can be positive or negative. </w:t>
      </w:r>
      <w:r w:rsidRPr="00646DC0">
        <w:rPr>
          <w:rStyle w:val="Strong"/>
          <w:rFonts w:ascii="inherit" w:hAnsi="inherit" w:cs="Arial"/>
          <w:color w:val="777777"/>
          <w:szCs w:val="20"/>
          <w:bdr w:val="none" w:sz="0" w:space="0" w:color="auto" w:frame="1"/>
        </w:rPr>
        <w:t>T scores in psychometric testing are always positive</w:t>
      </w:r>
      <w:r w:rsidRPr="00646DC0">
        <w:rPr>
          <w:rFonts w:ascii="Arial" w:hAnsi="Arial" w:cs="Arial"/>
          <w:color w:val="777777"/>
          <w:szCs w:val="20"/>
        </w:rPr>
        <w:t>, with a </w:t>
      </w:r>
      <w:hyperlink r:id="rId1229" w:anchor="mean" w:history="1">
        <w:r w:rsidRPr="00646DC0">
          <w:rPr>
            <w:rStyle w:val="Hyperlink"/>
            <w:rFonts w:ascii="inherit" w:eastAsiaTheme="majorEastAsia" w:hAnsi="inherit" w:cs="Arial"/>
            <w:color w:val="05A9C5"/>
            <w:szCs w:val="20"/>
            <w:bdr w:val="none" w:sz="0" w:space="0" w:color="auto" w:frame="1"/>
          </w:rPr>
          <w:t>mean </w:t>
        </w:r>
      </w:hyperlink>
      <w:r w:rsidRPr="00646DC0">
        <w:rPr>
          <w:rFonts w:ascii="Arial" w:hAnsi="Arial" w:cs="Arial"/>
          <w:color w:val="777777"/>
          <w:szCs w:val="20"/>
        </w:rPr>
        <w:t>of 50.</w:t>
      </w:r>
    </w:p>
    <w:p w14:paraId="522070E4" w14:textId="24AC6953"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br/>
        <w:t>A difference of 10 (positive or negative) from the mean is a difference of one </w:t>
      </w:r>
      <w:hyperlink r:id="rId1230" w:history="1">
        <w:r w:rsidRPr="00646DC0">
          <w:rPr>
            <w:rStyle w:val="Hyperlink"/>
            <w:rFonts w:ascii="inherit" w:eastAsiaTheme="majorEastAsia" w:hAnsi="inherit" w:cs="Arial"/>
            <w:color w:val="05A9C5"/>
            <w:szCs w:val="20"/>
            <w:bdr w:val="none" w:sz="0" w:space="0" w:color="auto" w:frame="1"/>
          </w:rPr>
          <w:t>standard deviation</w:t>
        </w:r>
      </w:hyperlink>
      <w:r w:rsidRPr="00646DC0">
        <w:rPr>
          <w:rFonts w:ascii="Arial" w:hAnsi="Arial" w:cs="Arial"/>
          <w:color w:val="777777"/>
          <w:szCs w:val="20"/>
        </w:rPr>
        <w:t xml:space="preserve">. For example, a score of 70 is two standard deviations above the mean, while a score of 0 is </w:t>
      </w:r>
      <w:r w:rsidR="00490E4B">
        <w:rPr>
          <w:rFonts w:ascii="Arial" w:hAnsi="Arial" w:cs="Arial"/>
          <w:color w:val="777777"/>
          <w:szCs w:val="20"/>
        </w:rPr>
        <w:t>five</w:t>
      </w:r>
      <w:r w:rsidRPr="00646DC0">
        <w:rPr>
          <w:rFonts w:ascii="Arial" w:hAnsi="Arial" w:cs="Arial"/>
          <w:color w:val="777777"/>
          <w:szCs w:val="20"/>
        </w:rPr>
        <w:t xml:space="preserve"> standard deviations below the mean.</w:t>
      </w:r>
    </w:p>
    <w:p w14:paraId="05514FD3" w14:textId="77777777" w:rsidR="00D07617" w:rsidRPr="00646DC0" w:rsidRDefault="00D07617" w:rsidP="0061486F">
      <w:pPr>
        <w:pStyle w:val="NormalWeb"/>
        <w:shd w:val="clear" w:color="auto" w:fill="FFFFFF"/>
        <w:spacing w:before="0" w:beforeAutospacing="0" w:after="0" w:afterAutospacing="0"/>
        <w:textAlignment w:val="baseline"/>
        <w:rPr>
          <w:rFonts w:ascii="Arial" w:hAnsi="Arial" w:cs="Arial"/>
          <w:color w:val="777777"/>
          <w:szCs w:val="20"/>
        </w:rPr>
      </w:pPr>
    </w:p>
    <w:p w14:paraId="2249A985" w14:textId="77777777" w:rsidR="00371FA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646DC0">
        <w:rPr>
          <w:rFonts w:ascii="Arial" w:hAnsi="Arial" w:cs="Arial"/>
          <w:color w:val="777777"/>
          <w:szCs w:val="20"/>
        </w:rPr>
        <w:t>A t score is similar to a </w:t>
      </w:r>
      <w:hyperlink r:id="rId1231" w:history="1">
        <w:r w:rsidRPr="00646DC0">
          <w:rPr>
            <w:rStyle w:val="Hyperlink"/>
            <w:rFonts w:ascii="inherit" w:eastAsiaTheme="majorEastAsia" w:hAnsi="inherit" w:cs="Arial"/>
            <w:color w:val="05A9C5"/>
            <w:szCs w:val="20"/>
            <w:bdr w:val="none" w:sz="0" w:space="0" w:color="auto" w:frame="1"/>
          </w:rPr>
          <w:t>z score</w:t>
        </w:r>
      </w:hyperlink>
      <w:r w:rsidRPr="00646DC0">
        <w:rPr>
          <w:rFonts w:ascii="Arial" w:hAnsi="Arial" w:cs="Arial"/>
          <w:color w:val="777777"/>
          <w:szCs w:val="20"/>
        </w:rPr>
        <w:t> — it represents </w:t>
      </w:r>
      <w:r w:rsidRPr="00646DC0">
        <w:rPr>
          <w:rStyle w:val="Strong"/>
          <w:rFonts w:ascii="inherit" w:hAnsi="inherit" w:cs="Arial"/>
          <w:color w:val="777777"/>
          <w:szCs w:val="20"/>
          <w:bdr w:val="none" w:sz="0" w:space="0" w:color="auto" w:frame="1"/>
        </w:rPr>
        <w:t>the number of </w:t>
      </w:r>
      <w:hyperlink r:id="rId1232" w:tgtFrame="_blank" w:history="1">
        <w:r w:rsidRPr="00646DC0">
          <w:rPr>
            <w:rStyle w:val="Hyperlink"/>
            <w:rFonts w:ascii="inherit" w:eastAsiaTheme="majorEastAsia" w:hAnsi="inherit" w:cs="Arial"/>
            <w:b/>
            <w:bCs/>
            <w:color w:val="05A9C5"/>
            <w:szCs w:val="20"/>
            <w:bdr w:val="none" w:sz="0" w:space="0" w:color="auto" w:frame="1"/>
          </w:rPr>
          <w:t>standard deviations</w:t>
        </w:r>
      </w:hyperlink>
      <w:r w:rsidRPr="00646DC0">
        <w:rPr>
          <w:rStyle w:val="Strong"/>
          <w:rFonts w:ascii="inherit" w:hAnsi="inherit" w:cs="Arial"/>
          <w:color w:val="777777"/>
          <w:szCs w:val="20"/>
          <w:bdr w:val="none" w:sz="0" w:space="0" w:color="auto" w:frame="1"/>
        </w:rPr>
        <w:t> from the mean</w:t>
      </w:r>
      <w:r w:rsidRPr="00646DC0">
        <w:rPr>
          <w:rFonts w:ascii="Arial" w:hAnsi="Arial" w:cs="Arial"/>
          <w:color w:val="777777"/>
          <w:szCs w:val="20"/>
        </w:rPr>
        <w:t xml:space="preserve">. While the z-score returns values from between -5 and 5 (most scores fall between -3 and 3) standard deviations from the mean, the t score has a greater value and returns results from between 0 to 100 (most scores will fall between 20 and 80). </w:t>
      </w:r>
      <w:r w:rsidRPr="00AE5DDF">
        <w:rPr>
          <w:rFonts w:ascii="Arial" w:hAnsi="Arial" w:cs="Arial"/>
          <w:color w:val="ED7D31" w:themeColor="accent2"/>
          <w:szCs w:val="20"/>
        </w:rPr>
        <w:t xml:space="preserve">Many people prefer t scores because the lack of negative numbers means they are easier to work with and there is a larger </w:t>
      </w:r>
      <w:proofErr w:type="gramStart"/>
      <w:r w:rsidRPr="00AE5DDF">
        <w:rPr>
          <w:rFonts w:ascii="Arial" w:hAnsi="Arial" w:cs="Arial"/>
          <w:color w:val="ED7D31" w:themeColor="accent2"/>
          <w:szCs w:val="20"/>
        </w:rPr>
        <w:t>range</w:t>
      </w:r>
      <w:proofErr w:type="gramEnd"/>
      <w:r w:rsidRPr="00AE5DDF">
        <w:rPr>
          <w:rFonts w:ascii="Arial" w:hAnsi="Arial" w:cs="Arial"/>
          <w:color w:val="ED7D31" w:themeColor="accent2"/>
          <w:szCs w:val="20"/>
        </w:rPr>
        <w:t xml:space="preserve"> so decimals are almost eliminated</w:t>
      </w:r>
      <w:r w:rsidRPr="00646DC0">
        <w:rPr>
          <w:rFonts w:ascii="Arial" w:hAnsi="Arial" w:cs="Arial"/>
          <w:color w:val="777777"/>
          <w:szCs w:val="20"/>
        </w:rPr>
        <w:t>. This table shows z-scores and their equivalent t scores.</w:t>
      </w:r>
    </w:p>
    <w:p w14:paraId="4197BB09" w14:textId="0807A580" w:rsidR="0061486F" w:rsidRDefault="0061486F" w:rsidP="0061486F">
      <w:pPr>
        <w:pStyle w:val="NormalWeb"/>
        <w:shd w:val="clear" w:color="auto" w:fill="FFFFFF"/>
        <w:spacing w:before="0" w:beforeAutospacing="0" w:after="0" w:afterAutospacing="0"/>
        <w:textAlignment w:val="baseline"/>
        <w:rPr>
          <w:rFonts w:ascii="Arial" w:hAnsi="Arial" w:cs="Arial"/>
          <w:color w:val="777777"/>
          <w:sz w:val="20"/>
          <w:szCs w:val="20"/>
        </w:rPr>
      </w:pPr>
      <w:r w:rsidRPr="00646DC0">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60EFBFD4" wp14:editId="4EB65FB2">
            <wp:extent cx="1226820" cy="2286000"/>
            <wp:effectExtent l="0" t="0" r="0" b="0"/>
            <wp:docPr id="122" name="Picture 122" descr="t-score vs. z-score">
              <a:hlinkClick xmlns:a="http://schemas.openxmlformats.org/drawingml/2006/main" r:id="rId1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score vs. z-score">
                      <a:hlinkClick r:id="rId1233"/>
                    </pic:cNvPr>
                    <pic:cNvPicPr>
                      <a:picLocks noChangeAspect="1" noChangeArrowheads="1"/>
                    </pic:cNvPicPr>
                  </pic:nvPicPr>
                  <pic:blipFill>
                    <a:blip r:embed="rId1234">
                      <a:extLst>
                        <a:ext uri="{28A0092B-C50C-407E-A947-70E740481C1C}">
                          <a14:useLocalDpi xmlns:a14="http://schemas.microsoft.com/office/drawing/2010/main" val="0"/>
                        </a:ext>
                      </a:extLst>
                    </a:blip>
                    <a:srcRect/>
                    <a:stretch>
                      <a:fillRect/>
                    </a:stretch>
                  </pic:blipFill>
                  <pic:spPr bwMode="auto">
                    <a:xfrm>
                      <a:off x="0" y="0"/>
                      <a:ext cx="1226820" cy="2286000"/>
                    </a:xfrm>
                    <a:prstGeom prst="rect">
                      <a:avLst/>
                    </a:prstGeom>
                    <a:noFill/>
                    <a:ln>
                      <a:noFill/>
                    </a:ln>
                  </pic:spPr>
                </pic:pic>
              </a:graphicData>
            </a:graphic>
          </wp:inline>
        </w:drawing>
      </w:r>
    </w:p>
    <w:p w14:paraId="2864E602" w14:textId="5129FEE0" w:rsidR="000B20F5" w:rsidRDefault="000B20F5"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4923163F" w14:textId="77777777" w:rsidR="00E750DD" w:rsidRPr="00CC2F48" w:rsidRDefault="00E750DD" w:rsidP="00E750DD">
      <w:pPr>
        <w:pStyle w:val="NormalWeb"/>
        <w:shd w:val="clear" w:color="auto" w:fill="F9F9F9"/>
        <w:spacing w:before="0" w:beforeAutospacing="0" w:after="0" w:afterAutospacing="0"/>
        <w:textAlignment w:val="baseline"/>
        <w:rPr>
          <w:rFonts w:ascii="inherit" w:hAnsi="inherit" w:cs="Arial"/>
          <w:i/>
          <w:iCs/>
          <w:color w:val="777777"/>
          <w:szCs w:val="20"/>
        </w:rPr>
      </w:pPr>
      <w:r w:rsidRPr="00CC2F48">
        <w:rPr>
          <w:rFonts w:ascii="inherit" w:hAnsi="inherit" w:cs="Arial"/>
          <w:b/>
          <w:i/>
          <w:iCs/>
          <w:color w:val="ED7D31" w:themeColor="accent2"/>
          <w:szCs w:val="20"/>
        </w:rPr>
        <w:t>T = (Z x 10) + 50</w:t>
      </w:r>
      <w:r w:rsidRPr="00CC2F48">
        <w:rPr>
          <w:rFonts w:ascii="inherit" w:hAnsi="inherit" w:cs="Arial"/>
          <w:i/>
          <w:iCs/>
          <w:color w:val="777777"/>
          <w:szCs w:val="20"/>
        </w:rPr>
        <w:t>.</w:t>
      </w:r>
    </w:p>
    <w:p w14:paraId="5323B5DC" w14:textId="1C0494A3" w:rsidR="00E750DD" w:rsidRDefault="00E750DD"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76C6F147" w14:textId="77777777" w:rsidR="00E750DD" w:rsidRDefault="00E750DD" w:rsidP="0061486F">
      <w:pPr>
        <w:pStyle w:val="NormalWeb"/>
        <w:shd w:val="clear" w:color="auto" w:fill="FFFFFF"/>
        <w:spacing w:before="0" w:beforeAutospacing="0" w:after="0" w:afterAutospacing="0"/>
        <w:textAlignment w:val="baseline"/>
        <w:rPr>
          <w:rFonts w:ascii="Arial" w:hAnsi="Arial" w:cs="Arial"/>
          <w:color w:val="777777"/>
          <w:sz w:val="20"/>
          <w:szCs w:val="20"/>
        </w:rPr>
      </w:pPr>
    </w:p>
    <w:p w14:paraId="74EF2ACC" w14:textId="77777777" w:rsidR="0061486F" w:rsidRPr="00401E64" w:rsidRDefault="0061486F" w:rsidP="0061486F">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E6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 Score Conversion in Psychometrics</w:t>
      </w:r>
    </w:p>
    <w:p w14:paraId="1649CED8" w14:textId="77777777" w:rsidR="0061486F" w:rsidRDefault="0061486F" w:rsidP="0061486F">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article below:</w:t>
      </w:r>
    </w:p>
    <w:p w14:paraId="2890FC54" w14:textId="62F4D714" w:rsidR="0061486F" w:rsidRDefault="006B7A7C" w:rsidP="0061486F">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5EBF42D" wp14:editId="64AE4D1C">
            <wp:extent cx="4572000" cy="3429000"/>
            <wp:effectExtent l="0" t="0" r="0" b="0"/>
            <wp:docPr id="128" name="Video 128">
              <a:hlinkClick xmlns:a="http://schemas.openxmlformats.org/drawingml/2006/main" r:id="rId1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Video 128">
                      <a:hlinkClick r:id="rId1235"/>
                    </pic:cNvPr>
                    <pic:cNvPicPr/>
                  </pic:nvPicPr>
                  <pic:blipFill>
                    <a:blip r:embed="rId12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7ad7ayWAVK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D2CDD68" w14:textId="77777777" w:rsidR="0061486F" w:rsidRPr="00CC2F48" w:rsidRDefault="0061486F" w:rsidP="0061486F">
      <w:pPr>
        <w:rPr>
          <w:rFonts w:ascii="Times New Roman" w:hAnsi="Times New Roman" w:cs="Times New Roman"/>
          <w:sz w:val="32"/>
          <w:szCs w:val="24"/>
        </w:rPr>
      </w:pPr>
      <w:r>
        <w:rPr>
          <w:rFonts w:ascii="Arial" w:hAnsi="Arial" w:cs="Arial"/>
          <w:color w:val="777777"/>
          <w:sz w:val="20"/>
          <w:szCs w:val="20"/>
        </w:rPr>
        <w:br/>
      </w:r>
      <w:r w:rsidRPr="00CC2F48">
        <w:rPr>
          <w:rFonts w:ascii="Arial" w:hAnsi="Arial" w:cs="Arial"/>
          <w:color w:val="777777"/>
          <w:sz w:val="24"/>
          <w:szCs w:val="20"/>
          <w:shd w:val="clear" w:color="auto" w:fill="FFFFFF"/>
        </w:rPr>
        <w:t>Calculating a t score is really just a </w:t>
      </w:r>
      <w:r w:rsidRPr="00CC2F48">
        <w:rPr>
          <w:rStyle w:val="Strong"/>
          <w:rFonts w:ascii="Arial" w:hAnsi="Arial" w:cs="Arial"/>
          <w:color w:val="777777"/>
          <w:sz w:val="24"/>
          <w:szCs w:val="20"/>
          <w:bdr w:val="none" w:sz="0" w:space="0" w:color="auto" w:frame="1"/>
          <w:shd w:val="clear" w:color="auto" w:fill="FFFFFF"/>
        </w:rPr>
        <w:t>conversion</w:t>
      </w:r>
      <w:r w:rsidRPr="00CC2F48">
        <w:rPr>
          <w:rFonts w:ascii="Arial" w:hAnsi="Arial" w:cs="Arial"/>
          <w:color w:val="777777"/>
          <w:sz w:val="24"/>
          <w:szCs w:val="20"/>
          <w:shd w:val="clear" w:color="auto" w:fill="FFFFFF"/>
        </w:rPr>
        <w:t> from a z score to a t score, much like </w:t>
      </w:r>
      <w:hyperlink r:id="rId1237" w:tgtFrame="_blank" w:history="1">
        <w:r w:rsidRPr="00CC2F48">
          <w:rPr>
            <w:rStyle w:val="Hyperlink"/>
            <w:rFonts w:ascii="Arial" w:hAnsi="Arial" w:cs="Arial"/>
            <w:color w:val="05A9C5"/>
            <w:sz w:val="24"/>
            <w:szCs w:val="20"/>
            <w:bdr w:val="none" w:sz="0" w:space="0" w:color="auto" w:frame="1"/>
            <w:shd w:val="clear" w:color="auto" w:fill="FFFFFF"/>
          </w:rPr>
          <w:t>converting Celsius to Fahrenheit</w:t>
        </w:r>
      </w:hyperlink>
      <w:r w:rsidRPr="00CC2F48">
        <w:rPr>
          <w:rFonts w:ascii="Arial" w:hAnsi="Arial" w:cs="Arial"/>
          <w:color w:val="777777"/>
          <w:sz w:val="24"/>
          <w:szCs w:val="20"/>
          <w:shd w:val="clear" w:color="auto" w:fill="FFFFFF"/>
        </w:rPr>
        <w:t>. The formula to convert a z score to a t score is:</w:t>
      </w:r>
    </w:p>
    <w:p w14:paraId="1D36D625" w14:textId="77777777" w:rsidR="0061486F" w:rsidRPr="00CC2F48" w:rsidRDefault="0061486F" w:rsidP="0061486F">
      <w:pPr>
        <w:pStyle w:val="NormalWeb"/>
        <w:shd w:val="clear" w:color="auto" w:fill="F9F9F9"/>
        <w:spacing w:before="0" w:beforeAutospacing="0" w:after="0" w:afterAutospacing="0"/>
        <w:textAlignment w:val="baseline"/>
        <w:rPr>
          <w:rFonts w:ascii="inherit" w:hAnsi="inherit" w:cs="Arial"/>
          <w:i/>
          <w:iCs/>
          <w:color w:val="777777"/>
          <w:szCs w:val="20"/>
        </w:rPr>
      </w:pPr>
      <w:r w:rsidRPr="00CC2F48">
        <w:rPr>
          <w:rFonts w:ascii="inherit" w:hAnsi="inherit" w:cs="Arial"/>
          <w:b/>
          <w:i/>
          <w:iCs/>
          <w:color w:val="ED7D31" w:themeColor="accent2"/>
          <w:szCs w:val="20"/>
        </w:rPr>
        <w:t>T = (Z x 10) + 50</w:t>
      </w:r>
      <w:r w:rsidRPr="00CC2F48">
        <w:rPr>
          <w:rFonts w:ascii="inherit" w:hAnsi="inherit" w:cs="Arial"/>
          <w:i/>
          <w:iCs/>
          <w:color w:val="777777"/>
          <w:szCs w:val="20"/>
        </w:rPr>
        <w:t>.</w:t>
      </w:r>
    </w:p>
    <w:p w14:paraId="1F77E8F6" w14:textId="77777777" w:rsidR="00CC2F48" w:rsidRDefault="00CC2F48" w:rsidP="0061486F">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5BC20A7A" w14:textId="228D3D5D" w:rsidR="0061486F" w:rsidRPr="00CC2F48"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Style w:val="Strong"/>
          <w:rFonts w:ascii="inherit" w:hAnsi="inherit" w:cs="Arial"/>
          <w:color w:val="777777"/>
          <w:szCs w:val="20"/>
          <w:bdr w:val="none" w:sz="0" w:space="0" w:color="auto" w:frame="1"/>
        </w:rPr>
        <w:t>Sample question:</w:t>
      </w:r>
      <w:r w:rsidRPr="00CC2F48">
        <w:rPr>
          <w:rFonts w:ascii="Arial" w:hAnsi="Arial" w:cs="Arial"/>
          <w:color w:val="777777"/>
          <w:szCs w:val="20"/>
        </w:rPr>
        <w:t> A candidate for a job takes a written test where the average score is 1026 and the standard deviation is 209. The candidate scores 1100. Calculate the t score for this candidate.</w:t>
      </w:r>
    </w:p>
    <w:p w14:paraId="3E18DDA3" w14:textId="2CBCAE8E" w:rsidR="0061486F" w:rsidRDefault="0061486F" w:rsidP="0061486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C2F48">
        <w:rPr>
          <w:rStyle w:val="Emphasis"/>
          <w:rFonts w:ascii="inherit" w:hAnsi="inherit" w:cs="Arial"/>
          <w:color w:val="777777"/>
          <w:szCs w:val="20"/>
          <w:bdr w:val="none" w:sz="0" w:space="0" w:color="auto" w:frame="1"/>
        </w:rPr>
        <w:t>Note: If you are given the z-score for a question, skip to Step 2.</w:t>
      </w:r>
    </w:p>
    <w:p w14:paraId="5D815134"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5AFB7E98" w14:textId="45152D01"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1: </w:t>
      </w:r>
      <w:r w:rsidRPr="00CC2F48">
        <w:rPr>
          <w:rFonts w:ascii="Arial" w:hAnsi="Arial" w:cs="Arial"/>
          <w:color w:val="777777"/>
          <w:szCs w:val="20"/>
        </w:rPr>
        <w:t>Calculate the z score. (See: </w:t>
      </w:r>
      <w:hyperlink r:id="rId1238" w:tgtFrame="_blank" w:history="1">
        <w:r w:rsidRPr="00CC2F48">
          <w:rPr>
            <w:rStyle w:val="Hyperlink"/>
            <w:rFonts w:ascii="inherit" w:eastAsiaTheme="majorEastAsia" w:hAnsi="inherit" w:cs="Arial"/>
            <w:color w:val="05A9C5"/>
            <w:szCs w:val="20"/>
            <w:bdr w:val="none" w:sz="0" w:space="0" w:color="auto" w:frame="1"/>
          </w:rPr>
          <w:t>How to calculate a z-score).</w:t>
        </w:r>
      </w:hyperlink>
      <w:r w:rsidRPr="00CC2F48">
        <w:rPr>
          <w:rFonts w:ascii="Arial" w:hAnsi="Arial" w:cs="Arial"/>
          <w:color w:val="777777"/>
          <w:szCs w:val="20"/>
        </w:rPr>
        <w:t>. The z-score for the data in this sample question is .354.</w:t>
      </w:r>
    </w:p>
    <w:p w14:paraId="586C5588"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7D3478E3" w14:textId="4F1A17E6" w:rsidR="0061486F"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2: </w:t>
      </w:r>
      <w:r w:rsidRPr="00CC2F48">
        <w:rPr>
          <w:rFonts w:ascii="Arial" w:hAnsi="Arial" w:cs="Arial"/>
          <w:color w:val="777777"/>
          <w:szCs w:val="20"/>
        </w:rPr>
        <w:t>Multiply the z score from Step 1 by 10:</w:t>
      </w:r>
      <w:r w:rsidRPr="00CC2F48">
        <w:rPr>
          <w:rFonts w:ascii="Arial" w:hAnsi="Arial" w:cs="Arial"/>
          <w:color w:val="777777"/>
          <w:szCs w:val="20"/>
        </w:rPr>
        <w:br/>
        <w:t>10 * .354 = 3.54.</w:t>
      </w:r>
    </w:p>
    <w:p w14:paraId="3713B60F" w14:textId="77777777" w:rsidR="006F1401" w:rsidRPr="00CC2F48" w:rsidRDefault="006F1401" w:rsidP="0061486F">
      <w:pPr>
        <w:pStyle w:val="NormalWeb"/>
        <w:shd w:val="clear" w:color="auto" w:fill="FFFFFF"/>
        <w:spacing w:before="0" w:beforeAutospacing="0" w:after="0" w:afterAutospacing="0"/>
        <w:textAlignment w:val="baseline"/>
        <w:rPr>
          <w:rFonts w:ascii="Arial" w:hAnsi="Arial" w:cs="Arial"/>
          <w:color w:val="777777"/>
          <w:szCs w:val="20"/>
        </w:rPr>
      </w:pPr>
    </w:p>
    <w:p w14:paraId="610E9D57" w14:textId="77777777" w:rsidR="0061486F" w:rsidRPr="00CC2F48" w:rsidRDefault="0061486F" w:rsidP="0061486F">
      <w:pPr>
        <w:pStyle w:val="NormalWeb"/>
        <w:shd w:val="clear" w:color="auto" w:fill="FFFFFF"/>
        <w:spacing w:before="0" w:beforeAutospacing="0" w:after="0" w:afterAutospacing="0"/>
        <w:textAlignment w:val="baseline"/>
        <w:rPr>
          <w:rFonts w:ascii="Arial" w:hAnsi="Arial" w:cs="Arial"/>
          <w:color w:val="777777"/>
          <w:szCs w:val="20"/>
        </w:rPr>
      </w:pPr>
      <w:r w:rsidRPr="00CC2F48">
        <w:rPr>
          <w:rFonts w:ascii="inherit" w:hAnsi="inherit" w:cs="Arial"/>
          <w:color w:val="0000FF"/>
          <w:szCs w:val="20"/>
          <w:bdr w:val="none" w:sz="0" w:space="0" w:color="auto" w:frame="1"/>
        </w:rPr>
        <w:t>Step 3: </w:t>
      </w:r>
      <w:r w:rsidRPr="00CC2F48">
        <w:rPr>
          <w:rFonts w:ascii="Arial" w:hAnsi="Arial" w:cs="Arial"/>
          <w:color w:val="777777"/>
          <w:szCs w:val="20"/>
        </w:rPr>
        <w:t>Add 50 to your result from Step 2:</w:t>
      </w:r>
      <w:r w:rsidRPr="00CC2F48">
        <w:rPr>
          <w:rFonts w:ascii="Arial" w:hAnsi="Arial" w:cs="Arial"/>
          <w:color w:val="777777"/>
          <w:szCs w:val="20"/>
        </w:rPr>
        <w:br/>
        <w:t>3.54 + 50 = 53.54.</w:t>
      </w:r>
    </w:p>
    <w:p w14:paraId="08B6FCA2" w14:textId="6DCE3D96" w:rsidR="0061486F" w:rsidRDefault="0061486F" w:rsidP="0061486F">
      <w:pPr>
        <w:pStyle w:val="NormalWeb"/>
        <w:shd w:val="clear" w:color="auto" w:fill="FFFFFF"/>
        <w:spacing w:before="0" w:beforeAutospacing="0" w:after="0" w:afterAutospacing="0"/>
        <w:textAlignment w:val="baseline"/>
        <w:rPr>
          <w:rStyle w:val="Emphasis"/>
          <w:rFonts w:ascii="inherit" w:hAnsi="inherit" w:cs="Arial"/>
          <w:color w:val="777777"/>
          <w:szCs w:val="20"/>
          <w:bdr w:val="none" w:sz="0" w:space="0" w:color="auto" w:frame="1"/>
        </w:rPr>
      </w:pPr>
      <w:r w:rsidRPr="00CC2F48">
        <w:rPr>
          <w:rStyle w:val="Emphasis"/>
          <w:rFonts w:ascii="inherit" w:hAnsi="inherit" w:cs="Arial"/>
          <w:color w:val="777777"/>
          <w:szCs w:val="20"/>
          <w:bdr w:val="none" w:sz="0" w:space="0" w:color="auto" w:frame="1"/>
        </w:rPr>
        <w:t>That’s it!</w:t>
      </w:r>
    </w:p>
    <w:p w14:paraId="1C1D99BB" w14:textId="77777777" w:rsidR="00104602" w:rsidRPr="00CC2F48" w:rsidRDefault="00104602" w:rsidP="0061486F">
      <w:pPr>
        <w:pStyle w:val="NormalWeb"/>
        <w:shd w:val="clear" w:color="auto" w:fill="FFFFFF"/>
        <w:spacing w:before="0" w:beforeAutospacing="0" w:after="0" w:afterAutospacing="0"/>
        <w:textAlignment w:val="baseline"/>
        <w:rPr>
          <w:rFonts w:ascii="Arial" w:hAnsi="Arial" w:cs="Arial"/>
          <w:color w:val="777777"/>
          <w:szCs w:val="20"/>
        </w:rPr>
      </w:pPr>
    </w:p>
    <w:p w14:paraId="6F068726" w14:textId="77777777" w:rsidR="0061486F" w:rsidRPr="00CB144B" w:rsidRDefault="0061486F" w:rsidP="0061486F">
      <w:pPr>
        <w:pStyle w:val="NormalWeb"/>
        <w:shd w:val="clear" w:color="auto" w:fill="FFFFFF"/>
        <w:spacing w:before="0" w:beforeAutospacing="0" w:after="0" w:afterAutospacing="0"/>
        <w:textAlignment w:val="baseline"/>
        <w:rPr>
          <w:rFonts w:ascii="Arial" w:hAnsi="Arial" w:cs="Arial"/>
          <w:color w:val="777777"/>
          <w:sz w:val="28"/>
          <w:szCs w:val="20"/>
        </w:rPr>
      </w:pPr>
      <w:r w:rsidRPr="00CB144B">
        <w:rPr>
          <w:rStyle w:val="Strong"/>
          <w:rFonts w:ascii="inherit" w:hAnsi="inherit" w:cs="Arial"/>
          <w:color w:val="777777"/>
          <w:sz w:val="26"/>
          <w:szCs w:val="20"/>
          <w:bdr w:val="none" w:sz="0" w:space="0" w:color="auto" w:frame="1"/>
        </w:rPr>
        <w:t>Tips</w:t>
      </w:r>
      <w:r w:rsidRPr="00CB144B">
        <w:rPr>
          <w:rFonts w:ascii="Arial" w:hAnsi="Arial" w:cs="Arial"/>
          <w:color w:val="777777"/>
          <w:sz w:val="28"/>
          <w:szCs w:val="20"/>
        </w:rPr>
        <w:t>:</w:t>
      </w:r>
    </w:p>
    <w:p w14:paraId="687BB4C3" w14:textId="77777777" w:rsidR="0061486F" w:rsidRPr="00CB144B" w:rsidRDefault="0061486F" w:rsidP="0088075B">
      <w:pPr>
        <w:numPr>
          <w:ilvl w:val="0"/>
          <w:numId w:val="57"/>
        </w:numPr>
        <w:shd w:val="clear" w:color="auto" w:fill="FFFFFF"/>
        <w:spacing w:after="0" w:line="240" w:lineRule="auto"/>
        <w:ind w:left="450"/>
        <w:textAlignment w:val="baseline"/>
        <w:rPr>
          <w:rFonts w:ascii="inherit" w:hAnsi="inherit" w:cs="Arial"/>
          <w:color w:val="777777"/>
          <w:sz w:val="26"/>
          <w:szCs w:val="20"/>
        </w:rPr>
      </w:pPr>
      <w:r w:rsidRPr="00CB144B">
        <w:rPr>
          <w:rFonts w:ascii="inherit" w:hAnsi="inherit" w:cs="Arial"/>
          <w:color w:val="777777"/>
          <w:sz w:val="26"/>
          <w:szCs w:val="20"/>
        </w:rPr>
        <w:t>z-scores and t scores both represent standard deviations from the mean, but while “0” on a z-score is 0 standard deviations from the mean, a “50” on a t score represents the same thing. That’s because t scores use a mean of 50 and z-scores use a mean of 0.</w:t>
      </w:r>
    </w:p>
    <w:p w14:paraId="6CD295B2" w14:textId="77777777" w:rsidR="0061486F" w:rsidRPr="00CB144B" w:rsidRDefault="0061486F" w:rsidP="0088075B">
      <w:pPr>
        <w:numPr>
          <w:ilvl w:val="0"/>
          <w:numId w:val="57"/>
        </w:numPr>
        <w:shd w:val="clear" w:color="auto" w:fill="FFFFFF"/>
        <w:spacing w:after="0" w:line="240" w:lineRule="auto"/>
        <w:ind w:left="450"/>
        <w:textAlignment w:val="baseline"/>
        <w:rPr>
          <w:rFonts w:ascii="inherit" w:hAnsi="inherit" w:cs="Arial"/>
          <w:color w:val="777777"/>
          <w:sz w:val="26"/>
          <w:szCs w:val="20"/>
        </w:rPr>
      </w:pPr>
      <w:r w:rsidRPr="00CB144B">
        <w:rPr>
          <w:rFonts w:ascii="inherit" w:hAnsi="inherit" w:cs="Arial"/>
          <w:color w:val="777777"/>
          <w:sz w:val="26"/>
          <w:szCs w:val="20"/>
        </w:rPr>
        <w:lastRenderedPageBreak/>
        <w:t>A t score of over 50 is above average; below 50 is below average. In general, a t score of above 60 means that the score is in the top one-sixth of the distribution; above 63, the top one-tenth. A t score</w:t>
      </w:r>
      <w:r w:rsidRPr="00CB144B">
        <w:rPr>
          <w:rFonts w:ascii="inherit" w:hAnsi="inherit" w:cs="Arial"/>
          <w:color w:val="777777"/>
          <w:sz w:val="26"/>
          <w:szCs w:val="20"/>
        </w:rPr>
        <w:br/>
        <w:t>below 40 indicates a lowest one-sixth position; below 37, the bottom one-tenth.</w:t>
      </w:r>
    </w:p>
    <w:p w14:paraId="03EF0B39" w14:textId="554FC42F" w:rsidR="0061486F" w:rsidRDefault="0061486F"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262A38" w14:textId="67652A28" w:rsidR="005A3963" w:rsidRPr="005A3963" w:rsidRDefault="005A3963" w:rsidP="005A396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396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(Student’s T-Test):</w:t>
      </w:r>
    </w:p>
    <w:p w14:paraId="674E2A55" w14:textId="77777777" w:rsidR="005D2F5C" w:rsidRPr="005A3963" w:rsidRDefault="005D2F5C" w:rsidP="005A3963">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396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T test?</w:t>
      </w:r>
    </w:p>
    <w:p w14:paraId="3CBADCB1" w14:textId="77777777" w:rsidR="005D2F5C" w:rsidRDefault="005D2F5C" w:rsidP="005D2F5C">
      <w:pPr>
        <w:pStyle w:val="NormalWeb"/>
        <w:shd w:val="clear" w:color="auto" w:fill="FFFFFF"/>
        <w:spacing w:before="0" w:beforeAutospacing="0" w:after="225" w:afterAutospacing="0"/>
        <w:textAlignment w:val="baseline"/>
        <w:rPr>
          <w:rFonts w:ascii="Arial" w:hAnsi="Arial" w:cs="Arial"/>
          <w:color w:val="777777"/>
          <w:sz w:val="20"/>
          <w:szCs w:val="20"/>
        </w:rPr>
      </w:pPr>
    </w:p>
    <w:p w14:paraId="67B135A9" w14:textId="1F1C8A9D" w:rsidR="005D2F5C" w:rsidRDefault="005D2F5C" w:rsidP="005D2F5C">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29A4E877" wp14:editId="2F244FF7">
            <wp:extent cx="2857500" cy="1714500"/>
            <wp:effectExtent l="0" t="0" r="0" b="0"/>
            <wp:docPr id="144" name="Picture 144" descr="t test">
              <a:hlinkClick xmlns:a="http://schemas.openxmlformats.org/drawingml/2006/main" r:id="rId1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 test">
                      <a:hlinkClick r:id="rId1239"/>
                    </pic:cNvPr>
                    <pic:cNvPicPr>
                      <a:picLocks noChangeAspect="1" noChangeArrowheads="1"/>
                    </pic:cNvPicPr>
                  </pic:nvPicPr>
                  <pic:blipFill>
                    <a:blip r:embed="rId124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14:paraId="1464798D" w14:textId="77777777" w:rsidR="005D2F5C" w:rsidRDefault="005D2F5C" w:rsidP="005D2F5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w:t>
      </w:r>
      <w:hyperlink r:id="rId1241" w:history="1">
        <w:r>
          <w:rPr>
            <w:rStyle w:val="Hyperlink"/>
            <w:rFonts w:ascii="inherit" w:eastAsiaTheme="majorEastAsia" w:hAnsi="inherit" w:cs="Arial"/>
            <w:i/>
            <w:iCs/>
            <w:color w:val="05A9C5"/>
            <w:sz w:val="20"/>
            <w:szCs w:val="20"/>
            <w:bdr w:val="none" w:sz="0" w:space="0" w:color="auto" w:frame="1"/>
          </w:rPr>
          <w:t>t-distribution</w:t>
        </w:r>
      </w:hyperlink>
      <w:r>
        <w:rPr>
          <w:rFonts w:ascii="inherit" w:hAnsi="inherit" w:cs="Arial"/>
          <w:i/>
          <w:iCs/>
          <w:color w:val="777777"/>
          <w:sz w:val="20"/>
          <w:szCs w:val="20"/>
        </w:rPr>
        <w:t>, used for the t-test. Image: Carnegie Mellon.</w:t>
      </w:r>
    </w:p>
    <w:p w14:paraId="2FDC8783" w14:textId="77777777" w:rsidR="006C2FD3" w:rsidRDefault="006C2FD3" w:rsidP="005D2F5C">
      <w:pPr>
        <w:rPr>
          <w:rFonts w:ascii="Arial" w:hAnsi="Arial" w:cs="Arial"/>
          <w:color w:val="777777"/>
          <w:sz w:val="20"/>
          <w:szCs w:val="20"/>
          <w:shd w:val="clear" w:color="auto" w:fill="FFFFFF"/>
        </w:rPr>
      </w:pPr>
    </w:p>
    <w:p w14:paraId="6D97D1F0" w14:textId="6F050D4F" w:rsidR="005D2F5C" w:rsidRPr="00DA0B85" w:rsidRDefault="005D2F5C" w:rsidP="005D2F5C">
      <w:pPr>
        <w:rPr>
          <w:rFonts w:ascii="Times New Roman" w:hAnsi="Times New Roman" w:cs="Times New Roman"/>
          <w:color w:val="ED7D31" w:themeColor="accent2"/>
          <w:sz w:val="32"/>
          <w:szCs w:val="24"/>
        </w:rPr>
      </w:pPr>
      <w:r w:rsidRPr="00DA0B85">
        <w:rPr>
          <w:rFonts w:ascii="Arial" w:hAnsi="Arial" w:cs="Arial"/>
          <w:color w:val="ED7D31" w:themeColor="accent2"/>
          <w:sz w:val="24"/>
          <w:szCs w:val="20"/>
          <w:shd w:val="clear" w:color="auto" w:fill="FFFFFF"/>
        </w:rPr>
        <w:t>The t test tells you how </w:t>
      </w:r>
      <w:hyperlink r:id="rId1242" w:history="1">
        <w:r w:rsidRPr="00DA0B85">
          <w:rPr>
            <w:rStyle w:val="Hyperlink"/>
            <w:rFonts w:ascii="Arial" w:hAnsi="Arial" w:cs="Arial"/>
            <w:color w:val="ED7D31" w:themeColor="accent2"/>
            <w:sz w:val="24"/>
            <w:szCs w:val="20"/>
            <w:bdr w:val="none" w:sz="0" w:space="0" w:color="auto" w:frame="1"/>
            <w:shd w:val="clear" w:color="auto" w:fill="FFFFFF"/>
          </w:rPr>
          <w:t>significant </w:t>
        </w:r>
      </w:hyperlink>
      <w:r w:rsidRPr="00DA0B85">
        <w:rPr>
          <w:rFonts w:ascii="Arial" w:hAnsi="Arial" w:cs="Arial"/>
          <w:color w:val="ED7D31" w:themeColor="accent2"/>
          <w:sz w:val="24"/>
          <w:szCs w:val="20"/>
          <w:shd w:val="clear" w:color="auto" w:fill="FFFFFF"/>
        </w:rPr>
        <w:t>the differences between groups are; In other words it lets you know if those differences (measured in means/averages) could have happened by chance.</w:t>
      </w:r>
    </w:p>
    <w:p w14:paraId="745DDB78" w14:textId="77777777" w:rsidR="005D2F5C" w:rsidRPr="003A22D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A22DF">
        <w:rPr>
          <w:rStyle w:val="Strong"/>
          <w:rFonts w:ascii="inherit" w:hAnsi="inherit" w:cs="Arial"/>
          <w:color w:val="777777"/>
          <w:szCs w:val="20"/>
          <w:bdr w:val="none" w:sz="0" w:space="0" w:color="auto" w:frame="1"/>
        </w:rPr>
        <w:t>A very simple example:</w:t>
      </w:r>
      <w:r w:rsidRPr="003A22DF">
        <w:rPr>
          <w:rFonts w:ascii="Arial" w:hAnsi="Arial" w:cs="Arial"/>
          <w:color w:val="777777"/>
          <w:szCs w:val="20"/>
        </w:rPr>
        <w:t> Let’s say you have a cold and you try a naturopathic remedy. Your cold lasts a couple of days. The next time you have a cold, you buy an over-the-counter pharmaceutical and the cold lasts a week. You survey your friends and they all tell you that their colds were of a shorter duration (an average of 3 days) when they took the homeopathic remedy. What you </w:t>
      </w:r>
      <w:r w:rsidRPr="003A22DF">
        <w:rPr>
          <w:rStyle w:val="Emphasis"/>
          <w:rFonts w:ascii="inherit" w:hAnsi="inherit" w:cs="Arial"/>
          <w:color w:val="777777"/>
          <w:szCs w:val="20"/>
          <w:bdr w:val="none" w:sz="0" w:space="0" w:color="auto" w:frame="1"/>
        </w:rPr>
        <w:t>really</w:t>
      </w:r>
      <w:r w:rsidRPr="003A22DF">
        <w:rPr>
          <w:rFonts w:ascii="Arial" w:hAnsi="Arial" w:cs="Arial"/>
          <w:color w:val="777777"/>
          <w:szCs w:val="20"/>
        </w:rPr>
        <w:t> want to know is, are these results repeatable? A t test can tell you by comparing the means of the two groups and letting you know the probability of those results happening by chance.</w:t>
      </w:r>
    </w:p>
    <w:p w14:paraId="039391CE" w14:textId="77777777" w:rsidR="0040569D" w:rsidRDefault="0040569D" w:rsidP="005D2F5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4FB99164" w14:textId="75CF21D8"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A22DF">
        <w:rPr>
          <w:rStyle w:val="Strong"/>
          <w:rFonts w:ascii="inherit" w:hAnsi="inherit" w:cs="Arial"/>
          <w:color w:val="777777"/>
          <w:szCs w:val="20"/>
          <w:bdr w:val="none" w:sz="0" w:space="0" w:color="auto" w:frame="1"/>
        </w:rPr>
        <w:t>Another example:</w:t>
      </w:r>
      <w:r w:rsidRPr="003A22DF">
        <w:rPr>
          <w:rFonts w:ascii="Arial" w:hAnsi="Arial" w:cs="Arial"/>
          <w:color w:val="777777"/>
          <w:szCs w:val="20"/>
        </w:rPr>
        <w:t> Student’s T-tests can be used in real life to compare means. For example, a drug company may want to test a new cancer drug to find out if it improves life expectancy. In an experiment, there’s always a </w:t>
      </w:r>
      <w:hyperlink r:id="rId1243" w:history="1">
        <w:r w:rsidRPr="003A22DF">
          <w:rPr>
            <w:rStyle w:val="Hyperlink"/>
            <w:rFonts w:ascii="inherit" w:eastAsiaTheme="majorEastAsia" w:hAnsi="inherit" w:cs="Arial"/>
            <w:color w:val="05A9C5"/>
            <w:szCs w:val="20"/>
            <w:bdr w:val="none" w:sz="0" w:space="0" w:color="auto" w:frame="1"/>
          </w:rPr>
          <w:t>control group</w:t>
        </w:r>
      </w:hyperlink>
      <w:r w:rsidRPr="003A22DF">
        <w:rPr>
          <w:rFonts w:ascii="Arial" w:hAnsi="Arial" w:cs="Arial"/>
          <w:color w:val="777777"/>
          <w:szCs w:val="20"/>
        </w:rPr>
        <w:t xml:space="preserve"> (a group who are given a placebo, or “sugar pill”). The control group may show an average life expectancy of +5 years, while the group taking the new drug might have a life expectancy of +6 years. </w:t>
      </w:r>
      <w:proofErr w:type="gramStart"/>
      <w:r w:rsidRPr="003A22DF">
        <w:rPr>
          <w:rFonts w:ascii="Arial" w:hAnsi="Arial" w:cs="Arial"/>
          <w:color w:val="777777"/>
          <w:szCs w:val="20"/>
        </w:rPr>
        <w:t>It would seem that the</w:t>
      </w:r>
      <w:proofErr w:type="gramEnd"/>
      <w:r w:rsidRPr="003A22DF">
        <w:rPr>
          <w:rFonts w:ascii="Arial" w:hAnsi="Arial" w:cs="Arial"/>
          <w:color w:val="777777"/>
          <w:szCs w:val="20"/>
        </w:rPr>
        <w:t xml:space="preserve"> drug might work. But it could be due to a fluke. To test this, researchers would use a Student’s t-test to find out if the results are repeatable for an entire population.</w:t>
      </w:r>
    </w:p>
    <w:p w14:paraId="265258C0" w14:textId="77777777" w:rsidR="002B2152" w:rsidRPr="003A22DF" w:rsidRDefault="002B2152" w:rsidP="005D2F5C">
      <w:pPr>
        <w:pStyle w:val="NormalWeb"/>
        <w:shd w:val="clear" w:color="auto" w:fill="FFFFFF"/>
        <w:spacing w:before="0" w:beforeAutospacing="0" w:after="0" w:afterAutospacing="0"/>
        <w:textAlignment w:val="baseline"/>
        <w:rPr>
          <w:rFonts w:ascii="Arial" w:hAnsi="Arial" w:cs="Arial"/>
          <w:color w:val="777777"/>
          <w:szCs w:val="20"/>
        </w:rPr>
      </w:pPr>
    </w:p>
    <w:p w14:paraId="1D0B7A7A" w14:textId="77777777" w:rsidR="005D2F5C" w:rsidRPr="004226E1" w:rsidRDefault="005D2F5C" w:rsidP="004226E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226E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The T Score.</w:t>
      </w:r>
    </w:p>
    <w:p w14:paraId="5C66694B" w14:textId="74C9F43E"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D81B4A">
        <w:rPr>
          <w:rFonts w:ascii="Arial" w:hAnsi="Arial" w:cs="Arial"/>
          <w:color w:val="ED7D31" w:themeColor="accent2"/>
          <w:szCs w:val="20"/>
        </w:rPr>
        <w:t>The </w:t>
      </w:r>
      <w:hyperlink r:id="rId1244" w:history="1">
        <w:r w:rsidRPr="00D81B4A">
          <w:rPr>
            <w:rStyle w:val="Hyperlink"/>
            <w:rFonts w:ascii="inherit" w:eastAsiaTheme="majorEastAsia" w:hAnsi="inherit" w:cs="Arial"/>
            <w:color w:val="ED7D31" w:themeColor="accent2"/>
            <w:szCs w:val="20"/>
            <w:bdr w:val="none" w:sz="0" w:space="0" w:color="auto" w:frame="1"/>
          </w:rPr>
          <w:t>t score</w:t>
        </w:r>
      </w:hyperlink>
      <w:r w:rsidRPr="00D81B4A">
        <w:rPr>
          <w:rFonts w:ascii="Arial" w:hAnsi="Arial" w:cs="Arial"/>
          <w:color w:val="ED7D31" w:themeColor="accent2"/>
          <w:szCs w:val="20"/>
        </w:rPr>
        <w:t> is a </w:t>
      </w:r>
      <w:hyperlink r:id="rId1245" w:history="1">
        <w:r w:rsidRPr="00D81B4A">
          <w:rPr>
            <w:rStyle w:val="Hyperlink"/>
            <w:rFonts w:ascii="inherit" w:eastAsiaTheme="majorEastAsia" w:hAnsi="inherit" w:cs="Arial"/>
            <w:color w:val="ED7D31" w:themeColor="accent2"/>
            <w:szCs w:val="20"/>
            <w:bdr w:val="none" w:sz="0" w:space="0" w:color="auto" w:frame="1"/>
          </w:rPr>
          <w:t>ratio </w:t>
        </w:r>
      </w:hyperlink>
      <w:r w:rsidRPr="00D81B4A">
        <w:rPr>
          <w:rFonts w:ascii="Arial" w:hAnsi="Arial" w:cs="Arial"/>
          <w:color w:val="ED7D31" w:themeColor="accent2"/>
          <w:szCs w:val="20"/>
        </w:rPr>
        <w:t>between the </w:t>
      </w:r>
      <w:r w:rsidRPr="00D81B4A">
        <w:rPr>
          <w:rStyle w:val="Strong"/>
          <w:rFonts w:ascii="inherit" w:hAnsi="inherit" w:cs="Arial"/>
          <w:color w:val="ED7D31" w:themeColor="accent2"/>
          <w:szCs w:val="20"/>
          <w:bdr w:val="none" w:sz="0" w:space="0" w:color="auto" w:frame="1"/>
        </w:rPr>
        <w:t>difference between two groups and the difference within the groups</w:t>
      </w:r>
      <w:r w:rsidRPr="00277E5C">
        <w:rPr>
          <w:rFonts w:ascii="Arial" w:hAnsi="Arial" w:cs="Arial"/>
          <w:color w:val="777777"/>
          <w:szCs w:val="20"/>
        </w:rPr>
        <w:t xml:space="preserve">. </w:t>
      </w:r>
      <w:r w:rsidRPr="00516DA1">
        <w:rPr>
          <w:rFonts w:ascii="Arial" w:hAnsi="Arial" w:cs="Arial"/>
          <w:color w:val="ED7D31" w:themeColor="accent2"/>
          <w:szCs w:val="20"/>
        </w:rPr>
        <w:t>The larger the t score, the more difference there is between groups</w:t>
      </w:r>
      <w:r w:rsidRPr="00277E5C">
        <w:rPr>
          <w:rFonts w:ascii="Arial" w:hAnsi="Arial" w:cs="Arial"/>
          <w:color w:val="777777"/>
          <w:szCs w:val="20"/>
        </w:rPr>
        <w:t xml:space="preserve">. </w:t>
      </w:r>
      <w:r w:rsidRPr="00516DA1">
        <w:rPr>
          <w:rFonts w:ascii="Arial" w:hAnsi="Arial" w:cs="Arial"/>
          <w:color w:val="ED7D31" w:themeColor="accent2"/>
          <w:szCs w:val="20"/>
        </w:rPr>
        <w:t>The smaller the t score, the more similarity there is between groups.</w:t>
      </w:r>
      <w:r w:rsidRPr="00277E5C">
        <w:rPr>
          <w:rFonts w:ascii="Arial" w:hAnsi="Arial" w:cs="Arial"/>
          <w:color w:val="777777"/>
          <w:szCs w:val="20"/>
        </w:rPr>
        <w:t xml:space="preserve"> A t score of 3 means that the groups are three times as different </w:t>
      </w:r>
      <w:r w:rsidRPr="00277E5C">
        <w:rPr>
          <w:rStyle w:val="Emphasis"/>
          <w:rFonts w:ascii="inherit" w:hAnsi="inherit" w:cs="Arial"/>
          <w:color w:val="777777"/>
          <w:szCs w:val="20"/>
          <w:bdr w:val="none" w:sz="0" w:space="0" w:color="auto" w:frame="1"/>
        </w:rPr>
        <w:t>from</w:t>
      </w:r>
      <w:r w:rsidRPr="00277E5C">
        <w:rPr>
          <w:rFonts w:ascii="Arial" w:hAnsi="Arial" w:cs="Arial"/>
          <w:color w:val="777777"/>
          <w:szCs w:val="20"/>
        </w:rPr>
        <w:t> each other as they are within each other. When you run a t test, the bigger the t-value, the more likely it is that the results are repeatable.</w:t>
      </w:r>
    </w:p>
    <w:p w14:paraId="02ABE1B1" w14:textId="77777777" w:rsidR="00277E5C" w:rsidRPr="00277E5C" w:rsidRDefault="00277E5C" w:rsidP="005D2F5C">
      <w:pPr>
        <w:pStyle w:val="NormalWeb"/>
        <w:shd w:val="clear" w:color="auto" w:fill="FFFFFF"/>
        <w:spacing w:before="0" w:beforeAutospacing="0" w:after="0" w:afterAutospacing="0"/>
        <w:textAlignment w:val="baseline"/>
        <w:rPr>
          <w:rFonts w:ascii="Arial" w:hAnsi="Arial" w:cs="Arial"/>
          <w:color w:val="777777"/>
          <w:szCs w:val="20"/>
        </w:rPr>
      </w:pPr>
    </w:p>
    <w:p w14:paraId="5FE24D51" w14:textId="77777777" w:rsidR="005D2F5C" w:rsidRPr="00FA751B" w:rsidRDefault="005D2F5C" w:rsidP="005D2F5C">
      <w:pPr>
        <w:numPr>
          <w:ilvl w:val="0"/>
          <w:numId w:val="65"/>
        </w:numPr>
        <w:shd w:val="clear" w:color="auto" w:fill="FFFFFF"/>
        <w:spacing w:after="0" w:line="240" w:lineRule="auto"/>
        <w:ind w:left="450"/>
        <w:textAlignment w:val="baseline"/>
        <w:rPr>
          <w:rFonts w:ascii="inherit" w:hAnsi="inherit" w:cs="Arial"/>
          <w:color w:val="777777"/>
          <w:sz w:val="26"/>
          <w:szCs w:val="20"/>
        </w:rPr>
      </w:pPr>
      <w:r w:rsidRPr="00FA751B">
        <w:rPr>
          <w:rFonts w:ascii="inherit" w:hAnsi="inherit" w:cs="Arial"/>
          <w:color w:val="777777"/>
          <w:sz w:val="26"/>
          <w:szCs w:val="20"/>
        </w:rPr>
        <w:t>A large t-score tells you that the groups are different.</w:t>
      </w:r>
    </w:p>
    <w:p w14:paraId="07BD0BEC" w14:textId="5EE4605C" w:rsidR="005D2F5C" w:rsidRPr="00FA751B" w:rsidRDefault="005D2F5C" w:rsidP="005D2F5C">
      <w:pPr>
        <w:numPr>
          <w:ilvl w:val="0"/>
          <w:numId w:val="65"/>
        </w:numPr>
        <w:shd w:val="clear" w:color="auto" w:fill="FFFFFF"/>
        <w:spacing w:after="0" w:line="240" w:lineRule="auto"/>
        <w:ind w:left="450"/>
        <w:textAlignment w:val="baseline"/>
        <w:rPr>
          <w:rFonts w:ascii="inherit" w:hAnsi="inherit" w:cs="Arial"/>
          <w:color w:val="777777"/>
          <w:szCs w:val="20"/>
        </w:rPr>
      </w:pPr>
      <w:r w:rsidRPr="00FA751B">
        <w:rPr>
          <w:rFonts w:ascii="inherit" w:hAnsi="inherit" w:cs="Arial"/>
          <w:color w:val="777777"/>
          <w:sz w:val="26"/>
          <w:szCs w:val="20"/>
        </w:rPr>
        <w:t>A small t-score tells you that the groups are similar</w:t>
      </w:r>
      <w:r w:rsidRPr="00FA751B">
        <w:rPr>
          <w:rFonts w:ascii="inherit" w:hAnsi="inherit" w:cs="Arial"/>
          <w:color w:val="777777"/>
          <w:szCs w:val="20"/>
        </w:rPr>
        <w:t>.</w:t>
      </w:r>
    </w:p>
    <w:p w14:paraId="7A518428" w14:textId="77777777" w:rsidR="00FA751B" w:rsidRDefault="00FA751B" w:rsidP="00FA751B">
      <w:pPr>
        <w:shd w:val="clear" w:color="auto" w:fill="FFFFFF"/>
        <w:spacing w:after="0" w:line="240" w:lineRule="auto"/>
        <w:ind w:left="450"/>
        <w:textAlignment w:val="baseline"/>
        <w:rPr>
          <w:rFonts w:ascii="inherit" w:hAnsi="inherit" w:cs="Arial"/>
          <w:color w:val="777777"/>
          <w:sz w:val="20"/>
          <w:szCs w:val="20"/>
        </w:rPr>
      </w:pPr>
    </w:p>
    <w:p w14:paraId="7A7F1AFF" w14:textId="77777777" w:rsidR="005D2F5C" w:rsidRPr="00441FB5" w:rsidRDefault="005D2F5C" w:rsidP="00441FB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41FB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T-Values and P-values</w:t>
      </w:r>
    </w:p>
    <w:p w14:paraId="793BA6AA" w14:textId="77777777" w:rsidR="005D2F5C" w:rsidRPr="004D7C66" w:rsidRDefault="005D2F5C" w:rsidP="005D2F5C">
      <w:pPr>
        <w:pStyle w:val="NormalWeb"/>
        <w:shd w:val="clear" w:color="auto" w:fill="FFFFFF"/>
        <w:spacing w:before="0" w:beforeAutospacing="0" w:after="0" w:afterAutospacing="0"/>
        <w:textAlignment w:val="baseline"/>
        <w:rPr>
          <w:rFonts w:ascii="Arial" w:hAnsi="Arial" w:cs="Arial"/>
          <w:color w:val="ED7D31" w:themeColor="accent2"/>
          <w:szCs w:val="20"/>
        </w:rPr>
      </w:pPr>
      <w:r>
        <w:rPr>
          <w:rFonts w:ascii="Arial" w:hAnsi="Arial" w:cs="Arial"/>
          <w:color w:val="777777"/>
          <w:sz w:val="20"/>
          <w:szCs w:val="20"/>
        </w:rPr>
        <w:br/>
      </w:r>
      <w:r w:rsidRPr="00532969">
        <w:rPr>
          <w:rFonts w:ascii="Arial" w:hAnsi="Arial" w:cs="Arial"/>
          <w:color w:val="777777"/>
          <w:szCs w:val="20"/>
        </w:rPr>
        <w:t>How big is “big enough”? Every t-value has a </w:t>
      </w:r>
      <w:hyperlink r:id="rId1246" w:history="1">
        <w:r w:rsidRPr="00532969">
          <w:rPr>
            <w:rStyle w:val="Hyperlink"/>
            <w:rFonts w:ascii="inherit" w:eastAsiaTheme="majorEastAsia" w:hAnsi="inherit" w:cs="Arial"/>
            <w:color w:val="05A9C5"/>
            <w:szCs w:val="20"/>
            <w:bdr w:val="none" w:sz="0" w:space="0" w:color="auto" w:frame="1"/>
          </w:rPr>
          <w:t>p-value</w:t>
        </w:r>
      </w:hyperlink>
      <w:r w:rsidRPr="00532969">
        <w:rPr>
          <w:rFonts w:ascii="Arial" w:hAnsi="Arial" w:cs="Arial"/>
          <w:color w:val="777777"/>
          <w:szCs w:val="20"/>
        </w:rPr>
        <w:t> to go with it</w:t>
      </w:r>
      <w:r w:rsidRPr="004D7C66">
        <w:rPr>
          <w:rFonts w:ascii="Arial" w:hAnsi="Arial" w:cs="Arial"/>
          <w:color w:val="ED7D31" w:themeColor="accent2"/>
          <w:szCs w:val="20"/>
        </w:rPr>
        <w:t>. A p-value is the </w:t>
      </w:r>
      <w:hyperlink r:id="rId1247" w:history="1">
        <w:r w:rsidRPr="004D7C66">
          <w:rPr>
            <w:rStyle w:val="Hyperlink"/>
            <w:rFonts w:ascii="inherit" w:eastAsiaTheme="majorEastAsia" w:hAnsi="inherit" w:cs="Arial"/>
            <w:color w:val="ED7D31" w:themeColor="accent2"/>
            <w:szCs w:val="20"/>
            <w:bdr w:val="none" w:sz="0" w:space="0" w:color="auto" w:frame="1"/>
          </w:rPr>
          <w:t>probability</w:t>
        </w:r>
      </w:hyperlink>
      <w:r w:rsidRPr="004D7C66">
        <w:rPr>
          <w:rFonts w:ascii="Arial" w:hAnsi="Arial" w:cs="Arial"/>
          <w:color w:val="ED7D31" w:themeColor="accent2"/>
          <w:szCs w:val="20"/>
        </w:rPr>
        <w:t> that the results from your sample data occurred by chance</w:t>
      </w:r>
      <w:r w:rsidRPr="00532969">
        <w:rPr>
          <w:rFonts w:ascii="Arial" w:hAnsi="Arial" w:cs="Arial"/>
          <w:color w:val="777777"/>
          <w:szCs w:val="20"/>
        </w:rPr>
        <w:t>. P-values are from 0% to 100%. They are usually written as a decimal. For example, a p value of 5% is 0.05. </w:t>
      </w:r>
      <w:r w:rsidRPr="00532969">
        <w:rPr>
          <w:rStyle w:val="Strong"/>
          <w:rFonts w:ascii="inherit" w:hAnsi="inherit" w:cs="Arial"/>
          <w:color w:val="777777"/>
          <w:szCs w:val="20"/>
          <w:bdr w:val="none" w:sz="0" w:space="0" w:color="auto" w:frame="1"/>
        </w:rPr>
        <w:t>Low p-values are good</w:t>
      </w:r>
      <w:r w:rsidRPr="00532969">
        <w:rPr>
          <w:rFonts w:ascii="Arial" w:hAnsi="Arial" w:cs="Arial"/>
          <w:color w:val="777777"/>
          <w:szCs w:val="20"/>
        </w:rPr>
        <w:t xml:space="preserve">; They indicate your data did not occur by chance. For example, a p-value of .01 means there is only a 1% probability that the results from an experiment happened by chance. </w:t>
      </w:r>
      <w:r w:rsidRPr="004D7C66">
        <w:rPr>
          <w:rFonts w:ascii="Arial" w:hAnsi="Arial" w:cs="Arial"/>
          <w:color w:val="ED7D31" w:themeColor="accent2"/>
          <w:szCs w:val="20"/>
        </w:rPr>
        <w:t>In most cases, a p-value of 0.05 (5%) is accepted to mean the data is valid.</w:t>
      </w:r>
    </w:p>
    <w:p w14:paraId="73B450C1" w14:textId="77777777" w:rsidR="00162F76" w:rsidRDefault="00162F76" w:rsidP="005D2F5C">
      <w:pPr>
        <w:pStyle w:val="Heading2"/>
        <w:spacing w:before="0" w:line="525" w:lineRule="atLeast"/>
        <w:textAlignment w:val="baseline"/>
        <w:rPr>
          <w:rFonts w:ascii="Arial" w:hAnsi="Arial" w:cs="Arial"/>
          <w:b/>
          <w:bCs/>
          <w:color w:val="555555"/>
          <w:sz w:val="42"/>
          <w:szCs w:val="42"/>
        </w:rPr>
      </w:pPr>
    </w:p>
    <w:p w14:paraId="0075B5AF" w14:textId="0C09EC20" w:rsidR="005D2F5C" w:rsidRPr="00162F76" w:rsidRDefault="005D2F5C" w:rsidP="00162F76">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2F7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Calculating the Statistic / Test Types</w:t>
      </w:r>
    </w:p>
    <w:p w14:paraId="3EC799AB" w14:textId="7285265B" w:rsidR="005D2F5C" w:rsidRDefault="005D2F5C" w:rsidP="005D2F5C">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r>
        <w:rPr>
          <w:rFonts w:ascii="Arial" w:hAnsi="Arial" w:cs="Arial"/>
          <w:color w:val="777777"/>
          <w:sz w:val="20"/>
          <w:szCs w:val="20"/>
        </w:rPr>
        <w:br/>
      </w:r>
      <w:r w:rsidRPr="002B2CBC">
        <w:rPr>
          <w:rFonts w:ascii="Arial" w:hAnsi="Arial" w:cs="Arial"/>
          <w:color w:val="777777"/>
          <w:szCs w:val="20"/>
        </w:rPr>
        <w:t>There are</w:t>
      </w:r>
      <w:r w:rsidRPr="002B2CBC">
        <w:rPr>
          <w:rStyle w:val="Strong"/>
          <w:rFonts w:ascii="inherit" w:hAnsi="inherit" w:cs="Arial"/>
          <w:color w:val="777777"/>
          <w:szCs w:val="20"/>
          <w:bdr w:val="none" w:sz="0" w:space="0" w:color="auto" w:frame="1"/>
        </w:rPr>
        <w:t> three main types of t-test:</w:t>
      </w:r>
    </w:p>
    <w:p w14:paraId="03F00ADD" w14:textId="77777777" w:rsidR="001003D7" w:rsidRPr="002B2CBC" w:rsidRDefault="001003D7" w:rsidP="008F3B99">
      <w:pPr>
        <w:shd w:val="clear" w:color="auto" w:fill="FFFFFF"/>
        <w:spacing w:after="0" w:line="240" w:lineRule="auto"/>
        <w:textAlignment w:val="baseline"/>
        <w:rPr>
          <w:rFonts w:ascii="inherit" w:hAnsi="inherit" w:cs="Arial"/>
          <w:color w:val="777777"/>
          <w:sz w:val="24"/>
          <w:szCs w:val="20"/>
        </w:rPr>
      </w:pPr>
    </w:p>
    <w:p w14:paraId="112755F9" w14:textId="7247FE65" w:rsidR="00264111" w:rsidRDefault="00D07F14" w:rsidP="00264111">
      <w:pPr>
        <w:numPr>
          <w:ilvl w:val="0"/>
          <w:numId w:val="66"/>
        </w:numPr>
        <w:shd w:val="clear" w:color="auto" w:fill="FFFFFF"/>
        <w:spacing w:after="0" w:line="240" w:lineRule="auto"/>
        <w:ind w:left="450"/>
        <w:textAlignment w:val="baseline"/>
        <w:rPr>
          <w:rFonts w:ascii="inherit" w:hAnsi="inherit" w:cs="Arial"/>
          <w:color w:val="777777"/>
          <w:sz w:val="24"/>
          <w:szCs w:val="20"/>
        </w:rPr>
      </w:pPr>
      <w:hyperlink r:id="rId1248" w:anchor="PairedTTest" w:history="1">
        <w:r w:rsidR="00264111" w:rsidRPr="008F3B99">
          <w:rPr>
            <w:rStyle w:val="Strong"/>
            <w:rFonts w:ascii="inherit" w:hAnsi="inherit" w:cs="Arial"/>
            <w:color w:val="777777"/>
            <w:sz w:val="24"/>
            <w:szCs w:val="20"/>
            <w:u w:val="single"/>
            <w:bdr w:val="none" w:sz="0" w:space="0" w:color="auto" w:frame="1"/>
          </w:rPr>
          <w:t>Paired t test</w:t>
        </w:r>
      </w:hyperlink>
      <w:r w:rsidR="00264111" w:rsidRPr="005448DB">
        <w:rPr>
          <w:rFonts w:ascii="inherit" w:hAnsi="inherit" w:cs="Arial"/>
          <w:color w:val="777777"/>
          <w:sz w:val="24"/>
          <w:szCs w:val="20"/>
        </w:rPr>
        <w:t> (dependent samples</w:t>
      </w:r>
      <w:r w:rsidR="00264111">
        <w:rPr>
          <w:rFonts w:ascii="inherit" w:hAnsi="inherit" w:cs="Arial"/>
          <w:color w:val="777777"/>
          <w:sz w:val="24"/>
          <w:szCs w:val="20"/>
        </w:rPr>
        <w:t>/</w:t>
      </w:r>
      <w:r w:rsidR="00264111" w:rsidRPr="00450735">
        <w:rPr>
          <w:rFonts w:ascii="inherit" w:hAnsi="inherit" w:cs="Arial"/>
          <w:color w:val="777777"/>
          <w:sz w:val="24"/>
          <w:szCs w:val="20"/>
        </w:rPr>
        <w:t xml:space="preserve"> </w:t>
      </w:r>
      <w:r w:rsidR="00264111" w:rsidRPr="002B2CBC">
        <w:rPr>
          <w:rFonts w:ascii="inherit" w:hAnsi="inherit" w:cs="Arial"/>
          <w:color w:val="777777"/>
          <w:sz w:val="24"/>
          <w:szCs w:val="20"/>
        </w:rPr>
        <w:t>A</w:t>
      </w:r>
      <w:hyperlink r:id="rId1249" w:anchor="PairedTTest" w:history="1">
        <w:r w:rsidR="00264111" w:rsidRPr="002B2CBC">
          <w:rPr>
            <w:rStyle w:val="Hyperlink"/>
            <w:rFonts w:ascii="inherit" w:hAnsi="inherit" w:cs="Arial"/>
            <w:color w:val="777777"/>
            <w:sz w:val="24"/>
            <w:szCs w:val="20"/>
            <w:bdr w:val="none" w:sz="0" w:space="0" w:color="auto" w:frame="1"/>
          </w:rPr>
          <w:t> Paired sample t-test</w:t>
        </w:r>
      </w:hyperlink>
      <w:r w:rsidR="00264111" w:rsidRPr="005448DB">
        <w:rPr>
          <w:rFonts w:ascii="inherit" w:hAnsi="inherit" w:cs="Arial"/>
          <w:color w:val="777777"/>
          <w:sz w:val="24"/>
          <w:szCs w:val="20"/>
        </w:rPr>
        <w:t>):</w:t>
      </w:r>
      <w:r w:rsidR="00264111" w:rsidRPr="00450735">
        <w:rPr>
          <w:rFonts w:ascii="inherit" w:hAnsi="inherit" w:cs="Arial"/>
          <w:color w:val="777777"/>
          <w:sz w:val="24"/>
          <w:szCs w:val="20"/>
        </w:rPr>
        <w:t xml:space="preserve"> </w:t>
      </w:r>
      <w:r w:rsidR="00264111">
        <w:rPr>
          <w:rFonts w:ascii="inherit" w:hAnsi="inherit" w:cs="Arial"/>
          <w:color w:val="777777"/>
          <w:sz w:val="24"/>
          <w:szCs w:val="20"/>
        </w:rPr>
        <w:t>C</w:t>
      </w:r>
      <w:r w:rsidR="00264111" w:rsidRPr="002B2CBC">
        <w:rPr>
          <w:rFonts w:ascii="inherit" w:hAnsi="inherit" w:cs="Arial"/>
          <w:color w:val="777777"/>
          <w:sz w:val="24"/>
          <w:szCs w:val="20"/>
        </w:rPr>
        <w:t>ompares means from the same group at different times (say, one year apart).</w:t>
      </w:r>
      <w:r w:rsidR="00264111" w:rsidRPr="00450735">
        <w:rPr>
          <w:rFonts w:ascii="inherit" w:hAnsi="inherit" w:cs="Arial"/>
          <w:color w:val="777777"/>
          <w:sz w:val="24"/>
          <w:szCs w:val="20"/>
        </w:rPr>
        <w:t xml:space="preserve"> </w:t>
      </w:r>
      <w:r w:rsidR="00264111">
        <w:rPr>
          <w:rFonts w:ascii="inherit" w:hAnsi="inherit" w:cs="Arial"/>
          <w:color w:val="777777"/>
          <w:sz w:val="24"/>
          <w:szCs w:val="20"/>
        </w:rPr>
        <w:t>U</w:t>
      </w:r>
      <w:r w:rsidR="00264111" w:rsidRPr="00450735">
        <w:rPr>
          <w:rFonts w:ascii="inherit" w:hAnsi="inherit" w:cs="Arial"/>
          <w:color w:val="777777"/>
          <w:sz w:val="24"/>
          <w:szCs w:val="20"/>
        </w:rPr>
        <w:t>sed to compare related observations. For example, do test scores differ significantly if the test is taken at 8 a.m. or noon?</w:t>
      </w:r>
    </w:p>
    <w:p w14:paraId="4EF76D64" w14:textId="77777777" w:rsidR="008F3B99" w:rsidRDefault="008F3B99" w:rsidP="008F3B99">
      <w:pPr>
        <w:shd w:val="clear" w:color="auto" w:fill="FFFFFF"/>
        <w:spacing w:after="0" w:line="240" w:lineRule="auto"/>
        <w:ind w:left="450"/>
        <w:textAlignment w:val="baseline"/>
        <w:rPr>
          <w:rFonts w:ascii="inherit" w:hAnsi="inherit" w:cs="Arial"/>
          <w:color w:val="777777"/>
          <w:sz w:val="24"/>
          <w:szCs w:val="20"/>
        </w:rPr>
      </w:pPr>
    </w:p>
    <w:p w14:paraId="358B230F" w14:textId="0372A2C9" w:rsidR="008F3B99" w:rsidRPr="008F3B99" w:rsidRDefault="008F3B99" w:rsidP="008F3B99">
      <w:pPr>
        <w:numPr>
          <w:ilvl w:val="0"/>
          <w:numId w:val="66"/>
        </w:numPr>
        <w:shd w:val="clear" w:color="auto" w:fill="FFFFFF"/>
        <w:spacing w:after="0" w:line="240" w:lineRule="auto"/>
        <w:ind w:left="450"/>
        <w:textAlignment w:val="baseline"/>
        <w:rPr>
          <w:rFonts w:ascii="inherit" w:hAnsi="inherit" w:cs="Arial"/>
          <w:color w:val="777777"/>
          <w:sz w:val="24"/>
          <w:szCs w:val="20"/>
        </w:rPr>
      </w:pPr>
      <w:r w:rsidRPr="002B2CBC">
        <w:rPr>
          <w:rFonts w:ascii="inherit" w:hAnsi="inherit" w:cs="Arial"/>
          <w:color w:val="777777"/>
          <w:sz w:val="24"/>
          <w:szCs w:val="20"/>
        </w:rPr>
        <w:t> </w:t>
      </w:r>
      <w:hyperlink r:id="rId1250" w:history="1">
        <w:r w:rsidRPr="008F3B99">
          <w:rPr>
            <w:rStyle w:val="Hyperlink"/>
            <w:rFonts w:ascii="inherit" w:hAnsi="inherit" w:cs="Arial"/>
            <w:b/>
            <w:color w:val="777777"/>
            <w:sz w:val="24"/>
            <w:szCs w:val="20"/>
            <w:bdr w:val="none" w:sz="0" w:space="0" w:color="auto" w:frame="1"/>
          </w:rPr>
          <w:t>Independent Samples t-test</w:t>
        </w:r>
      </w:hyperlink>
      <w:r>
        <w:rPr>
          <w:rStyle w:val="Hyperlink"/>
          <w:rFonts w:ascii="inherit" w:hAnsi="inherit" w:cs="Arial"/>
          <w:color w:val="777777"/>
          <w:sz w:val="24"/>
          <w:szCs w:val="20"/>
          <w:bdr w:val="none" w:sz="0" w:space="0" w:color="auto" w:frame="1"/>
        </w:rPr>
        <w:t xml:space="preserve">: </w:t>
      </w:r>
      <w:r w:rsidRPr="002B2CBC">
        <w:rPr>
          <w:rFonts w:ascii="inherit" w:hAnsi="inherit" w:cs="Arial"/>
          <w:color w:val="777777"/>
          <w:sz w:val="24"/>
          <w:szCs w:val="20"/>
        </w:rPr>
        <w:t>An </w:t>
      </w:r>
      <w:hyperlink r:id="rId1251" w:history="1">
        <w:r w:rsidRPr="008F3B99">
          <w:rPr>
            <w:rStyle w:val="Hyperlink"/>
            <w:rFonts w:ascii="inherit" w:hAnsi="inherit" w:cs="Arial"/>
            <w:color w:val="777777"/>
            <w:sz w:val="24"/>
            <w:szCs w:val="20"/>
            <w:u w:val="none"/>
            <w:bdr w:val="none" w:sz="0" w:space="0" w:color="auto" w:frame="1"/>
          </w:rPr>
          <w:t>Independent Samples t-test</w:t>
        </w:r>
      </w:hyperlink>
      <w:r w:rsidRPr="002B2CBC">
        <w:rPr>
          <w:rFonts w:ascii="inherit" w:hAnsi="inherit" w:cs="Arial"/>
          <w:color w:val="777777"/>
          <w:sz w:val="24"/>
          <w:szCs w:val="20"/>
        </w:rPr>
        <w:t> compares the </w:t>
      </w:r>
      <w:hyperlink r:id="rId1252" w:anchor="mean" w:history="1">
        <w:r w:rsidRPr="002B2CBC">
          <w:rPr>
            <w:rStyle w:val="Hyperlink"/>
            <w:rFonts w:ascii="inherit" w:hAnsi="inherit" w:cs="Arial"/>
            <w:color w:val="777777"/>
            <w:sz w:val="24"/>
            <w:szCs w:val="20"/>
            <w:bdr w:val="none" w:sz="0" w:space="0" w:color="auto" w:frame="1"/>
          </w:rPr>
          <w:t>means </w:t>
        </w:r>
      </w:hyperlink>
      <w:r w:rsidRPr="002B2CBC">
        <w:rPr>
          <w:rFonts w:ascii="inherit" w:hAnsi="inherit" w:cs="Arial"/>
          <w:color w:val="777777"/>
          <w:sz w:val="24"/>
          <w:szCs w:val="20"/>
        </w:rPr>
        <w:t>for two groups.</w:t>
      </w:r>
      <w:r>
        <w:rPr>
          <w:rFonts w:ascii="inherit" w:hAnsi="inherit" w:cs="Arial"/>
          <w:color w:val="777777"/>
          <w:sz w:val="24"/>
          <w:szCs w:val="20"/>
        </w:rPr>
        <w:t xml:space="preserve"> For example, </w:t>
      </w:r>
      <w:r w:rsidRPr="005448DB">
        <w:rPr>
          <w:rFonts w:ascii="Arial" w:hAnsi="Arial" w:cs="Arial"/>
          <w:color w:val="777777"/>
          <w:szCs w:val="20"/>
        </w:rPr>
        <w:t>you could run a t test to see if the </w:t>
      </w:r>
      <w:hyperlink r:id="rId1253" w:history="1">
        <w:r w:rsidRPr="006A6E4B">
          <w:rPr>
            <w:rStyle w:val="Hyperlink"/>
            <w:rFonts w:ascii="inherit" w:eastAsiaTheme="majorEastAsia" w:hAnsi="inherit" w:cs="Arial"/>
            <w:color w:val="808080" w:themeColor="background1" w:themeShade="80"/>
            <w:szCs w:val="20"/>
            <w:u w:val="none"/>
            <w:bdr w:val="none" w:sz="0" w:space="0" w:color="auto" w:frame="1"/>
          </w:rPr>
          <w:t>average</w:t>
        </w:r>
        <w:r w:rsidRPr="005448DB">
          <w:rPr>
            <w:rStyle w:val="Hyperlink"/>
            <w:rFonts w:ascii="inherit" w:eastAsiaTheme="majorEastAsia" w:hAnsi="inherit" w:cs="Arial"/>
            <w:color w:val="05A9C5"/>
            <w:szCs w:val="20"/>
            <w:bdr w:val="none" w:sz="0" w:space="0" w:color="auto" w:frame="1"/>
          </w:rPr>
          <w:t> </w:t>
        </w:r>
      </w:hyperlink>
      <w:r w:rsidRPr="005448DB">
        <w:rPr>
          <w:rFonts w:ascii="Arial" w:hAnsi="Arial" w:cs="Arial"/>
          <w:color w:val="777777"/>
          <w:szCs w:val="20"/>
        </w:rPr>
        <w:t>test scores of males and females are different;</w:t>
      </w:r>
    </w:p>
    <w:p w14:paraId="01002C43" w14:textId="2AB537A8" w:rsidR="002B2CBC" w:rsidRDefault="002B2CBC" w:rsidP="002B2CBC">
      <w:pPr>
        <w:shd w:val="clear" w:color="auto" w:fill="FFFFFF"/>
        <w:spacing w:after="0" w:line="240" w:lineRule="auto"/>
        <w:ind w:left="450"/>
        <w:textAlignment w:val="baseline"/>
        <w:rPr>
          <w:rFonts w:ascii="inherit" w:hAnsi="inherit" w:cs="Arial"/>
          <w:color w:val="777777"/>
          <w:sz w:val="24"/>
          <w:szCs w:val="20"/>
        </w:rPr>
      </w:pPr>
    </w:p>
    <w:p w14:paraId="049D784A" w14:textId="59224BF3" w:rsidR="00450735" w:rsidRDefault="00D07F14" w:rsidP="00450735">
      <w:pPr>
        <w:numPr>
          <w:ilvl w:val="0"/>
          <w:numId w:val="68"/>
        </w:numPr>
        <w:shd w:val="clear" w:color="auto" w:fill="FFFFFF"/>
        <w:spacing w:after="0" w:line="240" w:lineRule="auto"/>
        <w:ind w:left="450"/>
        <w:textAlignment w:val="baseline"/>
        <w:rPr>
          <w:rFonts w:ascii="inherit" w:hAnsi="inherit" w:cs="Arial"/>
          <w:color w:val="777777"/>
          <w:sz w:val="24"/>
          <w:szCs w:val="20"/>
        </w:rPr>
      </w:pPr>
      <w:hyperlink r:id="rId1254" w:history="1">
        <w:r w:rsidR="00450735" w:rsidRPr="005448DB">
          <w:rPr>
            <w:rStyle w:val="Hyperlink"/>
            <w:rFonts w:ascii="inherit" w:hAnsi="inherit" w:cs="Arial"/>
            <w:b/>
            <w:bCs/>
            <w:color w:val="777777"/>
            <w:sz w:val="24"/>
            <w:szCs w:val="20"/>
            <w:bdr w:val="none" w:sz="0" w:space="0" w:color="auto" w:frame="1"/>
          </w:rPr>
          <w:t>One sample t test</w:t>
        </w:r>
      </w:hyperlink>
      <w:r w:rsidR="00450735" w:rsidRPr="005448DB">
        <w:rPr>
          <w:rFonts w:ascii="inherit" w:hAnsi="inherit" w:cs="Arial"/>
          <w:color w:val="777777"/>
          <w:sz w:val="24"/>
          <w:szCs w:val="20"/>
        </w:rPr>
        <w:t xml:space="preserve">: </w:t>
      </w:r>
      <w:r w:rsidR="006C6ACA">
        <w:rPr>
          <w:rFonts w:ascii="inherit" w:hAnsi="inherit" w:cs="Arial"/>
          <w:color w:val="777777"/>
          <w:sz w:val="24"/>
          <w:szCs w:val="20"/>
        </w:rPr>
        <w:t>T</w:t>
      </w:r>
      <w:r w:rsidR="006C6ACA" w:rsidRPr="002B2CBC">
        <w:rPr>
          <w:rFonts w:ascii="inherit" w:hAnsi="inherit" w:cs="Arial"/>
          <w:color w:val="777777"/>
          <w:sz w:val="24"/>
          <w:szCs w:val="20"/>
        </w:rPr>
        <w:t>ests the mean of a single group against a known mean</w:t>
      </w:r>
      <w:r w:rsidR="006C6ACA">
        <w:rPr>
          <w:rFonts w:ascii="inherit" w:hAnsi="inherit" w:cs="Arial"/>
          <w:color w:val="777777"/>
          <w:sz w:val="24"/>
          <w:szCs w:val="20"/>
        </w:rPr>
        <w:t>. U</w:t>
      </w:r>
      <w:r w:rsidR="00450735" w:rsidRPr="005448DB">
        <w:rPr>
          <w:rFonts w:ascii="inherit" w:hAnsi="inherit" w:cs="Arial"/>
          <w:color w:val="777777"/>
          <w:sz w:val="24"/>
          <w:szCs w:val="20"/>
        </w:rPr>
        <w:t>sed to compare a result to an </w:t>
      </w:r>
      <w:hyperlink r:id="rId1255" w:history="1">
        <w:r w:rsidR="00450735" w:rsidRPr="005448DB">
          <w:rPr>
            <w:rStyle w:val="Hyperlink"/>
            <w:rFonts w:ascii="inherit" w:hAnsi="inherit" w:cs="Arial"/>
            <w:color w:val="777777"/>
            <w:sz w:val="24"/>
            <w:szCs w:val="20"/>
            <w:bdr w:val="none" w:sz="0" w:space="0" w:color="auto" w:frame="1"/>
          </w:rPr>
          <w:t>expected value</w:t>
        </w:r>
      </w:hyperlink>
      <w:r w:rsidR="00450735" w:rsidRPr="005448DB">
        <w:rPr>
          <w:rFonts w:ascii="inherit" w:hAnsi="inherit" w:cs="Arial"/>
          <w:color w:val="777777"/>
          <w:sz w:val="24"/>
          <w:szCs w:val="20"/>
        </w:rPr>
        <w:t>. For example, do males score higher than the average of 70 on a test if their exam time is switched to 8 a.m.?</w:t>
      </w:r>
    </w:p>
    <w:p w14:paraId="0524F80F" w14:textId="77777777" w:rsidR="00450735" w:rsidRPr="002B2CBC" w:rsidRDefault="00450735" w:rsidP="00264111">
      <w:pPr>
        <w:shd w:val="clear" w:color="auto" w:fill="FFFFFF"/>
        <w:spacing w:after="0" w:line="240" w:lineRule="auto"/>
        <w:textAlignment w:val="baseline"/>
        <w:rPr>
          <w:rFonts w:ascii="inherit" w:hAnsi="inherit" w:cs="Arial"/>
          <w:color w:val="777777"/>
          <w:sz w:val="24"/>
          <w:szCs w:val="20"/>
        </w:rPr>
      </w:pPr>
    </w:p>
    <w:p w14:paraId="15B1174B" w14:textId="77777777" w:rsidR="005D2F5C" w:rsidRPr="002B2CB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2B2CBC">
        <w:rPr>
          <w:rFonts w:ascii="Arial" w:hAnsi="Arial" w:cs="Arial"/>
          <w:color w:val="777777"/>
          <w:szCs w:val="20"/>
        </w:rPr>
        <w:t>You probably don’t want to calculate the test by hand (the math can get very messy, but if you insist you can find the steps for an </w:t>
      </w:r>
      <w:hyperlink r:id="rId1256" w:history="1">
        <w:r w:rsidRPr="002B2CBC">
          <w:rPr>
            <w:rStyle w:val="Hyperlink"/>
            <w:rFonts w:ascii="inherit" w:eastAsiaTheme="majorEastAsia" w:hAnsi="inherit" w:cs="Arial"/>
            <w:color w:val="05A9C5"/>
            <w:szCs w:val="20"/>
            <w:bdr w:val="none" w:sz="0" w:space="0" w:color="auto" w:frame="1"/>
          </w:rPr>
          <w:t xml:space="preserve">independent samples </w:t>
        </w:r>
        <w:proofErr w:type="spellStart"/>
        <w:r w:rsidRPr="002B2CBC">
          <w:rPr>
            <w:rStyle w:val="Hyperlink"/>
            <w:rFonts w:ascii="inherit" w:eastAsiaTheme="majorEastAsia" w:hAnsi="inherit" w:cs="Arial"/>
            <w:color w:val="05A9C5"/>
            <w:szCs w:val="20"/>
            <w:bdr w:val="none" w:sz="0" w:space="0" w:color="auto" w:frame="1"/>
          </w:rPr>
          <w:t>t</w:t>
        </w:r>
        <w:proofErr w:type="spellEnd"/>
        <w:r w:rsidRPr="002B2CBC">
          <w:rPr>
            <w:rStyle w:val="Hyperlink"/>
            <w:rFonts w:ascii="inherit" w:eastAsiaTheme="majorEastAsia" w:hAnsi="inherit" w:cs="Arial"/>
            <w:color w:val="05A9C5"/>
            <w:szCs w:val="20"/>
            <w:bdr w:val="none" w:sz="0" w:space="0" w:color="auto" w:frame="1"/>
          </w:rPr>
          <w:t xml:space="preserve"> test here</w:t>
        </w:r>
      </w:hyperlink>
      <w:r w:rsidRPr="002B2CBC">
        <w:rPr>
          <w:rFonts w:ascii="Arial" w:hAnsi="Arial" w:cs="Arial"/>
          <w:color w:val="777777"/>
          <w:szCs w:val="20"/>
        </w:rPr>
        <w:t>.</w:t>
      </w:r>
    </w:p>
    <w:p w14:paraId="2F8E1ADA" w14:textId="77777777" w:rsidR="009E4950" w:rsidRDefault="009E4950" w:rsidP="005D2F5C">
      <w:pPr>
        <w:pStyle w:val="NormalWeb"/>
        <w:shd w:val="clear" w:color="auto" w:fill="FFFFFF"/>
        <w:spacing w:before="0" w:beforeAutospacing="0" w:after="0" w:afterAutospacing="0"/>
        <w:textAlignment w:val="baseline"/>
        <w:rPr>
          <w:rFonts w:ascii="Arial" w:hAnsi="Arial" w:cs="Arial"/>
          <w:color w:val="777777"/>
          <w:sz w:val="20"/>
          <w:szCs w:val="20"/>
        </w:rPr>
      </w:pPr>
    </w:p>
    <w:p w14:paraId="2C901A27" w14:textId="63234847" w:rsidR="00D03E6E" w:rsidRDefault="00D03E6E" w:rsidP="00D03E6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3E6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Assumptions for the T Test</w:t>
      </w:r>
    </w:p>
    <w:p w14:paraId="5B98AACD" w14:textId="77777777" w:rsidR="008A2E67" w:rsidRPr="008A2E67" w:rsidRDefault="008A2E67" w:rsidP="008A2E67">
      <w:pPr>
        <w:rPr>
          <w:lang w:eastAsia="en-IN"/>
        </w:rPr>
      </w:pPr>
    </w:p>
    <w:p w14:paraId="2F480DAE" w14:textId="77777777" w:rsidR="00D03E6E" w:rsidRDefault="00D07F14" w:rsidP="00D03E6E">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57" w:history="1">
        <w:r w:rsidR="00D03E6E" w:rsidRPr="003751D8">
          <w:rPr>
            <w:rStyle w:val="Hyperlink"/>
            <w:rFonts w:ascii="inherit" w:hAnsi="inherit" w:cs="Arial"/>
            <w:b/>
            <w:bCs/>
            <w:color w:val="777777"/>
            <w:sz w:val="24"/>
            <w:szCs w:val="20"/>
            <w:bdr w:val="none" w:sz="0" w:space="0" w:color="auto" w:frame="1"/>
          </w:rPr>
          <w:t>Assumption of Independence</w:t>
        </w:r>
      </w:hyperlink>
      <w:r w:rsidR="00D03E6E" w:rsidRPr="003751D8">
        <w:rPr>
          <w:rStyle w:val="Strong"/>
          <w:rFonts w:ascii="inherit" w:hAnsi="inherit" w:cs="Arial"/>
          <w:color w:val="777777"/>
          <w:sz w:val="24"/>
          <w:szCs w:val="20"/>
          <w:bdr w:val="none" w:sz="0" w:space="0" w:color="auto" w:frame="1"/>
        </w:rPr>
        <w:t>:</w:t>
      </w:r>
      <w:r w:rsidR="00D03E6E" w:rsidRPr="003751D8">
        <w:rPr>
          <w:rFonts w:ascii="inherit" w:hAnsi="inherit" w:cs="Arial"/>
          <w:color w:val="777777"/>
          <w:sz w:val="24"/>
          <w:szCs w:val="20"/>
        </w:rPr>
        <w:t> you need two independent, categorical groups that represent your </w:t>
      </w:r>
      <w:hyperlink r:id="rId1258" w:history="1">
        <w:r w:rsidR="00D03E6E" w:rsidRPr="003751D8">
          <w:rPr>
            <w:rStyle w:val="Hyperlink"/>
            <w:rFonts w:ascii="inherit" w:hAnsi="inherit" w:cs="Arial"/>
            <w:color w:val="777777"/>
            <w:sz w:val="24"/>
            <w:szCs w:val="20"/>
            <w:bdr w:val="none" w:sz="0" w:space="0" w:color="auto" w:frame="1"/>
          </w:rPr>
          <w:t>independent variable</w:t>
        </w:r>
      </w:hyperlink>
      <w:r w:rsidR="00D03E6E" w:rsidRPr="003751D8">
        <w:rPr>
          <w:rFonts w:ascii="inherit" w:hAnsi="inherit" w:cs="Arial"/>
          <w:color w:val="777777"/>
          <w:sz w:val="24"/>
          <w:szCs w:val="20"/>
        </w:rPr>
        <w:t>. In the above example of test scores “males” or “females” would be your </w:t>
      </w:r>
      <w:hyperlink r:id="rId1259" w:history="1">
        <w:r w:rsidR="00D03E6E" w:rsidRPr="003751D8">
          <w:rPr>
            <w:rStyle w:val="Hyperlink"/>
            <w:rFonts w:ascii="inherit" w:hAnsi="inherit" w:cs="Arial"/>
            <w:color w:val="777777"/>
            <w:sz w:val="24"/>
            <w:szCs w:val="20"/>
            <w:bdr w:val="none" w:sz="0" w:space="0" w:color="auto" w:frame="1"/>
          </w:rPr>
          <w:t>independent variable</w:t>
        </w:r>
      </w:hyperlink>
      <w:r w:rsidR="00D03E6E" w:rsidRPr="003751D8">
        <w:rPr>
          <w:rFonts w:ascii="inherit" w:hAnsi="inherit" w:cs="Arial"/>
          <w:color w:val="777777"/>
          <w:sz w:val="24"/>
          <w:szCs w:val="20"/>
        </w:rPr>
        <w:t>.</w:t>
      </w:r>
    </w:p>
    <w:p w14:paraId="7A4198EF" w14:textId="77777777" w:rsidR="00D03E6E" w:rsidRPr="003751D8" w:rsidRDefault="00D03E6E" w:rsidP="00D03E6E">
      <w:pPr>
        <w:shd w:val="clear" w:color="auto" w:fill="FFFFFF"/>
        <w:spacing w:after="0" w:line="240" w:lineRule="auto"/>
        <w:ind w:left="450"/>
        <w:textAlignment w:val="baseline"/>
        <w:rPr>
          <w:rFonts w:ascii="inherit" w:hAnsi="inherit" w:cs="Arial"/>
          <w:color w:val="777777"/>
          <w:sz w:val="24"/>
          <w:szCs w:val="20"/>
        </w:rPr>
      </w:pPr>
    </w:p>
    <w:p w14:paraId="41950907" w14:textId="77777777" w:rsidR="00D03E6E" w:rsidRDefault="00D07F14" w:rsidP="00D03E6E">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260" w:history="1">
        <w:r w:rsidR="00D03E6E" w:rsidRPr="003751D8">
          <w:rPr>
            <w:rStyle w:val="Hyperlink"/>
            <w:rFonts w:ascii="inherit" w:hAnsi="inherit" w:cs="Arial"/>
            <w:b/>
            <w:bCs/>
            <w:color w:val="777777"/>
            <w:sz w:val="24"/>
            <w:szCs w:val="20"/>
            <w:bdr w:val="none" w:sz="0" w:space="0" w:color="auto" w:frame="1"/>
          </w:rPr>
          <w:t>Assumption of normality</w:t>
        </w:r>
      </w:hyperlink>
      <w:r w:rsidR="00D03E6E" w:rsidRPr="003751D8">
        <w:rPr>
          <w:rFonts w:ascii="inherit" w:hAnsi="inherit" w:cs="Arial"/>
          <w:color w:val="777777"/>
          <w:sz w:val="24"/>
          <w:szCs w:val="20"/>
        </w:rPr>
        <w:t>: the </w:t>
      </w:r>
      <w:hyperlink r:id="rId1261" w:history="1">
        <w:r w:rsidR="00D03E6E" w:rsidRPr="003751D8">
          <w:rPr>
            <w:rStyle w:val="Hyperlink"/>
            <w:rFonts w:ascii="inherit" w:hAnsi="inherit" w:cs="Arial"/>
            <w:color w:val="777777"/>
            <w:sz w:val="24"/>
            <w:szCs w:val="20"/>
            <w:bdr w:val="none" w:sz="0" w:space="0" w:color="auto" w:frame="1"/>
          </w:rPr>
          <w:t>dependent variable</w:t>
        </w:r>
      </w:hyperlink>
      <w:r w:rsidR="00D03E6E" w:rsidRPr="003751D8">
        <w:rPr>
          <w:rFonts w:ascii="inherit" w:hAnsi="inherit" w:cs="Arial"/>
          <w:color w:val="777777"/>
          <w:sz w:val="24"/>
          <w:szCs w:val="20"/>
        </w:rPr>
        <w:t> should be approximately normally distributed. The dependent variable should also be measured on a continuous scale. In the above example on average test scores, the “test score” would be the dependent variable.</w:t>
      </w:r>
    </w:p>
    <w:p w14:paraId="0D88234B" w14:textId="77777777" w:rsidR="00D03E6E" w:rsidRPr="003751D8" w:rsidRDefault="00D03E6E" w:rsidP="00D03E6E">
      <w:pPr>
        <w:shd w:val="clear" w:color="auto" w:fill="FFFFFF"/>
        <w:spacing w:after="0" w:line="240" w:lineRule="auto"/>
        <w:textAlignment w:val="baseline"/>
        <w:rPr>
          <w:rFonts w:ascii="inherit" w:hAnsi="inherit" w:cs="Arial"/>
          <w:color w:val="777777"/>
          <w:sz w:val="24"/>
          <w:szCs w:val="20"/>
        </w:rPr>
      </w:pPr>
    </w:p>
    <w:p w14:paraId="117ABC22" w14:textId="48B80785" w:rsidR="00D03E6E" w:rsidRDefault="00D03E6E" w:rsidP="00BA464E">
      <w:pPr>
        <w:numPr>
          <w:ilvl w:val="0"/>
          <w:numId w:val="70"/>
        </w:numPr>
        <w:shd w:val="clear" w:color="auto" w:fill="FFFFFF"/>
        <w:spacing w:after="0" w:line="240" w:lineRule="auto"/>
        <w:ind w:left="450"/>
        <w:textAlignment w:val="baseline"/>
        <w:rPr>
          <w:rFonts w:ascii="inherit" w:hAnsi="inherit" w:cs="Arial"/>
          <w:color w:val="777777"/>
          <w:sz w:val="24"/>
          <w:szCs w:val="20"/>
        </w:rPr>
      </w:pPr>
      <w:r w:rsidRPr="003751D8">
        <w:rPr>
          <w:rStyle w:val="Strong"/>
          <w:rFonts w:ascii="inherit" w:hAnsi="inherit" w:cs="Arial"/>
          <w:color w:val="777777"/>
          <w:sz w:val="24"/>
          <w:szCs w:val="20"/>
          <w:bdr w:val="none" w:sz="0" w:space="0" w:color="auto" w:frame="1"/>
        </w:rPr>
        <w:t>Assumption of</w:t>
      </w:r>
      <w:hyperlink r:id="rId1262" w:history="1">
        <w:r w:rsidRPr="003751D8">
          <w:rPr>
            <w:rStyle w:val="Hyperlink"/>
            <w:rFonts w:ascii="inherit" w:hAnsi="inherit" w:cs="Arial"/>
            <w:b/>
            <w:bCs/>
            <w:color w:val="777777"/>
            <w:sz w:val="24"/>
            <w:szCs w:val="20"/>
            <w:bdr w:val="none" w:sz="0" w:space="0" w:color="auto" w:frame="1"/>
          </w:rPr>
          <w:t> Homogeneity of Variance:</w:t>
        </w:r>
      </w:hyperlink>
      <w:r w:rsidRPr="003751D8">
        <w:rPr>
          <w:rFonts w:ascii="inherit" w:hAnsi="inherit" w:cs="Arial"/>
          <w:color w:val="777777"/>
          <w:sz w:val="24"/>
          <w:szCs w:val="20"/>
        </w:rPr>
        <w:t> The </w:t>
      </w:r>
      <w:hyperlink r:id="rId1263" w:history="1">
        <w:r w:rsidRPr="003751D8">
          <w:rPr>
            <w:rStyle w:val="Hyperlink"/>
            <w:rFonts w:ascii="inherit" w:hAnsi="inherit" w:cs="Arial"/>
            <w:color w:val="777777"/>
            <w:sz w:val="24"/>
            <w:szCs w:val="20"/>
            <w:bdr w:val="none" w:sz="0" w:space="0" w:color="auto" w:frame="1"/>
          </w:rPr>
          <w:t>variances </w:t>
        </w:r>
      </w:hyperlink>
      <w:r w:rsidRPr="003751D8">
        <w:rPr>
          <w:rFonts w:ascii="inherit" w:hAnsi="inherit" w:cs="Arial"/>
          <w:color w:val="777777"/>
          <w:sz w:val="24"/>
          <w:szCs w:val="20"/>
        </w:rPr>
        <w:t>of the dependent variable should be equal.</w:t>
      </w:r>
    </w:p>
    <w:p w14:paraId="5705540E" w14:textId="77777777" w:rsidR="00482A02" w:rsidRPr="00BA464E" w:rsidRDefault="00482A02" w:rsidP="00482A02">
      <w:pPr>
        <w:shd w:val="clear" w:color="auto" w:fill="FFFFFF"/>
        <w:spacing w:after="0" w:line="240" w:lineRule="auto"/>
        <w:textAlignment w:val="baseline"/>
        <w:rPr>
          <w:rFonts w:ascii="inherit" w:hAnsi="inherit" w:cs="Arial"/>
          <w:color w:val="777777"/>
          <w:sz w:val="24"/>
          <w:szCs w:val="20"/>
        </w:rPr>
      </w:pPr>
    </w:p>
    <w:p w14:paraId="71D98ED9" w14:textId="4F7D3583" w:rsidR="005D2F5C" w:rsidRPr="005F6C87"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F6C8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 Paired T Test (Paired Samples T Test / Dependent Samples T Test)?</w:t>
      </w:r>
    </w:p>
    <w:p w14:paraId="424A0947" w14:textId="77777777" w:rsidR="005D2F5C" w:rsidRPr="00B85255"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B85255">
        <w:rPr>
          <w:rFonts w:ascii="Arial" w:hAnsi="Arial" w:cs="Arial"/>
          <w:color w:val="777777"/>
          <w:szCs w:val="20"/>
        </w:rPr>
        <w:t>A paired t test (also called a </w:t>
      </w:r>
      <w:r w:rsidRPr="00B85255">
        <w:rPr>
          <w:rStyle w:val="Strong"/>
          <w:rFonts w:ascii="inherit" w:hAnsi="inherit" w:cs="Arial"/>
          <w:color w:val="777777"/>
          <w:szCs w:val="20"/>
          <w:bdr w:val="none" w:sz="0" w:space="0" w:color="auto" w:frame="1"/>
        </w:rPr>
        <w:t>correlated pairs t-test</w:t>
      </w:r>
      <w:r w:rsidRPr="00B85255">
        <w:rPr>
          <w:rFonts w:ascii="Arial" w:hAnsi="Arial" w:cs="Arial"/>
          <w:color w:val="777777"/>
          <w:szCs w:val="20"/>
        </w:rPr>
        <w:t>, a </w:t>
      </w:r>
      <w:r w:rsidRPr="00B85255">
        <w:rPr>
          <w:rStyle w:val="Strong"/>
          <w:rFonts w:ascii="inherit" w:hAnsi="inherit" w:cs="Arial"/>
          <w:color w:val="777777"/>
          <w:szCs w:val="20"/>
          <w:bdr w:val="none" w:sz="0" w:space="0" w:color="auto" w:frame="1"/>
        </w:rPr>
        <w:t xml:space="preserve">paired samples </w:t>
      </w:r>
      <w:proofErr w:type="spellStart"/>
      <w:r w:rsidRPr="00B85255">
        <w:rPr>
          <w:rStyle w:val="Strong"/>
          <w:rFonts w:ascii="inherit" w:hAnsi="inherit" w:cs="Arial"/>
          <w:color w:val="777777"/>
          <w:szCs w:val="20"/>
          <w:bdr w:val="none" w:sz="0" w:space="0" w:color="auto" w:frame="1"/>
        </w:rPr>
        <w:t>t</w:t>
      </w:r>
      <w:proofErr w:type="spellEnd"/>
      <w:r w:rsidRPr="00B85255">
        <w:rPr>
          <w:rStyle w:val="Strong"/>
          <w:rFonts w:ascii="inherit" w:hAnsi="inherit" w:cs="Arial"/>
          <w:color w:val="777777"/>
          <w:szCs w:val="20"/>
          <w:bdr w:val="none" w:sz="0" w:space="0" w:color="auto" w:frame="1"/>
        </w:rPr>
        <w:t xml:space="preserve"> test</w:t>
      </w:r>
      <w:r w:rsidRPr="00B85255">
        <w:rPr>
          <w:rFonts w:ascii="Arial" w:hAnsi="Arial" w:cs="Arial"/>
          <w:color w:val="777777"/>
          <w:szCs w:val="20"/>
        </w:rPr>
        <w:t> or </w:t>
      </w:r>
      <w:r w:rsidRPr="00B85255">
        <w:rPr>
          <w:rStyle w:val="Strong"/>
          <w:rFonts w:ascii="inherit" w:hAnsi="inherit" w:cs="Arial"/>
          <w:color w:val="777777"/>
          <w:szCs w:val="20"/>
          <w:bdr w:val="none" w:sz="0" w:space="0" w:color="auto" w:frame="1"/>
        </w:rPr>
        <w:t xml:space="preserve">dependent samples </w:t>
      </w:r>
      <w:proofErr w:type="spellStart"/>
      <w:r w:rsidRPr="00B85255">
        <w:rPr>
          <w:rStyle w:val="Strong"/>
          <w:rFonts w:ascii="inherit" w:hAnsi="inherit" w:cs="Arial"/>
          <w:color w:val="777777"/>
          <w:szCs w:val="20"/>
          <w:bdr w:val="none" w:sz="0" w:space="0" w:color="auto" w:frame="1"/>
        </w:rPr>
        <w:t>t</w:t>
      </w:r>
      <w:proofErr w:type="spellEnd"/>
      <w:r w:rsidRPr="00B85255">
        <w:rPr>
          <w:rStyle w:val="Strong"/>
          <w:rFonts w:ascii="inherit" w:hAnsi="inherit" w:cs="Arial"/>
          <w:color w:val="777777"/>
          <w:szCs w:val="20"/>
          <w:bdr w:val="none" w:sz="0" w:space="0" w:color="auto" w:frame="1"/>
        </w:rPr>
        <w:t xml:space="preserve"> test</w:t>
      </w:r>
      <w:r w:rsidRPr="00B85255">
        <w:rPr>
          <w:rFonts w:ascii="Arial" w:hAnsi="Arial" w:cs="Arial"/>
          <w:color w:val="777777"/>
          <w:szCs w:val="20"/>
        </w:rPr>
        <w:t>) is where you run a t test on dependent samples. Dependent samples are essentially connected — they are tests on the same person or thing. For example:</w:t>
      </w:r>
    </w:p>
    <w:p w14:paraId="2D52B8BE" w14:textId="77777777" w:rsidR="005D2F5C" w:rsidRPr="00B85255"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Knee MRI costs at two different hospitals,</w:t>
      </w:r>
    </w:p>
    <w:p w14:paraId="59862398" w14:textId="77777777" w:rsidR="005D2F5C" w:rsidRPr="00B85255"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Two tests on the same person before and after training,</w:t>
      </w:r>
    </w:p>
    <w:p w14:paraId="0A105E81" w14:textId="54F63FA5" w:rsidR="005D2F5C" w:rsidRDefault="005D2F5C" w:rsidP="005D2F5C">
      <w:pPr>
        <w:numPr>
          <w:ilvl w:val="0"/>
          <w:numId w:val="67"/>
        </w:numPr>
        <w:shd w:val="clear" w:color="auto" w:fill="FFFFFF"/>
        <w:spacing w:after="0" w:line="240" w:lineRule="auto"/>
        <w:ind w:left="450"/>
        <w:textAlignment w:val="baseline"/>
        <w:rPr>
          <w:rFonts w:ascii="inherit" w:hAnsi="inherit" w:cs="Arial"/>
          <w:color w:val="777777"/>
          <w:sz w:val="26"/>
          <w:szCs w:val="20"/>
        </w:rPr>
      </w:pPr>
      <w:r w:rsidRPr="00B85255">
        <w:rPr>
          <w:rFonts w:ascii="inherit" w:hAnsi="inherit" w:cs="Arial"/>
          <w:color w:val="777777"/>
          <w:sz w:val="26"/>
          <w:szCs w:val="20"/>
        </w:rPr>
        <w:t>Two blood pressure measurements on the same person using different equipment.</w:t>
      </w:r>
    </w:p>
    <w:p w14:paraId="05F48AB7" w14:textId="77777777" w:rsidR="00742FBE" w:rsidRPr="00B85255" w:rsidRDefault="00742FBE" w:rsidP="00742FBE">
      <w:pPr>
        <w:shd w:val="clear" w:color="auto" w:fill="FFFFFF"/>
        <w:spacing w:after="0" w:line="240" w:lineRule="auto"/>
        <w:ind w:left="450"/>
        <w:textAlignment w:val="baseline"/>
        <w:rPr>
          <w:rFonts w:ascii="inherit" w:hAnsi="inherit" w:cs="Arial"/>
          <w:color w:val="777777"/>
          <w:sz w:val="26"/>
          <w:szCs w:val="20"/>
        </w:rPr>
      </w:pPr>
    </w:p>
    <w:p w14:paraId="31063E00" w14:textId="77777777" w:rsidR="005D2F5C" w:rsidRPr="00805468"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05468">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Choose a Paired T Test / Paired Samples T Test / Dependent Samples T Test</w:t>
      </w:r>
    </w:p>
    <w:p w14:paraId="5785563F" w14:textId="3882B244"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3C5372">
        <w:rPr>
          <w:rFonts w:ascii="Arial" w:hAnsi="Arial" w:cs="Arial"/>
          <w:color w:val="ED7D31" w:themeColor="accent2"/>
          <w:szCs w:val="20"/>
        </w:rPr>
        <w:t xml:space="preserve">Choose the paired t-test if you have two measurements on the same item, person or thing. You should also choose this test if you have two items that are being measured with a unique condition. </w:t>
      </w:r>
      <w:r w:rsidRPr="003A4A8E">
        <w:rPr>
          <w:rFonts w:ascii="Arial" w:hAnsi="Arial" w:cs="Arial"/>
          <w:color w:val="777777"/>
          <w:szCs w:val="20"/>
        </w:rPr>
        <w:t>For example, you might be measuring car safety performance in </w:t>
      </w:r>
      <w:hyperlink r:id="rId1264" w:history="1">
        <w:r w:rsidRPr="003A4A8E">
          <w:rPr>
            <w:rStyle w:val="Hyperlink"/>
            <w:rFonts w:ascii="inherit" w:eastAsiaTheme="majorEastAsia" w:hAnsi="inherit" w:cs="Arial"/>
            <w:color w:val="05A9C5"/>
            <w:szCs w:val="20"/>
            <w:bdr w:val="none" w:sz="0" w:space="0" w:color="auto" w:frame="1"/>
          </w:rPr>
          <w:t>Vehicle Research and Testing</w:t>
        </w:r>
      </w:hyperlink>
      <w:r w:rsidRPr="003A4A8E">
        <w:rPr>
          <w:rFonts w:ascii="Arial" w:hAnsi="Arial" w:cs="Arial"/>
          <w:color w:val="777777"/>
          <w:szCs w:val="20"/>
        </w:rPr>
        <w:t> and subject the cars to a series of crash tests. Although the manufacturers are different, you might be subjecting them to the same conditions.</w:t>
      </w:r>
    </w:p>
    <w:p w14:paraId="08FDA99B" w14:textId="77777777" w:rsidR="006F675A" w:rsidRPr="003A4A8E" w:rsidRDefault="006F675A" w:rsidP="005D2F5C">
      <w:pPr>
        <w:pStyle w:val="NormalWeb"/>
        <w:shd w:val="clear" w:color="auto" w:fill="FFFFFF"/>
        <w:spacing w:before="0" w:beforeAutospacing="0" w:after="0" w:afterAutospacing="0"/>
        <w:textAlignment w:val="baseline"/>
        <w:rPr>
          <w:rFonts w:ascii="Arial" w:hAnsi="Arial" w:cs="Arial"/>
          <w:color w:val="777777"/>
          <w:szCs w:val="20"/>
        </w:rPr>
      </w:pPr>
    </w:p>
    <w:p w14:paraId="314A9D55" w14:textId="06605D0E" w:rsidR="005D2F5C" w:rsidRPr="00097E2D" w:rsidRDefault="005D2F5C" w:rsidP="005D2F5C">
      <w:pPr>
        <w:pStyle w:val="NormalWeb"/>
        <w:shd w:val="clear" w:color="auto" w:fill="FFFFFF"/>
        <w:spacing w:before="0" w:beforeAutospacing="0" w:after="0" w:afterAutospacing="0"/>
        <w:textAlignment w:val="baseline"/>
        <w:rPr>
          <w:rFonts w:ascii="Arial" w:hAnsi="Arial" w:cs="Arial"/>
          <w:color w:val="ED7D31" w:themeColor="accent2"/>
          <w:szCs w:val="20"/>
        </w:rPr>
      </w:pPr>
      <w:r w:rsidRPr="003A4A8E">
        <w:rPr>
          <w:rFonts w:ascii="Arial" w:hAnsi="Arial" w:cs="Arial"/>
          <w:color w:val="777777"/>
          <w:szCs w:val="20"/>
        </w:rPr>
        <w:t>With a “regular” </w:t>
      </w:r>
      <w:hyperlink r:id="rId1265" w:history="1">
        <w:r w:rsidRPr="003A4A8E">
          <w:rPr>
            <w:rStyle w:val="Hyperlink"/>
            <w:rFonts w:ascii="inherit" w:eastAsiaTheme="majorEastAsia" w:hAnsi="inherit" w:cs="Arial"/>
            <w:color w:val="05A9C5"/>
            <w:szCs w:val="20"/>
            <w:bdr w:val="none" w:sz="0" w:space="0" w:color="auto" w:frame="1"/>
          </w:rPr>
          <w:t>two sample t test</w:t>
        </w:r>
      </w:hyperlink>
      <w:r w:rsidRPr="003A4A8E">
        <w:rPr>
          <w:rFonts w:ascii="Arial" w:hAnsi="Arial" w:cs="Arial"/>
          <w:color w:val="777777"/>
          <w:szCs w:val="20"/>
        </w:rPr>
        <w:t>, you’re comparing the </w:t>
      </w:r>
      <w:hyperlink r:id="rId1266" w:anchor="mean" w:history="1">
        <w:r w:rsidRPr="003A4A8E">
          <w:rPr>
            <w:rStyle w:val="Hyperlink"/>
            <w:rFonts w:ascii="inherit" w:eastAsiaTheme="majorEastAsia" w:hAnsi="inherit" w:cs="Arial"/>
            <w:color w:val="05A9C5"/>
            <w:szCs w:val="20"/>
            <w:bdr w:val="none" w:sz="0" w:space="0" w:color="auto" w:frame="1"/>
          </w:rPr>
          <w:t>means </w:t>
        </w:r>
      </w:hyperlink>
      <w:r w:rsidRPr="003A4A8E">
        <w:rPr>
          <w:rFonts w:ascii="Arial" w:hAnsi="Arial" w:cs="Arial"/>
          <w:color w:val="777777"/>
          <w:szCs w:val="20"/>
        </w:rPr>
        <w:t>for two different </w:t>
      </w:r>
      <w:hyperlink r:id="rId1267" w:history="1">
        <w:r w:rsidRPr="003A4A8E">
          <w:rPr>
            <w:rStyle w:val="Hyperlink"/>
            <w:rFonts w:ascii="inherit" w:eastAsiaTheme="majorEastAsia" w:hAnsi="inherit" w:cs="Arial"/>
            <w:color w:val="05A9C5"/>
            <w:szCs w:val="20"/>
            <w:bdr w:val="none" w:sz="0" w:space="0" w:color="auto" w:frame="1"/>
          </w:rPr>
          <w:t>samples</w:t>
        </w:r>
      </w:hyperlink>
      <w:r w:rsidRPr="003A4A8E">
        <w:rPr>
          <w:rFonts w:ascii="Arial" w:hAnsi="Arial" w:cs="Arial"/>
          <w:color w:val="777777"/>
          <w:szCs w:val="20"/>
        </w:rPr>
        <w:t xml:space="preserve">. For example, you might test two different groups of customer service associates on a business-related test or testing students from two universities on their English skills. </w:t>
      </w:r>
      <w:r w:rsidRPr="00097E2D">
        <w:rPr>
          <w:rFonts w:ascii="Arial" w:hAnsi="Arial" w:cs="Arial"/>
          <w:color w:val="ED7D31" w:themeColor="accent2"/>
          <w:szCs w:val="20"/>
        </w:rPr>
        <w:t>If you take a </w:t>
      </w:r>
      <w:hyperlink r:id="rId1268" w:history="1">
        <w:r w:rsidRPr="00097E2D">
          <w:rPr>
            <w:rStyle w:val="Hyperlink"/>
            <w:rFonts w:ascii="inherit" w:eastAsiaTheme="majorEastAsia" w:hAnsi="inherit" w:cs="Arial"/>
            <w:color w:val="ED7D31" w:themeColor="accent2"/>
            <w:szCs w:val="20"/>
            <w:bdr w:val="none" w:sz="0" w:space="0" w:color="auto" w:frame="1"/>
          </w:rPr>
          <w:t>random sample</w:t>
        </w:r>
      </w:hyperlink>
      <w:r w:rsidRPr="00097E2D">
        <w:rPr>
          <w:rFonts w:ascii="Arial" w:hAnsi="Arial" w:cs="Arial"/>
          <w:color w:val="ED7D31" w:themeColor="accent2"/>
          <w:szCs w:val="20"/>
        </w:rPr>
        <w:t> each group separately and they have different conditions, your samples are independent and you should run an </w:t>
      </w:r>
      <w:hyperlink r:id="rId1269" w:history="1">
        <w:r w:rsidRPr="00097E2D">
          <w:rPr>
            <w:rStyle w:val="Hyperlink"/>
            <w:rFonts w:ascii="inherit" w:eastAsiaTheme="majorEastAsia" w:hAnsi="inherit" w:cs="Arial"/>
            <w:color w:val="ED7D31" w:themeColor="accent2"/>
            <w:szCs w:val="20"/>
            <w:bdr w:val="none" w:sz="0" w:space="0" w:color="auto" w:frame="1"/>
          </w:rPr>
          <w:t xml:space="preserve">independent samples </w:t>
        </w:r>
        <w:proofErr w:type="spellStart"/>
        <w:r w:rsidRPr="00097E2D">
          <w:rPr>
            <w:rStyle w:val="Hyperlink"/>
            <w:rFonts w:ascii="inherit" w:eastAsiaTheme="majorEastAsia" w:hAnsi="inherit" w:cs="Arial"/>
            <w:color w:val="ED7D31" w:themeColor="accent2"/>
            <w:szCs w:val="20"/>
            <w:bdr w:val="none" w:sz="0" w:space="0" w:color="auto" w:frame="1"/>
          </w:rPr>
          <w:t>t</w:t>
        </w:r>
        <w:proofErr w:type="spellEnd"/>
        <w:r w:rsidRPr="00097E2D">
          <w:rPr>
            <w:rStyle w:val="Hyperlink"/>
            <w:rFonts w:ascii="inherit" w:eastAsiaTheme="majorEastAsia" w:hAnsi="inherit" w:cs="Arial"/>
            <w:color w:val="ED7D31" w:themeColor="accent2"/>
            <w:szCs w:val="20"/>
            <w:bdr w:val="none" w:sz="0" w:space="0" w:color="auto" w:frame="1"/>
          </w:rPr>
          <w:t xml:space="preserve"> test</w:t>
        </w:r>
      </w:hyperlink>
      <w:r w:rsidRPr="00097E2D">
        <w:rPr>
          <w:rFonts w:ascii="Arial" w:hAnsi="Arial" w:cs="Arial"/>
          <w:color w:val="ED7D31" w:themeColor="accent2"/>
          <w:szCs w:val="20"/>
        </w:rPr>
        <w:t> (also called between-samples and unpaired-samples).</w:t>
      </w:r>
    </w:p>
    <w:p w14:paraId="39DE88F9" w14:textId="77777777" w:rsidR="006F675A" w:rsidRPr="003A4A8E" w:rsidRDefault="006F675A" w:rsidP="005D2F5C">
      <w:pPr>
        <w:pStyle w:val="NormalWeb"/>
        <w:shd w:val="clear" w:color="auto" w:fill="FFFFFF"/>
        <w:spacing w:before="0" w:beforeAutospacing="0" w:after="0" w:afterAutospacing="0"/>
        <w:textAlignment w:val="baseline"/>
        <w:rPr>
          <w:rFonts w:ascii="Arial" w:hAnsi="Arial" w:cs="Arial"/>
          <w:color w:val="777777"/>
          <w:szCs w:val="20"/>
        </w:rPr>
      </w:pPr>
    </w:p>
    <w:p w14:paraId="168295AE" w14:textId="5A21D63E"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C3253">
        <w:rPr>
          <w:rFonts w:ascii="Arial" w:hAnsi="Arial" w:cs="Arial"/>
          <w:color w:val="ED7D31" w:themeColor="accent2"/>
          <w:szCs w:val="20"/>
        </w:rPr>
        <w:t>The </w:t>
      </w:r>
      <w:hyperlink r:id="rId1270" w:anchor="state" w:history="1">
        <w:r w:rsidRPr="005C3253">
          <w:rPr>
            <w:rStyle w:val="Hyperlink"/>
            <w:rFonts w:ascii="inherit" w:eastAsiaTheme="majorEastAsia" w:hAnsi="inherit" w:cs="Arial"/>
            <w:color w:val="ED7D31" w:themeColor="accent2"/>
            <w:szCs w:val="20"/>
            <w:bdr w:val="none" w:sz="0" w:space="0" w:color="auto" w:frame="1"/>
          </w:rPr>
          <w:t>null hypothesis</w:t>
        </w:r>
      </w:hyperlink>
      <w:r w:rsidRPr="005C3253">
        <w:rPr>
          <w:rFonts w:ascii="Arial" w:hAnsi="Arial" w:cs="Arial"/>
          <w:color w:val="ED7D31" w:themeColor="accent2"/>
          <w:szCs w:val="20"/>
        </w:rPr>
        <w:t> for the for the independent samples t-test is μ</w:t>
      </w:r>
      <w:r w:rsidRPr="005C3253">
        <w:rPr>
          <w:rFonts w:ascii="inherit" w:hAnsi="inherit" w:cs="Arial"/>
          <w:color w:val="ED7D31" w:themeColor="accent2"/>
          <w:sz w:val="19"/>
          <w:szCs w:val="15"/>
          <w:bdr w:val="none" w:sz="0" w:space="0" w:color="auto" w:frame="1"/>
          <w:vertAlign w:val="subscript"/>
        </w:rPr>
        <w:t>1</w:t>
      </w:r>
      <w:r w:rsidRPr="005C3253">
        <w:rPr>
          <w:rFonts w:ascii="Arial" w:hAnsi="Arial" w:cs="Arial"/>
          <w:color w:val="ED7D31" w:themeColor="accent2"/>
          <w:szCs w:val="20"/>
        </w:rPr>
        <w:t> = μ</w:t>
      </w:r>
      <w:r w:rsidRPr="005C3253">
        <w:rPr>
          <w:rFonts w:ascii="inherit" w:hAnsi="inherit" w:cs="Arial"/>
          <w:color w:val="ED7D31" w:themeColor="accent2"/>
          <w:sz w:val="19"/>
          <w:szCs w:val="15"/>
          <w:bdr w:val="none" w:sz="0" w:space="0" w:color="auto" w:frame="1"/>
          <w:vertAlign w:val="subscript"/>
        </w:rPr>
        <w:t>2</w:t>
      </w:r>
      <w:r w:rsidRPr="005C3253">
        <w:rPr>
          <w:rFonts w:ascii="Arial" w:hAnsi="Arial" w:cs="Arial"/>
          <w:color w:val="ED7D31" w:themeColor="accent2"/>
          <w:szCs w:val="20"/>
        </w:rPr>
        <w:t>. In other words, it assumes the means are equal. With the paired t test, the null hypothesis is that the </w:t>
      </w:r>
      <w:hyperlink r:id="rId1271" w:anchor="PWD" w:history="1">
        <w:r w:rsidRPr="005C3253">
          <w:rPr>
            <w:rStyle w:val="Hyperlink"/>
            <w:rFonts w:ascii="inherit" w:eastAsiaTheme="majorEastAsia" w:hAnsi="inherit" w:cs="Arial"/>
            <w:i/>
            <w:iCs/>
            <w:color w:val="ED7D31" w:themeColor="accent2"/>
            <w:szCs w:val="20"/>
            <w:bdr w:val="none" w:sz="0" w:space="0" w:color="auto" w:frame="1"/>
          </w:rPr>
          <w:t>pairwise difference</w:t>
        </w:r>
      </w:hyperlink>
      <w:r w:rsidRPr="005C3253">
        <w:rPr>
          <w:rFonts w:ascii="Arial" w:hAnsi="Arial" w:cs="Arial"/>
          <w:color w:val="ED7D31" w:themeColor="accent2"/>
          <w:szCs w:val="20"/>
        </w:rPr>
        <w:t> between the two tests is equal (H</w:t>
      </w:r>
      <w:r w:rsidRPr="005C3253">
        <w:rPr>
          <w:rFonts w:ascii="inherit" w:hAnsi="inherit" w:cs="Arial"/>
          <w:color w:val="ED7D31" w:themeColor="accent2"/>
          <w:sz w:val="19"/>
          <w:szCs w:val="15"/>
          <w:bdr w:val="none" w:sz="0" w:space="0" w:color="auto" w:frame="1"/>
          <w:vertAlign w:val="subscript"/>
        </w:rPr>
        <w:t>0</w:t>
      </w:r>
      <w:r w:rsidRPr="005C3253">
        <w:rPr>
          <w:rFonts w:ascii="Arial" w:hAnsi="Arial" w:cs="Arial"/>
          <w:color w:val="ED7D31" w:themeColor="accent2"/>
          <w:szCs w:val="20"/>
        </w:rPr>
        <w:t>: µ</w:t>
      </w:r>
      <w:r w:rsidRPr="005C3253">
        <w:rPr>
          <w:rFonts w:ascii="inherit" w:hAnsi="inherit" w:cs="Arial"/>
          <w:color w:val="ED7D31" w:themeColor="accent2"/>
          <w:sz w:val="19"/>
          <w:szCs w:val="15"/>
          <w:bdr w:val="none" w:sz="0" w:space="0" w:color="auto" w:frame="1"/>
          <w:vertAlign w:val="subscript"/>
        </w:rPr>
        <w:t>d</w:t>
      </w:r>
      <w:r w:rsidRPr="005C3253">
        <w:rPr>
          <w:rFonts w:ascii="Arial" w:hAnsi="Arial" w:cs="Arial"/>
          <w:color w:val="ED7D31" w:themeColor="accent2"/>
          <w:szCs w:val="20"/>
        </w:rPr>
        <w:t> = 0). The difference between the two tests is very subtle; which one you choose is based on your </w:t>
      </w:r>
      <w:hyperlink r:id="rId1272" w:history="1">
        <w:r w:rsidRPr="005C3253">
          <w:rPr>
            <w:rStyle w:val="Hyperlink"/>
            <w:rFonts w:ascii="inherit" w:eastAsiaTheme="majorEastAsia" w:hAnsi="inherit" w:cs="Arial"/>
            <w:color w:val="ED7D31" w:themeColor="accent2"/>
            <w:szCs w:val="20"/>
            <w:bdr w:val="none" w:sz="0" w:space="0" w:color="auto" w:frame="1"/>
          </w:rPr>
          <w:t>data collection method</w:t>
        </w:r>
      </w:hyperlink>
      <w:r w:rsidRPr="003A4A8E">
        <w:rPr>
          <w:rFonts w:ascii="Arial" w:hAnsi="Arial" w:cs="Arial"/>
          <w:color w:val="777777"/>
          <w:szCs w:val="20"/>
        </w:rPr>
        <w:t>.</w:t>
      </w:r>
    </w:p>
    <w:p w14:paraId="5F24E668" w14:textId="77777777" w:rsidR="0099790A" w:rsidRPr="003A4A8E" w:rsidRDefault="0099790A" w:rsidP="005D2F5C">
      <w:pPr>
        <w:pStyle w:val="NormalWeb"/>
        <w:shd w:val="clear" w:color="auto" w:fill="FFFFFF"/>
        <w:spacing w:before="0" w:beforeAutospacing="0" w:after="0" w:afterAutospacing="0"/>
        <w:textAlignment w:val="baseline"/>
        <w:rPr>
          <w:rFonts w:ascii="Arial" w:hAnsi="Arial" w:cs="Arial"/>
          <w:color w:val="777777"/>
          <w:szCs w:val="20"/>
        </w:rPr>
      </w:pPr>
    </w:p>
    <w:p w14:paraId="2AB4F8D9" w14:textId="2F937D2A" w:rsidR="005D2F5C" w:rsidRPr="00881C0D" w:rsidRDefault="005D2F5C" w:rsidP="005D2F5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81C0D">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Paired Samples T Test By hand</w:t>
      </w:r>
    </w:p>
    <w:p w14:paraId="48357346" w14:textId="3EECF8EB" w:rsidR="00562100" w:rsidRPr="00562100" w:rsidRDefault="00562100" w:rsidP="00562100">
      <w:pPr>
        <w:rPr>
          <w:lang w:eastAsia="en-IN"/>
        </w:rPr>
      </w:pPr>
      <w:r>
        <w:rPr>
          <w:lang w:eastAsia="en-IN"/>
        </w:rPr>
        <w:tab/>
      </w:r>
      <w:r>
        <w:rPr>
          <w:lang w:eastAsia="en-IN"/>
        </w:rPr>
        <w:tab/>
      </w:r>
      <w:r>
        <w:rPr>
          <w:noProof/>
        </w:rPr>
        <w:drawing>
          <wp:inline distT="0" distB="0" distL="0" distR="0" wp14:anchorId="1487991F" wp14:editId="72912931">
            <wp:extent cx="5731510" cy="4298950"/>
            <wp:effectExtent l="0" t="0" r="2540" b="6350"/>
            <wp:docPr id="145" name="Picture 145" descr="Image result for t-test paired two sample for means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result for t-test paired two sample for means formula"/>
                    <pic:cNvPicPr>
                      <a:picLocks noChangeAspect="1" noChangeArrowheads="1"/>
                    </pic:cNvPicPr>
                  </pic:nvPicPr>
                  <pic:blipFill>
                    <a:blip r:embed="rId127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B7FDB8E" w14:textId="1701278A" w:rsidR="000A74B8" w:rsidRDefault="000A74B8" w:rsidP="000A74B8">
      <w:pPr>
        <w:rPr>
          <w:lang w:eastAsia="en-IN"/>
        </w:rPr>
      </w:pPr>
    </w:p>
    <w:p w14:paraId="22569E38" w14:textId="3D275047" w:rsidR="007C47AE" w:rsidRPr="000A74B8" w:rsidRDefault="007C47AE" w:rsidP="000A74B8">
      <w:pPr>
        <w:rPr>
          <w:lang w:eastAsia="en-IN"/>
        </w:rPr>
      </w:pPr>
      <w:r>
        <w:rPr>
          <w:noProof/>
        </w:rPr>
        <w:lastRenderedPageBreak/>
        <w:drawing>
          <wp:inline distT="0" distB="0" distL="0" distR="0" wp14:anchorId="309FC506" wp14:editId="2CF01D01">
            <wp:extent cx="5731510" cy="4298950"/>
            <wp:effectExtent l="0" t="0" r="2540" b="6350"/>
            <wp:docPr id="146" name="Picture 146" descr="Image result for t-test dependen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result for t-test dependent  samples"/>
                    <pic:cNvPicPr>
                      <a:picLocks noChangeAspect="1" noChangeArrowheads="1"/>
                    </pic:cNvPicPr>
                  </pic:nvPicPr>
                  <pic:blipFill>
                    <a:blip r:embed="rId127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D0FE294" w14:textId="77777777" w:rsidR="000A74B8" w:rsidRPr="005643F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643FF">
        <w:rPr>
          <w:rStyle w:val="Strong"/>
          <w:rFonts w:ascii="inherit" w:hAnsi="inherit" w:cs="Arial"/>
          <w:color w:val="777777"/>
          <w:szCs w:val="20"/>
          <w:bdr w:val="none" w:sz="0" w:space="0" w:color="auto" w:frame="1"/>
        </w:rPr>
        <w:t>Sample question: </w:t>
      </w:r>
      <w:r w:rsidRPr="005643FF">
        <w:rPr>
          <w:rFonts w:ascii="Arial" w:hAnsi="Arial" w:cs="Arial"/>
          <w:color w:val="777777"/>
          <w:szCs w:val="20"/>
        </w:rPr>
        <w:t>Calculate a paired t test by hand for the following data:</w:t>
      </w:r>
    </w:p>
    <w:p w14:paraId="7BBB5EFE" w14:textId="1847D799" w:rsidR="005D2F5C" w:rsidRPr="00E73288" w:rsidRDefault="005D2F5C" w:rsidP="005D2F5C">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br/>
      </w:r>
      <w:r>
        <w:rPr>
          <w:rFonts w:ascii="inherit" w:hAnsi="inherit" w:cs="Arial"/>
          <w:noProof/>
          <w:color w:val="05A9C5"/>
          <w:sz w:val="20"/>
          <w:szCs w:val="20"/>
          <w:bdr w:val="none" w:sz="0" w:space="0" w:color="auto" w:frame="1"/>
        </w:rPr>
        <w:drawing>
          <wp:inline distT="0" distB="0" distL="0" distR="0" wp14:anchorId="3676D67A" wp14:editId="085EA24E">
            <wp:extent cx="1493520" cy="1706880"/>
            <wp:effectExtent l="0" t="0" r="0" b="7620"/>
            <wp:docPr id="143" name="Picture 143" descr="paired t test example 2">
              <a:hlinkClick xmlns:a="http://schemas.openxmlformats.org/drawingml/2006/main" r:id="rId1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aired t test example 2">
                      <a:hlinkClick r:id="rId1275"/>
                    </pic:cNvPr>
                    <pic:cNvPicPr>
                      <a:picLocks noChangeAspect="1" noChangeArrowheads="1"/>
                    </pic:cNvPicPr>
                  </pic:nvPicPr>
                  <pic:blipFill>
                    <a:blip r:embed="rId1276">
                      <a:extLst>
                        <a:ext uri="{28A0092B-C50C-407E-A947-70E740481C1C}">
                          <a14:useLocalDpi xmlns:a14="http://schemas.microsoft.com/office/drawing/2010/main" val="0"/>
                        </a:ext>
                      </a:extLst>
                    </a:blip>
                    <a:srcRect/>
                    <a:stretch>
                      <a:fillRect/>
                    </a:stretch>
                  </pic:blipFill>
                  <pic:spPr bwMode="auto">
                    <a:xfrm>
                      <a:off x="0" y="0"/>
                      <a:ext cx="1493520" cy="17068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proofErr w:type="gramStart"/>
      <w:r w:rsidR="005E2BCD" w:rsidRPr="00E73288">
        <w:rPr>
          <w:rFonts w:ascii="Arial" w:hAnsi="Arial" w:cs="Arial"/>
          <w:color w:val="777777"/>
          <w:sz w:val="22"/>
          <w:szCs w:val="20"/>
        </w:rPr>
        <w:t>Note :</w:t>
      </w:r>
      <w:proofErr w:type="gramEnd"/>
      <w:r w:rsidR="005E2BCD" w:rsidRPr="00E73288">
        <w:rPr>
          <w:rFonts w:ascii="Arial" w:hAnsi="Arial" w:cs="Arial"/>
          <w:color w:val="777777"/>
          <w:sz w:val="22"/>
          <w:szCs w:val="20"/>
        </w:rPr>
        <w:t xml:space="preserve"> </w:t>
      </w:r>
      <w:r w:rsidR="003B491A" w:rsidRPr="00E73288">
        <w:rPr>
          <w:rFonts w:ascii="Arial" w:hAnsi="Arial" w:cs="Arial"/>
          <w:color w:val="777777"/>
          <w:sz w:val="22"/>
          <w:szCs w:val="20"/>
        </w:rPr>
        <w:t xml:space="preserve">Alternative hypothesis is there is a difference in group means. So it is two-tailed </w:t>
      </w:r>
      <w:proofErr w:type="gramStart"/>
      <w:r w:rsidR="003B491A" w:rsidRPr="00E73288">
        <w:rPr>
          <w:rFonts w:ascii="Arial" w:hAnsi="Arial" w:cs="Arial"/>
          <w:color w:val="777777"/>
          <w:sz w:val="22"/>
          <w:szCs w:val="20"/>
        </w:rPr>
        <w:t>test(</w:t>
      </w:r>
      <w:proofErr w:type="gramEnd"/>
      <w:r w:rsidR="003B491A" w:rsidRPr="00E73288">
        <w:rPr>
          <w:rFonts w:ascii="Arial" w:hAnsi="Arial" w:cs="Arial"/>
          <w:color w:val="777777"/>
          <w:sz w:val="22"/>
          <w:szCs w:val="20"/>
        </w:rPr>
        <w:t>not equal to zero)</w:t>
      </w:r>
    </w:p>
    <w:p w14:paraId="1726C62D" w14:textId="77777777" w:rsidR="003B491A" w:rsidRPr="003B491A" w:rsidRDefault="003B491A" w:rsidP="005D2F5C">
      <w:pPr>
        <w:pStyle w:val="NormalWeb"/>
        <w:shd w:val="clear" w:color="auto" w:fill="FFFFFF"/>
        <w:spacing w:before="0" w:beforeAutospacing="0" w:after="0" w:afterAutospacing="0"/>
        <w:textAlignment w:val="baseline"/>
        <w:rPr>
          <w:rFonts w:ascii="Arial" w:hAnsi="Arial" w:cs="Arial"/>
          <w:color w:val="777777"/>
          <w:sz w:val="22"/>
          <w:szCs w:val="20"/>
        </w:rPr>
      </w:pPr>
    </w:p>
    <w:p w14:paraId="12E7D2E7" w14:textId="77777777" w:rsidR="009C0EEF"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1: </w:t>
      </w:r>
      <w:r w:rsidRPr="00893D5D">
        <w:rPr>
          <w:rFonts w:ascii="Arial" w:hAnsi="Arial" w:cs="Arial"/>
          <w:color w:val="777777"/>
          <w:szCs w:val="20"/>
        </w:rPr>
        <w:t>Subtract each Y score from each X score.</w:t>
      </w:r>
    </w:p>
    <w:p w14:paraId="5E381F06" w14:textId="23D3E43E"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lastRenderedPageBreak/>
        <w:br/>
      </w:r>
      <w:r w:rsidRPr="00893D5D">
        <w:rPr>
          <w:rFonts w:ascii="inherit" w:hAnsi="inherit" w:cs="Arial"/>
          <w:noProof/>
          <w:color w:val="05A9C5"/>
          <w:szCs w:val="20"/>
          <w:bdr w:val="none" w:sz="0" w:space="0" w:color="auto" w:frame="1"/>
        </w:rPr>
        <w:drawing>
          <wp:inline distT="0" distB="0" distL="0" distR="0" wp14:anchorId="080ED779" wp14:editId="56A95C0F">
            <wp:extent cx="2202180" cy="1714500"/>
            <wp:effectExtent l="0" t="0" r="7620" b="0"/>
            <wp:docPr id="142" name="Picture 142" descr="paired t test example 3">
              <a:hlinkClick xmlns:a="http://schemas.openxmlformats.org/drawingml/2006/main" r:id="rId1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ired t test example 3">
                      <a:hlinkClick r:id="rId1277"/>
                    </pic:cNvPr>
                    <pic:cNvPicPr>
                      <a:picLocks noChangeAspect="1" noChangeArrowheads="1"/>
                    </pic:cNvPicPr>
                  </pic:nvPicPr>
                  <pic:blipFill>
                    <a:blip r:embed="rId1278">
                      <a:extLst>
                        <a:ext uri="{28A0092B-C50C-407E-A947-70E740481C1C}">
                          <a14:useLocalDpi xmlns:a14="http://schemas.microsoft.com/office/drawing/2010/main" val="0"/>
                        </a:ext>
                      </a:extLst>
                    </a:blip>
                    <a:srcRect/>
                    <a:stretch>
                      <a:fillRect/>
                    </a:stretch>
                  </pic:blipFill>
                  <pic:spPr bwMode="auto">
                    <a:xfrm>
                      <a:off x="0" y="0"/>
                      <a:ext cx="2202180" cy="17145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0648178C" w14:textId="77777777" w:rsidR="00DF7407"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2: </w:t>
      </w:r>
      <w:r w:rsidRPr="00893D5D">
        <w:rPr>
          <w:rFonts w:ascii="Arial" w:hAnsi="Arial" w:cs="Arial"/>
          <w:color w:val="777777"/>
          <w:szCs w:val="20"/>
        </w:rPr>
        <w:t xml:space="preserve">Add up </w:t>
      </w:r>
      <w:proofErr w:type="gramStart"/>
      <w:r w:rsidRPr="00893D5D">
        <w:rPr>
          <w:rFonts w:ascii="Arial" w:hAnsi="Arial" w:cs="Arial"/>
          <w:color w:val="777777"/>
          <w:szCs w:val="20"/>
        </w:rPr>
        <w:t>all of</w:t>
      </w:r>
      <w:proofErr w:type="gramEnd"/>
      <w:r w:rsidRPr="00893D5D">
        <w:rPr>
          <w:rFonts w:ascii="Arial" w:hAnsi="Arial" w:cs="Arial"/>
          <w:color w:val="777777"/>
          <w:szCs w:val="20"/>
        </w:rPr>
        <w:t xml:space="preserve"> the values from Step 1.</w:t>
      </w:r>
      <w:r w:rsidRPr="00893D5D">
        <w:rPr>
          <w:rFonts w:ascii="Arial" w:hAnsi="Arial" w:cs="Arial"/>
          <w:color w:val="777777"/>
          <w:szCs w:val="20"/>
        </w:rPr>
        <w:br/>
        <w:t>Set this number aside for a moment.</w:t>
      </w:r>
    </w:p>
    <w:p w14:paraId="2A0B009F" w14:textId="0AE4CAE3"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br/>
      </w:r>
      <w:r w:rsidRPr="00893D5D">
        <w:rPr>
          <w:rFonts w:ascii="inherit" w:hAnsi="inherit" w:cs="Arial"/>
          <w:noProof/>
          <w:color w:val="05A9C5"/>
          <w:szCs w:val="20"/>
          <w:bdr w:val="none" w:sz="0" w:space="0" w:color="auto" w:frame="1"/>
        </w:rPr>
        <w:drawing>
          <wp:inline distT="0" distB="0" distL="0" distR="0" wp14:anchorId="3C6CE592" wp14:editId="457B346C">
            <wp:extent cx="2202180" cy="1859280"/>
            <wp:effectExtent l="0" t="0" r="7620" b="7620"/>
            <wp:docPr id="141" name="Picture 141" descr="paired t test example 4">
              <a:hlinkClick xmlns:a="http://schemas.openxmlformats.org/drawingml/2006/main" r:id="rId1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ired t test example 4">
                      <a:hlinkClick r:id="rId1279"/>
                    </pic:cNvPr>
                    <pic:cNvPicPr>
                      <a:picLocks noChangeAspect="1" noChangeArrowheads="1"/>
                    </pic:cNvPicPr>
                  </pic:nvPicPr>
                  <pic:blipFill>
                    <a:blip r:embed="rId1280">
                      <a:extLst>
                        <a:ext uri="{28A0092B-C50C-407E-A947-70E740481C1C}">
                          <a14:useLocalDpi xmlns:a14="http://schemas.microsoft.com/office/drawing/2010/main" val="0"/>
                        </a:ext>
                      </a:extLst>
                    </a:blip>
                    <a:srcRect/>
                    <a:stretch>
                      <a:fillRect/>
                    </a:stretch>
                  </pic:blipFill>
                  <pic:spPr bwMode="auto">
                    <a:xfrm>
                      <a:off x="0" y="0"/>
                      <a:ext cx="2202180" cy="185928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4DFE9AB0" w14:textId="77777777" w:rsidR="00731CC9"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3: </w:t>
      </w:r>
      <w:r w:rsidRPr="00893D5D">
        <w:rPr>
          <w:rFonts w:ascii="Arial" w:hAnsi="Arial" w:cs="Arial"/>
          <w:color w:val="777777"/>
          <w:szCs w:val="20"/>
        </w:rPr>
        <w:t>Square the differences from Step 1.</w:t>
      </w:r>
    </w:p>
    <w:p w14:paraId="0323ACA1" w14:textId="0DC15C4C"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br/>
      </w:r>
      <w:r w:rsidRPr="00893D5D">
        <w:rPr>
          <w:rFonts w:ascii="inherit" w:hAnsi="inherit" w:cs="Arial"/>
          <w:noProof/>
          <w:color w:val="05A9C5"/>
          <w:szCs w:val="20"/>
          <w:bdr w:val="none" w:sz="0" w:space="0" w:color="auto" w:frame="1"/>
        </w:rPr>
        <w:drawing>
          <wp:inline distT="0" distB="0" distL="0" distR="0" wp14:anchorId="38AFD6C0" wp14:editId="66090DBD">
            <wp:extent cx="2880360" cy="1866900"/>
            <wp:effectExtent l="0" t="0" r="0" b="0"/>
            <wp:docPr id="140" name="Picture 140" descr="paired t test example 5">
              <a:hlinkClick xmlns:a="http://schemas.openxmlformats.org/drawingml/2006/main" r:id="rId1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ired t test example 5">
                      <a:hlinkClick r:id="rId1281"/>
                    </pic:cNvPr>
                    <pic:cNvPicPr>
                      <a:picLocks noChangeAspect="1" noChangeArrowheads="1"/>
                    </pic:cNvPicPr>
                  </pic:nvPicPr>
                  <pic:blipFill>
                    <a:blip r:embed="rId1282">
                      <a:extLst>
                        <a:ext uri="{28A0092B-C50C-407E-A947-70E740481C1C}">
                          <a14:useLocalDpi xmlns:a14="http://schemas.microsoft.com/office/drawing/2010/main" val="0"/>
                        </a:ext>
                      </a:extLst>
                    </a:blip>
                    <a:srcRect/>
                    <a:stretch>
                      <a:fillRect/>
                    </a:stretch>
                  </pic:blipFill>
                  <pic:spPr bwMode="auto">
                    <a:xfrm>
                      <a:off x="0" y="0"/>
                      <a:ext cx="2880360" cy="18669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6A4BBF68" w14:textId="77777777" w:rsidR="0089483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inherit" w:hAnsi="inherit" w:cs="Arial"/>
          <w:color w:val="0000FF"/>
          <w:szCs w:val="20"/>
          <w:bdr w:val="none" w:sz="0" w:space="0" w:color="auto" w:frame="1"/>
        </w:rPr>
        <w:t>Step 4: </w:t>
      </w:r>
      <w:r w:rsidRPr="00893D5D">
        <w:rPr>
          <w:rFonts w:ascii="Arial" w:hAnsi="Arial" w:cs="Arial"/>
          <w:color w:val="777777"/>
          <w:szCs w:val="20"/>
        </w:rPr>
        <w:t xml:space="preserve">Add up </w:t>
      </w:r>
      <w:proofErr w:type="gramStart"/>
      <w:r w:rsidRPr="00893D5D">
        <w:rPr>
          <w:rFonts w:ascii="Arial" w:hAnsi="Arial" w:cs="Arial"/>
          <w:color w:val="777777"/>
          <w:szCs w:val="20"/>
        </w:rPr>
        <w:t>all of</w:t>
      </w:r>
      <w:proofErr w:type="gramEnd"/>
      <w:r w:rsidRPr="00893D5D">
        <w:rPr>
          <w:rFonts w:ascii="Arial" w:hAnsi="Arial" w:cs="Arial"/>
          <w:color w:val="777777"/>
          <w:szCs w:val="20"/>
        </w:rPr>
        <w:t xml:space="preserve"> the squared differences from Step 3.</w:t>
      </w:r>
    </w:p>
    <w:p w14:paraId="0AA2604D" w14:textId="105364B9" w:rsidR="005D2F5C" w:rsidRPr="00893D5D"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893D5D">
        <w:rPr>
          <w:rFonts w:ascii="Arial" w:hAnsi="Arial" w:cs="Arial"/>
          <w:color w:val="777777"/>
          <w:szCs w:val="20"/>
        </w:rPr>
        <w:lastRenderedPageBreak/>
        <w:br/>
      </w:r>
      <w:r w:rsidRPr="00893D5D">
        <w:rPr>
          <w:rFonts w:ascii="inherit" w:hAnsi="inherit" w:cs="Arial"/>
          <w:noProof/>
          <w:color w:val="05A9C5"/>
          <w:szCs w:val="20"/>
          <w:bdr w:val="none" w:sz="0" w:space="0" w:color="auto" w:frame="1"/>
        </w:rPr>
        <w:drawing>
          <wp:inline distT="0" distB="0" distL="0" distR="0" wp14:anchorId="4CCE4CE1" wp14:editId="1F8529E5">
            <wp:extent cx="2880360" cy="1866900"/>
            <wp:effectExtent l="0" t="0" r="0" b="0"/>
            <wp:docPr id="139" name="Picture 139" descr="paired t test example 6">
              <a:hlinkClick xmlns:a="http://schemas.openxmlformats.org/drawingml/2006/main" r:id="rId1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ired t test example 6">
                      <a:hlinkClick r:id="rId1283"/>
                    </pic:cNvPr>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2880360" cy="1866900"/>
                    </a:xfrm>
                    <a:prstGeom prst="rect">
                      <a:avLst/>
                    </a:prstGeom>
                    <a:noFill/>
                    <a:ln>
                      <a:noFill/>
                    </a:ln>
                  </pic:spPr>
                </pic:pic>
              </a:graphicData>
            </a:graphic>
          </wp:inline>
        </w:drawing>
      </w:r>
      <w:r w:rsidRPr="00893D5D">
        <w:rPr>
          <w:rFonts w:ascii="Arial" w:hAnsi="Arial" w:cs="Arial"/>
          <w:color w:val="777777"/>
          <w:szCs w:val="20"/>
        </w:rPr>
        <w:br/>
      </w:r>
      <w:r w:rsidRPr="00893D5D">
        <w:rPr>
          <w:rFonts w:ascii="Arial" w:hAnsi="Arial" w:cs="Arial"/>
          <w:color w:val="777777"/>
          <w:szCs w:val="20"/>
        </w:rPr>
        <w:br w:type="textWrapping" w:clear="left"/>
      </w:r>
    </w:p>
    <w:p w14:paraId="33844223" w14:textId="77777777" w:rsidR="006F0E58" w:rsidRDefault="005D2F5C" w:rsidP="005D2F5C">
      <w:pPr>
        <w:pStyle w:val="NormalWeb"/>
        <w:shd w:val="clear" w:color="auto" w:fill="FFFFFF"/>
        <w:spacing w:before="0" w:beforeAutospacing="0" w:after="0" w:afterAutospacing="0"/>
        <w:textAlignment w:val="baseline"/>
        <w:rPr>
          <w:rFonts w:ascii="Arial" w:hAnsi="Arial" w:cs="Arial"/>
          <w:color w:val="777777"/>
          <w:sz w:val="20"/>
          <w:szCs w:val="20"/>
        </w:rPr>
      </w:pPr>
      <w:r w:rsidRPr="00893D5D">
        <w:rPr>
          <w:rFonts w:ascii="inherit" w:hAnsi="inherit" w:cs="Arial"/>
          <w:color w:val="0000FF"/>
          <w:szCs w:val="20"/>
          <w:bdr w:val="none" w:sz="0" w:space="0" w:color="auto" w:frame="1"/>
        </w:rPr>
        <w:t>Step 5: </w:t>
      </w:r>
      <w:r w:rsidRPr="00893D5D">
        <w:rPr>
          <w:rFonts w:ascii="Arial" w:hAnsi="Arial" w:cs="Arial"/>
          <w:color w:val="777777"/>
          <w:szCs w:val="20"/>
        </w:rPr>
        <w:t>Use the following formula to calculate the t-score:</w:t>
      </w:r>
      <w:r w:rsidRPr="00893D5D">
        <w:rPr>
          <w:rFonts w:ascii="Arial" w:hAnsi="Arial" w:cs="Arial"/>
          <w:color w:val="777777"/>
          <w:szCs w:val="20"/>
        </w:rPr>
        <w:br/>
      </w:r>
      <w:r>
        <w:rPr>
          <w:rFonts w:ascii="inherit" w:hAnsi="inherit" w:cs="Arial"/>
          <w:noProof/>
          <w:color w:val="05A9C5"/>
          <w:sz w:val="20"/>
          <w:szCs w:val="20"/>
          <w:bdr w:val="none" w:sz="0" w:space="0" w:color="auto" w:frame="1"/>
        </w:rPr>
        <w:drawing>
          <wp:inline distT="0" distB="0" distL="0" distR="0" wp14:anchorId="2168385F" wp14:editId="77E15F29">
            <wp:extent cx="1516380" cy="792480"/>
            <wp:effectExtent l="0" t="0" r="7620" b="7620"/>
            <wp:docPr id="138" name="Picture 138" descr="paired samples t test example">
              <a:hlinkClick xmlns:a="http://schemas.openxmlformats.org/drawingml/2006/main" r:id="rId1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ired samples t test example">
                      <a:hlinkClick r:id="rId1285"/>
                    </pic:cNvPr>
                    <pic:cNvPicPr>
                      <a:picLocks noChangeAspect="1" noChangeArrowheads="1"/>
                    </pic:cNvPicPr>
                  </pic:nvPicPr>
                  <pic:blipFill>
                    <a:blip r:embed="rId1286">
                      <a:extLst>
                        <a:ext uri="{28A0092B-C50C-407E-A947-70E740481C1C}">
                          <a14:useLocalDpi xmlns:a14="http://schemas.microsoft.com/office/drawing/2010/main" val="0"/>
                        </a:ext>
                      </a:extLst>
                    </a:blip>
                    <a:srcRect/>
                    <a:stretch>
                      <a:fillRect/>
                    </a:stretch>
                  </pic:blipFill>
                  <pic:spPr bwMode="auto">
                    <a:xfrm>
                      <a:off x="0" y="0"/>
                      <a:ext cx="1516380" cy="7924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6F0E58">
        <w:rPr>
          <w:rFonts w:ascii="Arial" w:hAnsi="Arial" w:cs="Arial"/>
          <w:color w:val="777777"/>
          <w:sz w:val="22"/>
          <w:szCs w:val="20"/>
        </w:rPr>
        <w:t>ΣD: Sum of the differences (Sum of X-Y from Step 2)</w:t>
      </w:r>
      <w:r w:rsidRPr="006F0E58">
        <w:rPr>
          <w:rFonts w:ascii="Arial" w:hAnsi="Arial" w:cs="Arial"/>
          <w:color w:val="777777"/>
          <w:sz w:val="22"/>
          <w:szCs w:val="20"/>
        </w:rPr>
        <w:br/>
        <w:t>ΣD</w:t>
      </w:r>
      <w:r w:rsidRPr="006F0E58">
        <w:rPr>
          <w:rFonts w:ascii="inherit" w:hAnsi="inherit" w:cs="Arial"/>
          <w:color w:val="777777"/>
          <w:sz w:val="17"/>
          <w:szCs w:val="15"/>
          <w:bdr w:val="none" w:sz="0" w:space="0" w:color="auto" w:frame="1"/>
          <w:vertAlign w:val="superscript"/>
        </w:rPr>
        <w:t>2</w:t>
      </w:r>
      <w:r w:rsidRPr="006F0E58">
        <w:rPr>
          <w:rFonts w:ascii="Arial" w:hAnsi="Arial" w:cs="Arial"/>
          <w:color w:val="777777"/>
          <w:sz w:val="22"/>
          <w:szCs w:val="20"/>
        </w:rPr>
        <w:t>: Sum of the squared differences (from Step 4)</w:t>
      </w:r>
      <w:r w:rsidRPr="006F0E58">
        <w:rPr>
          <w:rFonts w:ascii="Arial" w:hAnsi="Arial" w:cs="Arial"/>
          <w:color w:val="777777"/>
          <w:sz w:val="22"/>
          <w:szCs w:val="20"/>
        </w:rPr>
        <w:br/>
        <w:t>(ΣD)</w:t>
      </w:r>
      <w:r w:rsidRPr="006F0E58">
        <w:rPr>
          <w:rFonts w:ascii="inherit" w:hAnsi="inherit" w:cs="Arial"/>
          <w:color w:val="777777"/>
          <w:sz w:val="17"/>
          <w:szCs w:val="15"/>
          <w:bdr w:val="none" w:sz="0" w:space="0" w:color="auto" w:frame="1"/>
          <w:vertAlign w:val="superscript"/>
        </w:rPr>
        <w:t>2</w:t>
      </w:r>
      <w:r w:rsidRPr="006F0E58">
        <w:rPr>
          <w:rFonts w:ascii="Arial" w:hAnsi="Arial" w:cs="Arial"/>
          <w:color w:val="777777"/>
          <w:sz w:val="22"/>
          <w:szCs w:val="20"/>
        </w:rPr>
        <w:t>: Sum of the differences (from Step 2), squared.</w:t>
      </w:r>
    </w:p>
    <w:p w14:paraId="12552C37" w14:textId="7B66D848" w:rsidR="005D2F5C" w:rsidRDefault="005D2F5C" w:rsidP="005D2F5C">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r>
      <w:r>
        <w:rPr>
          <w:rFonts w:ascii="inherit" w:hAnsi="inherit" w:cs="Arial"/>
          <w:noProof/>
          <w:color w:val="05A9C5"/>
          <w:sz w:val="20"/>
          <w:szCs w:val="20"/>
          <w:bdr w:val="none" w:sz="0" w:space="0" w:color="auto" w:frame="1"/>
        </w:rPr>
        <w:drawing>
          <wp:inline distT="0" distB="0" distL="0" distR="0" wp14:anchorId="364745D1" wp14:editId="553C98D0">
            <wp:extent cx="1615440" cy="3002280"/>
            <wp:effectExtent l="0" t="0" r="3810" b="7620"/>
            <wp:docPr id="137" name="Picture 137" descr="paired t test example 7v3">
              <a:hlinkClick xmlns:a="http://schemas.openxmlformats.org/drawingml/2006/main" r:id="rId1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ired t test example 7v3">
                      <a:hlinkClick r:id="rId1287"/>
                    </pic:cNvPr>
                    <pic:cNvPicPr>
                      <a:picLocks noChangeAspect="1" noChangeArrowheads="1"/>
                    </pic:cNvPicPr>
                  </pic:nvPicPr>
                  <pic:blipFill>
                    <a:blip r:embed="rId1288">
                      <a:extLst>
                        <a:ext uri="{28A0092B-C50C-407E-A947-70E740481C1C}">
                          <a14:useLocalDpi xmlns:a14="http://schemas.microsoft.com/office/drawing/2010/main" val="0"/>
                        </a:ext>
                      </a:extLst>
                    </a:blip>
                    <a:srcRect/>
                    <a:stretch>
                      <a:fillRect/>
                    </a:stretch>
                  </pic:blipFill>
                  <pic:spPr bwMode="auto">
                    <a:xfrm>
                      <a:off x="0" y="0"/>
                      <a:ext cx="1615440" cy="3002280"/>
                    </a:xfrm>
                    <a:prstGeom prst="rect">
                      <a:avLst/>
                    </a:prstGeom>
                    <a:noFill/>
                    <a:ln>
                      <a:noFill/>
                    </a:ln>
                  </pic:spPr>
                </pic:pic>
              </a:graphicData>
            </a:graphic>
          </wp:inline>
        </w:drawing>
      </w:r>
      <w:r>
        <w:rPr>
          <w:rFonts w:ascii="Arial" w:hAnsi="Arial" w:cs="Arial"/>
          <w:color w:val="777777"/>
          <w:sz w:val="20"/>
          <w:szCs w:val="20"/>
        </w:rPr>
        <w:br/>
      </w:r>
      <w:r>
        <w:rPr>
          <w:rFonts w:ascii="Arial" w:hAnsi="Arial" w:cs="Arial"/>
          <w:color w:val="777777"/>
          <w:sz w:val="20"/>
          <w:szCs w:val="20"/>
        </w:rPr>
        <w:br w:type="textWrapping" w:clear="left"/>
      </w:r>
    </w:p>
    <w:p w14:paraId="688DF3F7" w14:textId="067E8E53"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t>Step 6: </w:t>
      </w:r>
      <w:r w:rsidRPr="0051602A">
        <w:rPr>
          <w:rFonts w:ascii="Arial" w:hAnsi="Arial" w:cs="Arial"/>
          <w:color w:val="777777"/>
          <w:szCs w:val="20"/>
        </w:rPr>
        <w:t xml:space="preserve">Subtract 1 from the sample size to get the degrees of freedom. We have 11 items, so </w:t>
      </w:r>
      <w:r w:rsidRPr="001A61FF">
        <w:rPr>
          <w:rFonts w:ascii="Arial" w:hAnsi="Arial" w:cs="Arial"/>
          <w:color w:val="ED7D31" w:themeColor="accent2"/>
          <w:szCs w:val="20"/>
        </w:rPr>
        <w:t>11-1 = 10</w:t>
      </w:r>
      <w:r w:rsidRPr="0051602A">
        <w:rPr>
          <w:rFonts w:ascii="Arial" w:hAnsi="Arial" w:cs="Arial"/>
          <w:color w:val="777777"/>
          <w:szCs w:val="20"/>
        </w:rPr>
        <w:t>.</w:t>
      </w:r>
    </w:p>
    <w:p w14:paraId="4026B309" w14:textId="77777777" w:rsidR="0051602A" w:rsidRPr="0051602A" w:rsidRDefault="0051602A" w:rsidP="005D2F5C">
      <w:pPr>
        <w:pStyle w:val="NormalWeb"/>
        <w:shd w:val="clear" w:color="auto" w:fill="FFFFFF"/>
        <w:spacing w:before="0" w:beforeAutospacing="0" w:after="0" w:afterAutospacing="0"/>
        <w:textAlignment w:val="baseline"/>
        <w:rPr>
          <w:rFonts w:ascii="Arial" w:hAnsi="Arial" w:cs="Arial"/>
          <w:color w:val="777777"/>
          <w:szCs w:val="20"/>
        </w:rPr>
      </w:pPr>
    </w:p>
    <w:p w14:paraId="4A232223" w14:textId="032C2DA6" w:rsidR="00864D0B" w:rsidRPr="0051602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t>Step 7: </w:t>
      </w:r>
      <w:r w:rsidRPr="0051602A">
        <w:rPr>
          <w:rFonts w:ascii="Arial" w:hAnsi="Arial" w:cs="Arial"/>
          <w:color w:val="777777"/>
          <w:szCs w:val="20"/>
        </w:rPr>
        <w:t>Find the </w:t>
      </w:r>
      <w:hyperlink r:id="rId1289" w:history="1">
        <w:r w:rsidRPr="0051602A">
          <w:rPr>
            <w:rStyle w:val="Hyperlink"/>
            <w:rFonts w:ascii="inherit" w:eastAsiaTheme="majorEastAsia" w:hAnsi="inherit" w:cs="Arial"/>
            <w:color w:val="05A9C5"/>
            <w:szCs w:val="20"/>
            <w:bdr w:val="none" w:sz="0" w:space="0" w:color="auto" w:frame="1"/>
          </w:rPr>
          <w:t>p-value</w:t>
        </w:r>
      </w:hyperlink>
      <w:r w:rsidRPr="0051602A">
        <w:rPr>
          <w:rFonts w:ascii="Arial" w:hAnsi="Arial" w:cs="Arial"/>
          <w:color w:val="777777"/>
          <w:szCs w:val="20"/>
        </w:rPr>
        <w:t> in the </w:t>
      </w:r>
      <w:hyperlink r:id="rId1290" w:history="1">
        <w:r w:rsidRPr="0051602A">
          <w:rPr>
            <w:rStyle w:val="Hyperlink"/>
            <w:rFonts w:ascii="inherit" w:eastAsiaTheme="majorEastAsia" w:hAnsi="inherit" w:cs="Arial"/>
            <w:color w:val="05A9C5"/>
            <w:szCs w:val="20"/>
            <w:bdr w:val="none" w:sz="0" w:space="0" w:color="auto" w:frame="1"/>
          </w:rPr>
          <w:t>t-table</w:t>
        </w:r>
      </w:hyperlink>
      <w:r w:rsidRPr="0051602A">
        <w:rPr>
          <w:rFonts w:ascii="Arial" w:hAnsi="Arial" w:cs="Arial"/>
          <w:color w:val="777777"/>
          <w:szCs w:val="20"/>
        </w:rPr>
        <w:t>, using the </w:t>
      </w:r>
      <w:hyperlink r:id="rId1291" w:history="1">
        <w:r w:rsidRPr="0051602A">
          <w:rPr>
            <w:rStyle w:val="Hyperlink"/>
            <w:rFonts w:ascii="inherit" w:eastAsiaTheme="majorEastAsia" w:hAnsi="inherit" w:cs="Arial"/>
            <w:color w:val="05A9C5"/>
            <w:szCs w:val="20"/>
            <w:bdr w:val="none" w:sz="0" w:space="0" w:color="auto" w:frame="1"/>
          </w:rPr>
          <w:t>degrees of freedom</w:t>
        </w:r>
      </w:hyperlink>
      <w:r w:rsidRPr="0051602A">
        <w:rPr>
          <w:rFonts w:ascii="Arial" w:hAnsi="Arial" w:cs="Arial"/>
          <w:color w:val="777777"/>
          <w:szCs w:val="20"/>
        </w:rPr>
        <w:t> in Step 6. If you don’t have a specified </w:t>
      </w:r>
      <w:hyperlink r:id="rId1292" w:history="1">
        <w:r w:rsidRPr="0051602A">
          <w:rPr>
            <w:rStyle w:val="Hyperlink"/>
            <w:rFonts w:ascii="inherit" w:eastAsiaTheme="majorEastAsia" w:hAnsi="inherit" w:cs="Arial"/>
            <w:color w:val="05A9C5"/>
            <w:szCs w:val="20"/>
            <w:bdr w:val="none" w:sz="0" w:space="0" w:color="auto" w:frame="1"/>
          </w:rPr>
          <w:t>alpha level</w:t>
        </w:r>
      </w:hyperlink>
      <w:r w:rsidRPr="0051602A">
        <w:rPr>
          <w:rFonts w:ascii="Arial" w:hAnsi="Arial" w:cs="Arial"/>
          <w:color w:val="777777"/>
          <w:szCs w:val="20"/>
        </w:rPr>
        <w:t>, use 0.05 (5%). For this sample problem, with df=10, the t-value is 2.228</w:t>
      </w:r>
      <w:r w:rsidR="00864D0B">
        <w:rPr>
          <w:rFonts w:ascii="Arial" w:hAnsi="Arial" w:cs="Arial"/>
          <w:color w:val="777777"/>
          <w:szCs w:val="20"/>
        </w:rPr>
        <w:t>(two-tailed)</w:t>
      </w:r>
    </w:p>
    <w:p w14:paraId="1503E9F0" w14:textId="3F98AC19" w:rsidR="005D2F5C"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Fonts w:ascii="inherit" w:hAnsi="inherit" w:cs="Arial"/>
          <w:color w:val="0000FF"/>
          <w:szCs w:val="20"/>
          <w:bdr w:val="none" w:sz="0" w:space="0" w:color="auto" w:frame="1"/>
        </w:rPr>
        <w:lastRenderedPageBreak/>
        <w:t>Step 8: </w:t>
      </w:r>
      <w:r w:rsidRPr="0051602A">
        <w:rPr>
          <w:rFonts w:ascii="Arial" w:hAnsi="Arial" w:cs="Arial"/>
          <w:color w:val="777777"/>
          <w:szCs w:val="20"/>
        </w:rPr>
        <w:t>Compare your t-table value from Step 7 (2.228) to your calculated t-value (-2.74). The calculated t-value is greater than the table value at an alpha level of .05. The p-value is less than the alpha level: p &lt;.05. We can reject the null hypothesis that there is no difference between means.</w:t>
      </w:r>
    </w:p>
    <w:p w14:paraId="5F0F1FB6" w14:textId="624060C8" w:rsidR="00277D9D" w:rsidRDefault="00277D9D" w:rsidP="005D2F5C">
      <w:pPr>
        <w:pStyle w:val="NormalWeb"/>
        <w:shd w:val="clear" w:color="auto" w:fill="FFFFFF"/>
        <w:spacing w:before="0" w:beforeAutospacing="0" w:after="0" w:afterAutospacing="0"/>
        <w:textAlignment w:val="baseline"/>
        <w:rPr>
          <w:rFonts w:ascii="Arial" w:hAnsi="Arial" w:cs="Arial"/>
          <w:color w:val="777777"/>
          <w:szCs w:val="20"/>
        </w:rPr>
      </w:pPr>
    </w:p>
    <w:p w14:paraId="5ACDC66D" w14:textId="7E7B4FBB" w:rsidR="00277D9D" w:rsidRPr="00512A09" w:rsidRDefault="00277D9D" w:rsidP="005D2F5C">
      <w:pPr>
        <w:pStyle w:val="NormalWeb"/>
        <w:shd w:val="clear" w:color="auto" w:fill="FFFFFF"/>
        <w:spacing w:before="0" w:beforeAutospacing="0" w:after="0" w:afterAutospacing="0"/>
        <w:textAlignment w:val="baseline"/>
        <w:rPr>
          <w:rFonts w:ascii="Arial" w:hAnsi="Arial" w:cs="Arial"/>
          <w:color w:val="ED7D31" w:themeColor="accent2"/>
          <w:sz w:val="32"/>
          <w:szCs w:val="20"/>
        </w:rPr>
      </w:pPr>
      <w:r w:rsidRPr="00512A09">
        <w:rPr>
          <w:rFonts w:ascii="Arial" w:hAnsi="Arial" w:cs="Arial"/>
          <w:color w:val="ED7D31" w:themeColor="accent2"/>
          <w:szCs w:val="20"/>
          <w:shd w:val="clear" w:color="auto" w:fill="FFFFFF"/>
        </w:rPr>
        <w:t>In order to fully reject the null hypothesis, use both values (p and t) in combination. In other words, if you think you might reject the null based on the t-value, but your p-value is large, then don’t reject the null.</w:t>
      </w:r>
    </w:p>
    <w:p w14:paraId="56B22D3B" w14:textId="77777777" w:rsidR="00A13F52" w:rsidRPr="0051602A" w:rsidRDefault="00A13F52" w:rsidP="005D2F5C">
      <w:pPr>
        <w:pStyle w:val="NormalWeb"/>
        <w:shd w:val="clear" w:color="auto" w:fill="FFFFFF"/>
        <w:spacing w:before="0" w:beforeAutospacing="0" w:after="0" w:afterAutospacing="0"/>
        <w:textAlignment w:val="baseline"/>
        <w:rPr>
          <w:rFonts w:ascii="Arial" w:hAnsi="Arial" w:cs="Arial"/>
          <w:color w:val="777777"/>
          <w:szCs w:val="20"/>
        </w:rPr>
      </w:pPr>
    </w:p>
    <w:p w14:paraId="52325BCD" w14:textId="77777777" w:rsidR="005D2F5C" w:rsidRPr="0051602A" w:rsidRDefault="005D2F5C" w:rsidP="005D2F5C">
      <w:pPr>
        <w:pStyle w:val="NormalWeb"/>
        <w:shd w:val="clear" w:color="auto" w:fill="FFFFFF"/>
        <w:spacing w:before="0" w:beforeAutospacing="0" w:after="0" w:afterAutospacing="0"/>
        <w:textAlignment w:val="baseline"/>
        <w:rPr>
          <w:rFonts w:ascii="Arial" w:hAnsi="Arial" w:cs="Arial"/>
          <w:color w:val="777777"/>
          <w:szCs w:val="20"/>
        </w:rPr>
      </w:pPr>
      <w:r w:rsidRPr="0051602A">
        <w:rPr>
          <w:rStyle w:val="Strong"/>
          <w:rFonts w:ascii="inherit" w:hAnsi="inherit" w:cs="Arial"/>
          <w:color w:val="777777"/>
          <w:szCs w:val="20"/>
          <w:bdr w:val="none" w:sz="0" w:space="0" w:color="auto" w:frame="1"/>
        </w:rPr>
        <w:t>Note</w:t>
      </w:r>
      <w:r w:rsidRPr="0051602A">
        <w:rPr>
          <w:rFonts w:ascii="Arial" w:hAnsi="Arial" w:cs="Arial"/>
          <w:color w:val="777777"/>
          <w:szCs w:val="20"/>
        </w:rPr>
        <w:t>: You can ignore the minus sign when comparing the two t-values, as ± indicates the direction; the p-value remains the same for both directions.</w:t>
      </w:r>
    </w:p>
    <w:p w14:paraId="4E29C104" w14:textId="4E75918D" w:rsidR="002E1EC4" w:rsidRDefault="002E1EC4" w:rsidP="002E1EC4">
      <w:pPr>
        <w:rPr>
          <w:lang w:eastAsia="en-IN"/>
        </w:rPr>
      </w:pPr>
    </w:p>
    <w:p w14:paraId="1E13E1E6" w14:textId="77777777" w:rsidR="005F6C87" w:rsidRPr="00953D3B" w:rsidRDefault="005F6C87" w:rsidP="00953D3B">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53D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an Independent Samples T Test?</w:t>
      </w:r>
    </w:p>
    <w:p w14:paraId="26D719C4" w14:textId="12C82840" w:rsidR="005F6C87" w:rsidRDefault="005F6C87" w:rsidP="00DF6F0E">
      <w:pPr>
        <w:pStyle w:val="NormalWeb"/>
        <w:shd w:val="clear" w:color="auto" w:fill="FFFFFF"/>
        <w:spacing w:before="0" w:beforeAutospacing="0" w:after="0" w:afterAutospacing="0"/>
        <w:textAlignment w:val="baseline"/>
        <w:rPr>
          <w:rFonts w:ascii="Arial" w:hAnsi="Arial" w:cs="Arial"/>
          <w:color w:val="777777"/>
          <w:szCs w:val="20"/>
        </w:rPr>
      </w:pPr>
      <w:r>
        <w:rPr>
          <w:rFonts w:ascii="Arial" w:hAnsi="Arial" w:cs="Arial"/>
          <w:color w:val="777777"/>
          <w:sz w:val="20"/>
          <w:szCs w:val="20"/>
        </w:rPr>
        <w:br/>
      </w:r>
      <w:r w:rsidRPr="005448DB">
        <w:rPr>
          <w:rFonts w:ascii="Arial" w:hAnsi="Arial" w:cs="Arial"/>
          <w:color w:val="777777"/>
          <w:szCs w:val="20"/>
        </w:rPr>
        <w:t xml:space="preserve">The independent samples </w:t>
      </w:r>
      <w:proofErr w:type="spellStart"/>
      <w:r w:rsidRPr="005448DB">
        <w:rPr>
          <w:rFonts w:ascii="Arial" w:hAnsi="Arial" w:cs="Arial"/>
          <w:color w:val="777777"/>
          <w:szCs w:val="20"/>
        </w:rPr>
        <w:t>t</w:t>
      </w:r>
      <w:proofErr w:type="spellEnd"/>
      <w:r w:rsidRPr="005448DB">
        <w:rPr>
          <w:rFonts w:ascii="Arial" w:hAnsi="Arial" w:cs="Arial"/>
          <w:color w:val="777777"/>
          <w:szCs w:val="20"/>
        </w:rPr>
        <w:t xml:space="preserve"> test (also called the unpaired samples </w:t>
      </w:r>
      <w:proofErr w:type="spellStart"/>
      <w:r w:rsidRPr="005448DB">
        <w:rPr>
          <w:rFonts w:ascii="Arial" w:hAnsi="Arial" w:cs="Arial"/>
          <w:color w:val="777777"/>
          <w:szCs w:val="20"/>
        </w:rPr>
        <w:t>t</w:t>
      </w:r>
      <w:proofErr w:type="spellEnd"/>
      <w:r w:rsidRPr="005448DB">
        <w:rPr>
          <w:rFonts w:ascii="Arial" w:hAnsi="Arial" w:cs="Arial"/>
          <w:color w:val="777777"/>
          <w:szCs w:val="20"/>
        </w:rPr>
        <w:t xml:space="preserve"> test) is the most common form of </w:t>
      </w:r>
      <w:hyperlink r:id="rId1293" w:history="1">
        <w:r w:rsidRPr="005448DB">
          <w:rPr>
            <w:rStyle w:val="Hyperlink"/>
            <w:rFonts w:ascii="inherit" w:eastAsiaTheme="majorEastAsia" w:hAnsi="inherit" w:cs="Arial"/>
            <w:color w:val="05A9C5"/>
            <w:szCs w:val="20"/>
            <w:bdr w:val="none" w:sz="0" w:space="0" w:color="auto" w:frame="1"/>
          </w:rPr>
          <w:t>the T test</w:t>
        </w:r>
      </w:hyperlink>
      <w:r w:rsidRPr="005448DB">
        <w:rPr>
          <w:rFonts w:ascii="Arial" w:hAnsi="Arial" w:cs="Arial"/>
          <w:color w:val="777777"/>
          <w:szCs w:val="20"/>
        </w:rPr>
        <w:t>. It helps you to compare the </w:t>
      </w:r>
      <w:hyperlink r:id="rId1294" w:history="1">
        <w:r w:rsidRPr="005448DB">
          <w:rPr>
            <w:rStyle w:val="Hyperlink"/>
            <w:rFonts w:ascii="inherit" w:eastAsiaTheme="majorEastAsia" w:hAnsi="inherit" w:cs="Arial"/>
            <w:color w:val="05A9C5"/>
            <w:szCs w:val="20"/>
            <w:bdr w:val="none" w:sz="0" w:space="0" w:color="auto" w:frame="1"/>
          </w:rPr>
          <w:t>means </w:t>
        </w:r>
      </w:hyperlink>
      <w:r w:rsidRPr="005448DB">
        <w:rPr>
          <w:rFonts w:ascii="Arial" w:hAnsi="Arial" w:cs="Arial"/>
          <w:color w:val="777777"/>
          <w:szCs w:val="20"/>
        </w:rPr>
        <w:t>of two sets of data. For example, you could run a t test to see if the </w:t>
      </w:r>
      <w:hyperlink r:id="rId1295" w:history="1">
        <w:r w:rsidRPr="005448DB">
          <w:rPr>
            <w:rStyle w:val="Hyperlink"/>
            <w:rFonts w:ascii="inherit" w:eastAsiaTheme="majorEastAsia" w:hAnsi="inherit" w:cs="Arial"/>
            <w:color w:val="05A9C5"/>
            <w:szCs w:val="20"/>
            <w:bdr w:val="none" w:sz="0" w:space="0" w:color="auto" w:frame="1"/>
          </w:rPr>
          <w:t>average </w:t>
        </w:r>
      </w:hyperlink>
      <w:r w:rsidRPr="005448DB">
        <w:rPr>
          <w:rFonts w:ascii="Arial" w:hAnsi="Arial" w:cs="Arial"/>
          <w:color w:val="777777"/>
          <w:szCs w:val="20"/>
        </w:rPr>
        <w:t xml:space="preserve">test scores of males and females are different; the test answers the question, “Could these differences have occurred by random chance?” </w:t>
      </w:r>
    </w:p>
    <w:p w14:paraId="23BCD6A0" w14:textId="77777777" w:rsidR="008407BA" w:rsidRPr="005448DB" w:rsidRDefault="008407BA" w:rsidP="00DF6F0E">
      <w:pPr>
        <w:pStyle w:val="NormalWeb"/>
        <w:shd w:val="clear" w:color="auto" w:fill="FFFFFF"/>
        <w:spacing w:before="0" w:beforeAutospacing="0" w:after="0" w:afterAutospacing="0"/>
        <w:textAlignment w:val="baseline"/>
        <w:rPr>
          <w:rFonts w:ascii="inherit" w:hAnsi="inherit" w:cs="Arial"/>
          <w:color w:val="777777"/>
          <w:szCs w:val="20"/>
        </w:rPr>
      </w:pPr>
    </w:p>
    <w:p w14:paraId="2504291B" w14:textId="1E0A9455" w:rsidR="005F6C87" w:rsidRDefault="005F6C87" w:rsidP="005F6C87">
      <w:pPr>
        <w:pStyle w:val="NormalWeb"/>
        <w:shd w:val="clear" w:color="auto" w:fill="FFFFFF"/>
        <w:spacing w:before="0" w:beforeAutospacing="0" w:after="0" w:afterAutospacing="0"/>
        <w:textAlignment w:val="baseline"/>
        <w:rPr>
          <w:rFonts w:ascii="Arial" w:hAnsi="Arial" w:cs="Arial"/>
          <w:color w:val="777777"/>
          <w:szCs w:val="20"/>
        </w:rPr>
      </w:pPr>
      <w:r w:rsidRPr="005448DB">
        <w:rPr>
          <w:rFonts w:ascii="Arial" w:hAnsi="Arial" w:cs="Arial"/>
          <w:color w:val="777777"/>
          <w:szCs w:val="20"/>
        </w:rPr>
        <w:t>This test is extremely useful because for the </w:t>
      </w:r>
      <w:hyperlink r:id="rId1296" w:history="1">
        <w:r w:rsidRPr="005448DB">
          <w:rPr>
            <w:rStyle w:val="Hyperlink"/>
            <w:rFonts w:ascii="inherit" w:eastAsiaTheme="majorEastAsia" w:hAnsi="inherit" w:cs="Arial"/>
            <w:color w:val="05A9C5"/>
            <w:szCs w:val="20"/>
            <w:bdr w:val="none" w:sz="0" w:space="0" w:color="auto" w:frame="1"/>
          </w:rPr>
          <w:t>z test</w:t>
        </w:r>
      </w:hyperlink>
      <w:r w:rsidRPr="005448DB">
        <w:rPr>
          <w:rFonts w:ascii="Arial" w:hAnsi="Arial" w:cs="Arial"/>
          <w:color w:val="777777"/>
          <w:szCs w:val="20"/>
        </w:rPr>
        <w:t> you need to know facts about the population, like the </w:t>
      </w:r>
      <w:hyperlink r:id="rId1297" w:history="1">
        <w:r w:rsidRPr="005448DB">
          <w:rPr>
            <w:rStyle w:val="Hyperlink"/>
            <w:rFonts w:ascii="inherit" w:eastAsiaTheme="majorEastAsia" w:hAnsi="inherit" w:cs="Arial"/>
            <w:color w:val="05A9C5"/>
            <w:szCs w:val="20"/>
            <w:bdr w:val="none" w:sz="0" w:space="0" w:color="auto" w:frame="1"/>
          </w:rPr>
          <w:t>population </w:t>
        </w:r>
      </w:hyperlink>
      <w:hyperlink r:id="rId1298" w:history="1">
        <w:r w:rsidRPr="005448DB">
          <w:rPr>
            <w:rStyle w:val="Hyperlink"/>
            <w:rFonts w:ascii="inherit" w:eastAsiaTheme="majorEastAsia" w:hAnsi="inherit" w:cs="Arial"/>
            <w:color w:val="05A9C5"/>
            <w:szCs w:val="20"/>
            <w:bdr w:val="none" w:sz="0" w:space="0" w:color="auto" w:frame="1"/>
          </w:rPr>
          <w:t>standard deviation</w:t>
        </w:r>
      </w:hyperlink>
      <w:r w:rsidRPr="005448DB">
        <w:rPr>
          <w:rFonts w:ascii="Arial" w:hAnsi="Arial" w:cs="Arial"/>
          <w:color w:val="777777"/>
          <w:szCs w:val="20"/>
        </w:rPr>
        <w:t>. With the independent samples t test, you don’t need to know this information. You should use this test when:</w:t>
      </w:r>
    </w:p>
    <w:p w14:paraId="16E9410F" w14:textId="77777777" w:rsidR="00AD0580" w:rsidRPr="005448DB" w:rsidRDefault="00AD0580" w:rsidP="005F6C87">
      <w:pPr>
        <w:pStyle w:val="NormalWeb"/>
        <w:shd w:val="clear" w:color="auto" w:fill="FFFFFF"/>
        <w:spacing w:before="0" w:beforeAutospacing="0" w:after="0" w:afterAutospacing="0"/>
        <w:textAlignment w:val="baseline"/>
        <w:rPr>
          <w:rFonts w:ascii="Arial" w:hAnsi="Arial" w:cs="Arial"/>
          <w:color w:val="777777"/>
          <w:szCs w:val="20"/>
        </w:rPr>
      </w:pPr>
    </w:p>
    <w:p w14:paraId="2BA9AD6D" w14:textId="77777777" w:rsidR="005F6C87" w:rsidRPr="00AD0580" w:rsidRDefault="005F6C87" w:rsidP="005F6C87">
      <w:pPr>
        <w:numPr>
          <w:ilvl w:val="0"/>
          <w:numId w:val="69"/>
        </w:numPr>
        <w:shd w:val="clear" w:color="auto" w:fill="FFFFFF"/>
        <w:spacing w:after="0" w:line="240" w:lineRule="auto"/>
        <w:ind w:left="450"/>
        <w:textAlignment w:val="baseline"/>
        <w:rPr>
          <w:rFonts w:ascii="inherit" w:hAnsi="inherit" w:cs="Arial"/>
          <w:color w:val="777777"/>
          <w:sz w:val="26"/>
          <w:szCs w:val="20"/>
        </w:rPr>
      </w:pPr>
      <w:r w:rsidRPr="00AD0580">
        <w:rPr>
          <w:rFonts w:ascii="inherit" w:hAnsi="inherit" w:cs="Arial"/>
          <w:color w:val="777777"/>
          <w:sz w:val="26"/>
          <w:szCs w:val="20"/>
        </w:rPr>
        <w:t>You do not know the </w:t>
      </w:r>
      <w:hyperlink r:id="rId1299" w:history="1">
        <w:r w:rsidRPr="00AD0580">
          <w:rPr>
            <w:rStyle w:val="Hyperlink"/>
            <w:rFonts w:ascii="inherit" w:hAnsi="inherit" w:cs="Arial"/>
            <w:color w:val="777777"/>
            <w:sz w:val="26"/>
            <w:szCs w:val="20"/>
            <w:bdr w:val="none" w:sz="0" w:space="0" w:color="auto" w:frame="1"/>
          </w:rPr>
          <w:t>population mean</w:t>
        </w:r>
      </w:hyperlink>
      <w:r w:rsidRPr="00AD0580">
        <w:rPr>
          <w:rFonts w:ascii="inherit" w:hAnsi="inherit" w:cs="Arial"/>
          <w:color w:val="777777"/>
          <w:sz w:val="26"/>
          <w:szCs w:val="20"/>
        </w:rPr>
        <w:t> or standard deviation.</w:t>
      </w:r>
    </w:p>
    <w:p w14:paraId="276F066A" w14:textId="325A885C" w:rsidR="005F6C87" w:rsidRPr="004F4567" w:rsidRDefault="005F6C87" w:rsidP="005F6C87">
      <w:pPr>
        <w:numPr>
          <w:ilvl w:val="0"/>
          <w:numId w:val="69"/>
        </w:numPr>
        <w:shd w:val="clear" w:color="auto" w:fill="FFFFFF"/>
        <w:spacing w:after="0" w:line="240" w:lineRule="auto"/>
        <w:ind w:left="450"/>
        <w:textAlignment w:val="baseline"/>
        <w:rPr>
          <w:rFonts w:ascii="inherit" w:hAnsi="inherit" w:cs="Arial"/>
          <w:color w:val="777777"/>
          <w:sz w:val="24"/>
          <w:szCs w:val="20"/>
        </w:rPr>
      </w:pPr>
      <w:r w:rsidRPr="00AD0580">
        <w:rPr>
          <w:rFonts w:ascii="inherit" w:hAnsi="inherit" w:cs="Arial"/>
          <w:color w:val="777777"/>
          <w:sz w:val="26"/>
          <w:szCs w:val="20"/>
        </w:rPr>
        <w:t>You have two independent, separate </w:t>
      </w:r>
      <w:hyperlink r:id="rId1300" w:history="1">
        <w:r w:rsidRPr="00AD0580">
          <w:rPr>
            <w:rStyle w:val="Hyperlink"/>
            <w:rFonts w:ascii="inherit" w:hAnsi="inherit" w:cs="Arial"/>
            <w:color w:val="777777"/>
            <w:sz w:val="26"/>
            <w:szCs w:val="20"/>
            <w:bdr w:val="none" w:sz="0" w:space="0" w:color="auto" w:frame="1"/>
          </w:rPr>
          <w:t>samples</w:t>
        </w:r>
      </w:hyperlink>
      <w:r w:rsidRPr="00AD0580">
        <w:rPr>
          <w:rFonts w:ascii="inherit" w:hAnsi="inherit" w:cs="Arial"/>
          <w:color w:val="777777"/>
          <w:sz w:val="26"/>
          <w:szCs w:val="20"/>
        </w:rPr>
        <w:t>.</w:t>
      </w:r>
    </w:p>
    <w:p w14:paraId="562E1021" w14:textId="77777777" w:rsidR="004F4567" w:rsidRPr="005448DB" w:rsidRDefault="004F4567" w:rsidP="004F4567">
      <w:pPr>
        <w:shd w:val="clear" w:color="auto" w:fill="FFFFFF"/>
        <w:spacing w:after="0" w:line="240" w:lineRule="auto"/>
        <w:ind w:left="450"/>
        <w:textAlignment w:val="baseline"/>
        <w:rPr>
          <w:rFonts w:ascii="inherit" w:hAnsi="inherit" w:cs="Arial"/>
          <w:color w:val="777777"/>
          <w:sz w:val="24"/>
          <w:szCs w:val="20"/>
        </w:rPr>
      </w:pPr>
    </w:p>
    <w:p w14:paraId="6955E5D9" w14:textId="77777777" w:rsidR="005F6C87" w:rsidRPr="00E51B15" w:rsidRDefault="005F6C87" w:rsidP="00E51B15">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51B15">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Assumptions for the Independent Samples T Test</w:t>
      </w:r>
    </w:p>
    <w:p w14:paraId="1F5FB1C4" w14:textId="6059E4B6" w:rsidR="005F6C87" w:rsidRDefault="00D07F14"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301" w:history="1">
        <w:r w:rsidR="005F6C87" w:rsidRPr="003751D8">
          <w:rPr>
            <w:rStyle w:val="Hyperlink"/>
            <w:rFonts w:ascii="inherit" w:hAnsi="inherit" w:cs="Arial"/>
            <w:b/>
            <w:bCs/>
            <w:color w:val="777777"/>
            <w:sz w:val="24"/>
            <w:szCs w:val="20"/>
            <w:bdr w:val="none" w:sz="0" w:space="0" w:color="auto" w:frame="1"/>
          </w:rPr>
          <w:t>Assumption of Independence</w:t>
        </w:r>
      </w:hyperlink>
      <w:r w:rsidR="005F6C87" w:rsidRPr="003751D8">
        <w:rPr>
          <w:rStyle w:val="Strong"/>
          <w:rFonts w:ascii="inherit" w:hAnsi="inherit" w:cs="Arial"/>
          <w:color w:val="777777"/>
          <w:sz w:val="24"/>
          <w:szCs w:val="20"/>
          <w:bdr w:val="none" w:sz="0" w:space="0" w:color="auto" w:frame="1"/>
        </w:rPr>
        <w:t>:</w:t>
      </w:r>
      <w:r w:rsidR="005F6C87" w:rsidRPr="003751D8">
        <w:rPr>
          <w:rFonts w:ascii="inherit" w:hAnsi="inherit" w:cs="Arial"/>
          <w:color w:val="777777"/>
          <w:sz w:val="24"/>
          <w:szCs w:val="20"/>
        </w:rPr>
        <w:t> you need two independent, categorical groups that represent your </w:t>
      </w:r>
      <w:hyperlink r:id="rId1302" w:history="1">
        <w:r w:rsidR="005F6C87" w:rsidRPr="003751D8">
          <w:rPr>
            <w:rStyle w:val="Hyperlink"/>
            <w:rFonts w:ascii="inherit" w:hAnsi="inherit" w:cs="Arial"/>
            <w:color w:val="777777"/>
            <w:sz w:val="24"/>
            <w:szCs w:val="20"/>
            <w:bdr w:val="none" w:sz="0" w:space="0" w:color="auto" w:frame="1"/>
          </w:rPr>
          <w:t>independent variable</w:t>
        </w:r>
      </w:hyperlink>
      <w:r w:rsidR="005F6C87" w:rsidRPr="003751D8">
        <w:rPr>
          <w:rFonts w:ascii="inherit" w:hAnsi="inherit" w:cs="Arial"/>
          <w:color w:val="777777"/>
          <w:sz w:val="24"/>
          <w:szCs w:val="20"/>
        </w:rPr>
        <w:t>. In the above example of test scores “males” or “females” would be your </w:t>
      </w:r>
      <w:hyperlink r:id="rId1303" w:history="1">
        <w:r w:rsidR="005F6C87" w:rsidRPr="003751D8">
          <w:rPr>
            <w:rStyle w:val="Hyperlink"/>
            <w:rFonts w:ascii="inherit" w:hAnsi="inherit" w:cs="Arial"/>
            <w:color w:val="777777"/>
            <w:sz w:val="24"/>
            <w:szCs w:val="20"/>
            <w:bdr w:val="none" w:sz="0" w:space="0" w:color="auto" w:frame="1"/>
          </w:rPr>
          <w:t>independent variable</w:t>
        </w:r>
      </w:hyperlink>
      <w:r w:rsidR="005F6C87" w:rsidRPr="003751D8">
        <w:rPr>
          <w:rFonts w:ascii="inherit" w:hAnsi="inherit" w:cs="Arial"/>
          <w:color w:val="777777"/>
          <w:sz w:val="24"/>
          <w:szCs w:val="20"/>
        </w:rPr>
        <w:t>.</w:t>
      </w:r>
    </w:p>
    <w:p w14:paraId="73A80928" w14:textId="77777777" w:rsidR="000F0855" w:rsidRPr="003751D8" w:rsidRDefault="000F0855" w:rsidP="000F0855">
      <w:pPr>
        <w:shd w:val="clear" w:color="auto" w:fill="FFFFFF"/>
        <w:spacing w:after="0" w:line="240" w:lineRule="auto"/>
        <w:ind w:left="450"/>
        <w:textAlignment w:val="baseline"/>
        <w:rPr>
          <w:rFonts w:ascii="inherit" w:hAnsi="inherit" w:cs="Arial"/>
          <w:color w:val="777777"/>
          <w:sz w:val="24"/>
          <w:szCs w:val="20"/>
        </w:rPr>
      </w:pPr>
    </w:p>
    <w:p w14:paraId="35337050" w14:textId="10744B14" w:rsidR="005F6C87" w:rsidRDefault="00D07F14"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hyperlink r:id="rId1304" w:history="1">
        <w:r w:rsidR="005F6C87" w:rsidRPr="003751D8">
          <w:rPr>
            <w:rStyle w:val="Hyperlink"/>
            <w:rFonts w:ascii="inherit" w:hAnsi="inherit" w:cs="Arial"/>
            <w:b/>
            <w:bCs/>
            <w:color w:val="777777"/>
            <w:sz w:val="24"/>
            <w:szCs w:val="20"/>
            <w:bdr w:val="none" w:sz="0" w:space="0" w:color="auto" w:frame="1"/>
          </w:rPr>
          <w:t>Assumption of normality</w:t>
        </w:r>
      </w:hyperlink>
      <w:r w:rsidR="005F6C87" w:rsidRPr="003751D8">
        <w:rPr>
          <w:rFonts w:ascii="inherit" w:hAnsi="inherit" w:cs="Arial"/>
          <w:color w:val="777777"/>
          <w:sz w:val="24"/>
          <w:szCs w:val="20"/>
        </w:rPr>
        <w:t>: the </w:t>
      </w:r>
      <w:hyperlink r:id="rId1305" w:history="1">
        <w:r w:rsidR="005F6C87" w:rsidRPr="003751D8">
          <w:rPr>
            <w:rStyle w:val="Hyperlink"/>
            <w:rFonts w:ascii="inherit" w:hAnsi="inherit" w:cs="Arial"/>
            <w:color w:val="777777"/>
            <w:sz w:val="24"/>
            <w:szCs w:val="20"/>
            <w:bdr w:val="none" w:sz="0" w:space="0" w:color="auto" w:frame="1"/>
          </w:rPr>
          <w:t>dependent variable</w:t>
        </w:r>
      </w:hyperlink>
      <w:r w:rsidR="005F6C87" w:rsidRPr="003751D8">
        <w:rPr>
          <w:rFonts w:ascii="inherit" w:hAnsi="inherit" w:cs="Arial"/>
          <w:color w:val="777777"/>
          <w:sz w:val="24"/>
          <w:szCs w:val="20"/>
        </w:rPr>
        <w:t> should be approximately normally distributed. The dependent variable should also be measured on a continuous scale. In the above example on average test scores, the “test score” would be the dependent variable.</w:t>
      </w:r>
    </w:p>
    <w:p w14:paraId="5871085E" w14:textId="77777777" w:rsidR="000F0855" w:rsidRPr="003751D8" w:rsidRDefault="000F0855" w:rsidP="000F0855">
      <w:pPr>
        <w:shd w:val="clear" w:color="auto" w:fill="FFFFFF"/>
        <w:spacing w:after="0" w:line="240" w:lineRule="auto"/>
        <w:textAlignment w:val="baseline"/>
        <w:rPr>
          <w:rFonts w:ascii="inherit" w:hAnsi="inherit" w:cs="Arial"/>
          <w:color w:val="777777"/>
          <w:sz w:val="24"/>
          <w:szCs w:val="20"/>
        </w:rPr>
      </w:pPr>
    </w:p>
    <w:p w14:paraId="11688B2D" w14:textId="249C5E76" w:rsidR="005F6C87" w:rsidRDefault="005F6C87" w:rsidP="005F6C87">
      <w:pPr>
        <w:numPr>
          <w:ilvl w:val="0"/>
          <w:numId w:val="70"/>
        </w:numPr>
        <w:shd w:val="clear" w:color="auto" w:fill="FFFFFF"/>
        <w:spacing w:after="0" w:line="240" w:lineRule="auto"/>
        <w:ind w:left="450"/>
        <w:textAlignment w:val="baseline"/>
        <w:rPr>
          <w:rFonts w:ascii="inherit" w:hAnsi="inherit" w:cs="Arial"/>
          <w:color w:val="777777"/>
          <w:sz w:val="24"/>
          <w:szCs w:val="20"/>
        </w:rPr>
      </w:pPr>
      <w:r w:rsidRPr="003751D8">
        <w:rPr>
          <w:rStyle w:val="Strong"/>
          <w:rFonts w:ascii="inherit" w:hAnsi="inherit" w:cs="Arial"/>
          <w:color w:val="777777"/>
          <w:sz w:val="24"/>
          <w:szCs w:val="20"/>
          <w:bdr w:val="none" w:sz="0" w:space="0" w:color="auto" w:frame="1"/>
        </w:rPr>
        <w:t>Assumption of</w:t>
      </w:r>
      <w:hyperlink r:id="rId1306" w:history="1">
        <w:r w:rsidRPr="003751D8">
          <w:rPr>
            <w:rStyle w:val="Hyperlink"/>
            <w:rFonts w:ascii="inherit" w:hAnsi="inherit" w:cs="Arial"/>
            <w:b/>
            <w:bCs/>
            <w:color w:val="777777"/>
            <w:sz w:val="24"/>
            <w:szCs w:val="20"/>
            <w:bdr w:val="none" w:sz="0" w:space="0" w:color="auto" w:frame="1"/>
          </w:rPr>
          <w:t> Homogeneity of Variance:</w:t>
        </w:r>
      </w:hyperlink>
      <w:r w:rsidRPr="003751D8">
        <w:rPr>
          <w:rFonts w:ascii="inherit" w:hAnsi="inherit" w:cs="Arial"/>
          <w:color w:val="777777"/>
          <w:sz w:val="24"/>
          <w:szCs w:val="20"/>
        </w:rPr>
        <w:t> The </w:t>
      </w:r>
      <w:hyperlink r:id="rId1307" w:history="1">
        <w:r w:rsidRPr="003751D8">
          <w:rPr>
            <w:rStyle w:val="Hyperlink"/>
            <w:rFonts w:ascii="inherit" w:hAnsi="inherit" w:cs="Arial"/>
            <w:color w:val="777777"/>
            <w:sz w:val="24"/>
            <w:szCs w:val="20"/>
            <w:bdr w:val="none" w:sz="0" w:space="0" w:color="auto" w:frame="1"/>
          </w:rPr>
          <w:t>variances </w:t>
        </w:r>
      </w:hyperlink>
      <w:r w:rsidRPr="003751D8">
        <w:rPr>
          <w:rFonts w:ascii="inherit" w:hAnsi="inherit" w:cs="Arial"/>
          <w:color w:val="777777"/>
          <w:sz w:val="24"/>
          <w:szCs w:val="20"/>
        </w:rPr>
        <w:t>of the dependent variable should be equal.</w:t>
      </w:r>
    </w:p>
    <w:p w14:paraId="1DE09742" w14:textId="7B8399EB" w:rsidR="00722329" w:rsidRDefault="00722329" w:rsidP="00722329">
      <w:pPr>
        <w:shd w:val="clear" w:color="auto" w:fill="FFFFFF"/>
        <w:spacing w:after="0" w:line="240" w:lineRule="auto"/>
        <w:textAlignment w:val="baseline"/>
        <w:rPr>
          <w:rFonts w:ascii="inherit" w:hAnsi="inherit" w:cs="Arial"/>
          <w:color w:val="777777"/>
          <w:sz w:val="24"/>
          <w:szCs w:val="20"/>
        </w:rPr>
      </w:pPr>
    </w:p>
    <w:p w14:paraId="59F4EC75" w14:textId="77777777" w:rsidR="00DE4590" w:rsidRPr="0040106E" w:rsidRDefault="00DE4590" w:rsidP="0040106E">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0106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Null and alternative hypotheses for the independent t-test</w:t>
      </w:r>
    </w:p>
    <w:p w14:paraId="24203725"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t>The null hypothesis for the independent t-test is that the population means from the two unrelated groups are equal:</w:t>
      </w:r>
    </w:p>
    <w:p w14:paraId="02F05CD6" w14:textId="29B36D53" w:rsid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r w:rsidRPr="00DE4590">
        <w:rPr>
          <w:rFonts w:ascii="Arial" w:hAnsi="Arial" w:cs="Arial"/>
          <w:color w:val="777777"/>
          <w:szCs w:val="20"/>
        </w:rPr>
        <w:t>H0: u1 = u2</w:t>
      </w:r>
    </w:p>
    <w:p w14:paraId="6375D953" w14:textId="77777777" w:rsidR="00DE4590" w:rsidRP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p>
    <w:p w14:paraId="5A2641C7"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lastRenderedPageBreak/>
        <w:t>In most cases, we are looking to see if we can show that we can reject the null hypothesis and accept the alternative hypothesis, which is that the population means are not equal:</w:t>
      </w:r>
    </w:p>
    <w:p w14:paraId="08B64671" w14:textId="77777777" w:rsidR="00DE4590" w:rsidRPr="00DE4590" w:rsidRDefault="00DE4590" w:rsidP="00DE4590">
      <w:pPr>
        <w:pStyle w:val="NormalWeb"/>
        <w:shd w:val="clear" w:color="auto" w:fill="FFFFFF"/>
        <w:spacing w:before="0" w:beforeAutospacing="0" w:after="0" w:afterAutospacing="0"/>
        <w:ind w:left="2160" w:firstLine="720"/>
        <w:textAlignment w:val="baseline"/>
        <w:rPr>
          <w:rFonts w:ascii="Arial" w:hAnsi="Arial" w:cs="Arial"/>
          <w:color w:val="777777"/>
          <w:szCs w:val="20"/>
        </w:rPr>
      </w:pPr>
      <w:r w:rsidRPr="00DE4590">
        <w:rPr>
          <w:rFonts w:ascii="Arial" w:hAnsi="Arial" w:cs="Arial"/>
          <w:color w:val="777777"/>
          <w:szCs w:val="20"/>
        </w:rPr>
        <w:t>HA: u1 ≠ u2</w:t>
      </w:r>
    </w:p>
    <w:p w14:paraId="53B90AAE" w14:textId="77777777" w:rsidR="00DE4590" w:rsidRPr="00DE4590" w:rsidRDefault="00DE4590" w:rsidP="00DE4590">
      <w:pPr>
        <w:pStyle w:val="NormalWeb"/>
        <w:shd w:val="clear" w:color="auto" w:fill="FFFFFF"/>
        <w:spacing w:before="0" w:beforeAutospacing="0" w:after="0" w:afterAutospacing="0"/>
        <w:textAlignment w:val="baseline"/>
        <w:rPr>
          <w:rFonts w:ascii="Arial" w:hAnsi="Arial" w:cs="Arial"/>
          <w:color w:val="777777"/>
          <w:szCs w:val="20"/>
        </w:rPr>
      </w:pPr>
      <w:r w:rsidRPr="00DE4590">
        <w:rPr>
          <w:rFonts w:ascii="Arial" w:hAnsi="Arial" w:cs="Arial"/>
          <w:color w:val="777777"/>
          <w:szCs w:val="20"/>
        </w:rPr>
        <w:t>To do this, we need to set a significance level (also called alpha) that allows us to either reject or accept the alternative hypothesis. Most commonly, this value is set at 0.05.</w:t>
      </w:r>
    </w:p>
    <w:p w14:paraId="02B4CDDA" w14:textId="77777777" w:rsidR="00DE4590" w:rsidRPr="003751D8" w:rsidRDefault="00DE4590" w:rsidP="00722329">
      <w:pPr>
        <w:shd w:val="clear" w:color="auto" w:fill="FFFFFF"/>
        <w:spacing w:after="0" w:line="240" w:lineRule="auto"/>
        <w:textAlignment w:val="baseline"/>
        <w:rPr>
          <w:rFonts w:ascii="inherit" w:hAnsi="inherit" w:cs="Arial"/>
          <w:color w:val="777777"/>
          <w:sz w:val="24"/>
          <w:szCs w:val="20"/>
        </w:rPr>
      </w:pPr>
    </w:p>
    <w:p w14:paraId="72AFF637" w14:textId="77777777" w:rsidR="005F6C87" w:rsidRPr="0016670A" w:rsidRDefault="005F6C87" w:rsidP="0016670A">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6670A">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Run an Independent Samples T Test</w:t>
      </w:r>
    </w:p>
    <w:p w14:paraId="60C6D7E3" w14:textId="15F1343C" w:rsidR="00877856" w:rsidRDefault="005F6C87" w:rsidP="005F6C87">
      <w:pPr>
        <w:pStyle w:val="NormalWeb"/>
        <w:shd w:val="clear" w:color="auto" w:fill="FFFFFF"/>
        <w:spacing w:before="0" w:beforeAutospacing="0" w:after="0" w:afterAutospacing="0"/>
        <w:textAlignment w:val="baseline"/>
        <w:rPr>
          <w:rFonts w:ascii="Arial" w:eastAsiaTheme="majorEastAsia" w:hAnsi="Arial" w:cs="Arial"/>
          <w:b/>
          <w:bCs/>
          <w:color w:val="555555"/>
          <w:sz w:val="42"/>
          <w:szCs w:val="42"/>
          <w:lang w:eastAsia="en-US"/>
        </w:rPr>
      </w:pPr>
      <w:r w:rsidRPr="00291119">
        <w:rPr>
          <w:rFonts w:ascii="Arial" w:hAnsi="Arial" w:cs="Arial"/>
          <w:color w:val="777777"/>
          <w:sz w:val="22"/>
          <w:szCs w:val="20"/>
        </w:rPr>
        <w:t>Technology is usually used to run this test. For Excel instructions, see: </w:t>
      </w:r>
      <w:hyperlink r:id="rId1308" w:history="1">
        <w:r w:rsidRPr="00291119">
          <w:rPr>
            <w:rStyle w:val="Hyperlink"/>
            <w:rFonts w:ascii="inherit" w:eastAsiaTheme="majorEastAsia" w:hAnsi="inherit" w:cs="Arial"/>
            <w:color w:val="05A9C5"/>
            <w:sz w:val="22"/>
            <w:szCs w:val="20"/>
            <w:bdr w:val="none" w:sz="0" w:space="0" w:color="auto" w:frame="1"/>
          </w:rPr>
          <w:t>How to run a T Test in Excel</w:t>
        </w:r>
      </w:hyperlink>
      <w:r w:rsidRPr="00291119">
        <w:rPr>
          <w:rFonts w:ascii="Arial" w:hAnsi="Arial" w:cs="Arial"/>
          <w:color w:val="777777"/>
          <w:sz w:val="22"/>
          <w:szCs w:val="20"/>
        </w:rPr>
        <w:t>. For instructions by hand, scroll down</w:t>
      </w:r>
      <w:r w:rsidRPr="0016670A">
        <w:rPr>
          <w:rFonts w:ascii="Arial" w:hAnsi="Arial" w:cs="Arial"/>
          <w:color w:val="777777"/>
          <w:szCs w:val="20"/>
        </w:rPr>
        <w:t>.</w:t>
      </w:r>
    </w:p>
    <w:p w14:paraId="616D9D70" w14:textId="77777777" w:rsidR="008F0E2D" w:rsidRPr="0016670A" w:rsidRDefault="008F0E2D" w:rsidP="005F6C87">
      <w:pPr>
        <w:pStyle w:val="NormalWeb"/>
        <w:shd w:val="clear" w:color="auto" w:fill="FFFFFF"/>
        <w:spacing w:before="0" w:beforeAutospacing="0" w:after="0" w:afterAutospacing="0"/>
        <w:textAlignment w:val="baseline"/>
        <w:rPr>
          <w:rFonts w:ascii="Arial" w:eastAsiaTheme="majorEastAsia" w:hAnsi="Arial" w:cs="Arial"/>
          <w:b/>
          <w:bCs/>
          <w:color w:val="555555"/>
          <w:sz w:val="42"/>
          <w:szCs w:val="42"/>
          <w:lang w:eastAsia="en-US"/>
        </w:rPr>
      </w:pPr>
    </w:p>
    <w:p w14:paraId="16FF31D2" w14:textId="77777777" w:rsidR="005F6C87" w:rsidRPr="004B76A1" w:rsidRDefault="005F6C87" w:rsidP="005F6C87">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76A1">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Run an Independent Samples T Test in SPSS</w:t>
      </w:r>
    </w:p>
    <w:p w14:paraId="57271610" w14:textId="77777777" w:rsidR="005F6C87" w:rsidRPr="005958D2" w:rsidRDefault="005F6C87" w:rsidP="005F6C87">
      <w:pPr>
        <w:pStyle w:val="NormalWeb"/>
        <w:shd w:val="clear" w:color="auto" w:fill="FFFFFF"/>
        <w:spacing w:before="0" w:beforeAutospacing="0" w:after="225" w:afterAutospacing="0"/>
        <w:textAlignment w:val="baseline"/>
        <w:rPr>
          <w:rFonts w:ascii="Arial" w:hAnsi="Arial" w:cs="Arial"/>
          <w:color w:val="777777"/>
          <w:szCs w:val="20"/>
        </w:rPr>
      </w:pPr>
      <w:r w:rsidRPr="00291119">
        <w:rPr>
          <w:rFonts w:ascii="Arial" w:hAnsi="Arial" w:cs="Arial"/>
          <w:color w:val="777777"/>
          <w:sz w:val="22"/>
          <w:szCs w:val="20"/>
        </w:rPr>
        <w:t>Before you perform a t test in SPSS for independent samples, you should</w:t>
      </w:r>
      <w:r w:rsidRPr="005958D2">
        <w:rPr>
          <w:rFonts w:ascii="Arial" w:hAnsi="Arial" w:cs="Arial"/>
          <w:color w:val="777777"/>
          <w:szCs w:val="20"/>
        </w:rPr>
        <w:t>:</w:t>
      </w:r>
    </w:p>
    <w:p w14:paraId="11863650" w14:textId="77777777" w:rsidR="005F6C87" w:rsidRPr="005958D2" w:rsidRDefault="005F6C87"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r w:rsidRPr="005958D2">
        <w:rPr>
          <w:rFonts w:ascii="inherit" w:hAnsi="inherit" w:cs="Arial"/>
          <w:color w:val="777777"/>
          <w:sz w:val="24"/>
          <w:szCs w:val="20"/>
        </w:rPr>
        <w:t>Write a hypothesis statement. For the above research question, the </w:t>
      </w:r>
      <w:hyperlink r:id="rId1309" w:history="1">
        <w:r w:rsidRPr="005958D2">
          <w:rPr>
            <w:rStyle w:val="Hyperlink"/>
            <w:rFonts w:ascii="inherit" w:hAnsi="inherit" w:cs="Arial"/>
            <w:color w:val="777777"/>
            <w:sz w:val="24"/>
            <w:szCs w:val="20"/>
            <w:bdr w:val="none" w:sz="0" w:space="0" w:color="auto" w:frame="1"/>
          </w:rPr>
          <w:t>null hypothesis</w:t>
        </w:r>
      </w:hyperlink>
      <w:r w:rsidRPr="005958D2">
        <w:rPr>
          <w:rFonts w:ascii="inherit" w:hAnsi="inherit" w:cs="Arial"/>
          <w:color w:val="777777"/>
          <w:sz w:val="24"/>
          <w:szCs w:val="20"/>
        </w:rPr>
        <w:t> would be that there is no significant difference</w:t>
      </w:r>
    </w:p>
    <w:p w14:paraId="64DE4E03" w14:textId="77777777" w:rsidR="005F6C87" w:rsidRPr="005958D2" w:rsidRDefault="00D07F14"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hyperlink r:id="rId1310" w:history="1">
        <w:r w:rsidR="005F6C87" w:rsidRPr="005958D2">
          <w:rPr>
            <w:rStyle w:val="Hyperlink"/>
            <w:rFonts w:ascii="inherit" w:hAnsi="inherit" w:cs="Arial"/>
            <w:color w:val="777777"/>
            <w:sz w:val="24"/>
            <w:szCs w:val="20"/>
            <w:bdr w:val="none" w:sz="0" w:space="0" w:color="auto" w:frame="1"/>
          </w:rPr>
          <w:t>Determine if your test is one-tailed or two-tailed</w:t>
        </w:r>
      </w:hyperlink>
    </w:p>
    <w:p w14:paraId="3F63B6B6" w14:textId="52B2DBB7" w:rsidR="005F6C87" w:rsidRDefault="005F6C87" w:rsidP="005F6C87">
      <w:pPr>
        <w:numPr>
          <w:ilvl w:val="0"/>
          <w:numId w:val="71"/>
        </w:numPr>
        <w:shd w:val="clear" w:color="auto" w:fill="FFFFFF"/>
        <w:spacing w:after="0" w:line="240" w:lineRule="auto"/>
        <w:ind w:left="450"/>
        <w:textAlignment w:val="baseline"/>
        <w:rPr>
          <w:rFonts w:ascii="inherit" w:hAnsi="inherit" w:cs="Arial"/>
          <w:color w:val="777777"/>
          <w:sz w:val="24"/>
          <w:szCs w:val="20"/>
        </w:rPr>
      </w:pPr>
      <w:r w:rsidRPr="005958D2">
        <w:rPr>
          <w:rFonts w:ascii="inherit" w:hAnsi="inherit" w:cs="Arial"/>
          <w:color w:val="777777"/>
          <w:sz w:val="24"/>
          <w:szCs w:val="20"/>
        </w:rPr>
        <w:t>Specify an </w:t>
      </w:r>
      <w:hyperlink r:id="rId1311" w:history="1">
        <w:r w:rsidRPr="005958D2">
          <w:rPr>
            <w:rStyle w:val="Hyperlink"/>
            <w:rFonts w:ascii="inherit" w:hAnsi="inherit" w:cs="Arial"/>
            <w:color w:val="777777"/>
            <w:sz w:val="24"/>
            <w:szCs w:val="20"/>
            <w:bdr w:val="none" w:sz="0" w:space="0" w:color="auto" w:frame="1"/>
          </w:rPr>
          <w:t>alpha level</w:t>
        </w:r>
      </w:hyperlink>
      <w:r w:rsidRPr="005958D2">
        <w:rPr>
          <w:rFonts w:ascii="inherit" w:hAnsi="inherit" w:cs="Arial"/>
          <w:color w:val="777777"/>
          <w:sz w:val="24"/>
          <w:szCs w:val="20"/>
        </w:rPr>
        <w:t>.</w:t>
      </w:r>
    </w:p>
    <w:p w14:paraId="32A3E1D5" w14:textId="77777777" w:rsidR="0059656F" w:rsidRPr="005958D2" w:rsidRDefault="0059656F" w:rsidP="0059656F">
      <w:pPr>
        <w:shd w:val="clear" w:color="auto" w:fill="FFFFFF"/>
        <w:spacing w:after="0" w:line="240" w:lineRule="auto"/>
        <w:ind w:left="450"/>
        <w:textAlignment w:val="baseline"/>
        <w:rPr>
          <w:rFonts w:ascii="inherit" w:hAnsi="inherit" w:cs="Arial"/>
          <w:color w:val="777777"/>
          <w:sz w:val="24"/>
          <w:szCs w:val="20"/>
        </w:rPr>
      </w:pPr>
    </w:p>
    <w:p w14:paraId="6F6533FD" w14:textId="77777777" w:rsidR="005F6C87" w:rsidRDefault="005F6C87" w:rsidP="005F6C87">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Watch the video or read the steps below:</w:t>
      </w:r>
    </w:p>
    <w:p w14:paraId="188862E1" w14:textId="71363B5E" w:rsidR="005F6C87" w:rsidRDefault="0059656F" w:rsidP="005F6C87">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48907F6E" wp14:editId="4095ED06">
            <wp:extent cx="4572000" cy="3429000"/>
            <wp:effectExtent l="0" t="0" r="0" b="0"/>
            <wp:docPr id="132" name="Video 132">
              <a:hlinkClick xmlns:a="http://schemas.openxmlformats.org/drawingml/2006/main" r:id="rId1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Video 132">
                      <a:hlinkClick r:id="rId1312"/>
                    </pic:cNvPr>
                    <pic:cNvPicPr/>
                  </pic:nvPicPr>
                  <pic:blipFill>
                    <a:blip r:embed="rId131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DciJm7hA2fk&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3460FDB" w14:textId="21215FF0"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1: </w:t>
      </w:r>
      <w:r w:rsidRPr="002F10F0">
        <w:rPr>
          <w:rStyle w:val="Strong"/>
          <w:rFonts w:ascii="inherit" w:hAnsi="inherit" w:cs="Arial"/>
          <w:color w:val="777777"/>
          <w:sz w:val="22"/>
          <w:szCs w:val="20"/>
          <w:bdr w:val="none" w:sz="0" w:space="0" w:color="auto" w:frame="1"/>
        </w:rPr>
        <w:t>Open the worksheet </w:t>
      </w:r>
      <w:r w:rsidRPr="002F10F0">
        <w:rPr>
          <w:rFonts w:ascii="Arial" w:hAnsi="Arial" w:cs="Arial"/>
          <w:color w:val="777777"/>
          <w:sz w:val="22"/>
          <w:szCs w:val="20"/>
        </w:rPr>
        <w:t>with the data you want to perform the t test in SPSS.</w:t>
      </w:r>
    </w:p>
    <w:p w14:paraId="186A439F" w14:textId="77777777" w:rsidR="0052309E" w:rsidRPr="002F10F0" w:rsidRDefault="0052309E"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71DB0E49" w14:textId="3FB0DE8A"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2: </w:t>
      </w:r>
      <w:hyperlink r:id="rId1314" w:tgtFrame="_blank" w:history="1">
        <w:r w:rsidRPr="002F10F0">
          <w:rPr>
            <w:rStyle w:val="Strong"/>
            <w:rFonts w:ascii="inherit" w:hAnsi="inherit" w:cs="Arial"/>
            <w:color w:val="05A9C5"/>
            <w:sz w:val="22"/>
            <w:szCs w:val="20"/>
            <w:bdr w:val="none" w:sz="0" w:space="0" w:color="auto" w:frame="1"/>
          </w:rPr>
          <w:t>Define the SPSS variables</w:t>
        </w:r>
        <w:r w:rsidRPr="002F10F0">
          <w:rPr>
            <w:rStyle w:val="Hyperlink"/>
            <w:rFonts w:ascii="inherit" w:eastAsiaTheme="majorEastAsia" w:hAnsi="inherit" w:cs="Arial"/>
            <w:color w:val="05A9C5"/>
            <w:sz w:val="22"/>
            <w:szCs w:val="20"/>
            <w:bdr w:val="none" w:sz="0" w:space="0" w:color="auto" w:frame="1"/>
          </w:rPr>
          <w:t> </w:t>
        </w:r>
      </w:hyperlink>
      <w:r w:rsidRPr="002F10F0">
        <w:rPr>
          <w:rFonts w:ascii="Arial" w:hAnsi="Arial" w:cs="Arial"/>
          <w:color w:val="777777"/>
          <w:sz w:val="22"/>
          <w:szCs w:val="20"/>
        </w:rPr>
        <w:t>you want to perform a t-test on. For example, you might want to compare GPAs between male and female high school students. Therefore, you’ll want to define the variables “sex” (i.e. other male or female). </w:t>
      </w:r>
      <w:hyperlink r:id="rId1315" w:tgtFrame="_blank" w:history="1">
        <w:r w:rsidRPr="002F10F0">
          <w:rPr>
            <w:rStyle w:val="Hyperlink"/>
            <w:rFonts w:ascii="inherit" w:eastAsiaTheme="majorEastAsia" w:hAnsi="inherit" w:cs="Arial"/>
            <w:color w:val="05A9C5"/>
            <w:sz w:val="22"/>
            <w:szCs w:val="20"/>
            <w:bdr w:val="none" w:sz="0" w:space="0" w:color="auto" w:frame="1"/>
          </w:rPr>
          <w:t>If you aren’t sure how to define variables in SPSS, click here to find out how.</w:t>
        </w:r>
      </w:hyperlink>
    </w:p>
    <w:p w14:paraId="7F561B50" w14:textId="77777777" w:rsidR="0052309E" w:rsidRPr="002F10F0" w:rsidRDefault="0052309E"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57B97BAD" w14:textId="51A3F4FE" w:rsidR="0052309E" w:rsidRDefault="005F6C87" w:rsidP="005F6C87">
      <w:pPr>
        <w:pStyle w:val="NormalWeb"/>
        <w:shd w:val="clear" w:color="auto" w:fill="FFFFFF"/>
        <w:spacing w:before="0" w:beforeAutospacing="0" w:after="0" w:afterAutospacing="0"/>
        <w:textAlignment w:val="baseline"/>
        <w:rPr>
          <w:rStyle w:val="Strong"/>
          <w:rFonts w:ascii="inherit" w:hAnsi="inherit" w:cs="Arial"/>
          <w:color w:val="777777"/>
          <w:sz w:val="22"/>
          <w:szCs w:val="20"/>
          <w:bdr w:val="none" w:sz="0" w:space="0" w:color="auto" w:frame="1"/>
        </w:rPr>
      </w:pPr>
      <w:r w:rsidRPr="002F10F0">
        <w:rPr>
          <w:rFonts w:ascii="inherit" w:hAnsi="inherit" w:cs="Arial"/>
          <w:color w:val="0000FF"/>
          <w:sz w:val="22"/>
          <w:szCs w:val="20"/>
          <w:bdr w:val="none" w:sz="0" w:space="0" w:color="auto" w:frame="1"/>
        </w:rPr>
        <w:t>Step 3: </w:t>
      </w:r>
      <w:r w:rsidRPr="002F10F0">
        <w:rPr>
          <w:rStyle w:val="Strong"/>
          <w:rFonts w:ascii="inherit" w:hAnsi="inherit" w:cs="Arial"/>
          <w:color w:val="777777"/>
          <w:sz w:val="22"/>
          <w:szCs w:val="20"/>
          <w:bdr w:val="none" w:sz="0" w:space="0" w:color="auto" w:frame="1"/>
        </w:rPr>
        <w:t>Click “</w:t>
      </w:r>
      <w:r w:rsidR="0052309E" w:rsidRPr="002F10F0">
        <w:rPr>
          <w:rStyle w:val="Strong"/>
          <w:rFonts w:ascii="inherit" w:hAnsi="inherit" w:cs="Arial"/>
          <w:color w:val="777777"/>
          <w:sz w:val="22"/>
          <w:szCs w:val="20"/>
          <w:bdr w:val="none" w:sz="0" w:space="0" w:color="auto" w:frame="1"/>
        </w:rPr>
        <w:t>Analyse</w:t>
      </w:r>
      <w:r w:rsidRPr="002F10F0">
        <w:rPr>
          <w:rStyle w:val="Strong"/>
          <w:rFonts w:ascii="inherit" w:hAnsi="inherit" w:cs="Arial"/>
          <w:color w:val="777777"/>
          <w:sz w:val="22"/>
          <w:szCs w:val="20"/>
          <w:bdr w:val="none" w:sz="0" w:space="0" w:color="auto" w:frame="1"/>
        </w:rPr>
        <w:t>,” then click “Compare Means,” then click “Independent Sample T Test.”</w:t>
      </w:r>
    </w:p>
    <w:p w14:paraId="7BBFFC87" w14:textId="736CC90E"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Arial" w:hAnsi="Arial" w:cs="Arial"/>
          <w:color w:val="777777"/>
          <w:sz w:val="22"/>
          <w:szCs w:val="20"/>
        </w:rPr>
        <w:br/>
      </w:r>
      <w:r w:rsidRPr="002F10F0">
        <w:rPr>
          <w:rFonts w:ascii="inherit" w:hAnsi="inherit" w:cs="Arial"/>
          <w:noProof/>
          <w:color w:val="05A9C5"/>
          <w:sz w:val="22"/>
          <w:szCs w:val="20"/>
          <w:bdr w:val="none" w:sz="0" w:space="0" w:color="auto" w:frame="1"/>
        </w:rPr>
        <w:drawing>
          <wp:inline distT="0" distB="0" distL="0" distR="0" wp14:anchorId="35BAEBF8" wp14:editId="78331F70">
            <wp:extent cx="2857500" cy="1028700"/>
            <wp:effectExtent l="0" t="0" r="0" b="0"/>
            <wp:docPr id="120" name="Picture 120" descr="t test in spss 1">
              <a:hlinkClick xmlns:a="http://schemas.openxmlformats.org/drawingml/2006/main" r:id="rId1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test in spss 1">
                      <a:hlinkClick r:id="rId1316"/>
                    </pic:cNvPr>
                    <pic:cNvPicPr>
                      <a:picLocks noChangeAspect="1" noChangeArrowheads="1"/>
                    </pic:cNvPicPr>
                  </pic:nvPicPr>
                  <pic:blipFill>
                    <a:blip r:embed="rId1317">
                      <a:extLst>
                        <a:ext uri="{28A0092B-C50C-407E-A947-70E740481C1C}">
                          <a14:useLocalDpi xmlns:a14="http://schemas.microsoft.com/office/drawing/2010/main" val="0"/>
                        </a:ext>
                      </a:extLst>
                    </a:blip>
                    <a:srcRect/>
                    <a:stretch>
                      <a:fillRect/>
                    </a:stretch>
                  </pic:blipFill>
                  <pic:spPr bwMode="auto">
                    <a:xfrm>
                      <a:off x="0" y="0"/>
                      <a:ext cx="2857500" cy="1028700"/>
                    </a:xfrm>
                    <a:prstGeom prst="rect">
                      <a:avLst/>
                    </a:prstGeom>
                    <a:noFill/>
                    <a:ln>
                      <a:noFill/>
                    </a:ln>
                  </pic:spPr>
                </pic:pic>
              </a:graphicData>
            </a:graphic>
          </wp:inline>
        </w:drawing>
      </w:r>
    </w:p>
    <w:p w14:paraId="2F6A026B" w14:textId="77777777" w:rsidR="00D22D74" w:rsidRPr="002F10F0" w:rsidRDefault="00D22D7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569F785" w14:textId="77777777" w:rsidR="00D22D7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4: </w:t>
      </w:r>
      <w:r w:rsidRPr="002F10F0">
        <w:rPr>
          <w:rStyle w:val="Strong"/>
          <w:rFonts w:ascii="inherit" w:hAnsi="inherit" w:cs="Arial"/>
          <w:color w:val="777777"/>
          <w:sz w:val="22"/>
          <w:szCs w:val="20"/>
          <w:bdr w:val="none" w:sz="0" w:space="0" w:color="auto" w:frame="1"/>
        </w:rPr>
        <w:t>Select the dependent variable from the left window pane </w:t>
      </w:r>
      <w:r w:rsidRPr="002F10F0">
        <w:rPr>
          <w:rFonts w:ascii="Arial" w:hAnsi="Arial" w:cs="Arial"/>
          <w:color w:val="777777"/>
          <w:sz w:val="22"/>
          <w:szCs w:val="20"/>
        </w:rPr>
        <w:t>and then click the top arrow button to move the </w:t>
      </w:r>
      <w:hyperlink r:id="rId1318" w:history="1">
        <w:r w:rsidRPr="002F10F0">
          <w:rPr>
            <w:rStyle w:val="Hyperlink"/>
            <w:rFonts w:ascii="inherit" w:eastAsiaTheme="majorEastAsia" w:hAnsi="inherit" w:cs="Arial"/>
            <w:color w:val="05A9C5"/>
            <w:sz w:val="22"/>
            <w:szCs w:val="20"/>
            <w:bdr w:val="none" w:sz="0" w:space="0" w:color="auto" w:frame="1"/>
          </w:rPr>
          <w:t>variables </w:t>
        </w:r>
      </w:hyperlink>
      <w:r w:rsidRPr="002F10F0">
        <w:rPr>
          <w:rFonts w:ascii="Arial" w:hAnsi="Arial" w:cs="Arial"/>
          <w:color w:val="777777"/>
          <w:sz w:val="22"/>
          <w:szCs w:val="20"/>
        </w:rPr>
        <w:t>over to the Test Variable(s): window. For this example, we are comparing GPAs, so the test variable we want to select is GPA.</w:t>
      </w:r>
    </w:p>
    <w:p w14:paraId="0F47CA8C" w14:textId="3D498182"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Arial" w:hAnsi="Arial" w:cs="Arial"/>
          <w:color w:val="777777"/>
          <w:sz w:val="22"/>
          <w:szCs w:val="20"/>
        </w:rPr>
        <w:br/>
      </w:r>
      <w:r w:rsidRPr="002F10F0">
        <w:rPr>
          <w:rFonts w:ascii="inherit" w:hAnsi="inherit" w:cs="Arial"/>
          <w:noProof/>
          <w:color w:val="05A9C5"/>
          <w:sz w:val="22"/>
          <w:szCs w:val="20"/>
          <w:bdr w:val="none" w:sz="0" w:space="0" w:color="auto" w:frame="1"/>
        </w:rPr>
        <w:drawing>
          <wp:inline distT="0" distB="0" distL="0" distR="0" wp14:anchorId="5EFB5B2D" wp14:editId="1B58DF33">
            <wp:extent cx="2857500" cy="2392680"/>
            <wp:effectExtent l="0" t="0" r="0" b="7620"/>
            <wp:docPr id="118" name="Picture 118" descr="SPSS t test 2">
              <a:hlinkClick xmlns:a="http://schemas.openxmlformats.org/drawingml/2006/main" r:id="rId1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SS t test 2">
                      <a:hlinkClick r:id="rId1319"/>
                    </pic:cNvPr>
                    <pic:cNvPicPr>
                      <a:picLocks noChangeAspect="1" noChangeArrowheads="1"/>
                    </pic:cNvPicPr>
                  </pic:nvPicPr>
                  <pic:blipFill>
                    <a:blip r:embed="rId1320">
                      <a:extLst>
                        <a:ext uri="{28A0092B-C50C-407E-A947-70E740481C1C}">
                          <a14:useLocalDpi xmlns:a14="http://schemas.microsoft.com/office/drawing/2010/main" val="0"/>
                        </a:ext>
                      </a:extLst>
                    </a:blip>
                    <a:srcRect/>
                    <a:stretch>
                      <a:fillRect/>
                    </a:stretch>
                  </pic:blipFill>
                  <pic:spPr bwMode="auto">
                    <a:xfrm>
                      <a:off x="0" y="0"/>
                      <a:ext cx="2857500" cy="2392680"/>
                    </a:xfrm>
                    <a:prstGeom prst="rect">
                      <a:avLst/>
                    </a:prstGeom>
                    <a:noFill/>
                    <a:ln>
                      <a:noFill/>
                    </a:ln>
                  </pic:spPr>
                </pic:pic>
              </a:graphicData>
            </a:graphic>
          </wp:inline>
        </w:drawing>
      </w:r>
    </w:p>
    <w:p w14:paraId="47FA2A0C" w14:textId="77777777" w:rsidR="00D22D74" w:rsidRPr="002F10F0" w:rsidRDefault="00D22D7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503207F1" w14:textId="77777777" w:rsidR="005F6C87" w:rsidRPr="002F10F0"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5: </w:t>
      </w:r>
      <w:r w:rsidRPr="002F10F0">
        <w:rPr>
          <w:rStyle w:val="Strong"/>
          <w:rFonts w:ascii="inherit" w:hAnsi="inherit" w:cs="Arial"/>
          <w:color w:val="777777"/>
          <w:sz w:val="22"/>
          <w:szCs w:val="20"/>
          <w:bdr w:val="none" w:sz="0" w:space="0" w:color="auto" w:frame="1"/>
        </w:rPr>
        <w:t>Select the independent variable in the left window </w:t>
      </w:r>
      <w:r w:rsidRPr="002F10F0">
        <w:rPr>
          <w:rFonts w:ascii="Arial" w:hAnsi="Arial" w:cs="Arial"/>
          <w:color w:val="777777"/>
          <w:sz w:val="22"/>
          <w:szCs w:val="20"/>
        </w:rPr>
        <w:t>and then click the arrow to the left of the “Grouping Variable” box. The </w:t>
      </w:r>
      <w:hyperlink r:id="rId1321" w:history="1">
        <w:r w:rsidRPr="002F10F0">
          <w:rPr>
            <w:rStyle w:val="Hyperlink"/>
            <w:rFonts w:ascii="inherit" w:eastAsiaTheme="majorEastAsia" w:hAnsi="inherit" w:cs="Arial"/>
            <w:color w:val="05A9C5"/>
            <w:sz w:val="22"/>
            <w:szCs w:val="20"/>
            <w:bdr w:val="none" w:sz="0" w:space="0" w:color="auto" w:frame="1"/>
          </w:rPr>
          <w:t>grouping variable</w:t>
        </w:r>
      </w:hyperlink>
      <w:r w:rsidRPr="002F10F0">
        <w:rPr>
          <w:rFonts w:ascii="Arial" w:hAnsi="Arial" w:cs="Arial"/>
          <w:color w:val="777777"/>
          <w:sz w:val="22"/>
          <w:szCs w:val="20"/>
        </w:rPr>
        <w:t> is the variable you divided into groups when you defined variables. For this example, the groups are “male” and “female” so the grouping variable you want to select is “Sex.”</w:t>
      </w:r>
    </w:p>
    <w:p w14:paraId="287D26EC" w14:textId="77777777" w:rsidR="00D22D74" w:rsidRDefault="00D22D74" w:rsidP="005F6C87">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2A679366" w14:textId="632BF5AF" w:rsidR="005F6C87" w:rsidRPr="002F10F0"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6: </w:t>
      </w:r>
      <w:r w:rsidRPr="002F10F0">
        <w:rPr>
          <w:rStyle w:val="Strong"/>
          <w:rFonts w:ascii="inherit" w:hAnsi="inherit" w:cs="Arial"/>
          <w:color w:val="777777"/>
          <w:sz w:val="22"/>
          <w:szCs w:val="20"/>
          <w:bdr w:val="none" w:sz="0" w:space="0" w:color="auto" w:frame="1"/>
        </w:rPr>
        <w:t>Click “Define Groups.” </w:t>
      </w:r>
      <w:r w:rsidRPr="002F10F0">
        <w:rPr>
          <w:rFonts w:ascii="Arial" w:hAnsi="Arial" w:cs="Arial"/>
          <w:color w:val="777777"/>
          <w:sz w:val="22"/>
          <w:szCs w:val="20"/>
        </w:rPr>
        <w:t>For this example, type “1” into the Group 1 box (for female) and then type “2” into the Group 2 box (for male).</w:t>
      </w:r>
    </w:p>
    <w:p w14:paraId="2B220119" w14:textId="77777777" w:rsidR="00D22D74" w:rsidRDefault="00D22D74" w:rsidP="005F6C87">
      <w:pPr>
        <w:pStyle w:val="NormalWeb"/>
        <w:shd w:val="clear" w:color="auto" w:fill="FFFFFF"/>
        <w:spacing w:before="0" w:beforeAutospacing="0" w:after="0" w:afterAutospacing="0"/>
        <w:textAlignment w:val="baseline"/>
        <w:rPr>
          <w:rFonts w:ascii="inherit" w:hAnsi="inherit" w:cs="Arial"/>
          <w:color w:val="0000FF"/>
          <w:sz w:val="22"/>
          <w:szCs w:val="20"/>
          <w:bdr w:val="none" w:sz="0" w:space="0" w:color="auto" w:frame="1"/>
        </w:rPr>
      </w:pPr>
    </w:p>
    <w:p w14:paraId="19186B62" w14:textId="77777777" w:rsidR="00D22D7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2F10F0">
        <w:rPr>
          <w:rFonts w:ascii="inherit" w:hAnsi="inherit" w:cs="Arial"/>
          <w:color w:val="0000FF"/>
          <w:sz w:val="22"/>
          <w:szCs w:val="20"/>
          <w:bdr w:val="none" w:sz="0" w:space="0" w:color="auto" w:frame="1"/>
        </w:rPr>
        <w:t>Step 7: </w:t>
      </w:r>
      <w:r w:rsidRPr="002F10F0">
        <w:rPr>
          <w:rStyle w:val="Strong"/>
          <w:rFonts w:ascii="inherit" w:hAnsi="inherit" w:cs="Arial"/>
          <w:color w:val="777777"/>
          <w:sz w:val="22"/>
          <w:szCs w:val="20"/>
          <w:bdr w:val="none" w:sz="0" w:space="0" w:color="auto" w:frame="1"/>
        </w:rPr>
        <w:t>Click “Continue” and then click “OK.” </w:t>
      </w:r>
      <w:r w:rsidRPr="002F10F0">
        <w:rPr>
          <w:rFonts w:ascii="Arial" w:hAnsi="Arial" w:cs="Arial"/>
          <w:color w:val="777777"/>
          <w:sz w:val="22"/>
          <w:szCs w:val="20"/>
        </w:rPr>
        <w:t xml:space="preserve">The test is </w:t>
      </w:r>
      <w:proofErr w:type="gramStart"/>
      <w:r w:rsidRPr="002F10F0">
        <w:rPr>
          <w:rFonts w:ascii="Arial" w:hAnsi="Arial" w:cs="Arial"/>
          <w:color w:val="777777"/>
          <w:sz w:val="22"/>
          <w:szCs w:val="20"/>
        </w:rPr>
        <w:t>calculated</w:t>
      </w:r>
      <w:proofErr w:type="gramEnd"/>
      <w:r w:rsidRPr="002F10F0">
        <w:rPr>
          <w:rFonts w:ascii="Arial" w:hAnsi="Arial" w:cs="Arial"/>
          <w:color w:val="777777"/>
          <w:sz w:val="22"/>
          <w:szCs w:val="20"/>
        </w:rPr>
        <w:t xml:space="preserve"> and the results will appear in a new window.</w:t>
      </w:r>
    </w:p>
    <w:p w14:paraId="14B78CC0" w14:textId="3B0F534D" w:rsidR="00D22D74" w:rsidRPr="00626E14" w:rsidRDefault="005F6C87" w:rsidP="00626E14">
      <w:pPr>
        <w:pStyle w:val="NormalWeb"/>
        <w:shd w:val="clear" w:color="auto" w:fill="FFFFFF"/>
        <w:spacing w:before="0" w:beforeAutospacing="0" w:after="0" w:afterAutospacing="0"/>
        <w:textAlignment w:val="baseline"/>
        <w:rPr>
          <w:rFonts w:ascii="Arial" w:hAnsi="Arial" w:cs="Arial"/>
          <w:color w:val="777777"/>
          <w:sz w:val="20"/>
          <w:szCs w:val="20"/>
        </w:rPr>
      </w:pPr>
      <w:r w:rsidRPr="002F10F0">
        <w:rPr>
          <w:rFonts w:ascii="Arial" w:hAnsi="Arial" w:cs="Arial"/>
          <w:color w:val="777777"/>
          <w:sz w:val="22"/>
          <w:szCs w:val="20"/>
        </w:rPr>
        <w:lastRenderedPageBreak/>
        <w:br/>
      </w:r>
      <w:r>
        <w:rPr>
          <w:rFonts w:ascii="inherit" w:hAnsi="inherit" w:cs="Arial"/>
          <w:noProof/>
          <w:color w:val="05A9C5"/>
          <w:sz w:val="20"/>
          <w:szCs w:val="20"/>
          <w:bdr w:val="none" w:sz="0" w:space="0" w:color="auto" w:frame="1"/>
        </w:rPr>
        <w:drawing>
          <wp:inline distT="0" distB="0" distL="0" distR="0" wp14:anchorId="6BE5B9D7" wp14:editId="6BCFC339">
            <wp:extent cx="2857500" cy="2278380"/>
            <wp:effectExtent l="0" t="0" r="0" b="7620"/>
            <wp:docPr id="116" name="Picture 116" descr="SPSS t test 3">
              <a:hlinkClick xmlns:a="http://schemas.openxmlformats.org/drawingml/2006/main" r:id="rId1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SS t test 3">
                      <a:hlinkClick r:id="rId1322"/>
                    </pic:cNvPr>
                    <pic:cNvPicPr>
                      <a:picLocks noChangeAspect="1" noChangeArrowheads="1"/>
                    </pic:cNvPicPr>
                  </pic:nvPicPr>
                  <pic:blipFill>
                    <a:blip r:embed="rId1323">
                      <a:extLst>
                        <a:ext uri="{28A0092B-C50C-407E-A947-70E740481C1C}">
                          <a14:useLocalDpi xmlns:a14="http://schemas.microsoft.com/office/drawing/2010/main" val="0"/>
                        </a:ext>
                      </a:extLst>
                    </a:blip>
                    <a:srcRect/>
                    <a:stretch>
                      <a:fillRect/>
                    </a:stretch>
                  </pic:blipFill>
                  <pic:spPr bwMode="auto">
                    <a:xfrm>
                      <a:off x="0" y="0"/>
                      <a:ext cx="2857500" cy="2278380"/>
                    </a:xfrm>
                    <a:prstGeom prst="rect">
                      <a:avLst/>
                    </a:prstGeom>
                    <a:noFill/>
                    <a:ln>
                      <a:noFill/>
                    </a:ln>
                  </pic:spPr>
                </pic:pic>
              </a:graphicData>
            </a:graphic>
          </wp:inline>
        </w:drawing>
      </w:r>
    </w:p>
    <w:p w14:paraId="1169A693" w14:textId="58DC4107" w:rsidR="005F6C87" w:rsidRPr="00986905" w:rsidRDefault="005F6C87" w:rsidP="005F6C87">
      <w:pPr>
        <w:pStyle w:val="Heading2"/>
        <w:shd w:val="clear" w:color="auto" w:fill="FFFFFF"/>
        <w:spacing w:before="0" w:line="525" w:lineRule="atLeast"/>
        <w:textAlignment w:val="baseline"/>
        <w:rPr>
          <w:rFonts w:ascii="Arial" w:hAnsi="Arial" w:cs="Arial"/>
          <w:b/>
          <w:color w:val="555555"/>
          <w:sz w:val="40"/>
          <w:szCs w:val="42"/>
        </w:rPr>
      </w:pPr>
      <w:r w:rsidRPr="00986905">
        <w:rPr>
          <w:rFonts w:ascii="Arial" w:eastAsia="Times New Roman" w:hAnsi="Arial" w:cs="Arial"/>
          <w:b/>
          <w:bCs/>
          <w:color w:val="5B9BD5" w:themeColor="accent5"/>
          <w:sz w:val="24"/>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in SPSS: Output</w:t>
      </w:r>
    </w:p>
    <w:p w14:paraId="1D280595" w14:textId="77777777" w:rsidR="005F6C87" w:rsidRPr="00D22D74" w:rsidRDefault="005F6C87" w:rsidP="005F6C87">
      <w:pPr>
        <w:pStyle w:val="NormalWeb"/>
        <w:shd w:val="clear" w:color="auto" w:fill="FFFFFF"/>
        <w:spacing w:before="0" w:beforeAutospacing="0" w:after="225" w:afterAutospacing="0"/>
        <w:textAlignment w:val="baseline"/>
        <w:rPr>
          <w:rFonts w:ascii="Arial" w:hAnsi="Arial" w:cs="Arial"/>
          <w:color w:val="777777"/>
          <w:szCs w:val="20"/>
        </w:rPr>
      </w:pPr>
      <w:r w:rsidRPr="00D22D74">
        <w:rPr>
          <w:rFonts w:ascii="Arial" w:hAnsi="Arial" w:cs="Arial"/>
          <w:color w:val="777777"/>
          <w:szCs w:val="20"/>
        </w:rPr>
        <w:t>Your output will include:</w:t>
      </w:r>
    </w:p>
    <w:p w14:paraId="236AF71A" w14:textId="4D0F52FB" w:rsidR="005F6C87" w:rsidRDefault="005F6C87" w:rsidP="005F6C87">
      <w:pPr>
        <w:numPr>
          <w:ilvl w:val="0"/>
          <w:numId w:val="72"/>
        </w:numPr>
        <w:shd w:val="clear" w:color="auto" w:fill="FFFFFF"/>
        <w:spacing w:after="0" w:line="240" w:lineRule="auto"/>
        <w:ind w:left="450"/>
        <w:textAlignment w:val="baseline"/>
        <w:rPr>
          <w:rFonts w:ascii="inherit" w:hAnsi="inherit" w:cs="Arial"/>
          <w:color w:val="777777"/>
          <w:sz w:val="24"/>
          <w:szCs w:val="20"/>
        </w:rPr>
      </w:pPr>
      <w:r w:rsidRPr="00D22D74">
        <w:rPr>
          <w:rFonts w:ascii="inherit" w:hAnsi="inherit" w:cs="Arial"/>
          <w:color w:val="777777"/>
          <w:sz w:val="24"/>
          <w:szCs w:val="20"/>
        </w:rPr>
        <w:t>The Levine’s test for equal variance (the first section of the Independent Samples Test box). If the </w:t>
      </w:r>
      <w:hyperlink r:id="rId1324" w:history="1">
        <w:r w:rsidRPr="00D22D74">
          <w:rPr>
            <w:rStyle w:val="Hyperlink"/>
            <w:rFonts w:ascii="inherit" w:hAnsi="inherit" w:cs="Arial"/>
            <w:color w:val="777777"/>
            <w:sz w:val="24"/>
            <w:szCs w:val="20"/>
            <w:bdr w:val="none" w:sz="0" w:space="0" w:color="auto" w:frame="1"/>
          </w:rPr>
          <w:t>significance level</w:t>
        </w:r>
      </w:hyperlink>
      <w:r w:rsidRPr="00D22D74">
        <w:rPr>
          <w:rFonts w:ascii="inherit" w:hAnsi="inherit" w:cs="Arial"/>
          <w:color w:val="777777"/>
          <w:sz w:val="24"/>
          <w:szCs w:val="20"/>
        </w:rPr>
        <w:t> is larger than .05, you should use the first line in the output table, </w:t>
      </w:r>
      <w:r w:rsidRPr="00D22D74">
        <w:rPr>
          <w:rStyle w:val="Emphasis"/>
          <w:rFonts w:ascii="inherit" w:hAnsi="inherit" w:cs="Arial"/>
          <w:color w:val="777777"/>
          <w:sz w:val="24"/>
          <w:szCs w:val="20"/>
          <w:bdr w:val="none" w:sz="0" w:space="0" w:color="auto" w:frame="1"/>
        </w:rPr>
        <w:t>Equal </w:t>
      </w:r>
      <w:hyperlink r:id="rId1325" w:history="1">
        <w:r w:rsidRPr="00D22D74">
          <w:rPr>
            <w:rStyle w:val="Hyperlink"/>
            <w:rFonts w:ascii="inherit" w:hAnsi="inherit" w:cs="Arial"/>
            <w:i/>
            <w:iCs/>
            <w:color w:val="777777"/>
            <w:sz w:val="24"/>
            <w:szCs w:val="20"/>
            <w:bdr w:val="none" w:sz="0" w:space="0" w:color="auto" w:frame="1"/>
          </w:rPr>
          <w:t>variances </w:t>
        </w:r>
      </w:hyperlink>
      <w:r w:rsidRPr="00D22D74">
        <w:rPr>
          <w:rStyle w:val="Emphasis"/>
          <w:rFonts w:ascii="inherit" w:hAnsi="inherit" w:cs="Arial"/>
          <w:color w:val="777777"/>
          <w:sz w:val="24"/>
          <w:szCs w:val="20"/>
          <w:bdr w:val="none" w:sz="0" w:space="0" w:color="auto" w:frame="1"/>
        </w:rPr>
        <w:t>assumed.</w:t>
      </w:r>
      <w:r w:rsidRPr="00D22D74">
        <w:rPr>
          <w:rFonts w:ascii="inherit" w:hAnsi="inherit" w:cs="Arial"/>
          <w:color w:val="777777"/>
          <w:sz w:val="24"/>
          <w:szCs w:val="20"/>
        </w:rPr>
        <w:t> If the value is .05 or lower, use the second row of results.</w:t>
      </w:r>
    </w:p>
    <w:p w14:paraId="5FEF5121" w14:textId="77777777" w:rsidR="000824AA" w:rsidRPr="00D22D74" w:rsidRDefault="000824AA" w:rsidP="000824AA">
      <w:pPr>
        <w:shd w:val="clear" w:color="auto" w:fill="FFFFFF"/>
        <w:spacing w:after="0" w:line="240" w:lineRule="auto"/>
        <w:ind w:left="450"/>
        <w:textAlignment w:val="baseline"/>
        <w:rPr>
          <w:rFonts w:ascii="inherit" w:hAnsi="inherit" w:cs="Arial"/>
          <w:color w:val="777777"/>
          <w:sz w:val="24"/>
          <w:szCs w:val="20"/>
        </w:rPr>
      </w:pPr>
    </w:p>
    <w:p w14:paraId="59966F58" w14:textId="4A6F8C80" w:rsidR="005F6C87" w:rsidRDefault="00D07F14" w:rsidP="005F6C87">
      <w:pPr>
        <w:numPr>
          <w:ilvl w:val="0"/>
          <w:numId w:val="72"/>
        </w:numPr>
        <w:shd w:val="clear" w:color="auto" w:fill="FFFFFF"/>
        <w:spacing w:after="0" w:line="240" w:lineRule="auto"/>
        <w:ind w:left="450"/>
        <w:textAlignment w:val="baseline"/>
        <w:rPr>
          <w:rFonts w:ascii="inherit" w:hAnsi="inherit" w:cs="Arial"/>
          <w:color w:val="777777"/>
          <w:sz w:val="24"/>
          <w:szCs w:val="20"/>
        </w:rPr>
      </w:pPr>
      <w:hyperlink r:id="rId1326" w:history="1">
        <w:r w:rsidR="005F6C87" w:rsidRPr="00D22D74">
          <w:rPr>
            <w:rStyle w:val="Hyperlink"/>
            <w:rFonts w:ascii="inherit" w:hAnsi="inherit" w:cs="Arial"/>
            <w:color w:val="777777"/>
            <w:sz w:val="24"/>
            <w:szCs w:val="20"/>
            <w:bdr w:val="none" w:sz="0" w:space="0" w:color="auto" w:frame="1"/>
          </w:rPr>
          <w:t>Sig (2 Tailed)</w:t>
        </w:r>
      </w:hyperlink>
      <w:r w:rsidR="005F6C87" w:rsidRPr="00D22D74">
        <w:rPr>
          <w:rFonts w:ascii="inherit" w:hAnsi="inherit" w:cs="Arial"/>
          <w:color w:val="777777"/>
          <w:sz w:val="24"/>
          <w:szCs w:val="20"/>
        </w:rPr>
        <w:t>: use the value indicated in Levine’s test. If this p-value is above .05, then there is </w:t>
      </w:r>
      <w:r w:rsidR="005F6C87" w:rsidRPr="00D22D74">
        <w:rPr>
          <w:rStyle w:val="Strong"/>
          <w:rFonts w:ascii="inherit" w:hAnsi="inherit" w:cs="Arial"/>
          <w:color w:val="777777"/>
          <w:sz w:val="24"/>
          <w:szCs w:val="20"/>
          <w:bdr w:val="none" w:sz="0" w:space="0" w:color="auto" w:frame="1"/>
        </w:rPr>
        <w:t>not</w:t>
      </w:r>
      <w:r w:rsidR="005F6C87" w:rsidRPr="00D22D74">
        <w:rPr>
          <w:rFonts w:ascii="inherit" w:hAnsi="inherit" w:cs="Arial"/>
          <w:color w:val="777777"/>
          <w:sz w:val="24"/>
          <w:szCs w:val="20"/>
        </w:rPr>
        <w:t> a significant difference in test scores.</w:t>
      </w:r>
    </w:p>
    <w:p w14:paraId="346DF559" w14:textId="77777777" w:rsidR="00B60646" w:rsidRPr="00D22D74" w:rsidRDefault="00B60646" w:rsidP="00B60646">
      <w:pPr>
        <w:shd w:val="clear" w:color="auto" w:fill="FFFFFF"/>
        <w:spacing w:after="0" w:line="240" w:lineRule="auto"/>
        <w:textAlignment w:val="baseline"/>
        <w:rPr>
          <w:rFonts w:ascii="inherit" w:hAnsi="inherit" w:cs="Arial"/>
          <w:color w:val="777777"/>
          <w:sz w:val="24"/>
          <w:szCs w:val="20"/>
        </w:rPr>
      </w:pPr>
    </w:p>
    <w:p w14:paraId="7B3A6712" w14:textId="77777777" w:rsidR="005F6C87" w:rsidRPr="00D22D74" w:rsidRDefault="005F6C87" w:rsidP="005F6C87">
      <w:pPr>
        <w:pStyle w:val="NormalWeb"/>
        <w:shd w:val="clear" w:color="auto" w:fill="FFFFFF"/>
        <w:spacing w:before="0" w:beforeAutospacing="0" w:after="0" w:afterAutospacing="0"/>
        <w:textAlignment w:val="baseline"/>
        <w:rPr>
          <w:rFonts w:ascii="Arial" w:hAnsi="Arial" w:cs="Arial"/>
          <w:color w:val="777777"/>
          <w:szCs w:val="20"/>
        </w:rPr>
      </w:pPr>
      <w:r w:rsidRPr="00D22D74">
        <w:rPr>
          <w:rStyle w:val="Strong"/>
          <w:rFonts w:ascii="inherit" w:hAnsi="inherit" w:cs="Arial"/>
          <w:color w:val="777777"/>
          <w:szCs w:val="20"/>
          <w:bdr w:val="none" w:sz="0" w:space="0" w:color="auto" w:frame="1"/>
        </w:rPr>
        <w:t>Tip:</w:t>
      </w:r>
      <w:r w:rsidRPr="00D22D74">
        <w:rPr>
          <w:rFonts w:ascii="Arial" w:hAnsi="Arial" w:cs="Arial"/>
          <w:color w:val="777777"/>
          <w:szCs w:val="20"/>
        </w:rPr>
        <w:t> Click “Options” on the t-test window to change the </w:t>
      </w:r>
      <w:hyperlink r:id="rId1327" w:history="1">
        <w:r w:rsidRPr="00D22D74">
          <w:rPr>
            <w:rStyle w:val="Hyperlink"/>
            <w:rFonts w:ascii="inherit" w:eastAsiaTheme="majorEastAsia" w:hAnsi="inherit" w:cs="Arial"/>
            <w:color w:val="05A9C5"/>
            <w:szCs w:val="20"/>
            <w:bdr w:val="none" w:sz="0" w:space="0" w:color="auto" w:frame="1"/>
          </w:rPr>
          <w:t>confidence interval</w:t>
        </w:r>
      </w:hyperlink>
      <w:r w:rsidRPr="00D22D74">
        <w:rPr>
          <w:rFonts w:ascii="Arial" w:hAnsi="Arial" w:cs="Arial"/>
          <w:color w:val="777777"/>
          <w:szCs w:val="20"/>
        </w:rPr>
        <w:t>.</w:t>
      </w:r>
    </w:p>
    <w:p w14:paraId="0A911128" w14:textId="61715A19"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0"/>
          <w:szCs w:val="20"/>
        </w:rPr>
      </w:pPr>
      <w:r w:rsidRPr="00016C63">
        <w:rPr>
          <w:rFonts w:ascii="Arial" w:hAnsi="Arial" w:cs="Arial"/>
          <w:color w:val="777777"/>
          <w:sz w:val="22"/>
          <w:szCs w:val="20"/>
        </w:rPr>
        <w:t xml:space="preserve">Check out </w:t>
      </w:r>
      <w:proofErr w:type="spellStart"/>
      <w:r w:rsidRPr="00016C63">
        <w:rPr>
          <w:rFonts w:ascii="Arial" w:hAnsi="Arial" w:cs="Arial"/>
          <w:color w:val="777777"/>
          <w:sz w:val="22"/>
          <w:szCs w:val="20"/>
        </w:rPr>
        <w:t>out</w:t>
      </w:r>
      <w:proofErr w:type="spellEnd"/>
      <w:r w:rsidRPr="00016C63">
        <w:rPr>
          <w:rFonts w:ascii="Arial" w:hAnsi="Arial" w:cs="Arial"/>
          <w:color w:val="777777"/>
          <w:sz w:val="22"/>
          <w:szCs w:val="20"/>
        </w:rPr>
        <w:t> </w:t>
      </w:r>
      <w:hyperlink r:id="rId1328" w:history="1">
        <w:r w:rsidRPr="00016C63">
          <w:rPr>
            <w:rStyle w:val="Hyperlink"/>
            <w:rFonts w:ascii="inherit" w:eastAsiaTheme="majorEastAsia" w:hAnsi="inherit" w:cs="Arial"/>
            <w:color w:val="05A9C5"/>
            <w:sz w:val="22"/>
            <w:szCs w:val="20"/>
            <w:bdr w:val="none" w:sz="0" w:space="0" w:color="auto" w:frame="1"/>
          </w:rPr>
          <w:t>YouTube Channel </w:t>
        </w:r>
      </w:hyperlink>
      <w:r w:rsidRPr="00016C63">
        <w:rPr>
          <w:rFonts w:ascii="Arial" w:hAnsi="Arial" w:cs="Arial"/>
          <w:color w:val="777777"/>
          <w:sz w:val="22"/>
          <w:szCs w:val="20"/>
        </w:rPr>
        <w:t>for more SPSS videos</w:t>
      </w:r>
      <w:r w:rsidRPr="00D22D74">
        <w:rPr>
          <w:rFonts w:ascii="Arial" w:hAnsi="Arial" w:cs="Arial"/>
          <w:color w:val="777777"/>
          <w:szCs w:val="20"/>
        </w:rPr>
        <w:t>!</w:t>
      </w:r>
      <w:r w:rsidRPr="00D22D74">
        <w:rPr>
          <w:rFonts w:ascii="Arial" w:hAnsi="Arial" w:cs="Arial"/>
          <w:color w:val="777777"/>
          <w:szCs w:val="20"/>
        </w:rPr>
        <w:br/>
      </w:r>
    </w:p>
    <w:p w14:paraId="7A4BE97E" w14:textId="77777777" w:rsidR="005F6C87" w:rsidRPr="003760E9" w:rsidRDefault="005F6C87" w:rsidP="003760E9">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760E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Calculating an Independent Samples T Test By hand</w:t>
      </w:r>
    </w:p>
    <w:p w14:paraId="4D498F4B" w14:textId="59EF586B"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br/>
      </w:r>
      <w:r w:rsidRPr="00CB0F2B">
        <w:rPr>
          <w:rStyle w:val="Strong"/>
          <w:rFonts w:ascii="inherit" w:hAnsi="inherit" w:cs="Arial"/>
          <w:color w:val="777777"/>
          <w:sz w:val="22"/>
          <w:szCs w:val="20"/>
          <w:bdr w:val="none" w:sz="0" w:space="0" w:color="auto" w:frame="1"/>
        </w:rPr>
        <w:t>Sample question:</w:t>
      </w:r>
      <w:r w:rsidRPr="00CB0F2B">
        <w:rPr>
          <w:rFonts w:ascii="Arial" w:hAnsi="Arial" w:cs="Arial"/>
          <w:color w:val="777777"/>
          <w:sz w:val="22"/>
          <w:szCs w:val="20"/>
        </w:rPr>
        <w:t xml:space="preserve"> Calculate an independent samples </w:t>
      </w:r>
      <w:proofErr w:type="spellStart"/>
      <w:r w:rsidRPr="00CB0F2B">
        <w:rPr>
          <w:rFonts w:ascii="Arial" w:hAnsi="Arial" w:cs="Arial"/>
          <w:color w:val="777777"/>
          <w:sz w:val="22"/>
          <w:szCs w:val="20"/>
        </w:rPr>
        <w:t>t</w:t>
      </w:r>
      <w:proofErr w:type="spellEnd"/>
      <w:r w:rsidRPr="00CB0F2B">
        <w:rPr>
          <w:rFonts w:ascii="Arial" w:hAnsi="Arial" w:cs="Arial"/>
          <w:color w:val="777777"/>
          <w:sz w:val="22"/>
          <w:szCs w:val="20"/>
        </w:rPr>
        <w:t xml:space="preserve"> test for the following data sets:</w:t>
      </w:r>
      <w:r w:rsidRPr="00CB0F2B">
        <w:rPr>
          <w:rFonts w:ascii="Arial" w:hAnsi="Arial" w:cs="Arial"/>
          <w:color w:val="777777"/>
          <w:sz w:val="22"/>
          <w:szCs w:val="20"/>
        </w:rPr>
        <w:br/>
        <w:t>Data set A: 1,2,2,3,3,4,4,5,5,6</w:t>
      </w:r>
      <w:r w:rsidRPr="00CB0F2B">
        <w:rPr>
          <w:rFonts w:ascii="Arial" w:hAnsi="Arial" w:cs="Arial"/>
          <w:color w:val="777777"/>
          <w:sz w:val="22"/>
          <w:szCs w:val="20"/>
        </w:rPr>
        <w:br/>
        <w:t>Data set B: 1,2,4,5,5,5,6,6,7,9</w:t>
      </w:r>
    </w:p>
    <w:p w14:paraId="4E1FE606" w14:textId="77777777" w:rsidR="00CB0F2B" w:rsidRPr="00CB0F2B" w:rsidRDefault="00CB0F2B"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1A0B084A" w14:textId="75CD6D75"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1: </w:t>
      </w:r>
      <w:r w:rsidRPr="00CB0F2B">
        <w:rPr>
          <w:rFonts w:ascii="Arial" w:hAnsi="Arial" w:cs="Arial"/>
          <w:color w:val="777777"/>
          <w:sz w:val="22"/>
          <w:szCs w:val="20"/>
        </w:rPr>
        <w:t>Sum the two groups:</w:t>
      </w:r>
      <w:r w:rsidRPr="00CB0F2B">
        <w:rPr>
          <w:rFonts w:ascii="Arial" w:hAnsi="Arial" w:cs="Arial"/>
          <w:color w:val="777777"/>
          <w:sz w:val="22"/>
          <w:szCs w:val="20"/>
        </w:rPr>
        <w:br/>
        <w:t>A: 1 + 2 + 2 + 3 + 3 + 4 + 4 + 5 + 5 + 6 = 35</w:t>
      </w:r>
      <w:r w:rsidRPr="00CB0F2B">
        <w:rPr>
          <w:rFonts w:ascii="Arial" w:hAnsi="Arial" w:cs="Arial"/>
          <w:color w:val="777777"/>
          <w:sz w:val="22"/>
          <w:szCs w:val="20"/>
        </w:rPr>
        <w:br/>
        <w:t>B: 1 + 2 + 4 + 5 + 5 + 5 + 6 + 6 + 7 + 9 = 50</w:t>
      </w:r>
    </w:p>
    <w:p w14:paraId="64ED2A3F" w14:textId="77777777" w:rsidR="00370705" w:rsidRPr="00CB0F2B" w:rsidRDefault="00370705"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449C2C5" w14:textId="797A9FC1"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2: </w:t>
      </w:r>
      <w:r w:rsidRPr="00CB0F2B">
        <w:rPr>
          <w:rFonts w:ascii="Arial" w:hAnsi="Arial" w:cs="Arial"/>
          <w:color w:val="777777"/>
          <w:sz w:val="22"/>
          <w:szCs w:val="20"/>
        </w:rPr>
        <w:t>Square the sums from Step 1:</w:t>
      </w:r>
      <w:r w:rsidRPr="00CB0F2B">
        <w:rPr>
          <w:rFonts w:ascii="Arial" w:hAnsi="Arial" w:cs="Arial"/>
          <w:color w:val="777777"/>
          <w:sz w:val="22"/>
          <w:szCs w:val="20"/>
        </w:rPr>
        <w:br/>
        <w:t>35</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1225</w:t>
      </w:r>
      <w:r w:rsidRPr="00CB0F2B">
        <w:rPr>
          <w:rFonts w:ascii="Arial" w:hAnsi="Arial" w:cs="Arial"/>
          <w:color w:val="777777"/>
          <w:sz w:val="22"/>
          <w:szCs w:val="20"/>
        </w:rPr>
        <w:br/>
        <w:t>49</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2500</w:t>
      </w:r>
      <w:r w:rsidRPr="00CB0F2B">
        <w:rPr>
          <w:rFonts w:ascii="Arial" w:hAnsi="Arial" w:cs="Arial"/>
          <w:color w:val="777777"/>
          <w:sz w:val="22"/>
          <w:szCs w:val="20"/>
        </w:rPr>
        <w:br/>
        <w:t>Set these numbers aside for a moment.</w:t>
      </w:r>
    </w:p>
    <w:p w14:paraId="704FAC64" w14:textId="77777777" w:rsidR="00370705" w:rsidRPr="00CB0F2B" w:rsidRDefault="00370705"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0CC1C8C6" w14:textId="475365D4"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3: </w:t>
      </w:r>
      <w:r w:rsidRPr="00CB0F2B">
        <w:rPr>
          <w:rFonts w:ascii="Arial" w:hAnsi="Arial" w:cs="Arial"/>
          <w:color w:val="777777"/>
          <w:sz w:val="22"/>
          <w:szCs w:val="20"/>
        </w:rPr>
        <w:t>Calculate the </w:t>
      </w:r>
      <w:hyperlink r:id="rId1329" w:history="1">
        <w:r w:rsidRPr="00CB0F2B">
          <w:rPr>
            <w:rStyle w:val="Hyperlink"/>
            <w:rFonts w:ascii="inherit" w:eastAsiaTheme="majorEastAsia" w:hAnsi="inherit" w:cs="Arial"/>
            <w:color w:val="05A9C5"/>
            <w:sz w:val="22"/>
            <w:szCs w:val="20"/>
            <w:bdr w:val="none" w:sz="0" w:space="0" w:color="auto" w:frame="1"/>
          </w:rPr>
          <w:t>means </w:t>
        </w:r>
      </w:hyperlink>
      <w:r w:rsidRPr="00CB0F2B">
        <w:rPr>
          <w:rFonts w:ascii="Arial" w:hAnsi="Arial" w:cs="Arial"/>
          <w:color w:val="777777"/>
          <w:sz w:val="22"/>
          <w:szCs w:val="20"/>
        </w:rPr>
        <w:t>for the two groups:</w:t>
      </w:r>
      <w:r w:rsidRPr="00CB0F2B">
        <w:rPr>
          <w:rFonts w:ascii="Arial" w:hAnsi="Arial" w:cs="Arial"/>
          <w:color w:val="777777"/>
          <w:sz w:val="22"/>
          <w:szCs w:val="20"/>
        </w:rPr>
        <w:br/>
        <w:t>A: (1 + 2 + 2 + 3 + 3 + 4 + 4 + 5 + 5 + 6)/10 = 35/10 = 3.5</w:t>
      </w:r>
      <w:r w:rsidRPr="00CB0F2B">
        <w:rPr>
          <w:rFonts w:ascii="Arial" w:hAnsi="Arial" w:cs="Arial"/>
          <w:color w:val="777777"/>
          <w:sz w:val="22"/>
          <w:szCs w:val="20"/>
        </w:rPr>
        <w:br/>
        <w:t>B: (1 + 2 + 4 + 5 + 5 + 5 + 6 + 6 + 7 + 9) = 50/10 = 5</w:t>
      </w:r>
      <w:r w:rsidRPr="00CB0F2B">
        <w:rPr>
          <w:rFonts w:ascii="Arial" w:hAnsi="Arial" w:cs="Arial"/>
          <w:color w:val="777777"/>
          <w:sz w:val="22"/>
          <w:szCs w:val="20"/>
        </w:rPr>
        <w:br/>
        <w:t>Set these numbers aside for a moment.</w:t>
      </w:r>
    </w:p>
    <w:p w14:paraId="65765732" w14:textId="77777777" w:rsidR="001F45A3" w:rsidRPr="00CB0F2B" w:rsidRDefault="001F45A3"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0140192B" w14:textId="339A5B3E"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4: </w:t>
      </w:r>
      <w:r w:rsidRPr="00CB0F2B">
        <w:rPr>
          <w:rFonts w:ascii="Arial" w:hAnsi="Arial" w:cs="Arial"/>
          <w:color w:val="777777"/>
          <w:sz w:val="22"/>
          <w:szCs w:val="20"/>
        </w:rPr>
        <w:t>Square the individual scores and then add them up:</w:t>
      </w:r>
      <w:r w:rsidRPr="00CB0F2B">
        <w:rPr>
          <w:rFonts w:ascii="Arial" w:hAnsi="Arial" w:cs="Arial"/>
          <w:color w:val="777777"/>
          <w:sz w:val="22"/>
          <w:szCs w:val="20"/>
        </w:rPr>
        <w:br/>
        <w:t>A: 1</w:t>
      </w:r>
      <w:r w:rsidRPr="00CB0F2B">
        <w:rPr>
          <w:rFonts w:ascii="inherit" w:hAnsi="inherit" w:cs="Arial"/>
          <w:color w:val="777777"/>
          <w:sz w:val="17"/>
          <w:szCs w:val="15"/>
          <w:bdr w:val="none" w:sz="0" w:space="0" w:color="auto" w:frame="1"/>
          <w:vertAlign w:val="superscript"/>
        </w:rPr>
        <w:t>1</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+ 3</w:t>
      </w:r>
      <w:r w:rsidRPr="00CB0F2B">
        <w:rPr>
          <w:rFonts w:ascii="inherit" w:hAnsi="inherit" w:cs="Arial"/>
          <w:color w:val="777777"/>
          <w:sz w:val="17"/>
          <w:szCs w:val="15"/>
          <w:bdr w:val="none" w:sz="0" w:space="0" w:color="auto" w:frame="1"/>
          <w:vertAlign w:val="superscript"/>
        </w:rPr>
        <w:t>3</w:t>
      </w:r>
      <w:r w:rsidRPr="00CB0F2B">
        <w:rPr>
          <w:rFonts w:ascii="Arial" w:hAnsi="Arial" w:cs="Arial"/>
          <w:color w:val="777777"/>
          <w:sz w:val="22"/>
          <w:szCs w:val="20"/>
        </w:rPr>
        <w:t> + 3</w:t>
      </w:r>
      <w:r w:rsidRPr="00CB0F2B">
        <w:rPr>
          <w:rFonts w:ascii="inherit" w:hAnsi="inherit" w:cs="Arial"/>
          <w:color w:val="777777"/>
          <w:sz w:val="17"/>
          <w:szCs w:val="15"/>
          <w:bdr w:val="none" w:sz="0" w:space="0" w:color="auto" w:frame="1"/>
          <w:vertAlign w:val="superscript"/>
        </w:rPr>
        <w:t>3</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145</w:t>
      </w:r>
      <w:r w:rsidRPr="00CB0F2B">
        <w:rPr>
          <w:rFonts w:ascii="Arial" w:hAnsi="Arial" w:cs="Arial"/>
          <w:color w:val="777777"/>
          <w:sz w:val="22"/>
          <w:szCs w:val="20"/>
        </w:rPr>
        <w:br/>
      </w:r>
      <w:r w:rsidRPr="00CB0F2B">
        <w:rPr>
          <w:rFonts w:ascii="Arial" w:hAnsi="Arial" w:cs="Arial"/>
          <w:color w:val="777777"/>
          <w:sz w:val="22"/>
          <w:szCs w:val="20"/>
        </w:rPr>
        <w:lastRenderedPageBreak/>
        <w:t>B: 1</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+ 2</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+ 4</w:t>
      </w:r>
      <w:r w:rsidRPr="00CB0F2B">
        <w:rPr>
          <w:rFonts w:ascii="inherit" w:hAnsi="inherit" w:cs="Arial"/>
          <w:color w:val="777777"/>
          <w:sz w:val="17"/>
          <w:szCs w:val="15"/>
          <w:bdr w:val="none" w:sz="0" w:space="0" w:color="auto" w:frame="1"/>
          <w:vertAlign w:val="superscript"/>
        </w:rPr>
        <w:t>4</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+ 5</w:t>
      </w:r>
      <w:r w:rsidRPr="00CB0F2B">
        <w:rPr>
          <w:rFonts w:ascii="inherit" w:hAnsi="inherit" w:cs="Arial"/>
          <w:color w:val="777777"/>
          <w:sz w:val="17"/>
          <w:szCs w:val="15"/>
          <w:bdr w:val="none" w:sz="0" w:space="0" w:color="auto" w:frame="1"/>
          <w:vertAlign w:val="superscript"/>
        </w:rPr>
        <w:t>5</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+ 6</w:t>
      </w:r>
      <w:r w:rsidRPr="00CB0F2B">
        <w:rPr>
          <w:rFonts w:ascii="inherit" w:hAnsi="inherit" w:cs="Arial"/>
          <w:color w:val="777777"/>
          <w:sz w:val="17"/>
          <w:szCs w:val="15"/>
          <w:bdr w:val="none" w:sz="0" w:space="0" w:color="auto" w:frame="1"/>
          <w:vertAlign w:val="superscript"/>
        </w:rPr>
        <w:t>6</w:t>
      </w:r>
      <w:r w:rsidRPr="00CB0F2B">
        <w:rPr>
          <w:rFonts w:ascii="Arial" w:hAnsi="Arial" w:cs="Arial"/>
          <w:color w:val="777777"/>
          <w:sz w:val="22"/>
          <w:szCs w:val="20"/>
        </w:rPr>
        <w:t> + 7</w:t>
      </w:r>
      <w:r w:rsidRPr="00CB0F2B">
        <w:rPr>
          <w:rFonts w:ascii="inherit" w:hAnsi="inherit" w:cs="Arial"/>
          <w:color w:val="777777"/>
          <w:sz w:val="17"/>
          <w:szCs w:val="15"/>
          <w:bdr w:val="none" w:sz="0" w:space="0" w:color="auto" w:frame="1"/>
          <w:vertAlign w:val="superscript"/>
        </w:rPr>
        <w:t>7</w:t>
      </w:r>
      <w:r w:rsidRPr="00CB0F2B">
        <w:rPr>
          <w:rFonts w:ascii="Arial" w:hAnsi="Arial" w:cs="Arial"/>
          <w:color w:val="777777"/>
          <w:sz w:val="22"/>
          <w:szCs w:val="20"/>
        </w:rPr>
        <w:t> + 9</w:t>
      </w:r>
      <w:r w:rsidRPr="00CB0F2B">
        <w:rPr>
          <w:rFonts w:ascii="inherit" w:hAnsi="inherit" w:cs="Arial"/>
          <w:color w:val="777777"/>
          <w:sz w:val="17"/>
          <w:szCs w:val="15"/>
          <w:bdr w:val="none" w:sz="0" w:space="0" w:color="auto" w:frame="1"/>
          <w:vertAlign w:val="superscript"/>
        </w:rPr>
        <w:t>9</w:t>
      </w:r>
      <w:r w:rsidRPr="00CB0F2B">
        <w:rPr>
          <w:rFonts w:ascii="Arial" w:hAnsi="Arial" w:cs="Arial"/>
          <w:color w:val="777777"/>
          <w:sz w:val="22"/>
          <w:szCs w:val="20"/>
        </w:rPr>
        <w:t> = 298</w:t>
      </w:r>
      <w:r w:rsidRPr="00CB0F2B">
        <w:rPr>
          <w:rFonts w:ascii="Arial" w:hAnsi="Arial" w:cs="Arial"/>
          <w:color w:val="777777"/>
          <w:sz w:val="22"/>
          <w:szCs w:val="20"/>
        </w:rPr>
        <w:br/>
        <w:t>Set these numbers aside for a moment.</w:t>
      </w:r>
    </w:p>
    <w:p w14:paraId="43AB21D4" w14:textId="77777777" w:rsidR="00027A04" w:rsidRPr="00CB0F2B" w:rsidRDefault="00027A04"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3331BF7B" w14:textId="77777777" w:rsidR="00027A04"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5: </w:t>
      </w:r>
      <w:r w:rsidRPr="00CB0F2B">
        <w:rPr>
          <w:rFonts w:ascii="Arial" w:hAnsi="Arial" w:cs="Arial"/>
          <w:color w:val="777777"/>
          <w:sz w:val="22"/>
          <w:szCs w:val="20"/>
        </w:rPr>
        <w:t>Insert your numbers into the following formula and solve:</w:t>
      </w:r>
    </w:p>
    <w:p w14:paraId="131233CE" w14:textId="173DA6B9" w:rsidR="005F6C87" w:rsidRPr="00CB0F2B"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Arial" w:hAnsi="Arial" w:cs="Arial"/>
          <w:color w:val="777777"/>
          <w:sz w:val="22"/>
          <w:szCs w:val="20"/>
        </w:rPr>
        <w:br/>
      </w:r>
      <w:r w:rsidRPr="00CB0F2B">
        <w:rPr>
          <w:rFonts w:ascii="inherit" w:hAnsi="inherit" w:cs="Arial"/>
          <w:noProof/>
          <w:color w:val="05A9C5"/>
          <w:sz w:val="22"/>
          <w:szCs w:val="20"/>
          <w:bdr w:val="none" w:sz="0" w:space="0" w:color="auto" w:frame="1"/>
        </w:rPr>
        <w:drawing>
          <wp:inline distT="0" distB="0" distL="0" distR="0" wp14:anchorId="67176DE8" wp14:editId="67ACF27F">
            <wp:extent cx="3741420" cy="1150620"/>
            <wp:effectExtent l="0" t="0" r="0" b="0"/>
            <wp:docPr id="113" name="Picture 113" descr="t test formula a">
              <a:hlinkClick xmlns:a="http://schemas.openxmlformats.org/drawingml/2006/main" r:id="rId1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test formula a">
                      <a:hlinkClick r:id="rId1330"/>
                    </pic:cNvPr>
                    <pic:cNvPicPr>
                      <a:picLocks noChangeAspect="1" noChangeArrowheads="1"/>
                    </pic:cNvPicPr>
                  </pic:nvPicPr>
                  <pic:blipFill>
                    <a:blip r:embed="rId1331">
                      <a:extLst>
                        <a:ext uri="{28A0092B-C50C-407E-A947-70E740481C1C}">
                          <a14:useLocalDpi xmlns:a14="http://schemas.microsoft.com/office/drawing/2010/main" val="0"/>
                        </a:ext>
                      </a:extLst>
                    </a:blip>
                    <a:srcRect/>
                    <a:stretch>
                      <a:fillRect/>
                    </a:stretch>
                  </pic:blipFill>
                  <pic:spPr bwMode="auto">
                    <a:xfrm>
                      <a:off x="0" y="0"/>
                      <a:ext cx="3741420" cy="1150620"/>
                    </a:xfrm>
                    <a:prstGeom prst="rect">
                      <a:avLst/>
                    </a:prstGeom>
                    <a:noFill/>
                    <a:ln>
                      <a:noFill/>
                    </a:ln>
                  </pic:spPr>
                </pic:pic>
              </a:graphicData>
            </a:graphic>
          </wp:inline>
        </w:drawing>
      </w:r>
      <w:r w:rsidRPr="00CB0F2B">
        <w:rPr>
          <w:rFonts w:ascii="Arial" w:hAnsi="Arial" w:cs="Arial"/>
          <w:color w:val="777777"/>
          <w:sz w:val="22"/>
          <w:szCs w:val="20"/>
        </w:rPr>
        <w:br/>
      </w:r>
      <w:r w:rsidRPr="00CB0F2B">
        <w:rPr>
          <w:rFonts w:ascii="Arial" w:hAnsi="Arial" w:cs="Arial"/>
          <w:color w:val="777777"/>
          <w:sz w:val="22"/>
          <w:szCs w:val="20"/>
        </w:rPr>
        <w:br w:type="textWrapping" w:clear="left"/>
      </w:r>
      <w:r w:rsidRPr="00CB0F2B">
        <w:rPr>
          <w:rFonts w:ascii="Arial" w:hAnsi="Arial" w:cs="Arial"/>
          <w:color w:val="777777"/>
          <w:sz w:val="22"/>
          <w:szCs w:val="20"/>
        </w:rPr>
        <w:br/>
        <w:t>(ΣA)</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data set A, squared (Step 2).</w:t>
      </w:r>
      <w:r w:rsidRPr="00CB0F2B">
        <w:rPr>
          <w:rFonts w:ascii="Arial" w:hAnsi="Arial" w:cs="Arial"/>
          <w:color w:val="777777"/>
          <w:sz w:val="22"/>
          <w:szCs w:val="20"/>
        </w:rPr>
        <w:br/>
        <w:t>(ΣB)</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data set B, squared (Step 2).</w:t>
      </w:r>
      <w:r w:rsidRPr="00CB0F2B">
        <w:rPr>
          <w:rFonts w:ascii="Arial" w:hAnsi="Arial" w:cs="Arial"/>
          <w:color w:val="777777"/>
          <w:sz w:val="22"/>
          <w:szCs w:val="20"/>
        </w:rPr>
        <w:br/>
      </w:r>
      <w:proofErr w:type="spellStart"/>
      <w:r w:rsidRPr="00CB0F2B">
        <w:rPr>
          <w:rFonts w:ascii="Arial" w:hAnsi="Arial" w:cs="Arial"/>
          <w:color w:val="777777"/>
          <w:sz w:val="22"/>
          <w:szCs w:val="20"/>
        </w:rPr>
        <w:t>μ</w:t>
      </w:r>
      <w:r w:rsidRPr="00CB0F2B">
        <w:rPr>
          <w:rFonts w:ascii="inherit" w:hAnsi="inherit" w:cs="Arial"/>
          <w:color w:val="777777"/>
          <w:sz w:val="17"/>
          <w:szCs w:val="15"/>
          <w:bdr w:val="none" w:sz="0" w:space="0" w:color="auto" w:frame="1"/>
          <w:vertAlign w:val="subscript"/>
        </w:rPr>
        <w:t>A</w:t>
      </w:r>
      <w:proofErr w:type="spellEnd"/>
      <w:r w:rsidRPr="00CB0F2B">
        <w:rPr>
          <w:rFonts w:ascii="Arial" w:hAnsi="Arial" w:cs="Arial"/>
          <w:color w:val="777777"/>
          <w:sz w:val="22"/>
          <w:szCs w:val="20"/>
        </w:rPr>
        <w:t>: Mean of data set A (Step 3)</w:t>
      </w:r>
      <w:r w:rsidRPr="00CB0F2B">
        <w:rPr>
          <w:rFonts w:ascii="Arial" w:hAnsi="Arial" w:cs="Arial"/>
          <w:color w:val="777777"/>
          <w:sz w:val="22"/>
          <w:szCs w:val="20"/>
        </w:rPr>
        <w:br/>
      </w:r>
      <w:proofErr w:type="spellStart"/>
      <w:r w:rsidRPr="00CB0F2B">
        <w:rPr>
          <w:rFonts w:ascii="Arial" w:hAnsi="Arial" w:cs="Arial"/>
          <w:color w:val="777777"/>
          <w:sz w:val="22"/>
          <w:szCs w:val="20"/>
        </w:rPr>
        <w:t>μ</w:t>
      </w:r>
      <w:r w:rsidRPr="00CB0F2B">
        <w:rPr>
          <w:rFonts w:ascii="inherit" w:hAnsi="inherit" w:cs="Arial"/>
          <w:color w:val="777777"/>
          <w:sz w:val="17"/>
          <w:szCs w:val="15"/>
          <w:bdr w:val="none" w:sz="0" w:space="0" w:color="auto" w:frame="1"/>
          <w:vertAlign w:val="subscript"/>
        </w:rPr>
        <w:t>B</w:t>
      </w:r>
      <w:proofErr w:type="spellEnd"/>
      <w:r w:rsidRPr="00CB0F2B">
        <w:rPr>
          <w:rFonts w:ascii="Arial" w:hAnsi="Arial" w:cs="Arial"/>
          <w:color w:val="777777"/>
          <w:sz w:val="22"/>
          <w:szCs w:val="20"/>
        </w:rPr>
        <w:t>: Mean of data set B (Step 3)</w:t>
      </w:r>
      <w:r w:rsidRPr="00CB0F2B">
        <w:rPr>
          <w:rFonts w:ascii="Arial" w:hAnsi="Arial" w:cs="Arial"/>
          <w:color w:val="777777"/>
          <w:sz w:val="22"/>
          <w:szCs w:val="20"/>
        </w:rPr>
        <w:br/>
        <w:t>ΣA</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the squares of data set A (Step 4)</w:t>
      </w:r>
      <w:r w:rsidRPr="00CB0F2B">
        <w:rPr>
          <w:rFonts w:ascii="Arial" w:hAnsi="Arial" w:cs="Arial"/>
          <w:color w:val="777777"/>
          <w:sz w:val="22"/>
          <w:szCs w:val="20"/>
        </w:rPr>
        <w:br/>
        <w:t>ΣB</w:t>
      </w:r>
      <w:r w:rsidRPr="00CB0F2B">
        <w:rPr>
          <w:rFonts w:ascii="inherit" w:hAnsi="inherit" w:cs="Arial"/>
          <w:color w:val="777777"/>
          <w:sz w:val="17"/>
          <w:szCs w:val="15"/>
          <w:bdr w:val="none" w:sz="0" w:space="0" w:color="auto" w:frame="1"/>
          <w:vertAlign w:val="superscript"/>
        </w:rPr>
        <w:t>2</w:t>
      </w:r>
      <w:r w:rsidRPr="00CB0F2B">
        <w:rPr>
          <w:rFonts w:ascii="Arial" w:hAnsi="Arial" w:cs="Arial"/>
          <w:color w:val="777777"/>
          <w:sz w:val="22"/>
          <w:szCs w:val="20"/>
        </w:rPr>
        <w:t>: Sum of the squares of data set B (Step 4)</w:t>
      </w:r>
      <w:r w:rsidRPr="00CB0F2B">
        <w:rPr>
          <w:rFonts w:ascii="Arial" w:hAnsi="Arial" w:cs="Arial"/>
          <w:color w:val="777777"/>
          <w:sz w:val="22"/>
          <w:szCs w:val="20"/>
        </w:rPr>
        <w:br/>
      </w:r>
      <w:proofErr w:type="spellStart"/>
      <w:r w:rsidRPr="00CB0F2B">
        <w:rPr>
          <w:rFonts w:ascii="Arial" w:hAnsi="Arial" w:cs="Arial"/>
          <w:color w:val="777777"/>
          <w:sz w:val="22"/>
          <w:szCs w:val="20"/>
        </w:rPr>
        <w:t>n</w:t>
      </w:r>
      <w:r w:rsidRPr="00CB0F2B">
        <w:rPr>
          <w:rFonts w:ascii="inherit" w:hAnsi="inherit" w:cs="Arial"/>
          <w:color w:val="777777"/>
          <w:sz w:val="17"/>
          <w:szCs w:val="15"/>
          <w:bdr w:val="none" w:sz="0" w:space="0" w:color="auto" w:frame="1"/>
          <w:vertAlign w:val="superscript"/>
        </w:rPr>
        <w:t>A</w:t>
      </w:r>
      <w:proofErr w:type="spellEnd"/>
      <w:r w:rsidRPr="00CB0F2B">
        <w:rPr>
          <w:rFonts w:ascii="Arial" w:hAnsi="Arial" w:cs="Arial"/>
          <w:color w:val="777777"/>
          <w:sz w:val="22"/>
          <w:szCs w:val="20"/>
        </w:rPr>
        <w:t>: Number of items in data set A</w:t>
      </w:r>
      <w:r w:rsidRPr="00CB0F2B">
        <w:rPr>
          <w:rFonts w:ascii="Arial" w:hAnsi="Arial" w:cs="Arial"/>
          <w:color w:val="777777"/>
          <w:sz w:val="22"/>
          <w:szCs w:val="20"/>
        </w:rPr>
        <w:br/>
      </w:r>
      <w:proofErr w:type="spellStart"/>
      <w:r w:rsidRPr="00CB0F2B">
        <w:rPr>
          <w:rFonts w:ascii="Arial" w:hAnsi="Arial" w:cs="Arial"/>
          <w:color w:val="777777"/>
          <w:sz w:val="22"/>
          <w:szCs w:val="20"/>
        </w:rPr>
        <w:t>n</w:t>
      </w:r>
      <w:r w:rsidRPr="00CB0F2B">
        <w:rPr>
          <w:rFonts w:ascii="inherit" w:hAnsi="inherit" w:cs="Arial"/>
          <w:color w:val="777777"/>
          <w:sz w:val="17"/>
          <w:szCs w:val="15"/>
          <w:bdr w:val="none" w:sz="0" w:space="0" w:color="auto" w:frame="1"/>
          <w:vertAlign w:val="superscript"/>
        </w:rPr>
        <w:t>B</w:t>
      </w:r>
      <w:proofErr w:type="spellEnd"/>
      <w:r w:rsidRPr="00CB0F2B">
        <w:rPr>
          <w:rFonts w:ascii="Arial" w:hAnsi="Arial" w:cs="Arial"/>
          <w:color w:val="777777"/>
          <w:sz w:val="22"/>
          <w:szCs w:val="20"/>
        </w:rPr>
        <w:t>: Number of items in data set B</w:t>
      </w:r>
    </w:p>
    <w:p w14:paraId="3C5A2D9E" w14:textId="7124A0DF"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noProof/>
          <w:color w:val="05A9C5"/>
          <w:sz w:val="22"/>
          <w:szCs w:val="20"/>
          <w:bdr w:val="none" w:sz="0" w:space="0" w:color="auto" w:frame="1"/>
        </w:rPr>
        <w:drawing>
          <wp:inline distT="0" distB="0" distL="0" distR="0" wp14:anchorId="08E0406A" wp14:editId="11D5ADE0">
            <wp:extent cx="4617720" cy="4579620"/>
            <wp:effectExtent l="0" t="0" r="0" b="0"/>
            <wp:docPr id="92" name="Picture 92" descr="https://www.statisticshowto.datasciencecentral.com/wp-content/uploads/2015/07/t-test-formula-2-1.png">
              <a:hlinkClick xmlns:a="http://schemas.openxmlformats.org/drawingml/2006/main" r:id="rId1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atisticshowto.datasciencecentral.com/wp-content/uploads/2015/07/t-test-formula-2-1.png">
                      <a:hlinkClick r:id="rId1332"/>
                    </pic:cNvPr>
                    <pic:cNvPicPr>
                      <a:picLocks noChangeAspect="1" noChangeArrowheads="1"/>
                    </pic:cNvPicPr>
                  </pic:nvPicPr>
                  <pic:blipFill>
                    <a:blip r:embed="rId1333">
                      <a:extLst>
                        <a:ext uri="{28A0092B-C50C-407E-A947-70E740481C1C}">
                          <a14:useLocalDpi xmlns:a14="http://schemas.microsoft.com/office/drawing/2010/main" val="0"/>
                        </a:ext>
                      </a:extLst>
                    </a:blip>
                    <a:srcRect/>
                    <a:stretch>
                      <a:fillRect/>
                    </a:stretch>
                  </pic:blipFill>
                  <pic:spPr bwMode="auto">
                    <a:xfrm>
                      <a:off x="0" y="0"/>
                      <a:ext cx="4617720" cy="4579620"/>
                    </a:xfrm>
                    <a:prstGeom prst="rect">
                      <a:avLst/>
                    </a:prstGeom>
                    <a:noFill/>
                    <a:ln>
                      <a:noFill/>
                    </a:ln>
                  </pic:spPr>
                </pic:pic>
              </a:graphicData>
            </a:graphic>
          </wp:inline>
        </w:drawing>
      </w:r>
      <w:r w:rsidRPr="00CB0F2B">
        <w:rPr>
          <w:rFonts w:ascii="Arial" w:hAnsi="Arial" w:cs="Arial"/>
          <w:color w:val="777777"/>
          <w:sz w:val="22"/>
          <w:szCs w:val="20"/>
        </w:rPr>
        <w:br w:type="textWrapping" w:clear="left"/>
      </w:r>
      <w:r w:rsidRPr="00CB0F2B">
        <w:rPr>
          <w:rFonts w:ascii="Arial" w:hAnsi="Arial" w:cs="Arial"/>
          <w:color w:val="777777"/>
          <w:sz w:val="22"/>
          <w:szCs w:val="20"/>
        </w:rPr>
        <w:br/>
      </w:r>
      <w:r w:rsidRPr="00CB0F2B">
        <w:rPr>
          <w:rFonts w:ascii="inherit" w:hAnsi="inherit" w:cs="Arial"/>
          <w:color w:val="0000FF"/>
          <w:sz w:val="22"/>
          <w:szCs w:val="20"/>
          <w:bdr w:val="none" w:sz="0" w:space="0" w:color="auto" w:frame="1"/>
        </w:rPr>
        <w:t>Step 6: </w:t>
      </w:r>
      <w:r w:rsidRPr="00CB0F2B">
        <w:rPr>
          <w:rFonts w:ascii="Arial" w:hAnsi="Arial" w:cs="Arial"/>
          <w:color w:val="777777"/>
          <w:sz w:val="22"/>
          <w:szCs w:val="20"/>
        </w:rPr>
        <w:t>Find the </w:t>
      </w:r>
      <w:hyperlink r:id="rId1334" w:history="1">
        <w:r w:rsidRPr="00CB0F2B">
          <w:rPr>
            <w:rStyle w:val="Hyperlink"/>
            <w:rFonts w:ascii="inherit" w:eastAsiaTheme="majorEastAsia" w:hAnsi="inherit" w:cs="Arial"/>
            <w:color w:val="05A9C5"/>
            <w:sz w:val="22"/>
            <w:szCs w:val="20"/>
            <w:bdr w:val="none" w:sz="0" w:space="0" w:color="auto" w:frame="1"/>
          </w:rPr>
          <w:t>Degrees of freedom</w:t>
        </w:r>
      </w:hyperlink>
      <w:r w:rsidRPr="00CB0F2B">
        <w:rPr>
          <w:rFonts w:ascii="Arial" w:hAnsi="Arial" w:cs="Arial"/>
          <w:color w:val="777777"/>
          <w:sz w:val="22"/>
          <w:szCs w:val="20"/>
        </w:rPr>
        <w:t> (n</w:t>
      </w:r>
      <w:r w:rsidRPr="00CB0F2B">
        <w:rPr>
          <w:rFonts w:ascii="inherit" w:hAnsi="inherit" w:cs="Arial"/>
          <w:color w:val="777777"/>
          <w:sz w:val="17"/>
          <w:szCs w:val="15"/>
          <w:bdr w:val="none" w:sz="0" w:space="0" w:color="auto" w:frame="1"/>
          <w:vertAlign w:val="subscript"/>
        </w:rPr>
        <w:t>A</w:t>
      </w:r>
      <w:r w:rsidRPr="00CB0F2B">
        <w:rPr>
          <w:rFonts w:ascii="Arial" w:hAnsi="Arial" w:cs="Arial"/>
          <w:color w:val="777777"/>
          <w:sz w:val="22"/>
          <w:szCs w:val="20"/>
        </w:rPr>
        <w:t>-1 + n</w:t>
      </w:r>
      <w:r w:rsidRPr="00CB0F2B">
        <w:rPr>
          <w:rFonts w:ascii="inherit" w:hAnsi="inherit" w:cs="Arial"/>
          <w:color w:val="777777"/>
          <w:sz w:val="17"/>
          <w:szCs w:val="15"/>
          <w:bdr w:val="none" w:sz="0" w:space="0" w:color="auto" w:frame="1"/>
          <w:vertAlign w:val="subscript"/>
        </w:rPr>
        <w:t>B</w:t>
      </w:r>
      <w:r w:rsidRPr="00CB0F2B">
        <w:rPr>
          <w:rFonts w:ascii="Arial" w:hAnsi="Arial" w:cs="Arial"/>
          <w:color w:val="777777"/>
          <w:sz w:val="22"/>
          <w:szCs w:val="20"/>
        </w:rPr>
        <w:t>-1) = 18</w:t>
      </w:r>
    </w:p>
    <w:p w14:paraId="253C7689" w14:textId="77777777" w:rsidR="003B5520" w:rsidRPr="00CB0F2B" w:rsidRDefault="003B5520"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6A94EC30" w14:textId="1B9C326C" w:rsidR="005F6C87"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lastRenderedPageBreak/>
        <w:t>Step 7: </w:t>
      </w:r>
      <w:r w:rsidRPr="00CB0F2B">
        <w:rPr>
          <w:rFonts w:ascii="Arial" w:hAnsi="Arial" w:cs="Arial"/>
          <w:color w:val="777777"/>
          <w:sz w:val="22"/>
          <w:szCs w:val="20"/>
        </w:rPr>
        <w:t>Look up your degrees of freedom (Step 6) in the </w:t>
      </w:r>
      <w:hyperlink r:id="rId1335" w:history="1">
        <w:r w:rsidRPr="00CB0F2B">
          <w:rPr>
            <w:rStyle w:val="Hyperlink"/>
            <w:rFonts w:ascii="inherit" w:eastAsiaTheme="majorEastAsia" w:hAnsi="inherit" w:cs="Arial"/>
            <w:color w:val="05A9C5"/>
            <w:sz w:val="22"/>
            <w:szCs w:val="20"/>
            <w:bdr w:val="none" w:sz="0" w:space="0" w:color="auto" w:frame="1"/>
          </w:rPr>
          <w:t>t-table</w:t>
        </w:r>
      </w:hyperlink>
      <w:r w:rsidRPr="00CB0F2B">
        <w:rPr>
          <w:rFonts w:ascii="Arial" w:hAnsi="Arial" w:cs="Arial"/>
          <w:color w:val="777777"/>
          <w:sz w:val="22"/>
          <w:szCs w:val="20"/>
        </w:rPr>
        <w:t>. If you don’t know what your </w:t>
      </w:r>
      <w:hyperlink r:id="rId1336" w:history="1">
        <w:r w:rsidRPr="00CB0F2B">
          <w:rPr>
            <w:rStyle w:val="Hyperlink"/>
            <w:rFonts w:ascii="inherit" w:eastAsiaTheme="majorEastAsia" w:hAnsi="inherit" w:cs="Arial"/>
            <w:color w:val="05A9C5"/>
            <w:sz w:val="22"/>
            <w:szCs w:val="20"/>
            <w:bdr w:val="none" w:sz="0" w:space="0" w:color="auto" w:frame="1"/>
          </w:rPr>
          <w:t>alpha level</w:t>
        </w:r>
      </w:hyperlink>
      <w:r w:rsidRPr="00CB0F2B">
        <w:rPr>
          <w:rFonts w:ascii="Arial" w:hAnsi="Arial" w:cs="Arial"/>
          <w:color w:val="777777"/>
          <w:sz w:val="22"/>
          <w:szCs w:val="20"/>
        </w:rPr>
        <w:t> is, use 5% (0.05).</w:t>
      </w:r>
      <w:r w:rsidRPr="00CB0F2B">
        <w:rPr>
          <w:rFonts w:ascii="Arial" w:hAnsi="Arial" w:cs="Arial"/>
          <w:color w:val="777777"/>
          <w:sz w:val="22"/>
          <w:szCs w:val="20"/>
        </w:rPr>
        <w:br/>
        <w:t>18 degrees of freedom at an alpha level of 0.05 = 2.10.</w:t>
      </w:r>
    </w:p>
    <w:p w14:paraId="52472C1B" w14:textId="77777777" w:rsidR="003B5520" w:rsidRPr="00CB0F2B" w:rsidRDefault="003B5520" w:rsidP="005F6C87">
      <w:pPr>
        <w:pStyle w:val="NormalWeb"/>
        <w:shd w:val="clear" w:color="auto" w:fill="FFFFFF"/>
        <w:spacing w:before="0" w:beforeAutospacing="0" w:after="0" w:afterAutospacing="0"/>
        <w:textAlignment w:val="baseline"/>
        <w:rPr>
          <w:rFonts w:ascii="Arial" w:hAnsi="Arial" w:cs="Arial"/>
          <w:color w:val="777777"/>
          <w:sz w:val="22"/>
          <w:szCs w:val="20"/>
        </w:rPr>
      </w:pPr>
    </w:p>
    <w:p w14:paraId="6E35D13D" w14:textId="77777777" w:rsidR="005F6C87" w:rsidRPr="00CB0F2B" w:rsidRDefault="005F6C87" w:rsidP="005F6C87">
      <w:pPr>
        <w:pStyle w:val="NormalWeb"/>
        <w:shd w:val="clear" w:color="auto" w:fill="FFFFFF"/>
        <w:spacing w:before="0" w:beforeAutospacing="0" w:after="0" w:afterAutospacing="0"/>
        <w:textAlignment w:val="baseline"/>
        <w:rPr>
          <w:rFonts w:ascii="Arial" w:hAnsi="Arial" w:cs="Arial"/>
          <w:color w:val="777777"/>
          <w:sz w:val="22"/>
          <w:szCs w:val="20"/>
        </w:rPr>
      </w:pPr>
      <w:r w:rsidRPr="00CB0F2B">
        <w:rPr>
          <w:rFonts w:ascii="inherit" w:hAnsi="inherit" w:cs="Arial"/>
          <w:color w:val="0000FF"/>
          <w:sz w:val="22"/>
          <w:szCs w:val="20"/>
          <w:bdr w:val="none" w:sz="0" w:space="0" w:color="auto" w:frame="1"/>
        </w:rPr>
        <w:t>Step 8: </w:t>
      </w:r>
      <w:r w:rsidRPr="00CB0F2B">
        <w:rPr>
          <w:rFonts w:ascii="Arial" w:hAnsi="Arial" w:cs="Arial"/>
          <w:color w:val="777777"/>
          <w:sz w:val="22"/>
          <w:szCs w:val="20"/>
        </w:rPr>
        <w:t xml:space="preserve">Compare your calculated value (Step 5) to your table value (Step 7). The calculated value of -1.79 is less than the </w:t>
      </w:r>
      <w:proofErr w:type="spellStart"/>
      <w:r w:rsidRPr="00CB0F2B">
        <w:rPr>
          <w:rFonts w:ascii="Arial" w:hAnsi="Arial" w:cs="Arial"/>
          <w:color w:val="777777"/>
          <w:sz w:val="22"/>
          <w:szCs w:val="20"/>
        </w:rPr>
        <w:t>cutoff</w:t>
      </w:r>
      <w:proofErr w:type="spellEnd"/>
      <w:r w:rsidRPr="00CB0F2B">
        <w:rPr>
          <w:rFonts w:ascii="Arial" w:hAnsi="Arial" w:cs="Arial"/>
          <w:color w:val="777777"/>
          <w:sz w:val="22"/>
          <w:szCs w:val="20"/>
        </w:rPr>
        <w:t xml:space="preserve"> of 2.10 from the table. Therefore p &gt; .05. As the</w:t>
      </w:r>
      <w:hyperlink r:id="rId1337" w:history="1">
        <w:r w:rsidRPr="00CB0F2B">
          <w:rPr>
            <w:rStyle w:val="Hyperlink"/>
            <w:rFonts w:ascii="inherit" w:eastAsiaTheme="majorEastAsia" w:hAnsi="inherit" w:cs="Arial"/>
            <w:color w:val="05A9C5"/>
            <w:sz w:val="22"/>
            <w:szCs w:val="20"/>
            <w:bdr w:val="none" w:sz="0" w:space="0" w:color="auto" w:frame="1"/>
          </w:rPr>
          <w:t> p-value</w:t>
        </w:r>
      </w:hyperlink>
      <w:r w:rsidRPr="00CB0F2B">
        <w:rPr>
          <w:rFonts w:ascii="Arial" w:hAnsi="Arial" w:cs="Arial"/>
          <w:color w:val="777777"/>
          <w:sz w:val="22"/>
          <w:szCs w:val="20"/>
        </w:rPr>
        <w:t> is greater than the alpha level, we cannot conclude that there is a difference between means.</w:t>
      </w:r>
    </w:p>
    <w:p w14:paraId="0F5DB374" w14:textId="13E5D79E" w:rsidR="005F6C87" w:rsidRDefault="005F6C87" w:rsidP="002E1EC4">
      <w:pPr>
        <w:rPr>
          <w:lang w:eastAsia="en-IN"/>
        </w:rPr>
      </w:pPr>
    </w:p>
    <w:p w14:paraId="53B09073" w14:textId="77777777" w:rsidR="00BD63EC" w:rsidRPr="00836FD2" w:rsidRDefault="00BD63EC" w:rsidP="007C59FB">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6FD2">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One Sample T Test: How to Run It, Step by Step</w:t>
      </w:r>
    </w:p>
    <w:p w14:paraId="6B693858" w14:textId="7ADA5F74" w:rsidR="00BD63EC" w:rsidRPr="001261C6"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1261C6">
        <w:rPr>
          <w:rFonts w:ascii="inherit" w:hAnsi="inherit" w:cs="Arial"/>
          <w:color w:val="777777"/>
          <w:szCs w:val="20"/>
        </w:rPr>
        <w:t>The one sample t test compares the </w:t>
      </w:r>
      <w:hyperlink r:id="rId1338" w:history="1">
        <w:r w:rsidRPr="001261C6">
          <w:rPr>
            <w:rStyle w:val="Hyperlink"/>
            <w:rFonts w:ascii="inherit" w:eastAsiaTheme="majorEastAsia" w:hAnsi="inherit" w:cs="Arial"/>
            <w:color w:val="05A9C5"/>
            <w:szCs w:val="20"/>
            <w:bdr w:val="none" w:sz="0" w:space="0" w:color="auto" w:frame="1"/>
          </w:rPr>
          <w:t>mean </w:t>
        </w:r>
      </w:hyperlink>
      <w:r w:rsidRPr="001261C6">
        <w:rPr>
          <w:rFonts w:ascii="inherit" w:hAnsi="inherit" w:cs="Arial"/>
          <w:color w:val="777777"/>
          <w:szCs w:val="20"/>
        </w:rPr>
        <w:t>of your sample data to a known value. For example, you might want to know how your </w:t>
      </w:r>
      <w:hyperlink r:id="rId1339" w:history="1">
        <w:r w:rsidRPr="001261C6">
          <w:rPr>
            <w:rStyle w:val="Hyperlink"/>
            <w:rFonts w:ascii="inherit" w:eastAsiaTheme="majorEastAsia" w:hAnsi="inherit" w:cs="Arial"/>
            <w:color w:val="05A9C5"/>
            <w:szCs w:val="20"/>
            <w:bdr w:val="none" w:sz="0" w:space="0" w:color="auto" w:frame="1"/>
          </w:rPr>
          <w:t>sample mean</w:t>
        </w:r>
      </w:hyperlink>
      <w:r w:rsidRPr="001261C6">
        <w:rPr>
          <w:rFonts w:ascii="inherit" w:hAnsi="inherit" w:cs="Arial"/>
          <w:color w:val="777777"/>
          <w:szCs w:val="20"/>
        </w:rPr>
        <w:t> compares to the </w:t>
      </w:r>
      <w:hyperlink r:id="rId1340" w:history="1">
        <w:r w:rsidRPr="001261C6">
          <w:rPr>
            <w:rStyle w:val="Hyperlink"/>
            <w:rFonts w:ascii="inherit" w:eastAsiaTheme="majorEastAsia" w:hAnsi="inherit" w:cs="Arial"/>
            <w:color w:val="05A9C5"/>
            <w:szCs w:val="20"/>
            <w:bdr w:val="none" w:sz="0" w:space="0" w:color="auto" w:frame="1"/>
          </w:rPr>
          <w:t>population mean</w:t>
        </w:r>
      </w:hyperlink>
      <w:r w:rsidRPr="001261C6">
        <w:rPr>
          <w:rFonts w:ascii="inherit" w:hAnsi="inherit" w:cs="Arial"/>
          <w:color w:val="777777"/>
          <w:szCs w:val="20"/>
        </w:rPr>
        <w:t>. You should run a one sample t test when you don’t know the population </w:t>
      </w:r>
      <w:hyperlink r:id="rId1341" w:history="1">
        <w:r w:rsidRPr="001261C6">
          <w:rPr>
            <w:rStyle w:val="Hyperlink"/>
            <w:rFonts w:ascii="inherit" w:eastAsiaTheme="majorEastAsia" w:hAnsi="inherit" w:cs="Arial"/>
            <w:color w:val="05A9C5"/>
            <w:szCs w:val="20"/>
            <w:bdr w:val="none" w:sz="0" w:space="0" w:color="auto" w:frame="1"/>
          </w:rPr>
          <w:t>standard deviation</w:t>
        </w:r>
      </w:hyperlink>
      <w:r w:rsidRPr="001261C6">
        <w:rPr>
          <w:rFonts w:ascii="inherit" w:hAnsi="inherit" w:cs="Arial"/>
          <w:color w:val="777777"/>
          <w:szCs w:val="20"/>
        </w:rPr>
        <w:t> or you have a small </w:t>
      </w:r>
      <w:hyperlink r:id="rId1342" w:history="1">
        <w:r w:rsidRPr="001261C6">
          <w:rPr>
            <w:rStyle w:val="Hyperlink"/>
            <w:rFonts w:ascii="inherit" w:eastAsiaTheme="majorEastAsia" w:hAnsi="inherit" w:cs="Arial"/>
            <w:color w:val="05A9C5"/>
            <w:szCs w:val="20"/>
            <w:bdr w:val="none" w:sz="0" w:space="0" w:color="auto" w:frame="1"/>
          </w:rPr>
          <w:t>sample size</w:t>
        </w:r>
      </w:hyperlink>
      <w:r w:rsidRPr="001261C6">
        <w:rPr>
          <w:rFonts w:ascii="inherit" w:hAnsi="inherit" w:cs="Arial"/>
          <w:color w:val="777777"/>
          <w:szCs w:val="20"/>
        </w:rPr>
        <w:t>. For a full rundown on which test to use, see:</w:t>
      </w:r>
      <w:hyperlink r:id="rId1343" w:history="1">
        <w:r w:rsidRPr="001261C6">
          <w:rPr>
            <w:rStyle w:val="Hyperlink"/>
            <w:rFonts w:ascii="inherit" w:eastAsiaTheme="majorEastAsia" w:hAnsi="inherit" w:cs="Arial"/>
            <w:color w:val="05A9C5"/>
            <w:szCs w:val="20"/>
            <w:bdr w:val="none" w:sz="0" w:space="0" w:color="auto" w:frame="1"/>
          </w:rPr>
          <w:t> T-score vs. Z-Score</w:t>
        </w:r>
      </w:hyperlink>
      <w:r w:rsidRPr="001261C6">
        <w:rPr>
          <w:rFonts w:ascii="inherit" w:hAnsi="inherit" w:cs="Arial"/>
          <w:color w:val="777777"/>
          <w:szCs w:val="20"/>
        </w:rPr>
        <w:t>.</w:t>
      </w:r>
    </w:p>
    <w:p w14:paraId="268CEE56" w14:textId="77777777" w:rsidR="002D7418" w:rsidRPr="001261C6" w:rsidRDefault="002D7418"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3EA382ED" w14:textId="77777777" w:rsidR="00BD63EC" w:rsidRPr="001261C6"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1261C6">
        <w:rPr>
          <w:rFonts w:ascii="inherit" w:hAnsi="inherit" w:cs="Arial"/>
          <w:color w:val="777777"/>
          <w:szCs w:val="20"/>
        </w:rPr>
        <w:t>Assumptions of the test (your data should meet these requirements for the test to be valid):</w:t>
      </w:r>
    </w:p>
    <w:p w14:paraId="21E29AC9" w14:textId="77777777"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Data is independent.</w:t>
      </w:r>
    </w:p>
    <w:p w14:paraId="0D58DEF3" w14:textId="77777777"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Data is collected randomly.</w:t>
      </w:r>
    </w:p>
    <w:p w14:paraId="256DC029" w14:textId="0883F122" w:rsidR="00BD63EC" w:rsidRPr="001261C6" w:rsidRDefault="00BD63EC" w:rsidP="00BD63EC">
      <w:pPr>
        <w:numPr>
          <w:ilvl w:val="0"/>
          <w:numId w:val="73"/>
        </w:numPr>
        <w:shd w:val="clear" w:color="auto" w:fill="FFFFFF"/>
        <w:spacing w:after="0" w:line="240" w:lineRule="auto"/>
        <w:ind w:left="450"/>
        <w:textAlignment w:val="baseline"/>
        <w:rPr>
          <w:rFonts w:ascii="inherit" w:hAnsi="inherit" w:cs="Arial"/>
          <w:color w:val="777777"/>
          <w:sz w:val="24"/>
          <w:szCs w:val="20"/>
        </w:rPr>
      </w:pPr>
      <w:r w:rsidRPr="001261C6">
        <w:rPr>
          <w:rFonts w:ascii="inherit" w:hAnsi="inherit" w:cs="Arial"/>
          <w:color w:val="777777"/>
          <w:sz w:val="24"/>
          <w:szCs w:val="20"/>
        </w:rPr>
        <w:t>The data is approximately </w:t>
      </w:r>
      <w:hyperlink r:id="rId1344" w:history="1">
        <w:r w:rsidRPr="001261C6">
          <w:rPr>
            <w:rStyle w:val="Hyperlink"/>
            <w:rFonts w:ascii="inherit" w:hAnsi="inherit" w:cs="Arial"/>
            <w:color w:val="777777"/>
            <w:sz w:val="24"/>
            <w:szCs w:val="20"/>
            <w:bdr w:val="none" w:sz="0" w:space="0" w:color="auto" w:frame="1"/>
          </w:rPr>
          <w:t>normally distributed</w:t>
        </w:r>
      </w:hyperlink>
      <w:r w:rsidRPr="001261C6">
        <w:rPr>
          <w:rFonts w:ascii="inherit" w:hAnsi="inherit" w:cs="Arial"/>
          <w:color w:val="777777"/>
          <w:sz w:val="24"/>
          <w:szCs w:val="20"/>
        </w:rPr>
        <w:t>.</w:t>
      </w:r>
    </w:p>
    <w:p w14:paraId="48C65A40" w14:textId="77777777" w:rsidR="00951D16" w:rsidRPr="00BA5E76" w:rsidRDefault="00951D16" w:rsidP="00951D16">
      <w:pPr>
        <w:shd w:val="clear" w:color="auto" w:fill="FFFFFF"/>
        <w:spacing w:after="0" w:line="240" w:lineRule="auto"/>
        <w:ind w:left="450"/>
        <w:textAlignment w:val="baseline"/>
        <w:rPr>
          <w:rFonts w:ascii="inherit" w:hAnsi="inherit" w:cs="Arial"/>
          <w:color w:val="777777"/>
          <w:sz w:val="24"/>
          <w:szCs w:val="20"/>
        </w:rPr>
      </w:pPr>
    </w:p>
    <w:p w14:paraId="7E719AFD" w14:textId="77777777" w:rsidR="00BD63EC" w:rsidRPr="00836FD2" w:rsidRDefault="00BD63EC" w:rsidP="00BD63EC">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6FD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One Sample T Test Example</w:t>
      </w:r>
    </w:p>
    <w:p w14:paraId="6753E1A8" w14:textId="78FA7EB5"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Style w:val="Strong"/>
          <w:rFonts w:ascii="inherit" w:hAnsi="inherit" w:cs="Arial"/>
          <w:color w:val="777777"/>
          <w:szCs w:val="20"/>
          <w:bdr w:val="none" w:sz="0" w:space="0" w:color="auto" w:frame="1"/>
        </w:rPr>
        <w:t>Sample question</w:t>
      </w:r>
      <w:r w:rsidRPr="007075F0">
        <w:rPr>
          <w:rFonts w:ascii="inherit" w:hAnsi="inherit" w:cs="Arial"/>
          <w:color w:val="777777"/>
          <w:szCs w:val="20"/>
        </w:rPr>
        <w:t>: your company wants to improve sales. Past sales data indicate that the average sale was $100 per transaction. After training your sales force, recent sales data (taken from a sample of 25 salesmen) indicates an average sale of $130, with a standard deviation of $15. Did the training work? Test your hypothesis at a 5% </w:t>
      </w:r>
      <w:hyperlink r:id="rId1345" w:history="1">
        <w:r w:rsidRPr="007075F0">
          <w:rPr>
            <w:rStyle w:val="Hyperlink"/>
            <w:rFonts w:ascii="inherit" w:eastAsiaTheme="majorEastAsia" w:hAnsi="inherit" w:cs="Arial"/>
            <w:color w:val="05A9C5"/>
            <w:szCs w:val="20"/>
            <w:bdr w:val="none" w:sz="0" w:space="0" w:color="auto" w:frame="1"/>
          </w:rPr>
          <w:t>alpha level</w:t>
        </w:r>
      </w:hyperlink>
      <w:r w:rsidRPr="007075F0">
        <w:rPr>
          <w:rFonts w:ascii="inherit" w:hAnsi="inherit" w:cs="Arial"/>
          <w:color w:val="777777"/>
          <w:szCs w:val="20"/>
        </w:rPr>
        <w:t>.</w:t>
      </w:r>
    </w:p>
    <w:p w14:paraId="3CDBF10C"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1804CCB7" w14:textId="5CBB269C"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1: </w:t>
      </w:r>
      <w:r w:rsidRPr="007075F0">
        <w:rPr>
          <w:rFonts w:ascii="inherit" w:hAnsi="inherit" w:cs="Arial"/>
          <w:color w:val="777777"/>
          <w:szCs w:val="20"/>
        </w:rPr>
        <w:t>Write your null hypothesis statement (</w:t>
      </w:r>
      <w:hyperlink r:id="rId1346" w:anchor="state" w:history="1">
        <w:r w:rsidRPr="007075F0">
          <w:rPr>
            <w:rStyle w:val="Hyperlink"/>
            <w:rFonts w:ascii="inherit" w:eastAsiaTheme="majorEastAsia" w:hAnsi="inherit" w:cs="Arial"/>
            <w:color w:val="05A9C5"/>
            <w:szCs w:val="20"/>
            <w:bdr w:val="none" w:sz="0" w:space="0" w:color="auto" w:frame="1"/>
          </w:rPr>
          <w:t>How to state a null hypothesis</w:t>
        </w:r>
      </w:hyperlink>
      <w:r w:rsidRPr="007075F0">
        <w:rPr>
          <w:rFonts w:ascii="inherit" w:hAnsi="inherit" w:cs="Arial"/>
          <w:color w:val="777777"/>
          <w:szCs w:val="20"/>
        </w:rPr>
        <w:t>). The accepted hypothesis is that there is no difference in sales, so:</w:t>
      </w:r>
      <w:r w:rsidRPr="007075F0">
        <w:rPr>
          <w:rFonts w:ascii="inherit" w:hAnsi="inherit" w:cs="Arial"/>
          <w:color w:val="777777"/>
          <w:szCs w:val="20"/>
        </w:rPr>
        <w:br/>
        <w:t>H</w:t>
      </w:r>
      <w:r w:rsidRPr="007075F0">
        <w:rPr>
          <w:rFonts w:ascii="inherit" w:hAnsi="inherit" w:cs="Arial"/>
          <w:color w:val="777777"/>
          <w:sz w:val="19"/>
          <w:szCs w:val="15"/>
          <w:bdr w:val="none" w:sz="0" w:space="0" w:color="auto" w:frame="1"/>
          <w:vertAlign w:val="subscript"/>
        </w:rPr>
        <w:t>0</w:t>
      </w:r>
      <w:r w:rsidRPr="007075F0">
        <w:rPr>
          <w:rFonts w:ascii="inherit" w:hAnsi="inherit" w:cs="Arial"/>
          <w:color w:val="777777"/>
          <w:szCs w:val="20"/>
        </w:rPr>
        <w:t>: μ = $100.</w:t>
      </w:r>
    </w:p>
    <w:p w14:paraId="12C512EE"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0B2E446D" w14:textId="2D73E949"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2: </w:t>
      </w:r>
      <w:r w:rsidRPr="007075F0">
        <w:rPr>
          <w:rFonts w:ascii="inherit" w:hAnsi="inherit" w:cs="Arial"/>
          <w:color w:val="777777"/>
          <w:szCs w:val="20"/>
        </w:rPr>
        <w:t>Write your </w:t>
      </w:r>
      <w:hyperlink r:id="rId1347" w:history="1">
        <w:r w:rsidRPr="007075F0">
          <w:rPr>
            <w:rStyle w:val="Hyperlink"/>
            <w:rFonts w:ascii="inherit" w:eastAsiaTheme="majorEastAsia" w:hAnsi="inherit" w:cs="Arial"/>
            <w:color w:val="05A9C5"/>
            <w:szCs w:val="20"/>
            <w:bdr w:val="none" w:sz="0" w:space="0" w:color="auto" w:frame="1"/>
          </w:rPr>
          <w:t>alternate hypothesis</w:t>
        </w:r>
      </w:hyperlink>
      <w:r w:rsidRPr="007075F0">
        <w:rPr>
          <w:rFonts w:ascii="inherit" w:hAnsi="inherit" w:cs="Arial"/>
          <w:color w:val="777777"/>
          <w:szCs w:val="20"/>
        </w:rPr>
        <w:t>. This is the one you’re testing. You think that there </w:t>
      </w:r>
      <w:r w:rsidRPr="007075F0">
        <w:rPr>
          <w:rStyle w:val="Emphasis"/>
          <w:rFonts w:ascii="inherit" w:hAnsi="inherit" w:cs="Arial"/>
          <w:color w:val="777777"/>
          <w:szCs w:val="20"/>
          <w:bdr w:val="none" w:sz="0" w:space="0" w:color="auto" w:frame="1"/>
        </w:rPr>
        <w:t>is</w:t>
      </w:r>
      <w:r w:rsidRPr="007075F0">
        <w:rPr>
          <w:rFonts w:ascii="inherit" w:hAnsi="inherit" w:cs="Arial"/>
          <w:color w:val="777777"/>
          <w:szCs w:val="20"/>
        </w:rPr>
        <w:t> a difference (that the mean sales increased), so:</w:t>
      </w:r>
      <w:r w:rsidRPr="007075F0">
        <w:rPr>
          <w:rFonts w:ascii="inherit" w:hAnsi="inherit" w:cs="Arial"/>
          <w:color w:val="777777"/>
          <w:szCs w:val="20"/>
        </w:rPr>
        <w:br/>
        <w:t>H</w:t>
      </w:r>
      <w:r w:rsidRPr="007075F0">
        <w:rPr>
          <w:rFonts w:ascii="inherit" w:hAnsi="inherit" w:cs="Arial"/>
          <w:color w:val="777777"/>
          <w:sz w:val="19"/>
          <w:szCs w:val="15"/>
          <w:bdr w:val="none" w:sz="0" w:space="0" w:color="auto" w:frame="1"/>
          <w:vertAlign w:val="subscript"/>
        </w:rPr>
        <w:t>1</w:t>
      </w:r>
      <w:r w:rsidRPr="007075F0">
        <w:rPr>
          <w:rFonts w:ascii="inherit" w:hAnsi="inherit" w:cs="Arial"/>
          <w:color w:val="777777"/>
          <w:szCs w:val="20"/>
        </w:rPr>
        <w:t>: μ &gt; $100.</w:t>
      </w:r>
    </w:p>
    <w:p w14:paraId="52C97188"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0903C911" w14:textId="15154A59"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3: </w:t>
      </w:r>
      <w:r w:rsidRPr="007075F0">
        <w:rPr>
          <w:rFonts w:ascii="inherit" w:hAnsi="inherit" w:cs="Arial"/>
          <w:color w:val="777777"/>
          <w:szCs w:val="20"/>
        </w:rPr>
        <w:t>Identify the following pieces of information you’ll need to calculate the test statistic. The question should give you these items:</w:t>
      </w:r>
    </w:p>
    <w:p w14:paraId="6CD1E6EF"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71453EE1"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sample mean</w:t>
      </w:r>
      <w:r w:rsidRPr="007075F0">
        <w:rPr>
          <w:rFonts w:ascii="inherit" w:hAnsi="inherit" w:cs="Arial"/>
          <w:color w:val="777777"/>
          <w:sz w:val="24"/>
          <w:szCs w:val="20"/>
        </w:rPr>
        <w:t>(x̄). This is given in the question as $130.</w:t>
      </w:r>
    </w:p>
    <w:p w14:paraId="088A364D"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population mean</w:t>
      </w:r>
      <w:r w:rsidRPr="007075F0">
        <w:rPr>
          <w:rFonts w:ascii="inherit" w:hAnsi="inherit" w:cs="Arial"/>
          <w:color w:val="777777"/>
          <w:sz w:val="24"/>
          <w:szCs w:val="20"/>
        </w:rPr>
        <w:t>(μ). Given as $100 (from past data).</w:t>
      </w:r>
    </w:p>
    <w:p w14:paraId="3951E57D" w14:textId="77777777" w:rsidR="00BD63EC" w:rsidRPr="007075F0"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The sample standard deviation</w:t>
      </w:r>
      <w:r w:rsidRPr="007075F0">
        <w:rPr>
          <w:rFonts w:ascii="inherit" w:hAnsi="inherit" w:cs="Arial"/>
          <w:color w:val="777777"/>
          <w:sz w:val="24"/>
          <w:szCs w:val="20"/>
        </w:rPr>
        <w:t>(s) = $15.</w:t>
      </w:r>
    </w:p>
    <w:p w14:paraId="15DDCB1F" w14:textId="4B955E47" w:rsidR="00BD63EC" w:rsidRDefault="00BD63EC" w:rsidP="00BD63EC">
      <w:pPr>
        <w:numPr>
          <w:ilvl w:val="0"/>
          <w:numId w:val="74"/>
        </w:numPr>
        <w:shd w:val="clear" w:color="auto" w:fill="FFFFFF"/>
        <w:spacing w:after="0" w:line="240" w:lineRule="auto"/>
        <w:ind w:left="450"/>
        <w:textAlignment w:val="baseline"/>
        <w:rPr>
          <w:rFonts w:ascii="inherit" w:hAnsi="inherit" w:cs="Arial"/>
          <w:color w:val="777777"/>
          <w:sz w:val="24"/>
          <w:szCs w:val="20"/>
        </w:rPr>
      </w:pPr>
      <w:r w:rsidRPr="007075F0">
        <w:rPr>
          <w:rStyle w:val="Strong"/>
          <w:rFonts w:ascii="inherit" w:hAnsi="inherit" w:cs="Arial"/>
          <w:color w:val="777777"/>
          <w:sz w:val="24"/>
          <w:szCs w:val="20"/>
          <w:bdr w:val="none" w:sz="0" w:space="0" w:color="auto" w:frame="1"/>
        </w:rPr>
        <w:t>Number of observations</w:t>
      </w:r>
      <w:r w:rsidRPr="007075F0">
        <w:rPr>
          <w:rFonts w:ascii="inherit" w:hAnsi="inherit" w:cs="Arial"/>
          <w:color w:val="777777"/>
          <w:sz w:val="24"/>
          <w:szCs w:val="20"/>
        </w:rPr>
        <w:t>(n) = 25.</w:t>
      </w:r>
    </w:p>
    <w:p w14:paraId="3C4EA295" w14:textId="77777777" w:rsidR="007075F0" w:rsidRPr="007075F0" w:rsidRDefault="007075F0" w:rsidP="007075F0">
      <w:pPr>
        <w:shd w:val="clear" w:color="auto" w:fill="FFFFFF"/>
        <w:spacing w:after="0" w:line="240" w:lineRule="auto"/>
        <w:ind w:left="450"/>
        <w:textAlignment w:val="baseline"/>
        <w:rPr>
          <w:rFonts w:ascii="inherit" w:hAnsi="inherit" w:cs="Arial"/>
          <w:color w:val="777777"/>
          <w:sz w:val="24"/>
          <w:szCs w:val="20"/>
        </w:rPr>
      </w:pPr>
    </w:p>
    <w:p w14:paraId="7665D699" w14:textId="77777777" w:rsid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4: </w:t>
      </w:r>
      <w:r w:rsidRPr="007075F0">
        <w:rPr>
          <w:rFonts w:ascii="inherit" w:hAnsi="inherit" w:cs="Arial"/>
          <w:color w:val="777777"/>
          <w:szCs w:val="20"/>
        </w:rPr>
        <w:t>Insert the items from above into the </w:t>
      </w:r>
      <w:hyperlink r:id="rId1348" w:history="1">
        <w:r w:rsidRPr="007075F0">
          <w:rPr>
            <w:rStyle w:val="Hyperlink"/>
            <w:rFonts w:ascii="inherit" w:eastAsiaTheme="majorEastAsia" w:hAnsi="inherit" w:cs="Arial"/>
            <w:color w:val="05A9C5"/>
            <w:szCs w:val="20"/>
            <w:bdr w:val="none" w:sz="0" w:space="0" w:color="auto" w:frame="1"/>
          </w:rPr>
          <w:t>t score formula</w:t>
        </w:r>
      </w:hyperlink>
      <w:r w:rsidRPr="007075F0">
        <w:rPr>
          <w:rFonts w:ascii="inherit" w:hAnsi="inherit" w:cs="Arial"/>
          <w:color w:val="777777"/>
          <w:szCs w:val="20"/>
        </w:rPr>
        <w:t>.</w:t>
      </w:r>
    </w:p>
    <w:p w14:paraId="78C62E83" w14:textId="3BE69AED" w:rsidR="00BD63EC"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777777"/>
          <w:szCs w:val="20"/>
        </w:rPr>
        <w:lastRenderedPageBreak/>
        <w:br/>
      </w:r>
      <w:r w:rsidRPr="007075F0">
        <w:rPr>
          <w:rFonts w:ascii="inherit" w:hAnsi="inherit" w:cs="Arial"/>
          <w:noProof/>
          <w:color w:val="05A9C5"/>
          <w:szCs w:val="20"/>
          <w:bdr w:val="none" w:sz="0" w:space="0" w:color="auto" w:frame="1"/>
        </w:rPr>
        <w:drawing>
          <wp:inline distT="0" distB="0" distL="0" distR="0" wp14:anchorId="4ACDC94E" wp14:editId="2FE3D8C3">
            <wp:extent cx="1676400" cy="1165860"/>
            <wp:effectExtent l="0" t="0" r="0" b="0"/>
            <wp:docPr id="134" name="Picture 134" descr="one sample t test">
              <a:hlinkClick xmlns:a="http://schemas.openxmlformats.org/drawingml/2006/main" r:id="rId1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ne sample t test">
                      <a:hlinkClick r:id="rId1349"/>
                    </pic:cNvPr>
                    <pic:cNvPicPr>
                      <a:picLocks noChangeAspect="1" noChangeArrowheads="1"/>
                    </pic:cNvPicPr>
                  </pic:nvPicPr>
                  <pic:blipFill>
                    <a:blip r:embed="rId1350">
                      <a:extLst>
                        <a:ext uri="{28A0092B-C50C-407E-A947-70E740481C1C}">
                          <a14:useLocalDpi xmlns:a14="http://schemas.microsoft.com/office/drawing/2010/main" val="0"/>
                        </a:ext>
                      </a:extLst>
                    </a:blip>
                    <a:srcRect/>
                    <a:stretch>
                      <a:fillRect/>
                    </a:stretch>
                  </pic:blipFill>
                  <pic:spPr bwMode="auto">
                    <a:xfrm>
                      <a:off x="0" y="0"/>
                      <a:ext cx="1676400" cy="1165860"/>
                    </a:xfrm>
                    <a:prstGeom prst="rect">
                      <a:avLst/>
                    </a:prstGeom>
                    <a:noFill/>
                    <a:ln>
                      <a:noFill/>
                    </a:ln>
                  </pic:spPr>
                </pic:pic>
              </a:graphicData>
            </a:graphic>
          </wp:inline>
        </w:drawing>
      </w:r>
      <w:r w:rsidRPr="007075F0">
        <w:rPr>
          <w:rFonts w:ascii="inherit" w:hAnsi="inherit" w:cs="Arial"/>
          <w:color w:val="777777"/>
          <w:szCs w:val="20"/>
        </w:rPr>
        <w:br/>
      </w:r>
      <w:r w:rsidRPr="007075F0">
        <w:rPr>
          <w:rFonts w:ascii="inherit" w:hAnsi="inherit" w:cs="Arial"/>
          <w:color w:val="777777"/>
          <w:szCs w:val="20"/>
        </w:rPr>
        <w:br w:type="textWrapping" w:clear="left"/>
      </w:r>
      <w:r w:rsidRPr="007075F0">
        <w:rPr>
          <w:rFonts w:ascii="inherit" w:hAnsi="inherit" w:cs="Arial"/>
          <w:color w:val="777777"/>
          <w:szCs w:val="20"/>
        </w:rPr>
        <w:br/>
        <w:t xml:space="preserve">t = (130 – 100) / ((15 / </w:t>
      </w:r>
      <w:proofErr w:type="gramStart"/>
      <w:r w:rsidRPr="007075F0">
        <w:rPr>
          <w:rFonts w:ascii="inherit" w:hAnsi="inherit" w:cs="Arial"/>
          <w:color w:val="777777"/>
          <w:szCs w:val="20"/>
        </w:rPr>
        <w:t>√(</w:t>
      </w:r>
      <w:proofErr w:type="gramEnd"/>
      <w:r w:rsidRPr="007075F0">
        <w:rPr>
          <w:rFonts w:ascii="inherit" w:hAnsi="inherit" w:cs="Arial"/>
          <w:color w:val="777777"/>
          <w:szCs w:val="20"/>
        </w:rPr>
        <w:t>25))</w:t>
      </w:r>
      <w:r w:rsidRPr="007075F0">
        <w:rPr>
          <w:rFonts w:ascii="inherit" w:hAnsi="inherit" w:cs="Arial"/>
          <w:color w:val="777777"/>
          <w:szCs w:val="20"/>
        </w:rPr>
        <w:br/>
        <w:t>t = (30 / 3) = 10</w:t>
      </w:r>
      <w:r w:rsidRPr="007075F0">
        <w:rPr>
          <w:rFonts w:ascii="inherit" w:hAnsi="inherit" w:cs="Arial"/>
          <w:color w:val="777777"/>
          <w:szCs w:val="20"/>
        </w:rPr>
        <w:br/>
        <w:t>This is your </w:t>
      </w:r>
      <w:r w:rsidRPr="007075F0">
        <w:rPr>
          <w:rStyle w:val="Strong"/>
          <w:rFonts w:ascii="inherit" w:hAnsi="inherit" w:cs="Arial"/>
          <w:color w:val="777777"/>
          <w:szCs w:val="20"/>
          <w:bdr w:val="none" w:sz="0" w:space="0" w:color="auto" w:frame="1"/>
        </w:rPr>
        <w:t>calculated t-value</w:t>
      </w:r>
      <w:r w:rsidRPr="007075F0">
        <w:rPr>
          <w:rFonts w:ascii="inherit" w:hAnsi="inherit" w:cs="Arial"/>
          <w:color w:val="777777"/>
          <w:szCs w:val="20"/>
        </w:rPr>
        <w:t>.</w:t>
      </w:r>
    </w:p>
    <w:p w14:paraId="18D24CF1" w14:textId="77777777" w:rsidR="007075F0" w:rsidRPr="007075F0" w:rsidRDefault="007075F0" w:rsidP="00BD63EC">
      <w:pPr>
        <w:pStyle w:val="NormalWeb"/>
        <w:shd w:val="clear" w:color="auto" w:fill="FFFFFF"/>
        <w:spacing w:before="0" w:beforeAutospacing="0" w:after="0" w:afterAutospacing="0"/>
        <w:textAlignment w:val="baseline"/>
        <w:rPr>
          <w:rFonts w:ascii="inherit" w:hAnsi="inherit" w:cs="Arial"/>
          <w:color w:val="777777"/>
          <w:szCs w:val="20"/>
        </w:rPr>
      </w:pPr>
    </w:p>
    <w:p w14:paraId="65F35804" w14:textId="77777777" w:rsidR="00BD63EC" w:rsidRP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Step 5: </w:t>
      </w:r>
      <w:r w:rsidRPr="007075F0">
        <w:rPr>
          <w:rFonts w:ascii="inherit" w:hAnsi="inherit" w:cs="Arial"/>
          <w:color w:val="777777"/>
          <w:szCs w:val="20"/>
        </w:rPr>
        <w:t>Find the </w:t>
      </w:r>
      <w:hyperlink r:id="rId1351" w:history="1">
        <w:r w:rsidRPr="007075F0">
          <w:rPr>
            <w:rStyle w:val="Hyperlink"/>
            <w:rFonts w:ascii="inherit" w:eastAsiaTheme="majorEastAsia" w:hAnsi="inherit" w:cs="Arial"/>
            <w:color w:val="05A9C5"/>
            <w:szCs w:val="20"/>
            <w:bdr w:val="none" w:sz="0" w:space="0" w:color="auto" w:frame="1"/>
          </w:rPr>
          <w:t>t-table</w:t>
        </w:r>
      </w:hyperlink>
      <w:r w:rsidRPr="007075F0">
        <w:rPr>
          <w:rFonts w:ascii="inherit" w:hAnsi="inherit" w:cs="Arial"/>
          <w:color w:val="777777"/>
          <w:szCs w:val="20"/>
        </w:rPr>
        <w:t> value. You need two values to find this:</w:t>
      </w:r>
    </w:p>
    <w:p w14:paraId="4384782E" w14:textId="77777777" w:rsidR="00BD63EC" w:rsidRPr="007075F0" w:rsidRDefault="00BD63EC" w:rsidP="00BD63EC">
      <w:pPr>
        <w:numPr>
          <w:ilvl w:val="0"/>
          <w:numId w:val="75"/>
        </w:numPr>
        <w:shd w:val="clear" w:color="auto" w:fill="FFFFFF"/>
        <w:spacing w:after="0" w:line="240" w:lineRule="auto"/>
        <w:ind w:left="450"/>
        <w:textAlignment w:val="baseline"/>
        <w:rPr>
          <w:rFonts w:ascii="inherit" w:hAnsi="inherit" w:cs="Arial"/>
          <w:color w:val="777777"/>
          <w:sz w:val="24"/>
          <w:szCs w:val="20"/>
        </w:rPr>
      </w:pPr>
      <w:r w:rsidRPr="007075F0">
        <w:rPr>
          <w:rFonts w:ascii="inherit" w:hAnsi="inherit" w:cs="Arial"/>
          <w:color w:val="777777"/>
          <w:sz w:val="24"/>
          <w:szCs w:val="20"/>
        </w:rPr>
        <w:t>The alpha level: given as 5% in the question.</w:t>
      </w:r>
    </w:p>
    <w:p w14:paraId="4C0357AC" w14:textId="77777777" w:rsidR="00BD63EC" w:rsidRPr="007075F0" w:rsidRDefault="00BD63EC" w:rsidP="00BD63EC">
      <w:pPr>
        <w:numPr>
          <w:ilvl w:val="0"/>
          <w:numId w:val="75"/>
        </w:numPr>
        <w:shd w:val="clear" w:color="auto" w:fill="FFFFFF"/>
        <w:spacing w:after="0" w:line="240" w:lineRule="auto"/>
        <w:ind w:left="450"/>
        <w:textAlignment w:val="baseline"/>
        <w:rPr>
          <w:rFonts w:ascii="inherit" w:hAnsi="inherit" w:cs="Arial"/>
          <w:color w:val="777777"/>
          <w:sz w:val="24"/>
          <w:szCs w:val="20"/>
        </w:rPr>
      </w:pPr>
      <w:r w:rsidRPr="007075F0">
        <w:rPr>
          <w:rFonts w:ascii="inherit" w:hAnsi="inherit" w:cs="Arial"/>
          <w:color w:val="777777"/>
          <w:sz w:val="24"/>
          <w:szCs w:val="20"/>
        </w:rPr>
        <w:t>The </w:t>
      </w:r>
      <w:hyperlink r:id="rId1352" w:history="1">
        <w:r w:rsidRPr="007075F0">
          <w:rPr>
            <w:rStyle w:val="Hyperlink"/>
            <w:rFonts w:ascii="inherit" w:hAnsi="inherit" w:cs="Arial"/>
            <w:color w:val="777777"/>
            <w:sz w:val="24"/>
            <w:szCs w:val="20"/>
            <w:bdr w:val="none" w:sz="0" w:space="0" w:color="auto" w:frame="1"/>
          </w:rPr>
          <w:t>degrees of freedom</w:t>
        </w:r>
      </w:hyperlink>
      <w:r w:rsidRPr="007075F0">
        <w:rPr>
          <w:rFonts w:ascii="inherit" w:hAnsi="inherit" w:cs="Arial"/>
          <w:color w:val="777777"/>
          <w:sz w:val="24"/>
          <w:szCs w:val="20"/>
        </w:rPr>
        <w:t>, which is the number of items in the sample (n) minus 1: 25 – 1 = 24.</w:t>
      </w:r>
    </w:p>
    <w:p w14:paraId="37474EF5" w14:textId="77777777" w:rsidR="00BD63EC" w:rsidRPr="007075F0"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 xml:space="preserve">Look up 24 degrees of freedom in the left column and 0.05 in the top row. The intersection is </w:t>
      </w:r>
      <w:proofErr w:type="gramStart"/>
      <w:r w:rsidRPr="007075F0">
        <w:rPr>
          <w:rFonts w:ascii="inherit" w:hAnsi="inherit" w:cs="Arial"/>
          <w:color w:val="777777"/>
          <w:szCs w:val="20"/>
        </w:rPr>
        <w:t>1.711.This</w:t>
      </w:r>
      <w:proofErr w:type="gramEnd"/>
      <w:r w:rsidRPr="007075F0">
        <w:rPr>
          <w:rFonts w:ascii="inherit" w:hAnsi="inherit" w:cs="Arial"/>
          <w:color w:val="777777"/>
          <w:szCs w:val="20"/>
        </w:rPr>
        <w:t xml:space="preserve"> is your one-tailed critical t-value.</w:t>
      </w:r>
    </w:p>
    <w:p w14:paraId="45ACCEF1" w14:textId="77777777" w:rsidR="00BD63EC" w:rsidRPr="007075F0" w:rsidRDefault="00BD63EC" w:rsidP="00BD63EC">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What this critical value means is that we would expect most values to fall under 1.711. If our calculated t-value (from Step 4) falls within this range, the null hypothesis is likely true.</w:t>
      </w:r>
    </w:p>
    <w:p w14:paraId="118BC766" w14:textId="3108F4B0" w:rsidR="00BD63EC" w:rsidRPr="007075F0" w:rsidRDefault="00BD63EC" w:rsidP="00BD63EC">
      <w:pPr>
        <w:pStyle w:val="NormalWeb"/>
        <w:shd w:val="clear" w:color="auto" w:fill="FFFFFF"/>
        <w:spacing w:before="0" w:beforeAutospacing="0" w:after="0" w:afterAutospacing="0"/>
        <w:textAlignment w:val="baseline"/>
        <w:rPr>
          <w:rFonts w:ascii="inherit" w:hAnsi="inherit" w:cs="Arial"/>
          <w:color w:val="777777"/>
          <w:szCs w:val="20"/>
        </w:rPr>
      </w:pPr>
      <w:r w:rsidRPr="007075F0">
        <w:rPr>
          <w:rFonts w:ascii="inherit" w:hAnsi="inherit" w:cs="Arial"/>
          <w:color w:val="0000FF"/>
          <w:szCs w:val="20"/>
          <w:bdr w:val="none" w:sz="0" w:space="0" w:color="auto" w:frame="1"/>
        </w:rPr>
        <w:t xml:space="preserve">Step </w:t>
      </w:r>
      <w:r w:rsidR="007075F0">
        <w:rPr>
          <w:rFonts w:ascii="inherit" w:hAnsi="inherit" w:cs="Arial"/>
          <w:color w:val="0000FF"/>
          <w:szCs w:val="20"/>
          <w:bdr w:val="none" w:sz="0" w:space="0" w:color="auto" w:frame="1"/>
        </w:rPr>
        <w:t>6</w:t>
      </w:r>
      <w:r w:rsidRPr="007075F0">
        <w:rPr>
          <w:rFonts w:ascii="inherit" w:hAnsi="inherit" w:cs="Arial"/>
          <w:color w:val="0000FF"/>
          <w:szCs w:val="20"/>
          <w:bdr w:val="none" w:sz="0" w:space="0" w:color="auto" w:frame="1"/>
        </w:rPr>
        <w:t>: </w:t>
      </w:r>
      <w:r w:rsidRPr="007075F0">
        <w:rPr>
          <w:rFonts w:ascii="inherit" w:hAnsi="inherit" w:cs="Arial"/>
          <w:color w:val="777777"/>
          <w:szCs w:val="20"/>
        </w:rPr>
        <w:t>Compare Step 4 to Step 5. The value from Step 4 </w:t>
      </w:r>
      <w:r w:rsidRPr="007075F0">
        <w:rPr>
          <w:rStyle w:val="Strong"/>
          <w:rFonts w:ascii="inherit" w:hAnsi="inherit" w:cs="Arial"/>
          <w:color w:val="777777"/>
          <w:szCs w:val="20"/>
          <w:bdr w:val="none" w:sz="0" w:space="0" w:color="auto" w:frame="1"/>
        </w:rPr>
        <w:t>does not</w:t>
      </w:r>
      <w:r w:rsidRPr="007075F0">
        <w:rPr>
          <w:rFonts w:ascii="inherit" w:hAnsi="inherit" w:cs="Arial"/>
          <w:color w:val="777777"/>
          <w:szCs w:val="20"/>
        </w:rPr>
        <w:t> fall into the range calculated in Step 5, so we can </w:t>
      </w:r>
      <w:hyperlink r:id="rId1353" w:history="1">
        <w:r w:rsidRPr="007075F0">
          <w:rPr>
            <w:rStyle w:val="Hyperlink"/>
            <w:rFonts w:ascii="inherit" w:eastAsiaTheme="majorEastAsia" w:hAnsi="inherit" w:cs="Arial"/>
            <w:color w:val="05A9C5"/>
            <w:szCs w:val="20"/>
            <w:bdr w:val="none" w:sz="0" w:space="0" w:color="auto" w:frame="1"/>
          </w:rPr>
          <w:t>reject the null hypothesis</w:t>
        </w:r>
      </w:hyperlink>
      <w:r w:rsidRPr="007075F0">
        <w:rPr>
          <w:rFonts w:ascii="inherit" w:hAnsi="inherit" w:cs="Arial"/>
          <w:color w:val="777777"/>
          <w:szCs w:val="20"/>
        </w:rPr>
        <w:t>. The value of 10 falls into the rejection region (the left tail).</w:t>
      </w:r>
    </w:p>
    <w:p w14:paraId="1CA16303" w14:textId="3AF30734" w:rsidR="002A16B8" w:rsidRDefault="00BD63EC" w:rsidP="00996709">
      <w:pPr>
        <w:pStyle w:val="NormalWeb"/>
        <w:shd w:val="clear" w:color="auto" w:fill="FFFFFF"/>
        <w:spacing w:before="0" w:beforeAutospacing="0" w:after="225" w:afterAutospacing="0"/>
        <w:textAlignment w:val="baseline"/>
        <w:rPr>
          <w:rFonts w:ascii="inherit" w:hAnsi="inherit" w:cs="Arial"/>
          <w:color w:val="777777"/>
          <w:szCs w:val="20"/>
        </w:rPr>
      </w:pPr>
      <w:r w:rsidRPr="007075F0">
        <w:rPr>
          <w:rFonts w:ascii="inherit" w:hAnsi="inherit" w:cs="Arial"/>
          <w:color w:val="777777"/>
          <w:szCs w:val="20"/>
        </w:rPr>
        <w:t>In other words, it’s highly likely that the mean sale is greater. The sales training was probably a success.</w:t>
      </w:r>
    </w:p>
    <w:p w14:paraId="18682F5C" w14:textId="77777777" w:rsidR="00996709" w:rsidRPr="00996709" w:rsidRDefault="00996709" w:rsidP="00996709">
      <w:pPr>
        <w:pStyle w:val="NormalWeb"/>
        <w:shd w:val="clear" w:color="auto" w:fill="FFFFFF"/>
        <w:spacing w:before="0" w:beforeAutospacing="0" w:after="225" w:afterAutospacing="0"/>
        <w:textAlignment w:val="baseline"/>
        <w:rPr>
          <w:rFonts w:ascii="inherit" w:hAnsi="inherit" w:cs="Arial"/>
          <w:color w:val="777777"/>
          <w:szCs w:val="20"/>
        </w:rPr>
      </w:pPr>
    </w:p>
    <w:p w14:paraId="5A59BB50" w14:textId="7309140A" w:rsidR="002A16B8" w:rsidRPr="00996709" w:rsidRDefault="00D07F14" w:rsidP="00996709">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hyperlink r:id="rId1354" w:history="1">
        <w:r w:rsidR="002A16B8" w:rsidRPr="00996709">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 Test in Excel: Easy Steps with Video</w:t>
        </w:r>
      </w:hyperlink>
    </w:p>
    <w:p w14:paraId="5BCBCEED" w14:textId="13913C6C" w:rsidR="002A16B8" w:rsidRDefault="002A16B8" w:rsidP="002A16B8">
      <w:pPr>
        <w:pStyle w:val="Heading2"/>
        <w:shd w:val="clear" w:color="auto" w:fill="FFFFFF"/>
        <w:spacing w:before="0" w:line="525" w:lineRule="atLeast"/>
        <w:textAlignment w:val="baseline"/>
        <w:rPr>
          <w:rFonts w:ascii="Arial" w:hAnsi="Arial" w:cs="Arial"/>
          <w:color w:val="555555"/>
          <w:sz w:val="42"/>
          <w:szCs w:val="42"/>
        </w:rPr>
      </w:pPr>
    </w:p>
    <w:p w14:paraId="18B16BDA" w14:textId="77777777" w:rsidR="003C4830" w:rsidRDefault="002A16B8" w:rsidP="002A16B8">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73BD4C6D" wp14:editId="7CC5B90E">
            <wp:extent cx="1432560" cy="1432560"/>
            <wp:effectExtent l="0" t="0" r="0" b="0"/>
            <wp:docPr id="153" name="Picture 153" descr="t test in excel">
              <a:hlinkClick xmlns:a="http://schemas.openxmlformats.org/drawingml/2006/main" r:id="rId1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 test in excel">
                      <a:hlinkClick r:id="rId1355"/>
                    </pic:cNvPr>
                    <pic:cNvPicPr>
                      <a:picLocks noChangeAspect="1" noChangeArrowheads="1"/>
                    </pic:cNvPicPr>
                  </pic:nvPicPr>
                  <pic:blipFill>
                    <a:blip r:embed="rId135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D0C8832" w14:textId="77777777" w:rsidR="003C4830" w:rsidRDefault="003C4830"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34CE5043" w14:textId="69834C21" w:rsidR="002A16B8" w:rsidRPr="003C4830"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The </w:t>
      </w:r>
      <w:hyperlink r:id="rId1357" w:tgtFrame="_blank" w:history="1">
        <w:r w:rsidRPr="003C4830">
          <w:rPr>
            <w:rStyle w:val="Hyperlink"/>
            <w:rFonts w:ascii="inherit" w:eastAsiaTheme="majorEastAsia" w:hAnsi="inherit" w:cs="Arial"/>
            <w:color w:val="05A9C5"/>
            <w:szCs w:val="20"/>
            <w:bdr w:val="none" w:sz="0" w:space="0" w:color="auto" w:frame="1"/>
          </w:rPr>
          <w:t>t test </w:t>
        </w:r>
      </w:hyperlink>
      <w:r w:rsidRPr="003C4830">
        <w:rPr>
          <w:rFonts w:ascii="inherit" w:hAnsi="inherit" w:cs="Arial"/>
          <w:color w:val="777777"/>
          <w:szCs w:val="20"/>
        </w:rPr>
        <w:t>is a way to tell if the difference between before and after results is </w:t>
      </w:r>
      <w:hyperlink r:id="rId1358" w:history="1">
        <w:r w:rsidRPr="003C4830">
          <w:rPr>
            <w:rStyle w:val="Hyperlink"/>
            <w:rFonts w:ascii="inherit" w:eastAsiaTheme="majorEastAsia" w:hAnsi="inherit" w:cs="Arial"/>
            <w:color w:val="05A9C5"/>
            <w:szCs w:val="20"/>
            <w:bdr w:val="none" w:sz="0" w:space="0" w:color="auto" w:frame="1"/>
          </w:rPr>
          <w:t>significant </w:t>
        </w:r>
      </w:hyperlink>
      <w:r w:rsidRPr="003C4830">
        <w:rPr>
          <w:rFonts w:ascii="inherit" w:hAnsi="inherit" w:cs="Arial"/>
          <w:color w:val="777777"/>
          <w:szCs w:val="20"/>
        </w:rPr>
        <w:t>or if those results could have happened by chance. For example, a drug manufacturer might test a new drug and compare the before and after results to see if the drug was effective. It’s mostly used to test if </w:t>
      </w:r>
      <w:hyperlink r:id="rId1359" w:history="1">
        <w:r w:rsidRPr="003C4830">
          <w:rPr>
            <w:rStyle w:val="Hyperlink"/>
            <w:rFonts w:ascii="inherit" w:eastAsiaTheme="majorEastAsia" w:hAnsi="inherit" w:cs="Arial"/>
            <w:color w:val="05A9C5"/>
            <w:szCs w:val="20"/>
            <w:bdr w:val="none" w:sz="0" w:space="0" w:color="auto" w:frame="1"/>
          </w:rPr>
          <w:t>means </w:t>
        </w:r>
      </w:hyperlink>
      <w:r w:rsidRPr="003C4830">
        <w:rPr>
          <w:rFonts w:ascii="inherit" w:hAnsi="inherit" w:cs="Arial"/>
          <w:color w:val="777777"/>
          <w:szCs w:val="20"/>
        </w:rPr>
        <w:t>are different. The larger the t-value, the larger the difference in the two </w:t>
      </w:r>
      <w:hyperlink r:id="rId1360" w:history="1">
        <w:r w:rsidRPr="003C4830">
          <w:rPr>
            <w:rStyle w:val="Hyperlink"/>
            <w:rFonts w:ascii="inherit" w:eastAsiaTheme="majorEastAsia" w:hAnsi="inherit" w:cs="Arial"/>
            <w:color w:val="05A9C5"/>
            <w:szCs w:val="20"/>
            <w:bdr w:val="none" w:sz="0" w:space="0" w:color="auto" w:frame="1"/>
          </w:rPr>
          <w:t>samples</w:t>
        </w:r>
      </w:hyperlink>
      <w:r w:rsidRPr="003C4830">
        <w:rPr>
          <w:rFonts w:ascii="inherit" w:hAnsi="inherit" w:cs="Arial"/>
          <w:color w:val="777777"/>
          <w:szCs w:val="20"/>
        </w:rPr>
        <w:t>.</w:t>
      </w:r>
    </w:p>
    <w:p w14:paraId="69E9DEF9" w14:textId="2C7240F1"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lastRenderedPageBreak/>
        <w:t>You have </w:t>
      </w:r>
      <w:r w:rsidRPr="003C4830">
        <w:rPr>
          <w:rStyle w:val="Emphasis"/>
          <w:rFonts w:ascii="inherit" w:hAnsi="inherit" w:cs="Arial"/>
          <w:color w:val="777777"/>
          <w:szCs w:val="20"/>
          <w:bdr w:val="none" w:sz="0" w:space="0" w:color="auto" w:frame="1"/>
        </w:rPr>
        <w:t>three</w:t>
      </w:r>
      <w:r w:rsidRPr="003C4830">
        <w:rPr>
          <w:rFonts w:ascii="inherit" w:hAnsi="inherit" w:cs="Arial"/>
          <w:color w:val="777777"/>
          <w:szCs w:val="20"/>
        </w:rPr>
        <w:t xml:space="preserve"> options in the Data Analysis </w:t>
      </w:r>
      <w:proofErr w:type="spellStart"/>
      <w:r w:rsidRPr="003C4830">
        <w:rPr>
          <w:rFonts w:ascii="inherit" w:hAnsi="inherit" w:cs="Arial"/>
          <w:color w:val="777777"/>
          <w:szCs w:val="20"/>
        </w:rPr>
        <w:t>Toolpak</w:t>
      </w:r>
      <w:proofErr w:type="spellEnd"/>
      <w:r w:rsidRPr="003C4830">
        <w:rPr>
          <w:rFonts w:ascii="inherit" w:hAnsi="inherit" w:cs="Arial"/>
          <w:color w:val="777777"/>
          <w:szCs w:val="20"/>
        </w:rPr>
        <w:t xml:space="preserve"> (</w:t>
      </w:r>
      <w:hyperlink r:id="rId1361" w:history="1">
        <w:r w:rsidRPr="003C4830">
          <w:rPr>
            <w:rStyle w:val="Hyperlink"/>
            <w:rFonts w:ascii="inherit" w:eastAsiaTheme="majorEastAsia" w:hAnsi="inherit" w:cs="Arial"/>
            <w:color w:val="05A9C5"/>
            <w:szCs w:val="20"/>
            <w:bdr w:val="none" w:sz="0" w:space="0" w:color="auto" w:frame="1"/>
          </w:rPr>
          <w:t xml:space="preserve">How to load the Data Analysis </w:t>
        </w:r>
        <w:proofErr w:type="spellStart"/>
        <w:r w:rsidRPr="003C4830">
          <w:rPr>
            <w:rStyle w:val="Hyperlink"/>
            <w:rFonts w:ascii="inherit" w:eastAsiaTheme="majorEastAsia" w:hAnsi="inherit" w:cs="Arial"/>
            <w:color w:val="05A9C5"/>
            <w:szCs w:val="20"/>
            <w:bdr w:val="none" w:sz="0" w:space="0" w:color="auto" w:frame="1"/>
          </w:rPr>
          <w:t>Toolpak</w:t>
        </w:r>
        <w:proofErr w:type="spellEnd"/>
      </w:hyperlink>
      <w:r w:rsidRPr="003C4830">
        <w:rPr>
          <w:rFonts w:ascii="inherit" w:hAnsi="inherit" w:cs="Arial"/>
          <w:color w:val="777777"/>
          <w:szCs w:val="20"/>
        </w:rPr>
        <w:t>) for a t test in Excel. Read below if you aren’t sure which test to choose or skip to the section you need:</w:t>
      </w:r>
    </w:p>
    <w:p w14:paraId="363233DE" w14:textId="77777777" w:rsidR="0043400E" w:rsidRPr="003C4830" w:rsidRDefault="0043400E"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4C1BDEFB" w14:textId="77777777" w:rsidR="002A16B8" w:rsidRPr="003C4830" w:rsidRDefault="00D07F14"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62" w:anchor="ttestexcel1" w:history="1">
        <w:r w:rsidR="002A16B8" w:rsidRPr="003C4830">
          <w:rPr>
            <w:rStyle w:val="Hyperlink"/>
            <w:rFonts w:ascii="inherit" w:hAnsi="inherit" w:cs="Arial"/>
            <w:color w:val="777777"/>
            <w:sz w:val="24"/>
            <w:szCs w:val="20"/>
            <w:bdr w:val="none" w:sz="0" w:space="0" w:color="auto" w:frame="1"/>
          </w:rPr>
          <w:t>Paired Two Sample for means in Excel.</w:t>
        </w:r>
      </w:hyperlink>
    </w:p>
    <w:p w14:paraId="64462BEE" w14:textId="77777777" w:rsidR="002A16B8" w:rsidRPr="003C4830" w:rsidRDefault="00D07F14"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63" w:anchor="ttestexcelequal" w:history="1">
        <w:r w:rsidR="002A16B8" w:rsidRPr="003C4830">
          <w:rPr>
            <w:rStyle w:val="Hyperlink"/>
            <w:rFonts w:ascii="inherit" w:hAnsi="inherit" w:cs="Arial"/>
            <w:color w:val="777777"/>
            <w:sz w:val="24"/>
            <w:szCs w:val="20"/>
            <w:bdr w:val="none" w:sz="0" w:space="0" w:color="auto" w:frame="1"/>
          </w:rPr>
          <w:t>Two Sample T test in Excel assuming Equal Variances.</w:t>
        </w:r>
      </w:hyperlink>
    </w:p>
    <w:p w14:paraId="7310471D" w14:textId="77777777" w:rsidR="002A16B8" w:rsidRPr="003C4830" w:rsidRDefault="00D07F14" w:rsidP="002A16B8">
      <w:pPr>
        <w:numPr>
          <w:ilvl w:val="0"/>
          <w:numId w:val="76"/>
        </w:numPr>
        <w:shd w:val="clear" w:color="auto" w:fill="FFFFFF"/>
        <w:spacing w:after="0" w:line="240" w:lineRule="auto"/>
        <w:ind w:left="450"/>
        <w:textAlignment w:val="baseline"/>
        <w:rPr>
          <w:rFonts w:ascii="inherit" w:hAnsi="inherit" w:cs="Arial"/>
          <w:color w:val="777777"/>
          <w:sz w:val="24"/>
          <w:szCs w:val="20"/>
        </w:rPr>
      </w:pPr>
      <w:hyperlink r:id="rId1364" w:anchor="ttestexcelunequal" w:history="1">
        <w:r w:rsidR="002A16B8" w:rsidRPr="003C4830">
          <w:rPr>
            <w:rStyle w:val="Hyperlink"/>
            <w:rFonts w:ascii="inherit" w:hAnsi="inherit" w:cs="Arial"/>
            <w:color w:val="777777"/>
            <w:sz w:val="24"/>
            <w:szCs w:val="20"/>
            <w:bdr w:val="none" w:sz="0" w:space="0" w:color="auto" w:frame="1"/>
          </w:rPr>
          <w:t>Two-sample T test in Excel assuming Unequal variances.</w:t>
        </w:r>
      </w:hyperlink>
    </w:p>
    <w:p w14:paraId="528514D3" w14:textId="4D5124D7"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br/>
        <w:t>T-testing is used in </w:t>
      </w:r>
      <w:hyperlink r:id="rId1365" w:history="1">
        <w:r w:rsidRPr="003C4830">
          <w:rPr>
            <w:rStyle w:val="Hyperlink"/>
            <w:rFonts w:ascii="inherit" w:eastAsiaTheme="majorEastAsia" w:hAnsi="inherit" w:cs="Arial"/>
            <w:color w:val="05A9C5"/>
            <w:szCs w:val="20"/>
            <w:bdr w:val="none" w:sz="0" w:space="0" w:color="auto" w:frame="1"/>
          </w:rPr>
          <w:t>hypothesis testing</w:t>
        </w:r>
      </w:hyperlink>
      <w:r w:rsidRPr="003C4830">
        <w:rPr>
          <w:rFonts w:ascii="inherit" w:hAnsi="inherit" w:cs="Arial"/>
          <w:color w:val="777777"/>
          <w:szCs w:val="20"/>
        </w:rPr>
        <w:t>, when you are deciding if you should </w:t>
      </w:r>
      <w:hyperlink r:id="rId1366" w:history="1">
        <w:r w:rsidRPr="003C4830">
          <w:rPr>
            <w:rStyle w:val="Hyperlink"/>
            <w:rFonts w:ascii="inherit" w:eastAsiaTheme="majorEastAsia" w:hAnsi="inherit" w:cs="Arial"/>
            <w:color w:val="05A9C5"/>
            <w:szCs w:val="20"/>
            <w:bdr w:val="none" w:sz="0" w:space="0" w:color="auto" w:frame="1"/>
          </w:rPr>
          <w:t>support or reject a null hypothesis</w:t>
        </w:r>
      </w:hyperlink>
      <w:r w:rsidRPr="003C4830">
        <w:rPr>
          <w:rFonts w:ascii="inherit" w:hAnsi="inherit" w:cs="Arial"/>
          <w:color w:val="777777"/>
          <w:szCs w:val="20"/>
        </w:rPr>
        <w:t>. Which t test in Excel you use depends mostly on what type of data you have. If your data has </w:t>
      </w:r>
      <w:r w:rsidRPr="003C4830">
        <w:rPr>
          <w:rStyle w:val="Strong"/>
          <w:rFonts w:ascii="inherit" w:hAnsi="inherit" w:cs="Arial"/>
          <w:color w:val="777777"/>
          <w:szCs w:val="20"/>
          <w:bdr w:val="none" w:sz="0" w:space="0" w:color="auto" w:frame="1"/>
        </w:rPr>
        <w:t>two sets of observations from the same group </w:t>
      </w:r>
      <w:r w:rsidRPr="003C4830">
        <w:rPr>
          <w:rFonts w:ascii="inherit" w:hAnsi="inherit" w:cs="Arial"/>
          <w:color w:val="777777"/>
          <w:szCs w:val="20"/>
        </w:rPr>
        <w:t xml:space="preserve">(for example, medical testing before and after a drug is administered to the same group of people), you would use the paired two sample for means. Otherwise, use a </w:t>
      </w:r>
      <w:proofErr w:type="gramStart"/>
      <w:r w:rsidRPr="003C4830">
        <w:rPr>
          <w:rFonts w:ascii="inherit" w:hAnsi="inherit" w:cs="Arial"/>
          <w:color w:val="777777"/>
          <w:szCs w:val="20"/>
        </w:rPr>
        <w:t>two sample</w:t>
      </w:r>
      <w:proofErr w:type="gramEnd"/>
      <w:r w:rsidRPr="003C4830">
        <w:rPr>
          <w:rFonts w:ascii="inherit" w:hAnsi="inherit" w:cs="Arial"/>
          <w:color w:val="777777"/>
          <w:szCs w:val="20"/>
        </w:rPr>
        <w:t xml:space="preserve"> test for variances.</w:t>
      </w:r>
    </w:p>
    <w:p w14:paraId="3CFF2831"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567CD511" w14:textId="23B5C2B5"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Style w:val="Strong"/>
          <w:rFonts w:ascii="inherit" w:hAnsi="inherit" w:cs="Arial"/>
          <w:color w:val="777777"/>
          <w:szCs w:val="20"/>
          <w:bdr w:val="none" w:sz="0" w:space="0" w:color="auto" w:frame="1"/>
        </w:rPr>
        <w:t xml:space="preserve">Paired Two Sample </w:t>
      </w:r>
      <w:proofErr w:type="gramStart"/>
      <w:r w:rsidRPr="003C4830">
        <w:rPr>
          <w:rStyle w:val="Strong"/>
          <w:rFonts w:ascii="inherit" w:hAnsi="inherit" w:cs="Arial"/>
          <w:color w:val="777777"/>
          <w:szCs w:val="20"/>
          <w:bdr w:val="none" w:sz="0" w:space="0" w:color="auto" w:frame="1"/>
        </w:rPr>
        <w:t>For</w:t>
      </w:r>
      <w:proofErr w:type="gramEnd"/>
      <w:r w:rsidRPr="003C4830">
        <w:rPr>
          <w:rStyle w:val="Strong"/>
          <w:rFonts w:ascii="inherit" w:hAnsi="inherit" w:cs="Arial"/>
          <w:color w:val="777777"/>
          <w:szCs w:val="20"/>
          <w:bdr w:val="none" w:sz="0" w:space="0" w:color="auto" w:frame="1"/>
        </w:rPr>
        <w:t xml:space="preserve"> Means </w:t>
      </w:r>
      <w:r w:rsidRPr="003C4830">
        <w:rPr>
          <w:rFonts w:ascii="inherit" w:hAnsi="inherit" w:cs="Arial"/>
          <w:color w:val="777777"/>
          <w:szCs w:val="20"/>
        </w:rPr>
        <w:t xml:space="preserve">is used when your sample observations are naturally paired. The usual reason for performing this test is when you are testing the same group twice. For example, if you are testing a new drug, you’ll want to compare the sample before and after they take the drug to see if the results are different. This </w:t>
      </w:r>
      <w:proofErr w:type="gramStart"/>
      <w:r w:rsidRPr="003C4830">
        <w:rPr>
          <w:rFonts w:ascii="inherit" w:hAnsi="inherit" w:cs="Arial"/>
          <w:color w:val="777777"/>
          <w:szCs w:val="20"/>
        </w:rPr>
        <w:t>particular t</w:t>
      </w:r>
      <w:proofErr w:type="gramEnd"/>
      <w:r w:rsidRPr="003C4830">
        <w:rPr>
          <w:rFonts w:ascii="inherit" w:hAnsi="inherit" w:cs="Arial"/>
          <w:color w:val="777777"/>
          <w:szCs w:val="20"/>
        </w:rPr>
        <w:t xml:space="preserve"> test in Excel used a paired two-sample test to determine if the before and after observations are likely to have been derived from distributions with equal population means.</w:t>
      </w:r>
    </w:p>
    <w:p w14:paraId="0EFB6A9B"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0E06D508" w14:textId="5E356F68"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The other two tests are used when you have </w:t>
      </w:r>
      <w:r w:rsidRPr="003C4830">
        <w:rPr>
          <w:rStyle w:val="Emphasis"/>
          <w:rFonts w:ascii="inherit" w:hAnsi="inherit" w:cs="Arial"/>
          <w:color w:val="777777"/>
          <w:szCs w:val="20"/>
          <w:bdr w:val="none" w:sz="0" w:space="0" w:color="auto" w:frame="1"/>
        </w:rPr>
        <w:t>different</w:t>
      </w:r>
      <w:r w:rsidRPr="003C4830">
        <w:rPr>
          <w:rFonts w:ascii="inherit" w:hAnsi="inherit" w:cs="Arial"/>
          <w:color w:val="777777"/>
          <w:szCs w:val="20"/>
        </w:rPr>
        <w:t> groups (i.e. you aren’t testing one group twice over time). The </w:t>
      </w:r>
      <w:r w:rsidRPr="003C4830">
        <w:rPr>
          <w:rStyle w:val="Strong"/>
          <w:rFonts w:ascii="inherit" w:hAnsi="inherit" w:cs="Arial"/>
          <w:color w:val="777777"/>
          <w:szCs w:val="20"/>
          <w:bdr w:val="none" w:sz="0" w:space="0" w:color="auto" w:frame="1"/>
        </w:rPr>
        <w:t>Two-Sample assuming Equal Variances</w:t>
      </w:r>
      <w:r w:rsidRPr="003C4830">
        <w:rPr>
          <w:rFonts w:ascii="inherit" w:hAnsi="inherit" w:cs="Arial"/>
          <w:color w:val="777777"/>
          <w:szCs w:val="20"/>
        </w:rPr>
        <w:t xml:space="preserve"> test is used when you know (either through the question or you have </w:t>
      </w:r>
      <w:proofErr w:type="spellStart"/>
      <w:r w:rsidRPr="003C4830">
        <w:rPr>
          <w:rFonts w:ascii="inherit" w:hAnsi="inherit" w:cs="Arial"/>
          <w:color w:val="777777"/>
          <w:szCs w:val="20"/>
        </w:rPr>
        <w:t>analyzed</w:t>
      </w:r>
      <w:proofErr w:type="spellEnd"/>
      <w:r w:rsidRPr="003C4830">
        <w:rPr>
          <w:rFonts w:ascii="inherit" w:hAnsi="inherit" w:cs="Arial"/>
          <w:color w:val="777777"/>
          <w:szCs w:val="20"/>
        </w:rPr>
        <w:t xml:space="preserve"> the </w:t>
      </w:r>
      <w:hyperlink r:id="rId1367" w:history="1">
        <w:r w:rsidRPr="003C4830">
          <w:rPr>
            <w:rStyle w:val="Hyperlink"/>
            <w:rFonts w:ascii="inherit" w:eastAsiaTheme="majorEastAsia" w:hAnsi="inherit" w:cs="Arial"/>
            <w:color w:val="05A9C5"/>
            <w:szCs w:val="20"/>
            <w:bdr w:val="none" w:sz="0" w:space="0" w:color="auto" w:frame="1"/>
          </w:rPr>
          <w:t>variance </w:t>
        </w:r>
      </w:hyperlink>
      <w:r w:rsidRPr="003C4830">
        <w:rPr>
          <w:rFonts w:ascii="inherit" w:hAnsi="inherit" w:cs="Arial"/>
          <w:color w:val="777777"/>
          <w:szCs w:val="20"/>
        </w:rPr>
        <w:t>in the data) that the variances are the same. The </w:t>
      </w:r>
      <w:r w:rsidRPr="003C4830">
        <w:rPr>
          <w:rStyle w:val="Strong"/>
          <w:rFonts w:ascii="inherit" w:hAnsi="inherit" w:cs="Arial"/>
          <w:color w:val="777777"/>
          <w:szCs w:val="20"/>
          <w:bdr w:val="none" w:sz="0" w:space="0" w:color="auto" w:frame="1"/>
        </w:rPr>
        <w:t xml:space="preserve">Two-Sample assuming </w:t>
      </w:r>
      <w:proofErr w:type="spellStart"/>
      <w:r w:rsidRPr="003C4830">
        <w:rPr>
          <w:rStyle w:val="Strong"/>
          <w:rFonts w:ascii="inherit" w:hAnsi="inherit" w:cs="Arial"/>
          <w:color w:val="777777"/>
          <w:szCs w:val="20"/>
          <w:bdr w:val="none" w:sz="0" w:space="0" w:color="auto" w:frame="1"/>
        </w:rPr>
        <w:t>UNequal</w:t>
      </w:r>
      <w:proofErr w:type="spellEnd"/>
      <w:r w:rsidRPr="003C4830">
        <w:rPr>
          <w:rStyle w:val="Strong"/>
          <w:rFonts w:ascii="inherit" w:hAnsi="inherit" w:cs="Arial"/>
          <w:color w:val="777777"/>
          <w:szCs w:val="20"/>
          <w:bdr w:val="none" w:sz="0" w:space="0" w:color="auto" w:frame="1"/>
        </w:rPr>
        <w:t xml:space="preserve"> Variances</w:t>
      </w:r>
      <w:r w:rsidRPr="003C4830">
        <w:rPr>
          <w:rFonts w:ascii="inherit" w:hAnsi="inherit" w:cs="Arial"/>
          <w:color w:val="777777"/>
          <w:szCs w:val="20"/>
        </w:rPr>
        <w:t> test is used when either:</w:t>
      </w:r>
    </w:p>
    <w:p w14:paraId="42FFE457" w14:textId="77777777" w:rsidR="009E6FB5" w:rsidRPr="003C4830" w:rsidRDefault="009E6FB5"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37273DF1" w14:textId="77777777" w:rsidR="002A16B8" w:rsidRPr="003C4830" w:rsidRDefault="002A16B8"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r w:rsidRPr="003C4830">
        <w:rPr>
          <w:rFonts w:ascii="inherit" w:hAnsi="inherit" w:cs="Arial"/>
          <w:color w:val="777777"/>
          <w:sz w:val="24"/>
          <w:szCs w:val="20"/>
        </w:rPr>
        <w:t>You know the </w:t>
      </w:r>
      <w:hyperlink r:id="rId1368" w:history="1">
        <w:r w:rsidRPr="003C4830">
          <w:rPr>
            <w:rStyle w:val="Hyperlink"/>
            <w:rFonts w:ascii="inherit" w:hAnsi="inherit" w:cs="Arial"/>
            <w:color w:val="777777"/>
            <w:sz w:val="24"/>
            <w:szCs w:val="20"/>
            <w:bdr w:val="none" w:sz="0" w:space="0" w:color="auto" w:frame="1"/>
          </w:rPr>
          <w:t>variances </w:t>
        </w:r>
      </w:hyperlink>
      <w:r w:rsidRPr="003C4830">
        <w:rPr>
          <w:rFonts w:ascii="inherit" w:hAnsi="inherit" w:cs="Arial"/>
          <w:color w:val="777777"/>
          <w:sz w:val="24"/>
          <w:szCs w:val="20"/>
        </w:rPr>
        <w:t>are </w:t>
      </w:r>
      <w:r w:rsidRPr="003C4830">
        <w:rPr>
          <w:rStyle w:val="Emphasis"/>
          <w:rFonts w:ascii="inherit" w:hAnsi="inherit" w:cs="Arial"/>
          <w:color w:val="777777"/>
          <w:sz w:val="24"/>
          <w:szCs w:val="20"/>
          <w:bdr w:val="none" w:sz="0" w:space="0" w:color="auto" w:frame="1"/>
        </w:rPr>
        <w:t>not</w:t>
      </w:r>
      <w:r w:rsidRPr="003C4830">
        <w:rPr>
          <w:rFonts w:ascii="inherit" w:hAnsi="inherit" w:cs="Arial"/>
          <w:color w:val="777777"/>
          <w:sz w:val="24"/>
          <w:szCs w:val="20"/>
        </w:rPr>
        <w:t> the same.</w:t>
      </w:r>
    </w:p>
    <w:p w14:paraId="77801C91" w14:textId="6DE7A53C" w:rsidR="002A16B8" w:rsidRDefault="002A16B8"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r w:rsidRPr="003C4830">
        <w:rPr>
          <w:rFonts w:ascii="inherit" w:hAnsi="inherit" w:cs="Arial"/>
          <w:color w:val="777777"/>
          <w:sz w:val="24"/>
          <w:szCs w:val="20"/>
        </w:rPr>
        <w:t>You do not know if the variances are the same or not.</w:t>
      </w:r>
    </w:p>
    <w:p w14:paraId="6ABAE183" w14:textId="77777777" w:rsidR="009E6FB5" w:rsidRPr="003C4830" w:rsidRDefault="009E6FB5" w:rsidP="002A16B8">
      <w:pPr>
        <w:numPr>
          <w:ilvl w:val="0"/>
          <w:numId w:val="77"/>
        </w:numPr>
        <w:shd w:val="clear" w:color="auto" w:fill="FFFFFF"/>
        <w:spacing w:after="0" w:line="240" w:lineRule="auto"/>
        <w:ind w:left="450"/>
        <w:textAlignment w:val="baseline"/>
        <w:rPr>
          <w:rFonts w:ascii="inherit" w:hAnsi="inherit" w:cs="Arial"/>
          <w:color w:val="777777"/>
          <w:sz w:val="24"/>
          <w:szCs w:val="20"/>
        </w:rPr>
      </w:pPr>
    </w:p>
    <w:p w14:paraId="08D4D499" w14:textId="77777777" w:rsidR="002A16B8" w:rsidRPr="003C4830"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C4830">
        <w:rPr>
          <w:rFonts w:ascii="inherit" w:hAnsi="inherit" w:cs="Arial"/>
          <w:color w:val="777777"/>
          <w:szCs w:val="20"/>
        </w:rPr>
        <w:t>In most cases, you don’t know if the variances are equal or not, so you would use the </w:t>
      </w:r>
      <w:r w:rsidRPr="003C4830">
        <w:rPr>
          <w:rStyle w:val="Strong"/>
          <w:rFonts w:ascii="inherit" w:hAnsi="inherit" w:cs="Arial"/>
          <w:color w:val="777777"/>
          <w:szCs w:val="20"/>
          <w:bdr w:val="none" w:sz="0" w:space="0" w:color="auto" w:frame="1"/>
        </w:rPr>
        <w:t xml:space="preserve">Two-Sample assuming </w:t>
      </w:r>
      <w:proofErr w:type="spellStart"/>
      <w:r w:rsidRPr="003C4830">
        <w:rPr>
          <w:rStyle w:val="Strong"/>
          <w:rFonts w:ascii="inherit" w:hAnsi="inherit" w:cs="Arial"/>
          <w:color w:val="777777"/>
          <w:szCs w:val="20"/>
          <w:bdr w:val="none" w:sz="0" w:space="0" w:color="auto" w:frame="1"/>
        </w:rPr>
        <w:t>UNequal</w:t>
      </w:r>
      <w:proofErr w:type="spellEnd"/>
      <w:r w:rsidRPr="003C4830">
        <w:rPr>
          <w:rStyle w:val="Strong"/>
          <w:rFonts w:ascii="inherit" w:hAnsi="inherit" w:cs="Arial"/>
          <w:color w:val="777777"/>
          <w:szCs w:val="20"/>
          <w:bdr w:val="none" w:sz="0" w:space="0" w:color="auto" w:frame="1"/>
        </w:rPr>
        <w:t xml:space="preserve"> Variances</w:t>
      </w:r>
      <w:r w:rsidRPr="003C4830">
        <w:rPr>
          <w:rFonts w:ascii="inherit" w:hAnsi="inherit" w:cs="Arial"/>
          <w:color w:val="777777"/>
          <w:szCs w:val="20"/>
        </w:rPr>
        <w:t> test.</w:t>
      </w:r>
    </w:p>
    <w:p w14:paraId="67ECB70A" w14:textId="14D1C9D2"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7F36E314" w14:textId="62EF838F"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87F4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Paired Two Sample for means in Excel 2013.</w:t>
      </w:r>
    </w:p>
    <w:p w14:paraId="7F6B91AB" w14:textId="77777777" w:rsidR="00DD55E8" w:rsidRDefault="00DD55E8"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77B27E68" w14:textId="52ED94A0" w:rsidR="002A16B8" w:rsidRPr="00DD55E8" w:rsidRDefault="002A16B8" w:rsidP="002A16B8">
      <w:pPr>
        <w:pStyle w:val="NormalWeb"/>
        <w:shd w:val="clear" w:color="auto" w:fill="FFFFFF"/>
        <w:spacing w:before="0" w:beforeAutospacing="0" w:after="0" w:afterAutospacing="0"/>
        <w:textAlignment w:val="baseline"/>
        <w:rPr>
          <w:rFonts w:ascii="inherit" w:hAnsi="inherit" w:cs="Arial"/>
          <w:color w:val="777777"/>
          <w:sz w:val="22"/>
          <w:szCs w:val="20"/>
        </w:rPr>
      </w:pPr>
      <w:r w:rsidRPr="00DD55E8">
        <w:rPr>
          <w:rFonts w:ascii="inherit" w:hAnsi="inherit" w:cs="Arial"/>
          <w:color w:val="777777"/>
          <w:sz w:val="22"/>
          <w:szCs w:val="20"/>
        </w:rPr>
        <w:t>Watch the video or read the steps below:</w:t>
      </w:r>
    </w:p>
    <w:p w14:paraId="15A85DA3" w14:textId="068C7D64" w:rsidR="002A16B8" w:rsidRDefault="00CC34EE"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6B31309" wp14:editId="49E5A98A">
            <wp:extent cx="4572000" cy="3429000"/>
            <wp:effectExtent l="0" t="0" r="0" b="0"/>
            <wp:docPr id="154" name="Video 154">
              <a:hlinkClick xmlns:a="http://schemas.openxmlformats.org/drawingml/2006/main" r:id="rId1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Video 154">
                      <a:hlinkClick r:id="rId1369"/>
                    </pic:cNvPr>
                    <pic:cNvPicPr/>
                  </pic:nvPicPr>
                  <pic:blipFill>
                    <a:blip r:embed="rId137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RHBIQ2reAC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71CE172" w14:textId="4F237DCC"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C539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for means: Overview</w:t>
      </w:r>
    </w:p>
    <w:p w14:paraId="1F9DDCD1" w14:textId="77777777" w:rsidR="007C5399" w:rsidRPr="007C5399" w:rsidRDefault="007C5399" w:rsidP="007C5399">
      <w:pPr>
        <w:rPr>
          <w:lang w:eastAsia="en-IN"/>
        </w:rPr>
      </w:pPr>
    </w:p>
    <w:p w14:paraId="2A01CB33" w14:textId="062D1260"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C5399">
        <w:rPr>
          <w:rFonts w:ascii="inherit" w:hAnsi="inherit" w:cs="Arial"/>
          <w:color w:val="777777"/>
          <w:szCs w:val="20"/>
        </w:rPr>
        <w:t xml:space="preserve">A </w:t>
      </w:r>
      <w:proofErr w:type="gramStart"/>
      <w:r w:rsidRPr="007C5399">
        <w:rPr>
          <w:rFonts w:ascii="inherit" w:hAnsi="inherit" w:cs="Arial"/>
          <w:color w:val="777777"/>
          <w:szCs w:val="20"/>
        </w:rPr>
        <w:t>two sample</w:t>
      </w:r>
      <w:proofErr w:type="gramEnd"/>
      <w:r w:rsidRPr="007C5399">
        <w:rPr>
          <w:rFonts w:ascii="inherit" w:hAnsi="inherit" w:cs="Arial"/>
          <w:color w:val="777777"/>
          <w:szCs w:val="20"/>
        </w:rPr>
        <w:t xml:space="preserve"> t test for means is normally used when you are testing </w:t>
      </w:r>
      <w:r w:rsidRPr="007C5399">
        <w:rPr>
          <w:rStyle w:val="Strong"/>
          <w:rFonts w:ascii="inherit" w:hAnsi="inherit" w:cs="Arial"/>
          <w:color w:val="777777"/>
          <w:szCs w:val="20"/>
          <w:bdr w:val="none" w:sz="0" w:space="0" w:color="auto" w:frame="1"/>
        </w:rPr>
        <w:t>twice on the same subject</w:t>
      </w:r>
      <w:r w:rsidRPr="007C5399">
        <w:rPr>
          <w:rFonts w:ascii="inherit" w:hAnsi="inherit" w:cs="Arial"/>
          <w:color w:val="777777"/>
          <w:szCs w:val="20"/>
        </w:rPr>
        <w:t xml:space="preserve">. For example, in a medical trial you might want to know if a particular medicine is </w:t>
      </w:r>
      <w:proofErr w:type="gramStart"/>
      <w:r w:rsidRPr="007C5399">
        <w:rPr>
          <w:rFonts w:ascii="inherit" w:hAnsi="inherit" w:cs="Arial"/>
          <w:color w:val="777777"/>
          <w:szCs w:val="20"/>
        </w:rPr>
        <w:t>effective</w:t>
      </w:r>
      <w:proofErr w:type="gramEnd"/>
      <w:r w:rsidRPr="007C5399">
        <w:rPr>
          <w:rFonts w:ascii="inherit" w:hAnsi="inherit" w:cs="Arial"/>
          <w:color w:val="777777"/>
          <w:szCs w:val="20"/>
        </w:rPr>
        <w:t xml:space="preserve"> so you test patients before the medication is administered and after. The t-test can tell you if the results from the trial have </w:t>
      </w:r>
      <w:hyperlink r:id="rId1371" w:history="1">
        <w:r w:rsidRPr="007C5399">
          <w:rPr>
            <w:rStyle w:val="Hyperlink"/>
            <w:rFonts w:ascii="inherit" w:eastAsiaTheme="majorEastAsia" w:hAnsi="inherit" w:cs="Arial"/>
            <w:color w:val="05A9C5"/>
            <w:szCs w:val="20"/>
            <w:bdr w:val="none" w:sz="0" w:space="0" w:color="auto" w:frame="1"/>
          </w:rPr>
          <w:t>statistical significance</w:t>
        </w:r>
      </w:hyperlink>
      <w:r w:rsidRPr="007C5399">
        <w:rPr>
          <w:rFonts w:ascii="inherit" w:hAnsi="inherit" w:cs="Arial"/>
          <w:color w:val="777777"/>
          <w:szCs w:val="20"/>
        </w:rPr>
        <w:t> (i.e. it worked) or if the results probably occurred by chance.</w:t>
      </w:r>
    </w:p>
    <w:p w14:paraId="0A269531" w14:textId="77777777" w:rsidR="007C5399" w:rsidRPr="007C5399" w:rsidRDefault="007C5399"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21DD35E0" w14:textId="29415FBB" w:rsidR="002A16B8" w:rsidRPr="00002103"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02103">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for means in Excel: Steps</w:t>
      </w:r>
    </w:p>
    <w:p w14:paraId="4C026505" w14:textId="77777777" w:rsidR="00002103" w:rsidRPr="00002103" w:rsidRDefault="00002103" w:rsidP="00002103"/>
    <w:p w14:paraId="3E689DC1" w14:textId="7777777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 </w:t>
      </w:r>
      <w:r w:rsidRPr="003F75A2">
        <w:rPr>
          <w:rFonts w:ascii="inherit" w:hAnsi="inherit" w:cs="Arial"/>
          <w:color w:val="777777"/>
          <w:szCs w:val="20"/>
        </w:rPr>
        <w:t xml:space="preserve">Type your data into Excel. As the </w:t>
      </w:r>
      <w:proofErr w:type="gramStart"/>
      <w:r w:rsidRPr="003F75A2">
        <w:rPr>
          <w:rFonts w:ascii="inherit" w:hAnsi="inherit" w:cs="Arial"/>
          <w:color w:val="777777"/>
          <w:szCs w:val="20"/>
        </w:rPr>
        <w:t>two sample</w:t>
      </w:r>
      <w:proofErr w:type="gramEnd"/>
      <w:r w:rsidRPr="003F75A2">
        <w:rPr>
          <w:rFonts w:ascii="inherit" w:hAnsi="inherit" w:cs="Arial"/>
          <w:color w:val="777777"/>
          <w:szCs w:val="20"/>
        </w:rPr>
        <w:t xml:space="preserve"> t test paired two sample for means is usually used for “before” and “after” data, you’ll probably have three columns: the first column for the subject identifier (i.e. a name or a number), the second column for the Before results and the third column for the After Results.</w:t>
      </w:r>
    </w:p>
    <w:p w14:paraId="74A1DE36"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E78C49D" w14:textId="346DD56F"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2: </w:t>
      </w:r>
      <w:r w:rsidRPr="003F75A2">
        <w:rPr>
          <w:rFonts w:ascii="inherit" w:hAnsi="inherit" w:cs="Arial"/>
          <w:color w:val="777777"/>
          <w:szCs w:val="20"/>
        </w:rPr>
        <w:t>State your null hypothesis (</w:t>
      </w:r>
      <w:hyperlink r:id="rId1372" w:anchor="state" w:history="1">
        <w:r w:rsidRPr="003F75A2">
          <w:rPr>
            <w:rStyle w:val="Hyperlink"/>
            <w:rFonts w:ascii="inherit" w:eastAsiaTheme="majorEastAsia" w:hAnsi="inherit" w:cs="Arial"/>
            <w:color w:val="05A9C5"/>
            <w:szCs w:val="20"/>
            <w:bdr w:val="none" w:sz="0" w:space="0" w:color="auto" w:frame="1"/>
          </w:rPr>
          <w:t>How to state the null hypothesis</w:t>
        </w:r>
      </w:hyperlink>
      <w:r w:rsidRPr="003F75A2">
        <w:rPr>
          <w:rFonts w:ascii="inherit" w:hAnsi="inherit" w:cs="Arial"/>
          <w:color w:val="777777"/>
          <w:szCs w:val="20"/>
        </w:rPr>
        <w:t>). For example, your null hypothesis might be that the means are the same.</w:t>
      </w:r>
    </w:p>
    <w:p w14:paraId="4562FF52"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A1B8A2A" w14:textId="00D6A420"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3: </w:t>
      </w:r>
      <w:r w:rsidRPr="003F75A2">
        <w:rPr>
          <w:rFonts w:ascii="inherit" w:hAnsi="inherit" w:cs="Arial"/>
          <w:color w:val="777777"/>
          <w:szCs w:val="20"/>
        </w:rPr>
        <w:t>Click the “Data” tab and then click “Data analysis.” If you don’t see the Data Analysis option, </w:t>
      </w:r>
      <w:hyperlink r:id="rId1373" w:history="1">
        <w:r w:rsidRPr="003F75A2">
          <w:rPr>
            <w:rStyle w:val="Hyperlink"/>
            <w:rFonts w:ascii="inherit" w:eastAsiaTheme="majorEastAsia" w:hAnsi="inherit" w:cs="Arial"/>
            <w:color w:val="05A9C5"/>
            <w:szCs w:val="20"/>
            <w:bdr w:val="none" w:sz="0" w:space="0" w:color="auto" w:frame="1"/>
          </w:rPr>
          <w:t xml:space="preserve">load the Data Analysis </w:t>
        </w:r>
        <w:proofErr w:type="spellStart"/>
        <w:r w:rsidRPr="003F75A2">
          <w:rPr>
            <w:rStyle w:val="Hyperlink"/>
            <w:rFonts w:ascii="inherit" w:eastAsiaTheme="majorEastAsia" w:hAnsi="inherit" w:cs="Arial"/>
            <w:color w:val="05A9C5"/>
            <w:szCs w:val="20"/>
            <w:bdr w:val="none" w:sz="0" w:space="0" w:color="auto" w:frame="1"/>
          </w:rPr>
          <w:t>Toolpak</w:t>
        </w:r>
        <w:proofErr w:type="spellEnd"/>
      </w:hyperlink>
      <w:r w:rsidRPr="003F75A2">
        <w:rPr>
          <w:rFonts w:ascii="inherit" w:hAnsi="inherit" w:cs="Arial"/>
          <w:color w:val="777777"/>
          <w:szCs w:val="20"/>
        </w:rPr>
        <w:t>.</w:t>
      </w:r>
    </w:p>
    <w:p w14:paraId="7F81969D"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D90198A" w14:textId="01E9C044"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4: </w:t>
      </w:r>
      <w:r w:rsidRPr="003F75A2">
        <w:rPr>
          <w:rFonts w:ascii="inherit" w:hAnsi="inherit" w:cs="Arial"/>
          <w:color w:val="777777"/>
          <w:szCs w:val="20"/>
        </w:rPr>
        <w:t>Click “t test paired two sample for means” from the options window then click “OK.”</w:t>
      </w:r>
    </w:p>
    <w:p w14:paraId="155DA3C9"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C30AA61" w14:textId="297C01CB"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5: </w:t>
      </w:r>
      <w:r w:rsidRPr="003F75A2">
        <w:rPr>
          <w:rFonts w:ascii="inherit" w:hAnsi="inherit" w:cs="Arial"/>
          <w:color w:val="777777"/>
          <w:szCs w:val="20"/>
        </w:rPr>
        <w:t>Click the “Variable 1 Range” box and then select your first variable list (usually the Before list).</w:t>
      </w:r>
    </w:p>
    <w:p w14:paraId="720556FA" w14:textId="7777777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lastRenderedPageBreak/>
        <w:t>Step 6: </w:t>
      </w:r>
      <w:r w:rsidRPr="003F75A2">
        <w:rPr>
          <w:rFonts w:ascii="inherit" w:hAnsi="inherit" w:cs="Arial"/>
          <w:color w:val="777777"/>
          <w:szCs w:val="20"/>
        </w:rPr>
        <w:t>Click the “Variable 2 Range” box and then select your second variable list (usually the After list).</w:t>
      </w:r>
    </w:p>
    <w:p w14:paraId="5DB290E5"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1E6ABE1" w14:textId="44612418"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7: </w:t>
      </w:r>
      <w:r w:rsidRPr="003F75A2">
        <w:rPr>
          <w:rFonts w:ascii="inherit" w:hAnsi="inherit" w:cs="Arial"/>
          <w:color w:val="777777"/>
          <w:szCs w:val="20"/>
        </w:rPr>
        <w:t>Type a number into the </w:t>
      </w:r>
      <w:hyperlink r:id="rId1374" w:anchor="HypothesizedMD" w:history="1">
        <w:r w:rsidRPr="003F75A2">
          <w:rPr>
            <w:rStyle w:val="Hyperlink"/>
            <w:rFonts w:ascii="inherit" w:eastAsiaTheme="majorEastAsia" w:hAnsi="inherit" w:cs="Arial"/>
            <w:color w:val="05A9C5"/>
            <w:szCs w:val="20"/>
            <w:bdr w:val="none" w:sz="0" w:space="0" w:color="auto" w:frame="1"/>
          </w:rPr>
          <w:t>Hypothesized Mean Difference </w:t>
        </w:r>
      </w:hyperlink>
      <w:r w:rsidRPr="003F75A2">
        <w:rPr>
          <w:rFonts w:ascii="inherit" w:hAnsi="inherit" w:cs="Arial"/>
          <w:color w:val="777777"/>
          <w:szCs w:val="20"/>
        </w:rPr>
        <w:t>box. For example, if your </w:t>
      </w:r>
      <w:hyperlink r:id="rId1375" w:history="1">
        <w:r w:rsidRPr="003F75A2">
          <w:rPr>
            <w:rStyle w:val="Hyperlink"/>
            <w:rFonts w:ascii="inherit" w:eastAsiaTheme="majorEastAsia" w:hAnsi="inherit" w:cs="Arial"/>
            <w:color w:val="05A9C5"/>
            <w:szCs w:val="20"/>
            <w:bdr w:val="none" w:sz="0" w:space="0" w:color="auto" w:frame="1"/>
          </w:rPr>
          <w:t>null hypothesis</w:t>
        </w:r>
      </w:hyperlink>
      <w:r w:rsidRPr="003F75A2">
        <w:rPr>
          <w:rFonts w:ascii="inherit" w:hAnsi="inherit" w:cs="Arial"/>
          <w:color w:val="777777"/>
          <w:szCs w:val="20"/>
        </w:rPr>
        <w:t> stated that there was no difference between the means, enter “0.” Otherwise, if you are hypothesizing there is a difference, type that difference into the box.</w:t>
      </w:r>
    </w:p>
    <w:p w14:paraId="55FDDB10"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95CC8B5" w14:textId="266D9BC7"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8: </w:t>
      </w:r>
      <w:r w:rsidRPr="003F75A2">
        <w:rPr>
          <w:rFonts w:ascii="inherit" w:hAnsi="inherit" w:cs="Arial"/>
          <w:color w:val="777777"/>
          <w:szCs w:val="20"/>
        </w:rPr>
        <w:t>Check the “Labels” box if you have included labels.</w:t>
      </w:r>
    </w:p>
    <w:p w14:paraId="074BCB5E"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78C85CC" w14:textId="06C9D061"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9: </w:t>
      </w:r>
      <w:r w:rsidRPr="003F75A2">
        <w:rPr>
          <w:rFonts w:ascii="inherit" w:hAnsi="inherit" w:cs="Arial"/>
          <w:color w:val="777777"/>
          <w:szCs w:val="20"/>
        </w:rPr>
        <w:t>Type an </w:t>
      </w:r>
      <w:hyperlink r:id="rId1376" w:history="1">
        <w:r w:rsidRPr="003F75A2">
          <w:rPr>
            <w:rStyle w:val="Hyperlink"/>
            <w:rFonts w:ascii="inherit" w:eastAsiaTheme="majorEastAsia" w:hAnsi="inherit" w:cs="Arial"/>
            <w:color w:val="05A9C5"/>
            <w:szCs w:val="20"/>
            <w:bdr w:val="none" w:sz="0" w:space="0" w:color="auto" w:frame="1"/>
          </w:rPr>
          <w:t>alpha level</w:t>
        </w:r>
      </w:hyperlink>
      <w:r w:rsidRPr="003F75A2">
        <w:rPr>
          <w:rFonts w:ascii="inherit" w:hAnsi="inherit" w:cs="Arial"/>
          <w:color w:val="777777"/>
          <w:szCs w:val="20"/>
        </w:rPr>
        <w:t> into the alpha level box. An alpha level of 0.05, or 5%, is standard in hypothesis testing so if you aren’t sure what alpha level you need, leave this at 0.05.</w:t>
      </w:r>
    </w:p>
    <w:p w14:paraId="1510F187"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4F5A5E0" w14:textId="01C59C7C" w:rsidR="002A16B8" w:rsidRPr="003F75A2"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10: </w:t>
      </w:r>
      <w:r w:rsidRPr="003F75A2">
        <w:rPr>
          <w:rFonts w:ascii="inherit" w:hAnsi="inherit" w:cs="Arial"/>
          <w:color w:val="777777"/>
          <w:szCs w:val="20"/>
        </w:rPr>
        <w:t>Click the Output Range box and select an area to the right of your data.</w:t>
      </w:r>
    </w:p>
    <w:p w14:paraId="37A50376" w14:textId="77777777" w:rsidR="009550C1" w:rsidRDefault="009550C1"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E0F2259" w14:textId="60586AC1" w:rsidR="00D172A6" w:rsidRDefault="002A16B8" w:rsidP="00D172A6">
      <w:pPr>
        <w:pStyle w:val="NormalWeb"/>
        <w:shd w:val="clear" w:color="auto" w:fill="FFFFFF"/>
        <w:spacing w:before="0" w:beforeAutospacing="0" w:after="0" w:afterAutospacing="0"/>
        <w:textAlignment w:val="baseline"/>
        <w:rPr>
          <w:rFonts w:ascii="inherit" w:hAnsi="inherit" w:cs="Arial"/>
          <w:color w:val="777777"/>
          <w:szCs w:val="20"/>
        </w:rPr>
      </w:pPr>
      <w:r w:rsidRPr="003F75A2">
        <w:rPr>
          <w:rFonts w:ascii="inherit" w:hAnsi="inherit" w:cs="Arial"/>
          <w:color w:val="0000FF"/>
          <w:szCs w:val="20"/>
          <w:bdr w:val="none" w:sz="0" w:space="0" w:color="auto" w:frame="1"/>
        </w:rPr>
        <w:t>Step 11: </w:t>
      </w:r>
      <w:r w:rsidRPr="003F75A2">
        <w:rPr>
          <w:rFonts w:ascii="inherit" w:hAnsi="inherit" w:cs="Arial"/>
          <w:color w:val="777777"/>
          <w:szCs w:val="20"/>
        </w:rPr>
        <w:t>Click “OK.”</w:t>
      </w:r>
    </w:p>
    <w:p w14:paraId="3B04542B" w14:textId="77777777" w:rsidR="00D172A6" w:rsidRPr="00D172A6" w:rsidRDefault="00D172A6" w:rsidP="00D172A6">
      <w:pPr>
        <w:pStyle w:val="NormalWeb"/>
        <w:shd w:val="clear" w:color="auto" w:fill="FFFFFF"/>
        <w:spacing w:before="0" w:beforeAutospacing="0" w:after="0" w:afterAutospacing="0"/>
        <w:textAlignment w:val="baseline"/>
        <w:rPr>
          <w:rFonts w:ascii="inherit" w:hAnsi="inherit" w:cs="Arial"/>
          <w:color w:val="777777"/>
          <w:szCs w:val="20"/>
        </w:rPr>
      </w:pPr>
    </w:p>
    <w:p w14:paraId="32DAE858" w14:textId="163C2136"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172A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Reading </w:t>
      </w:r>
      <w:proofErr w:type="gramStart"/>
      <w:r w:rsidRPr="00D172A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w:t>
      </w:r>
      <w:proofErr w:type="gramEnd"/>
      <w:r w:rsidRPr="00D172A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Results from the two sample t Test for means in Excel 2013</w:t>
      </w:r>
    </w:p>
    <w:p w14:paraId="1BD2D967" w14:textId="77777777" w:rsidR="00701C2D" w:rsidRPr="00701C2D" w:rsidRDefault="00701C2D" w:rsidP="00701C2D">
      <w:pPr>
        <w:rPr>
          <w:lang w:eastAsia="en-IN"/>
        </w:rPr>
      </w:pPr>
    </w:p>
    <w:p w14:paraId="131045E6" w14:textId="77777777"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777777"/>
          <w:szCs w:val="20"/>
        </w:rPr>
        <w:t>Your results will include a lot of data, some that’s obvious (like the number of data items). But when you run a t-test you’re really only looking for two things: </w:t>
      </w:r>
      <w:hyperlink r:id="rId1377" w:history="1">
        <w:r w:rsidRPr="00701C2D">
          <w:rPr>
            <w:rStyle w:val="Hyperlink"/>
            <w:rFonts w:ascii="inherit" w:eastAsiaTheme="majorEastAsia" w:hAnsi="inherit" w:cs="Arial"/>
            <w:color w:val="05A9C5"/>
            <w:szCs w:val="20"/>
            <w:bdr w:val="none" w:sz="0" w:space="0" w:color="auto" w:frame="1"/>
          </w:rPr>
          <w:t>t-scores</w:t>
        </w:r>
      </w:hyperlink>
      <w:r w:rsidRPr="00701C2D">
        <w:rPr>
          <w:rFonts w:ascii="inherit" w:hAnsi="inherit" w:cs="Arial"/>
          <w:color w:val="777777"/>
          <w:szCs w:val="20"/>
        </w:rPr>
        <w:t> and alpha levels.</w:t>
      </w:r>
    </w:p>
    <w:p w14:paraId="0F7EEC77" w14:textId="77777777" w:rsidR="00701C2D" w:rsidRDefault="00701C2D"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256386E" w14:textId="02EB1485"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0000FF"/>
          <w:szCs w:val="20"/>
          <w:bdr w:val="none" w:sz="0" w:space="0" w:color="auto" w:frame="1"/>
        </w:rPr>
        <w:t>Step 1: </w:t>
      </w:r>
      <w:r w:rsidRPr="00701C2D">
        <w:rPr>
          <w:rFonts w:ascii="inherit" w:hAnsi="inherit" w:cs="Arial"/>
          <w:color w:val="777777"/>
          <w:szCs w:val="20"/>
        </w:rPr>
        <w:t>Compare the alpha level you chose (i.e. 0.05) to the </w:t>
      </w:r>
      <w:hyperlink r:id="rId1378" w:history="1">
        <w:r w:rsidRPr="00701C2D">
          <w:rPr>
            <w:rStyle w:val="Hyperlink"/>
            <w:rFonts w:ascii="inherit" w:eastAsiaTheme="majorEastAsia" w:hAnsi="inherit" w:cs="Arial"/>
            <w:color w:val="05A9C5"/>
            <w:szCs w:val="20"/>
            <w:bdr w:val="none" w:sz="0" w:space="0" w:color="auto" w:frame="1"/>
          </w:rPr>
          <w:t>p-value </w:t>
        </w:r>
      </w:hyperlink>
      <w:r w:rsidRPr="00701C2D">
        <w:rPr>
          <w:rFonts w:ascii="inherit" w:hAnsi="inherit" w:cs="Arial"/>
          <w:color w:val="777777"/>
          <w:szCs w:val="20"/>
        </w:rPr>
        <w:t>in the output. If the p-value in the output is smaller than the alpha level you chose, </w:t>
      </w:r>
      <w:hyperlink r:id="rId1379" w:history="1">
        <w:r w:rsidRPr="00701C2D">
          <w:rPr>
            <w:rStyle w:val="Hyperlink"/>
            <w:rFonts w:ascii="inherit" w:eastAsiaTheme="majorEastAsia" w:hAnsi="inherit" w:cs="Arial"/>
            <w:color w:val="05A9C5"/>
            <w:szCs w:val="20"/>
            <w:bdr w:val="none" w:sz="0" w:space="0" w:color="auto" w:frame="1"/>
          </w:rPr>
          <w:t>reject the null hypothesis</w:t>
        </w:r>
      </w:hyperlink>
      <w:r w:rsidRPr="00701C2D">
        <w:rPr>
          <w:rFonts w:ascii="inherit" w:hAnsi="inherit" w:cs="Arial"/>
          <w:color w:val="777777"/>
          <w:szCs w:val="20"/>
        </w:rPr>
        <w:t>.</w:t>
      </w:r>
    </w:p>
    <w:p w14:paraId="700DBF88" w14:textId="77777777" w:rsidR="00701C2D" w:rsidRDefault="00701C2D"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0BFD6C8" w14:textId="134242EA" w:rsidR="002A16B8" w:rsidRPr="00701C2D"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701C2D">
        <w:rPr>
          <w:rFonts w:ascii="inherit" w:hAnsi="inherit" w:cs="Arial"/>
          <w:color w:val="0000FF"/>
          <w:szCs w:val="20"/>
          <w:bdr w:val="none" w:sz="0" w:space="0" w:color="auto" w:frame="1"/>
        </w:rPr>
        <w:t>Step 2: </w:t>
      </w:r>
      <w:r w:rsidRPr="00701C2D">
        <w:rPr>
          <w:rFonts w:ascii="inherit" w:hAnsi="inherit" w:cs="Arial"/>
          <w:color w:val="777777"/>
          <w:szCs w:val="20"/>
        </w:rPr>
        <w:t>Compare the </w:t>
      </w:r>
      <w:hyperlink r:id="rId1380" w:history="1">
        <w:r w:rsidRPr="00701C2D">
          <w:rPr>
            <w:rStyle w:val="Hyperlink"/>
            <w:rFonts w:ascii="inherit" w:eastAsiaTheme="majorEastAsia" w:hAnsi="inherit" w:cs="Arial"/>
            <w:color w:val="05A9C5"/>
            <w:szCs w:val="20"/>
            <w:bdr w:val="none" w:sz="0" w:space="0" w:color="auto" w:frame="1"/>
          </w:rPr>
          <w:t>t-critical value </w:t>
        </w:r>
      </w:hyperlink>
      <w:r w:rsidRPr="00701C2D">
        <w:rPr>
          <w:rFonts w:ascii="inherit" w:hAnsi="inherit" w:cs="Arial"/>
          <w:color w:val="777777"/>
          <w:szCs w:val="20"/>
        </w:rPr>
        <w:t>in the output with the t-value. If the t-value is larger than the t-critical value, </w:t>
      </w:r>
      <w:hyperlink r:id="rId1381" w:history="1">
        <w:r w:rsidRPr="00701C2D">
          <w:rPr>
            <w:rStyle w:val="Hyperlink"/>
            <w:rFonts w:ascii="inherit" w:eastAsiaTheme="majorEastAsia" w:hAnsi="inherit" w:cs="Arial"/>
            <w:color w:val="05A9C5"/>
            <w:szCs w:val="20"/>
            <w:bdr w:val="none" w:sz="0" w:space="0" w:color="auto" w:frame="1"/>
          </w:rPr>
          <w:t>reject the null hypothesis</w:t>
        </w:r>
      </w:hyperlink>
      <w:r w:rsidRPr="00701C2D">
        <w:rPr>
          <w:rFonts w:ascii="inherit" w:hAnsi="inherit" w:cs="Arial"/>
          <w:color w:val="777777"/>
          <w:szCs w:val="20"/>
        </w:rPr>
        <w:t>. There are </w:t>
      </w:r>
      <w:r w:rsidRPr="00701C2D">
        <w:rPr>
          <w:rStyle w:val="Emphasis"/>
          <w:rFonts w:ascii="inherit" w:hAnsi="inherit" w:cs="Arial"/>
          <w:color w:val="777777"/>
          <w:szCs w:val="20"/>
          <w:bdr w:val="none" w:sz="0" w:space="0" w:color="auto" w:frame="1"/>
        </w:rPr>
        <w:t>two</w:t>
      </w:r>
      <w:r w:rsidRPr="00701C2D">
        <w:rPr>
          <w:rFonts w:ascii="inherit" w:hAnsi="inherit" w:cs="Arial"/>
          <w:color w:val="777777"/>
          <w:szCs w:val="20"/>
        </w:rPr>
        <w:t> t-critical values, one-tail and two-tail. If you aren’t sure if you have a</w:t>
      </w:r>
      <w:hyperlink r:id="rId1382" w:history="1">
        <w:r w:rsidRPr="00701C2D">
          <w:rPr>
            <w:rStyle w:val="Hyperlink"/>
            <w:rFonts w:ascii="inherit" w:eastAsiaTheme="majorEastAsia" w:hAnsi="inherit" w:cs="Arial"/>
            <w:color w:val="05A9C5"/>
            <w:szCs w:val="20"/>
            <w:bdr w:val="none" w:sz="0" w:space="0" w:color="auto" w:frame="1"/>
          </w:rPr>
          <w:t> one-tailed test or a two-tailed test</w:t>
        </w:r>
      </w:hyperlink>
      <w:r w:rsidRPr="00701C2D">
        <w:rPr>
          <w:rFonts w:ascii="inherit" w:hAnsi="inherit" w:cs="Arial"/>
          <w:color w:val="777777"/>
          <w:szCs w:val="20"/>
        </w:rPr>
        <w:t>, always compare the t-value to the two-tail t critical value.</w:t>
      </w:r>
    </w:p>
    <w:p w14:paraId="2C4725F4" w14:textId="4087DDA7" w:rsidR="00701C2D" w:rsidRPr="00701C2D" w:rsidRDefault="002A16B8" w:rsidP="00701C2D">
      <w:pPr>
        <w:pStyle w:val="NormalWeb"/>
        <w:shd w:val="clear" w:color="auto" w:fill="FFFFFF"/>
        <w:spacing w:before="0" w:beforeAutospacing="0" w:after="225" w:afterAutospacing="0"/>
        <w:textAlignment w:val="baseline"/>
        <w:rPr>
          <w:rFonts w:ascii="inherit" w:hAnsi="inherit" w:cs="Arial"/>
          <w:color w:val="777777"/>
          <w:szCs w:val="20"/>
        </w:rPr>
      </w:pPr>
      <w:r w:rsidRPr="00701C2D">
        <w:rPr>
          <w:rFonts w:ascii="inherit" w:hAnsi="inherit" w:cs="Arial"/>
          <w:color w:val="777777"/>
          <w:szCs w:val="20"/>
        </w:rPr>
        <w:t>In order to fully reject the null hypothesis, use both values (p and t) in combination. In other words, if you think you might reject the null based on the t-value, but your p-value is large, then don’t reject the null.</w:t>
      </w:r>
    </w:p>
    <w:p w14:paraId="0E49DB2C" w14:textId="77777777" w:rsidR="002A16B8" w:rsidRPr="000E6FA4"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E6FA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assuming Equal Variances.</w:t>
      </w:r>
    </w:p>
    <w:p w14:paraId="5F05719C" w14:textId="77777777" w:rsidR="001D28FF" w:rsidRDefault="001D28FF" w:rsidP="002A16B8">
      <w:pPr>
        <w:pStyle w:val="NormalWeb"/>
        <w:shd w:val="clear" w:color="auto" w:fill="FFFFFF"/>
        <w:spacing w:before="0" w:beforeAutospacing="0" w:after="225" w:afterAutospacing="0"/>
        <w:textAlignment w:val="baseline"/>
        <w:rPr>
          <w:rFonts w:ascii="inherit" w:hAnsi="inherit" w:cs="Arial"/>
          <w:color w:val="777777"/>
          <w:sz w:val="22"/>
          <w:szCs w:val="20"/>
        </w:rPr>
      </w:pPr>
    </w:p>
    <w:p w14:paraId="4269E733" w14:textId="351AC507" w:rsidR="002A16B8" w:rsidRPr="001D28FF" w:rsidRDefault="002A16B8" w:rsidP="002A16B8">
      <w:pPr>
        <w:pStyle w:val="NormalWeb"/>
        <w:shd w:val="clear" w:color="auto" w:fill="FFFFFF"/>
        <w:spacing w:before="0" w:beforeAutospacing="0" w:after="225" w:afterAutospacing="0"/>
        <w:textAlignment w:val="baseline"/>
        <w:rPr>
          <w:rFonts w:ascii="inherit" w:hAnsi="inherit" w:cs="Arial"/>
          <w:color w:val="777777"/>
          <w:sz w:val="22"/>
          <w:szCs w:val="20"/>
        </w:rPr>
      </w:pPr>
      <w:r w:rsidRPr="001D28FF">
        <w:rPr>
          <w:rFonts w:ascii="inherit" w:hAnsi="inherit" w:cs="Arial"/>
          <w:color w:val="777777"/>
          <w:sz w:val="22"/>
          <w:szCs w:val="20"/>
        </w:rPr>
        <w:t>Watch the video or read the steps below:</w:t>
      </w:r>
    </w:p>
    <w:p w14:paraId="73D75C8D" w14:textId="7BE88C84" w:rsidR="002A16B8" w:rsidRDefault="001D28FF"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363B192" wp14:editId="1DC8A2D0">
            <wp:extent cx="4572000" cy="3429000"/>
            <wp:effectExtent l="0" t="0" r="0" b="0"/>
            <wp:docPr id="155" name="Video 155">
              <a:hlinkClick xmlns:a="http://schemas.openxmlformats.org/drawingml/2006/main" r:id="rId1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Video 155">
                      <a:hlinkClick r:id="rId1383"/>
                    </pic:cNvPr>
                    <pic:cNvPicPr/>
                  </pic:nvPicPr>
                  <pic:blipFill>
                    <a:blip r:embed="rId138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HHhzLHakK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80682F0" w14:textId="77777777" w:rsidR="002A16B8" w:rsidRPr="00EF48B9"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F48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Assuming Equal variances in Excel 2013: Overview</w:t>
      </w:r>
    </w:p>
    <w:p w14:paraId="1ECBFFA3" w14:textId="77777777" w:rsidR="00EF48B9" w:rsidRDefault="00EF48B9" w:rsidP="002A16B8">
      <w:pPr>
        <w:pStyle w:val="NormalWeb"/>
        <w:shd w:val="clear" w:color="auto" w:fill="FFFFFF"/>
        <w:spacing w:before="0" w:beforeAutospacing="0" w:after="0" w:afterAutospacing="0"/>
        <w:textAlignment w:val="baseline"/>
        <w:rPr>
          <w:rFonts w:ascii="inherit" w:hAnsi="inherit" w:cs="Arial"/>
          <w:color w:val="777777"/>
          <w:sz w:val="20"/>
          <w:szCs w:val="20"/>
        </w:rPr>
      </w:pPr>
    </w:p>
    <w:p w14:paraId="06FA1625" w14:textId="2EB47CFD" w:rsidR="00EF48B9" w:rsidRDefault="002A16B8" w:rsidP="00EF48B9">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777777"/>
          <w:szCs w:val="20"/>
        </w:rPr>
        <w:t>A two sample t test assuming equal variances is used to test data to see if there is </w:t>
      </w:r>
      <w:hyperlink r:id="rId1385" w:history="1">
        <w:r w:rsidRPr="00EF48B9">
          <w:rPr>
            <w:rStyle w:val="Hyperlink"/>
            <w:rFonts w:ascii="inherit" w:eastAsiaTheme="majorEastAsia" w:hAnsi="inherit" w:cs="Arial"/>
            <w:color w:val="05A9C5"/>
            <w:szCs w:val="20"/>
            <w:bdr w:val="none" w:sz="0" w:space="0" w:color="auto" w:frame="1"/>
          </w:rPr>
          <w:t>statistical significance</w:t>
        </w:r>
      </w:hyperlink>
      <w:r w:rsidRPr="00EF48B9">
        <w:rPr>
          <w:rFonts w:ascii="inherit" w:hAnsi="inherit" w:cs="Arial"/>
          <w:color w:val="777777"/>
          <w:szCs w:val="20"/>
        </w:rPr>
        <w:t> or if the results may have occurred randomly. This is one of three </w:t>
      </w:r>
      <w:hyperlink r:id="rId1386" w:tgtFrame="_blank" w:history="1">
        <w:r w:rsidRPr="00EF48B9">
          <w:rPr>
            <w:rStyle w:val="Hyperlink"/>
            <w:rFonts w:ascii="inherit" w:eastAsiaTheme="majorEastAsia" w:hAnsi="inherit" w:cs="Arial"/>
            <w:color w:val="05A9C5"/>
            <w:szCs w:val="20"/>
            <w:bdr w:val="none" w:sz="0" w:space="0" w:color="auto" w:frame="1"/>
          </w:rPr>
          <w:t>t tests</w:t>
        </w:r>
      </w:hyperlink>
      <w:r w:rsidRPr="00EF48B9">
        <w:rPr>
          <w:rFonts w:ascii="inherit" w:hAnsi="inherit" w:cs="Arial"/>
          <w:color w:val="777777"/>
          <w:szCs w:val="20"/>
        </w:rPr>
        <w:t xml:space="preserve"> available in Excel and of the three, </w:t>
      </w:r>
      <w:r w:rsidRPr="005C56DA">
        <w:rPr>
          <w:rFonts w:ascii="inherit" w:hAnsi="inherit" w:cs="Arial"/>
          <w:color w:val="ED7D31" w:themeColor="accent2"/>
          <w:szCs w:val="20"/>
        </w:rPr>
        <w:t>it’s the one least likely to be used. Why? In the vast majority of cases in hypothesis testing, you don’t know the </w:t>
      </w:r>
      <w:hyperlink r:id="rId1387" w:history="1">
        <w:r w:rsidRPr="005C56DA">
          <w:rPr>
            <w:rStyle w:val="Hyperlink"/>
            <w:rFonts w:ascii="inherit" w:eastAsiaTheme="majorEastAsia" w:hAnsi="inherit" w:cs="Arial"/>
            <w:color w:val="ED7D31" w:themeColor="accent2"/>
            <w:szCs w:val="20"/>
            <w:bdr w:val="none" w:sz="0" w:space="0" w:color="auto" w:frame="1"/>
          </w:rPr>
          <w:t>population variances</w:t>
        </w:r>
      </w:hyperlink>
      <w:r w:rsidRPr="005C56DA">
        <w:rPr>
          <w:rFonts w:ascii="inherit" w:hAnsi="inherit" w:cs="Arial"/>
          <w:color w:val="ED7D31" w:themeColor="accent2"/>
          <w:szCs w:val="20"/>
        </w:rPr>
        <w:t>. This test should only be used if you have been explicitly informed that the population variances are equal. If you don’t have this information, you should be running the </w:t>
      </w:r>
      <w:r w:rsidRPr="005C56DA">
        <w:rPr>
          <w:rStyle w:val="Emphasis"/>
          <w:rFonts w:ascii="inherit" w:hAnsi="inherit" w:cs="Arial"/>
          <w:color w:val="ED7D31" w:themeColor="accent2"/>
          <w:szCs w:val="20"/>
          <w:bdr w:val="none" w:sz="0" w:space="0" w:color="auto" w:frame="1"/>
        </w:rPr>
        <w:t>other</w:t>
      </w:r>
      <w:r w:rsidRPr="005C56DA">
        <w:rPr>
          <w:rFonts w:ascii="inherit" w:hAnsi="inherit" w:cs="Arial"/>
          <w:color w:val="ED7D31" w:themeColor="accent2"/>
          <w:szCs w:val="20"/>
        </w:rPr>
        <w:t> t test (Two sample t test Assuming </w:t>
      </w:r>
      <w:r w:rsidRPr="005C56DA">
        <w:rPr>
          <w:rStyle w:val="Strong"/>
          <w:rFonts w:ascii="inherit" w:hAnsi="inherit" w:cs="Arial"/>
          <w:color w:val="ED7D31" w:themeColor="accent2"/>
          <w:szCs w:val="20"/>
          <w:bdr w:val="none" w:sz="0" w:space="0" w:color="auto" w:frame="1"/>
        </w:rPr>
        <w:t>Unequal</w:t>
      </w:r>
      <w:r w:rsidRPr="005C56DA">
        <w:rPr>
          <w:rFonts w:ascii="inherit" w:hAnsi="inherit" w:cs="Arial"/>
          <w:color w:val="ED7D31" w:themeColor="accent2"/>
          <w:szCs w:val="20"/>
        </w:rPr>
        <w:t> variances)</w:t>
      </w:r>
      <w:r w:rsidRPr="00EF48B9">
        <w:rPr>
          <w:rFonts w:ascii="inherit" w:hAnsi="inherit" w:cs="Arial"/>
          <w:color w:val="777777"/>
          <w:szCs w:val="20"/>
        </w:rPr>
        <w:t>.</w:t>
      </w:r>
    </w:p>
    <w:p w14:paraId="5D2BD00C" w14:textId="77777777" w:rsidR="00EF48B9" w:rsidRPr="00EF48B9" w:rsidRDefault="00EF48B9" w:rsidP="00EF48B9">
      <w:pPr>
        <w:pStyle w:val="NormalWeb"/>
        <w:shd w:val="clear" w:color="auto" w:fill="FFFFFF"/>
        <w:spacing w:before="0" w:beforeAutospacing="0" w:after="0" w:afterAutospacing="0"/>
        <w:textAlignment w:val="baseline"/>
        <w:rPr>
          <w:rFonts w:ascii="inherit" w:hAnsi="inherit" w:cs="Arial"/>
          <w:color w:val="777777"/>
          <w:szCs w:val="20"/>
        </w:rPr>
      </w:pPr>
    </w:p>
    <w:p w14:paraId="703707A2" w14:textId="74D949E7"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F48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do a Two sample t test in Excel Assuming Equal variances: Steps</w:t>
      </w:r>
    </w:p>
    <w:p w14:paraId="4EF51230" w14:textId="77777777" w:rsidR="00EF48B9" w:rsidRPr="00EF48B9" w:rsidRDefault="00EF48B9" w:rsidP="00EF48B9">
      <w:pPr>
        <w:rPr>
          <w:lang w:eastAsia="en-IN"/>
        </w:rPr>
      </w:pPr>
    </w:p>
    <w:p w14:paraId="0A2CB43C"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 </w:t>
      </w:r>
      <w:r w:rsidRPr="00EF48B9">
        <w:rPr>
          <w:rFonts w:ascii="inherit" w:hAnsi="inherit" w:cs="Arial"/>
          <w:color w:val="777777"/>
          <w:szCs w:val="20"/>
        </w:rPr>
        <w:t>Type your data into a worksheet. Generally, you’ll have a list in one column and another list in a second column. The t-test will allow you to compare the means from these two columns.</w:t>
      </w:r>
    </w:p>
    <w:p w14:paraId="157E22EB"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00B284D" w14:textId="2BEF46DC"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2: </w:t>
      </w:r>
      <w:r w:rsidRPr="00EF48B9">
        <w:rPr>
          <w:rFonts w:ascii="inherit" w:hAnsi="inherit" w:cs="Arial"/>
          <w:color w:val="777777"/>
          <w:szCs w:val="20"/>
        </w:rPr>
        <w:t>Write the null hypothesis (</w:t>
      </w:r>
      <w:hyperlink r:id="rId1388" w:anchor="state" w:history="1">
        <w:r w:rsidRPr="00EF48B9">
          <w:rPr>
            <w:rStyle w:val="Hyperlink"/>
            <w:rFonts w:ascii="inherit" w:eastAsiaTheme="majorEastAsia" w:hAnsi="inherit" w:cs="Arial"/>
            <w:color w:val="05A9C5"/>
            <w:szCs w:val="20"/>
            <w:bdr w:val="none" w:sz="0" w:space="0" w:color="auto" w:frame="1"/>
          </w:rPr>
          <w:t>How to state the null hypothesis</w:t>
        </w:r>
      </w:hyperlink>
      <w:r w:rsidRPr="00EF48B9">
        <w:rPr>
          <w:rFonts w:ascii="inherit" w:hAnsi="inherit" w:cs="Arial"/>
          <w:color w:val="777777"/>
          <w:szCs w:val="20"/>
        </w:rPr>
        <w:t>). For example, your null hypothesis might be that the means are different by a certain amount.</w:t>
      </w:r>
    </w:p>
    <w:p w14:paraId="749F5412"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160F40" w14:textId="230E3F4E"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3: </w:t>
      </w:r>
      <w:r w:rsidRPr="00EF48B9">
        <w:rPr>
          <w:rFonts w:ascii="inherit" w:hAnsi="inherit" w:cs="Arial"/>
          <w:color w:val="777777"/>
          <w:szCs w:val="20"/>
        </w:rPr>
        <w:t>Click the “Data” tab and then click “Data analysis.” If you don’t see the Data Analysis button on the toolbar (to the far right of the Data tab), </w:t>
      </w:r>
      <w:hyperlink r:id="rId1389" w:history="1">
        <w:r w:rsidRPr="00EF48B9">
          <w:rPr>
            <w:rStyle w:val="Hyperlink"/>
            <w:rFonts w:ascii="inherit" w:eastAsiaTheme="majorEastAsia" w:hAnsi="inherit" w:cs="Arial"/>
            <w:color w:val="05A9C5"/>
            <w:szCs w:val="20"/>
            <w:bdr w:val="none" w:sz="0" w:space="0" w:color="auto" w:frame="1"/>
          </w:rPr>
          <w:t xml:space="preserve">load the Data Analysis </w:t>
        </w:r>
        <w:proofErr w:type="spellStart"/>
        <w:r w:rsidRPr="00EF48B9">
          <w:rPr>
            <w:rStyle w:val="Hyperlink"/>
            <w:rFonts w:ascii="inherit" w:eastAsiaTheme="majorEastAsia" w:hAnsi="inherit" w:cs="Arial"/>
            <w:color w:val="05A9C5"/>
            <w:szCs w:val="20"/>
            <w:bdr w:val="none" w:sz="0" w:space="0" w:color="auto" w:frame="1"/>
          </w:rPr>
          <w:t>Toolpak</w:t>
        </w:r>
        <w:proofErr w:type="spellEnd"/>
      </w:hyperlink>
      <w:r w:rsidRPr="00EF48B9">
        <w:rPr>
          <w:rFonts w:ascii="inherit" w:hAnsi="inherit" w:cs="Arial"/>
          <w:color w:val="777777"/>
          <w:szCs w:val="20"/>
        </w:rPr>
        <w:t>.</w:t>
      </w:r>
    </w:p>
    <w:p w14:paraId="2453FF11"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lastRenderedPageBreak/>
        <w:t>Step 4: </w:t>
      </w:r>
      <w:r w:rsidRPr="00EF48B9">
        <w:rPr>
          <w:rFonts w:ascii="inherit" w:hAnsi="inherit" w:cs="Arial"/>
          <w:color w:val="777777"/>
          <w:szCs w:val="20"/>
        </w:rPr>
        <w:t xml:space="preserve">Click “t test two sample Assuming Equal </w:t>
      </w:r>
      <w:proofErr w:type="gramStart"/>
      <w:r w:rsidRPr="00EF48B9">
        <w:rPr>
          <w:rFonts w:ascii="inherit" w:hAnsi="inherit" w:cs="Arial"/>
          <w:color w:val="777777"/>
          <w:szCs w:val="20"/>
        </w:rPr>
        <w:t>variances ”</w:t>
      </w:r>
      <w:proofErr w:type="gramEnd"/>
      <w:r w:rsidRPr="00EF48B9">
        <w:rPr>
          <w:rFonts w:ascii="inherit" w:hAnsi="inherit" w:cs="Arial"/>
          <w:color w:val="777777"/>
          <w:szCs w:val="20"/>
        </w:rPr>
        <w:t xml:space="preserve"> from the options window then click “OK.”</w:t>
      </w:r>
    </w:p>
    <w:p w14:paraId="2209ECE9"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56CE98B" w14:textId="1F693459"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5: </w:t>
      </w:r>
      <w:r w:rsidRPr="00EF48B9">
        <w:rPr>
          <w:rFonts w:ascii="inherit" w:hAnsi="inherit" w:cs="Arial"/>
          <w:color w:val="777777"/>
          <w:szCs w:val="20"/>
        </w:rPr>
        <w:t>Click the “Variable 1 Range” box and then select your first data list.</w:t>
      </w:r>
    </w:p>
    <w:p w14:paraId="315620B7"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E486670" w14:textId="71D2716C"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6: </w:t>
      </w:r>
      <w:r w:rsidRPr="00EF48B9">
        <w:rPr>
          <w:rFonts w:ascii="inherit" w:hAnsi="inherit" w:cs="Arial"/>
          <w:color w:val="777777"/>
          <w:szCs w:val="20"/>
        </w:rPr>
        <w:t>Click the “Variable 2 Range” box and then select your second data list.</w:t>
      </w:r>
    </w:p>
    <w:p w14:paraId="22F68524"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A8EDAF0" w14:textId="5031D649"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7: </w:t>
      </w:r>
      <w:r w:rsidRPr="00EF48B9">
        <w:rPr>
          <w:rFonts w:ascii="inherit" w:hAnsi="inherit" w:cs="Arial"/>
          <w:color w:val="777777"/>
          <w:szCs w:val="20"/>
        </w:rPr>
        <w:t>Type a number into the Hypothesized Mean Difference box. For example, if your null hypothesis stated that there was no difference between the means, type “0.”</w:t>
      </w:r>
    </w:p>
    <w:p w14:paraId="4EE1BFCF"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571F398" w14:textId="665E68A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8: </w:t>
      </w:r>
      <w:r w:rsidRPr="00EF48B9">
        <w:rPr>
          <w:rFonts w:ascii="inherit" w:hAnsi="inherit" w:cs="Arial"/>
          <w:color w:val="777777"/>
          <w:szCs w:val="20"/>
        </w:rPr>
        <w:t>Check the “Labels” box (you’ll usually want to include labels so you can easily compare the two sets of data).</w:t>
      </w:r>
    </w:p>
    <w:p w14:paraId="18F278F1"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F9ACFDB" w14:textId="45884CAE"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9: </w:t>
      </w:r>
      <w:r w:rsidRPr="00EF48B9">
        <w:rPr>
          <w:rFonts w:ascii="inherit" w:hAnsi="inherit" w:cs="Arial"/>
          <w:color w:val="777777"/>
          <w:szCs w:val="20"/>
        </w:rPr>
        <w:t>Type an </w:t>
      </w:r>
      <w:hyperlink r:id="rId1390" w:history="1">
        <w:r w:rsidRPr="00EF48B9">
          <w:rPr>
            <w:rStyle w:val="Hyperlink"/>
            <w:rFonts w:ascii="inherit" w:eastAsiaTheme="majorEastAsia" w:hAnsi="inherit" w:cs="Arial"/>
            <w:color w:val="05A9C5"/>
            <w:szCs w:val="20"/>
            <w:bdr w:val="none" w:sz="0" w:space="0" w:color="auto" w:frame="1"/>
          </w:rPr>
          <w:t>alpha level</w:t>
        </w:r>
      </w:hyperlink>
      <w:r w:rsidRPr="00EF48B9">
        <w:rPr>
          <w:rFonts w:ascii="inherit" w:hAnsi="inherit" w:cs="Arial"/>
          <w:color w:val="777777"/>
          <w:szCs w:val="20"/>
        </w:rPr>
        <w:t> into the alpha level box. If you don’t know what alpha level you should be using, leave it at 0.05.</w:t>
      </w:r>
    </w:p>
    <w:p w14:paraId="6000D296"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124E2E6" w14:textId="29168534"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10: </w:t>
      </w:r>
      <w:r w:rsidRPr="00EF48B9">
        <w:rPr>
          <w:rFonts w:ascii="inherit" w:hAnsi="inherit" w:cs="Arial"/>
          <w:color w:val="777777"/>
          <w:szCs w:val="20"/>
        </w:rPr>
        <w:t>Click the Output Range box and select an area for your output.</w:t>
      </w:r>
    </w:p>
    <w:p w14:paraId="62858CFA" w14:textId="77777777" w:rsidR="00E827FC" w:rsidRDefault="00E827FC"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F2138F7" w14:textId="1A9BB543"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11: </w:t>
      </w:r>
      <w:r w:rsidRPr="00EF48B9">
        <w:rPr>
          <w:rFonts w:ascii="inherit" w:hAnsi="inherit" w:cs="Arial"/>
          <w:color w:val="777777"/>
          <w:szCs w:val="20"/>
        </w:rPr>
        <w:t>Click the “OK” button.</w:t>
      </w:r>
    </w:p>
    <w:p w14:paraId="7072AB3E" w14:textId="77777777" w:rsidR="003211B6" w:rsidRPr="00EF48B9" w:rsidRDefault="003211B6"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38934A67" w14:textId="7A206959"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11B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Reading </w:t>
      </w:r>
      <w:proofErr w:type="gramStart"/>
      <w:r w:rsidRPr="003211B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w:t>
      </w:r>
      <w:proofErr w:type="gramEnd"/>
      <w:r w:rsidRPr="003211B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Results from two sample t test Assuming Equal variances in Excel 2013</w:t>
      </w:r>
    </w:p>
    <w:p w14:paraId="4876770A" w14:textId="77777777" w:rsidR="003211B6" w:rsidRPr="003211B6" w:rsidRDefault="003211B6" w:rsidP="003211B6">
      <w:pPr>
        <w:rPr>
          <w:lang w:eastAsia="en-IN"/>
        </w:rPr>
      </w:pPr>
    </w:p>
    <w:p w14:paraId="059A1B60" w14:textId="77777777" w:rsidR="002A16B8" w:rsidRPr="00EF48B9"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1: </w:t>
      </w:r>
      <w:r w:rsidRPr="00EF48B9">
        <w:rPr>
          <w:rFonts w:ascii="inherit" w:hAnsi="inherit" w:cs="Arial"/>
          <w:color w:val="777777"/>
          <w:szCs w:val="20"/>
        </w:rPr>
        <w:t xml:space="preserve">Compare the alpha level you </w:t>
      </w:r>
      <w:proofErr w:type="gramStart"/>
      <w:r w:rsidRPr="00EF48B9">
        <w:rPr>
          <w:rFonts w:ascii="inherit" w:hAnsi="inherit" w:cs="Arial"/>
          <w:color w:val="777777"/>
          <w:szCs w:val="20"/>
        </w:rPr>
        <w:t>types</w:t>
      </w:r>
      <w:proofErr w:type="gramEnd"/>
      <w:r w:rsidRPr="00EF48B9">
        <w:rPr>
          <w:rFonts w:ascii="inherit" w:hAnsi="inherit" w:cs="Arial"/>
          <w:color w:val="777777"/>
          <w:szCs w:val="20"/>
        </w:rPr>
        <w:t xml:space="preserve"> into the two sample t test Assuming Equal variances window (i.e. 0.05) to the alpha level listed in the output on the worksheet. If the alpha level in the output is larger than the alpha level you chose, you will be unable to </w:t>
      </w:r>
      <w:hyperlink r:id="rId1391" w:history="1">
        <w:r w:rsidRPr="00EF48B9">
          <w:rPr>
            <w:rStyle w:val="Hyperlink"/>
            <w:rFonts w:ascii="inherit" w:eastAsiaTheme="majorEastAsia" w:hAnsi="inherit" w:cs="Arial"/>
            <w:color w:val="05A9C5"/>
            <w:szCs w:val="20"/>
            <w:bdr w:val="none" w:sz="0" w:space="0" w:color="auto" w:frame="1"/>
          </w:rPr>
          <w:t>reject the null hypothesis</w:t>
        </w:r>
      </w:hyperlink>
      <w:r w:rsidRPr="00EF48B9">
        <w:rPr>
          <w:rFonts w:ascii="inherit" w:hAnsi="inherit" w:cs="Arial"/>
          <w:color w:val="777777"/>
          <w:szCs w:val="20"/>
        </w:rPr>
        <w:t>.</w:t>
      </w:r>
    </w:p>
    <w:p w14:paraId="5C30994E" w14:textId="77777777" w:rsidR="00E827FC" w:rsidRDefault="00E827FC" w:rsidP="00EF48B9">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443567CB" w14:textId="387E3128" w:rsidR="00EF48B9" w:rsidRDefault="002A16B8" w:rsidP="00EF48B9">
      <w:pPr>
        <w:pStyle w:val="NormalWeb"/>
        <w:shd w:val="clear" w:color="auto" w:fill="FFFFFF"/>
        <w:spacing w:before="0" w:beforeAutospacing="0" w:after="0" w:afterAutospacing="0"/>
        <w:textAlignment w:val="baseline"/>
        <w:rPr>
          <w:rFonts w:ascii="inherit" w:hAnsi="inherit" w:cs="Arial"/>
          <w:color w:val="777777"/>
          <w:szCs w:val="20"/>
        </w:rPr>
      </w:pPr>
      <w:r w:rsidRPr="00EF48B9">
        <w:rPr>
          <w:rFonts w:ascii="inherit" w:hAnsi="inherit" w:cs="Arial"/>
          <w:color w:val="0000FF"/>
          <w:szCs w:val="20"/>
          <w:bdr w:val="none" w:sz="0" w:space="0" w:color="auto" w:frame="1"/>
        </w:rPr>
        <w:t>Step 2: </w:t>
      </w:r>
      <w:r w:rsidRPr="00EF48B9">
        <w:rPr>
          <w:rFonts w:ascii="inherit" w:hAnsi="inherit" w:cs="Arial"/>
          <w:color w:val="777777"/>
          <w:szCs w:val="20"/>
        </w:rPr>
        <w:t>Compare the t-critical value in the output on the worksheet with the t-value listed. If the t-value is larger than the t-critical value, you can reject the null hypothesis. There are </w:t>
      </w:r>
      <w:r w:rsidRPr="00EF48B9">
        <w:rPr>
          <w:rStyle w:val="Emphasis"/>
          <w:rFonts w:ascii="inherit" w:hAnsi="inherit" w:cs="Arial"/>
          <w:color w:val="777777"/>
          <w:szCs w:val="20"/>
          <w:bdr w:val="none" w:sz="0" w:space="0" w:color="auto" w:frame="1"/>
        </w:rPr>
        <w:t>two</w:t>
      </w:r>
      <w:r w:rsidRPr="00EF48B9">
        <w:rPr>
          <w:rFonts w:ascii="inherit" w:hAnsi="inherit" w:cs="Arial"/>
          <w:color w:val="777777"/>
          <w:szCs w:val="20"/>
        </w:rPr>
        <w:t> t-critical values, one-tail and two-tail. If you aren’t sure if you have a</w:t>
      </w:r>
      <w:hyperlink r:id="rId1392" w:history="1">
        <w:r w:rsidRPr="00EF48B9">
          <w:rPr>
            <w:rStyle w:val="Hyperlink"/>
            <w:rFonts w:ascii="inherit" w:eastAsiaTheme="majorEastAsia" w:hAnsi="inherit" w:cs="Arial"/>
            <w:color w:val="05A9C5"/>
            <w:szCs w:val="20"/>
            <w:bdr w:val="none" w:sz="0" w:space="0" w:color="auto" w:frame="1"/>
          </w:rPr>
          <w:t> one-tailed test or a two-tailed test</w:t>
        </w:r>
      </w:hyperlink>
      <w:r w:rsidRPr="00EF48B9">
        <w:rPr>
          <w:rFonts w:ascii="inherit" w:hAnsi="inherit" w:cs="Arial"/>
          <w:color w:val="777777"/>
          <w:szCs w:val="20"/>
        </w:rPr>
        <w:t>, always compare the t-value to the two-tail t critical value.</w:t>
      </w:r>
    </w:p>
    <w:p w14:paraId="56840337" w14:textId="77777777" w:rsidR="00EF48B9" w:rsidRPr="00EF48B9" w:rsidRDefault="00EF48B9" w:rsidP="00EF48B9">
      <w:pPr>
        <w:pStyle w:val="NormalWeb"/>
        <w:shd w:val="clear" w:color="auto" w:fill="FFFFFF"/>
        <w:spacing w:before="0" w:beforeAutospacing="0" w:after="0" w:afterAutospacing="0"/>
        <w:textAlignment w:val="baseline"/>
        <w:rPr>
          <w:rFonts w:ascii="inherit" w:hAnsi="inherit" w:cs="Arial"/>
          <w:color w:val="777777"/>
          <w:szCs w:val="20"/>
        </w:rPr>
      </w:pPr>
    </w:p>
    <w:p w14:paraId="682F38E7" w14:textId="2AC78B3D" w:rsidR="002A16B8" w:rsidRPr="009E27C7"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E27C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Two-sample t test assuming Unequal variances.</w:t>
      </w:r>
    </w:p>
    <w:p w14:paraId="76A6D35A" w14:textId="03E2E58B" w:rsidR="002A16B8" w:rsidRPr="00C23A96" w:rsidRDefault="002A16B8" w:rsidP="002A16B8">
      <w:pPr>
        <w:pStyle w:val="NormalWeb"/>
        <w:shd w:val="clear" w:color="auto" w:fill="FFFFFF"/>
        <w:spacing w:before="0" w:beforeAutospacing="0" w:after="0" w:afterAutospacing="0"/>
        <w:textAlignment w:val="baseline"/>
        <w:rPr>
          <w:rFonts w:ascii="inherit" w:hAnsi="inherit" w:cs="Arial"/>
          <w:color w:val="777777"/>
          <w:sz w:val="22"/>
          <w:szCs w:val="20"/>
        </w:rPr>
      </w:pPr>
      <w:r>
        <w:rPr>
          <w:rFonts w:ascii="inherit" w:hAnsi="inherit" w:cs="Arial"/>
          <w:color w:val="777777"/>
          <w:sz w:val="20"/>
          <w:szCs w:val="20"/>
        </w:rPr>
        <w:br/>
      </w:r>
      <w:r w:rsidRPr="00C23A96">
        <w:rPr>
          <w:rFonts w:ascii="inherit" w:hAnsi="inherit" w:cs="Arial"/>
          <w:color w:val="777777"/>
          <w:sz w:val="22"/>
          <w:szCs w:val="20"/>
        </w:rPr>
        <w:t>Watch the video or read the steps below:</w:t>
      </w:r>
    </w:p>
    <w:p w14:paraId="328CC03E" w14:textId="5CB7CD95" w:rsidR="009E27C7" w:rsidRDefault="009E27C7" w:rsidP="009E27C7">
      <w:pPr>
        <w:rPr>
          <w:rFonts w:ascii="inherit" w:eastAsia="Times New Roman" w:hAnsi="inherit" w:cs="Arial"/>
          <w:color w:val="777777"/>
          <w:sz w:val="20"/>
          <w:szCs w:val="20"/>
          <w:lang w:eastAsia="en-IN"/>
        </w:rPr>
      </w:pPr>
    </w:p>
    <w:p w14:paraId="1256BCC6" w14:textId="2494C422" w:rsidR="009E27C7" w:rsidRPr="009E27C7" w:rsidRDefault="009E27C7" w:rsidP="009E27C7">
      <w:pPr>
        <w:tabs>
          <w:tab w:val="left" w:pos="1728"/>
        </w:tabs>
        <w:rPr>
          <w:lang w:eastAsia="en-IN"/>
        </w:rPr>
      </w:pPr>
      <w:r>
        <w:rPr>
          <w:lang w:eastAsia="en-IN"/>
        </w:rPr>
        <w:tab/>
      </w:r>
    </w:p>
    <w:p w14:paraId="790710F0" w14:textId="6D2473DD" w:rsidR="002A16B8" w:rsidRDefault="00C23A96" w:rsidP="002A16B8">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2A7DDDB2" wp14:editId="7086C693">
            <wp:extent cx="4572000" cy="3429000"/>
            <wp:effectExtent l="0" t="0" r="0" b="0"/>
            <wp:docPr id="156" name="Video 156">
              <a:hlinkClick xmlns:a="http://schemas.openxmlformats.org/drawingml/2006/main" r:id="rId13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Video 156">
                      <a:hlinkClick r:id="rId1393"/>
                    </pic:cNvPr>
                    <pic:cNvPicPr/>
                  </pic:nvPicPr>
                  <pic:blipFill>
                    <a:blip r:embed="rId139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jfenou5hI&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1F21C119" w14:textId="7D7CF5D3"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3A9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Unequal Variances: Overview</w:t>
      </w:r>
    </w:p>
    <w:p w14:paraId="3DEFACBE" w14:textId="77777777" w:rsidR="00C23A96" w:rsidRPr="00C23A96" w:rsidRDefault="00C23A96" w:rsidP="00C23A96">
      <w:pPr>
        <w:rPr>
          <w:lang w:eastAsia="en-IN"/>
        </w:rPr>
      </w:pPr>
    </w:p>
    <w:p w14:paraId="6CF9A3F0" w14:textId="77777777" w:rsidR="002A16B8" w:rsidRPr="00C23A9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C23A96">
        <w:rPr>
          <w:rFonts w:ascii="inherit" w:hAnsi="inherit" w:cs="Arial"/>
          <w:color w:val="777777"/>
          <w:szCs w:val="20"/>
        </w:rPr>
        <w:t xml:space="preserve">A </w:t>
      </w:r>
      <w:proofErr w:type="gramStart"/>
      <w:r w:rsidRPr="00C23A96">
        <w:rPr>
          <w:rFonts w:ascii="inherit" w:hAnsi="inherit" w:cs="Arial"/>
          <w:color w:val="777777"/>
          <w:szCs w:val="20"/>
        </w:rPr>
        <w:t>two sample</w:t>
      </w:r>
      <w:proofErr w:type="gramEnd"/>
      <w:r w:rsidRPr="00C23A96">
        <w:rPr>
          <w:rFonts w:ascii="inherit" w:hAnsi="inherit" w:cs="Arial"/>
          <w:color w:val="777777"/>
          <w:szCs w:val="20"/>
        </w:rPr>
        <w:t xml:space="preserve"> t test assuming unequal variances is the most common type of t test in Excel 2013. You have three options in Excel for </w:t>
      </w:r>
      <w:hyperlink r:id="rId1395" w:tgtFrame="_blank" w:history="1">
        <w:r w:rsidRPr="00C23A96">
          <w:rPr>
            <w:rStyle w:val="Hyperlink"/>
            <w:rFonts w:ascii="inherit" w:eastAsiaTheme="majorEastAsia" w:hAnsi="inherit" w:cs="Arial"/>
            <w:color w:val="05A9C5"/>
            <w:szCs w:val="20"/>
            <w:bdr w:val="none" w:sz="0" w:space="0" w:color="auto" w:frame="1"/>
          </w:rPr>
          <w:t>t tests</w:t>
        </w:r>
      </w:hyperlink>
      <w:r w:rsidRPr="00C23A96">
        <w:rPr>
          <w:rFonts w:ascii="inherit" w:hAnsi="inherit" w:cs="Arial"/>
          <w:color w:val="777777"/>
          <w:szCs w:val="20"/>
        </w:rPr>
        <w:t xml:space="preserve">: assuming equal variances, assuming unequal variances and a paired two sample. The paired two sample for means in Excel is generally used if you have a sample you’re testing twice (i.e. a “Before” and an “After”) while the </w:t>
      </w:r>
      <w:proofErr w:type="gramStart"/>
      <w:r w:rsidRPr="00C23A96">
        <w:rPr>
          <w:rFonts w:ascii="inherit" w:hAnsi="inherit" w:cs="Arial"/>
          <w:color w:val="777777"/>
          <w:szCs w:val="20"/>
        </w:rPr>
        <w:t>two sample</w:t>
      </w:r>
      <w:proofErr w:type="gramEnd"/>
      <w:r w:rsidRPr="00C23A96">
        <w:rPr>
          <w:rFonts w:ascii="inherit" w:hAnsi="inherit" w:cs="Arial"/>
          <w:color w:val="777777"/>
          <w:szCs w:val="20"/>
        </w:rPr>
        <w:t xml:space="preserve"> test assuming equal variances is only used on the very rare occasion you know the population variance.</w:t>
      </w:r>
    </w:p>
    <w:p w14:paraId="40130F72" w14:textId="77777777" w:rsidR="002A16B8" w:rsidRPr="00C23A96"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23A96">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Two sample t test in Excel 2013 for unequal variance: Steps</w:t>
      </w:r>
    </w:p>
    <w:p w14:paraId="338EF22D" w14:textId="77777777" w:rsidR="00324C5C" w:rsidRDefault="00324C5C" w:rsidP="002A16B8">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p>
    <w:p w14:paraId="36445990" w14:textId="3919F313"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 </w:t>
      </w:r>
      <w:r w:rsidRPr="00A84FE6">
        <w:rPr>
          <w:rFonts w:ascii="inherit" w:hAnsi="inherit" w:cs="Arial"/>
          <w:color w:val="777777"/>
          <w:szCs w:val="20"/>
        </w:rPr>
        <w:t>Type your data into a worksheet in two columns.</w:t>
      </w:r>
    </w:p>
    <w:p w14:paraId="71AAF47E"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72CB849" w14:textId="7955F528"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2: </w:t>
      </w:r>
      <w:r w:rsidRPr="00A84FE6">
        <w:rPr>
          <w:rFonts w:ascii="inherit" w:hAnsi="inherit" w:cs="Arial"/>
          <w:color w:val="777777"/>
          <w:szCs w:val="20"/>
        </w:rPr>
        <w:t>State your null hypothesis (</w:t>
      </w:r>
      <w:hyperlink r:id="rId1396" w:anchor="state" w:history="1">
        <w:r w:rsidRPr="00A84FE6">
          <w:rPr>
            <w:rStyle w:val="Hyperlink"/>
            <w:rFonts w:ascii="inherit" w:eastAsiaTheme="majorEastAsia" w:hAnsi="inherit" w:cs="Arial"/>
            <w:color w:val="05A9C5"/>
            <w:szCs w:val="20"/>
            <w:bdr w:val="none" w:sz="0" w:space="0" w:color="auto" w:frame="1"/>
          </w:rPr>
          <w:t>How to state the null hypothesis</w:t>
        </w:r>
      </w:hyperlink>
      <w:r w:rsidRPr="00A84FE6">
        <w:rPr>
          <w:rFonts w:ascii="inherit" w:hAnsi="inherit" w:cs="Arial"/>
          <w:color w:val="777777"/>
          <w:szCs w:val="20"/>
        </w:rPr>
        <w:t>) (i.e. the means for both sets of data are the same).</w:t>
      </w:r>
    </w:p>
    <w:p w14:paraId="2FE9F7D5"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09A6B399" w14:textId="46727471"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3: </w:t>
      </w:r>
      <w:r w:rsidRPr="00A84FE6">
        <w:rPr>
          <w:rFonts w:ascii="inherit" w:hAnsi="inherit" w:cs="Arial"/>
          <w:color w:val="777777"/>
          <w:szCs w:val="20"/>
        </w:rPr>
        <w:t>Click “Data” and then click “Data analysis.” If you don’t see Data Analysis, </w:t>
      </w:r>
      <w:hyperlink r:id="rId1397" w:history="1">
        <w:r w:rsidRPr="00A84FE6">
          <w:rPr>
            <w:rStyle w:val="Hyperlink"/>
            <w:rFonts w:ascii="inherit" w:eastAsiaTheme="majorEastAsia" w:hAnsi="inherit" w:cs="Arial"/>
            <w:color w:val="05A9C5"/>
            <w:szCs w:val="20"/>
            <w:bdr w:val="none" w:sz="0" w:space="0" w:color="auto" w:frame="1"/>
          </w:rPr>
          <w:t xml:space="preserve">load the Data Analysis </w:t>
        </w:r>
        <w:proofErr w:type="spellStart"/>
        <w:r w:rsidRPr="00A84FE6">
          <w:rPr>
            <w:rStyle w:val="Hyperlink"/>
            <w:rFonts w:ascii="inherit" w:eastAsiaTheme="majorEastAsia" w:hAnsi="inherit" w:cs="Arial"/>
            <w:color w:val="05A9C5"/>
            <w:szCs w:val="20"/>
            <w:bdr w:val="none" w:sz="0" w:space="0" w:color="auto" w:frame="1"/>
          </w:rPr>
          <w:t>Toolpak</w:t>
        </w:r>
        <w:proofErr w:type="spellEnd"/>
      </w:hyperlink>
      <w:r w:rsidRPr="00A84FE6">
        <w:rPr>
          <w:rFonts w:ascii="inherit" w:hAnsi="inherit" w:cs="Arial"/>
          <w:color w:val="777777"/>
          <w:szCs w:val="20"/>
        </w:rPr>
        <w:t>.</w:t>
      </w:r>
    </w:p>
    <w:p w14:paraId="3EA843ED"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5B44976C" w14:textId="3DD5659E"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4: </w:t>
      </w:r>
      <w:r w:rsidRPr="00A84FE6">
        <w:rPr>
          <w:rFonts w:ascii="inherit" w:hAnsi="inherit" w:cs="Arial"/>
          <w:color w:val="777777"/>
          <w:szCs w:val="20"/>
        </w:rPr>
        <w:t xml:space="preserve">Click “t test two sample Assuming unequal </w:t>
      </w:r>
      <w:proofErr w:type="gramStart"/>
      <w:r w:rsidRPr="00A84FE6">
        <w:rPr>
          <w:rFonts w:ascii="inherit" w:hAnsi="inherit" w:cs="Arial"/>
          <w:color w:val="777777"/>
          <w:szCs w:val="20"/>
        </w:rPr>
        <w:t>variances ”</w:t>
      </w:r>
      <w:proofErr w:type="gramEnd"/>
      <w:r w:rsidRPr="00A84FE6">
        <w:rPr>
          <w:rFonts w:ascii="inherit" w:hAnsi="inherit" w:cs="Arial"/>
          <w:color w:val="777777"/>
          <w:szCs w:val="20"/>
        </w:rPr>
        <w:t xml:space="preserve"> and then click the “OK” button. This will open the t test two sample Assuming unequal variances dialog box.</w:t>
      </w:r>
    </w:p>
    <w:p w14:paraId="12D944B7"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171F5D4" w14:textId="5842B9A8"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5: </w:t>
      </w:r>
      <w:r w:rsidRPr="00A84FE6">
        <w:rPr>
          <w:rFonts w:ascii="inherit" w:hAnsi="inherit" w:cs="Arial"/>
          <w:color w:val="777777"/>
          <w:szCs w:val="20"/>
        </w:rPr>
        <w:t>Type the location for your first set of data into the “Variable 1” box.</w:t>
      </w:r>
    </w:p>
    <w:p w14:paraId="5E6E010F"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3BF0BFED" w14:textId="342DDC6D"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6: </w:t>
      </w:r>
      <w:r w:rsidRPr="00A84FE6">
        <w:rPr>
          <w:rFonts w:ascii="inherit" w:hAnsi="inherit" w:cs="Arial"/>
          <w:color w:val="777777"/>
          <w:szCs w:val="20"/>
        </w:rPr>
        <w:t>Type the location for your first set of data into the “Variable 2” box.</w:t>
      </w:r>
    </w:p>
    <w:p w14:paraId="4C482E4C"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1DFFAEF5" w14:textId="3D2B96E2"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7: </w:t>
      </w:r>
      <w:r w:rsidRPr="00A84FE6">
        <w:rPr>
          <w:rFonts w:ascii="inherit" w:hAnsi="inherit" w:cs="Arial"/>
          <w:color w:val="777777"/>
          <w:szCs w:val="20"/>
        </w:rPr>
        <w:t xml:space="preserve">Type a number into the Hypothesized Mean Difference box. The hypothesized mean difference should have been stated when you wrote your null hypothesis. For </w:t>
      </w:r>
      <w:r w:rsidRPr="00A84FE6">
        <w:rPr>
          <w:rFonts w:ascii="inherit" w:hAnsi="inherit" w:cs="Arial"/>
          <w:color w:val="777777"/>
          <w:szCs w:val="20"/>
        </w:rPr>
        <w:lastRenderedPageBreak/>
        <w:t>example, if you think the means are the same then the hypothesized mean difference is 0.</w:t>
      </w:r>
    </w:p>
    <w:p w14:paraId="0E1AA341"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4E7A7E5" w14:textId="0824FD6B"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8: </w:t>
      </w:r>
      <w:r w:rsidRPr="00A84FE6">
        <w:rPr>
          <w:rFonts w:ascii="inherit" w:hAnsi="inherit" w:cs="Arial"/>
          <w:color w:val="777777"/>
          <w:szCs w:val="20"/>
        </w:rPr>
        <w:t>Check the “Labels” box (assuming you included labels for your data, which is always a good idea).</w:t>
      </w:r>
    </w:p>
    <w:p w14:paraId="1F867FD1"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7620F38D" w14:textId="2EF59CA0"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9: </w:t>
      </w:r>
      <w:r w:rsidRPr="00A84FE6">
        <w:rPr>
          <w:rFonts w:ascii="inherit" w:hAnsi="inherit" w:cs="Arial"/>
          <w:color w:val="777777"/>
          <w:szCs w:val="20"/>
        </w:rPr>
        <w:t>Click the “Alpha level” box and then type an </w:t>
      </w:r>
      <w:hyperlink r:id="rId1398" w:history="1">
        <w:r w:rsidRPr="00A84FE6">
          <w:rPr>
            <w:rStyle w:val="Hyperlink"/>
            <w:rFonts w:ascii="inherit" w:eastAsiaTheme="majorEastAsia" w:hAnsi="inherit" w:cs="Arial"/>
            <w:color w:val="05A9C5"/>
            <w:szCs w:val="20"/>
            <w:bdr w:val="none" w:sz="0" w:space="0" w:color="auto" w:frame="1"/>
          </w:rPr>
          <w:t>alpha level</w:t>
        </w:r>
      </w:hyperlink>
      <w:r w:rsidRPr="00A84FE6">
        <w:rPr>
          <w:rFonts w:ascii="inherit" w:hAnsi="inherit" w:cs="Arial"/>
          <w:color w:val="777777"/>
          <w:szCs w:val="20"/>
        </w:rPr>
        <w:t>. the default is 0.05, which is a standard alpha level for these tests.</w:t>
      </w:r>
    </w:p>
    <w:p w14:paraId="52A48D06"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92C4FB2" w14:textId="05E238AA" w:rsidR="002A16B8" w:rsidRPr="00A84FE6"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10: </w:t>
      </w:r>
      <w:r w:rsidRPr="00A84FE6">
        <w:rPr>
          <w:rFonts w:ascii="inherit" w:hAnsi="inherit" w:cs="Arial"/>
          <w:color w:val="777777"/>
          <w:szCs w:val="20"/>
        </w:rPr>
        <w:t>Click the “Output Range” box and select an area for your output.</w:t>
      </w:r>
    </w:p>
    <w:p w14:paraId="0FBD799E" w14:textId="77777777" w:rsidR="00A84FE6" w:rsidRDefault="00A84FE6" w:rsidP="002A16B8">
      <w:pPr>
        <w:pStyle w:val="NormalWeb"/>
        <w:shd w:val="clear" w:color="auto" w:fill="FFFFFF"/>
        <w:spacing w:before="0" w:beforeAutospacing="0" w:after="0" w:afterAutospacing="0"/>
        <w:textAlignment w:val="baseline"/>
        <w:rPr>
          <w:rFonts w:ascii="inherit" w:hAnsi="inherit" w:cs="Arial"/>
          <w:color w:val="0000FF"/>
          <w:szCs w:val="20"/>
          <w:bdr w:val="none" w:sz="0" w:space="0" w:color="auto" w:frame="1"/>
        </w:rPr>
      </w:pPr>
    </w:p>
    <w:p w14:paraId="63FA5A05" w14:textId="5D70BE04" w:rsidR="002A16B8" w:rsidRDefault="002A16B8" w:rsidP="002A16B8">
      <w:pPr>
        <w:pStyle w:val="NormalWeb"/>
        <w:shd w:val="clear" w:color="auto" w:fill="FFFFFF"/>
        <w:spacing w:before="0" w:beforeAutospacing="0" w:after="0" w:afterAutospacing="0"/>
        <w:textAlignment w:val="baseline"/>
        <w:rPr>
          <w:rFonts w:ascii="inherit" w:hAnsi="inherit" w:cs="Arial"/>
          <w:color w:val="777777"/>
          <w:szCs w:val="20"/>
        </w:rPr>
      </w:pPr>
      <w:r w:rsidRPr="00A84FE6">
        <w:rPr>
          <w:rFonts w:ascii="inherit" w:hAnsi="inherit" w:cs="Arial"/>
          <w:color w:val="0000FF"/>
          <w:szCs w:val="20"/>
          <w:bdr w:val="none" w:sz="0" w:space="0" w:color="auto" w:frame="1"/>
        </w:rPr>
        <w:t>Step 11: </w:t>
      </w:r>
      <w:r w:rsidRPr="00A84FE6">
        <w:rPr>
          <w:rFonts w:ascii="inherit" w:hAnsi="inherit" w:cs="Arial"/>
          <w:color w:val="777777"/>
          <w:szCs w:val="20"/>
        </w:rPr>
        <w:t>Click the “OK” button.</w:t>
      </w:r>
    </w:p>
    <w:p w14:paraId="49368E7F" w14:textId="77777777" w:rsidR="001B4059" w:rsidRPr="00A84FE6" w:rsidRDefault="001B4059" w:rsidP="002A16B8">
      <w:pPr>
        <w:pStyle w:val="NormalWeb"/>
        <w:shd w:val="clear" w:color="auto" w:fill="FFFFFF"/>
        <w:spacing w:before="0" w:beforeAutospacing="0" w:after="0" w:afterAutospacing="0"/>
        <w:textAlignment w:val="baseline"/>
        <w:rPr>
          <w:rFonts w:ascii="inherit" w:hAnsi="inherit" w:cs="Arial"/>
          <w:color w:val="777777"/>
          <w:szCs w:val="20"/>
        </w:rPr>
      </w:pPr>
    </w:p>
    <w:p w14:paraId="165C6369" w14:textId="36F9CBB0" w:rsidR="002A16B8" w:rsidRDefault="002A16B8" w:rsidP="002A16B8">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B405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Reading </w:t>
      </w:r>
      <w:proofErr w:type="gramStart"/>
      <w:r w:rsidRPr="001B405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w:t>
      </w:r>
      <w:proofErr w:type="gramEnd"/>
      <w:r w:rsidRPr="001B405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Results from two sample t test unequal variance Excel 2013</w:t>
      </w:r>
    </w:p>
    <w:p w14:paraId="2807FD46" w14:textId="77777777" w:rsidR="003D67F4" w:rsidRPr="003D67F4" w:rsidRDefault="003D67F4" w:rsidP="003D67F4">
      <w:pPr>
        <w:rPr>
          <w:lang w:eastAsia="en-IN"/>
        </w:rPr>
      </w:pPr>
    </w:p>
    <w:p w14:paraId="715E74B4" w14:textId="4AE9417D" w:rsidR="002A16B8" w:rsidRDefault="00D07F14" w:rsidP="002A16B8">
      <w:pPr>
        <w:numPr>
          <w:ilvl w:val="0"/>
          <w:numId w:val="78"/>
        </w:numPr>
        <w:shd w:val="clear" w:color="auto" w:fill="FFFFFF"/>
        <w:spacing w:after="0" w:line="240" w:lineRule="auto"/>
        <w:ind w:left="450"/>
        <w:textAlignment w:val="baseline"/>
        <w:rPr>
          <w:rFonts w:ascii="inherit" w:hAnsi="inherit" w:cs="Arial"/>
          <w:color w:val="777777"/>
          <w:sz w:val="24"/>
          <w:szCs w:val="20"/>
        </w:rPr>
      </w:pPr>
      <w:hyperlink r:id="rId1399" w:history="1">
        <w:r w:rsidR="002A16B8" w:rsidRPr="003D67F4">
          <w:rPr>
            <w:rStyle w:val="Hyperlink"/>
            <w:rFonts w:ascii="inherit" w:hAnsi="inherit" w:cs="Arial"/>
            <w:color w:val="777777"/>
            <w:sz w:val="24"/>
            <w:szCs w:val="20"/>
            <w:bdr w:val="none" w:sz="0" w:space="0" w:color="auto" w:frame="1"/>
          </w:rPr>
          <w:t>Reject the null hypothesis</w:t>
        </w:r>
      </w:hyperlink>
      <w:r w:rsidR="002A16B8" w:rsidRPr="003D67F4">
        <w:rPr>
          <w:rFonts w:ascii="inherit" w:hAnsi="inherit" w:cs="Arial"/>
          <w:color w:val="777777"/>
          <w:sz w:val="24"/>
          <w:szCs w:val="20"/>
        </w:rPr>
        <w:t> if the alpha level in the output is smaller than your stated alpha level. For example, if the alpha level in the output is 0.03 and your alpha level from Step 9 was 0.05, you can reject the null hypothesis.</w:t>
      </w:r>
    </w:p>
    <w:p w14:paraId="718230B6" w14:textId="77777777" w:rsidR="00D810A9" w:rsidRPr="003D67F4" w:rsidRDefault="00D810A9" w:rsidP="00D810A9">
      <w:pPr>
        <w:shd w:val="clear" w:color="auto" w:fill="FFFFFF"/>
        <w:spacing w:after="0" w:line="240" w:lineRule="auto"/>
        <w:ind w:left="450"/>
        <w:textAlignment w:val="baseline"/>
        <w:rPr>
          <w:rFonts w:ascii="inherit" w:hAnsi="inherit" w:cs="Arial"/>
          <w:color w:val="777777"/>
          <w:sz w:val="24"/>
          <w:szCs w:val="20"/>
        </w:rPr>
      </w:pPr>
    </w:p>
    <w:p w14:paraId="4FB01B1F" w14:textId="77777777" w:rsidR="002A16B8" w:rsidRPr="003D67F4" w:rsidRDefault="002A16B8" w:rsidP="002A16B8">
      <w:pPr>
        <w:numPr>
          <w:ilvl w:val="0"/>
          <w:numId w:val="78"/>
        </w:numPr>
        <w:shd w:val="clear" w:color="auto" w:fill="FFFFFF"/>
        <w:spacing w:after="0" w:line="240" w:lineRule="auto"/>
        <w:ind w:left="450"/>
        <w:textAlignment w:val="baseline"/>
        <w:rPr>
          <w:rFonts w:ascii="inherit" w:hAnsi="inherit" w:cs="Arial"/>
          <w:color w:val="777777"/>
          <w:sz w:val="24"/>
          <w:szCs w:val="20"/>
        </w:rPr>
      </w:pPr>
      <w:r w:rsidRPr="003D67F4">
        <w:rPr>
          <w:rFonts w:ascii="inherit" w:hAnsi="inherit" w:cs="Arial"/>
          <w:color w:val="777777"/>
          <w:sz w:val="24"/>
          <w:szCs w:val="20"/>
        </w:rPr>
        <w:t>Compare the t-value with the t-critical value. If the t-value is larger than the t-critical value, reject the null hypothesis. There are two t-critical values—one for a one-tailed test and one for a two-tailed test. If you don’t know if you have a one or two tailed test, use the two tailed test figure (</w:t>
      </w:r>
      <w:hyperlink r:id="rId1400" w:history="1">
        <w:r w:rsidRPr="003D67F4">
          <w:rPr>
            <w:rStyle w:val="Hyperlink"/>
            <w:rFonts w:ascii="inherit" w:hAnsi="inherit" w:cs="Arial"/>
            <w:color w:val="777777"/>
            <w:sz w:val="24"/>
            <w:szCs w:val="20"/>
            <w:bdr w:val="none" w:sz="0" w:space="0" w:color="auto" w:frame="1"/>
          </w:rPr>
          <w:t> How to tell if you have a one-tailed test or a two-tailed test</w:t>
        </w:r>
      </w:hyperlink>
      <w:r w:rsidRPr="003D67F4">
        <w:rPr>
          <w:rFonts w:ascii="inherit" w:hAnsi="inherit" w:cs="Arial"/>
          <w:color w:val="777777"/>
          <w:sz w:val="24"/>
          <w:szCs w:val="20"/>
        </w:rPr>
        <w:t>).</w:t>
      </w:r>
    </w:p>
    <w:p w14:paraId="653A9D38" w14:textId="1CD3732B" w:rsidR="002A16B8" w:rsidRDefault="002A16B8" w:rsidP="002A16B8">
      <w:pPr>
        <w:rPr>
          <w:lang w:eastAsia="en-IN"/>
        </w:rPr>
      </w:pPr>
    </w:p>
    <w:p w14:paraId="76F601F9" w14:textId="0E09098D" w:rsidR="001E6511" w:rsidRPr="001E6511" w:rsidRDefault="00D07F14" w:rsidP="002A16B8">
      <w:pPr>
        <w:rPr>
          <w:sz w:val="28"/>
          <w:lang w:eastAsia="en-IN"/>
        </w:rPr>
      </w:pPr>
      <w:hyperlink r:id="rId1401" w:history="1">
        <w:r w:rsidR="001E6511" w:rsidRPr="001E6511">
          <w:rPr>
            <w:rStyle w:val="Hyperlink"/>
            <w:sz w:val="28"/>
            <w:lang w:eastAsia="en-IN"/>
          </w:rPr>
          <w:t>For more excel statistics refer this link</w:t>
        </w:r>
      </w:hyperlink>
    </w:p>
    <w:p w14:paraId="0524D1D5" w14:textId="5352700C" w:rsidR="005E22D7" w:rsidRDefault="00611245" w:rsidP="00611245">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E22D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T-score vs. </w:t>
      </w:r>
      <w:r w:rsidR="001B3920">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Z</w:t>
      </w:r>
      <w:r w:rsidRPr="005E22D7">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-score: </w:t>
      </w:r>
    </w:p>
    <w:p w14:paraId="35831168" w14:textId="77777777" w:rsidR="00FE237A" w:rsidRDefault="00FE237A" w:rsidP="00C83A64">
      <w:pPr>
        <w:rPr>
          <w:rFonts w:ascii="Arial" w:hAnsi="Arial" w:cs="Arial"/>
          <w:color w:val="777777"/>
          <w:sz w:val="20"/>
          <w:szCs w:val="20"/>
          <w:shd w:val="clear" w:color="auto" w:fill="FFFFFF"/>
        </w:rPr>
      </w:pPr>
    </w:p>
    <w:p w14:paraId="1F98BB1B" w14:textId="2F85A7CC" w:rsidR="00C83A64" w:rsidRDefault="002F35CF" w:rsidP="00C83A64">
      <w:pPr>
        <w:rPr>
          <w:lang w:eastAsia="en-IN"/>
        </w:rPr>
      </w:pPr>
      <w:r>
        <w:rPr>
          <w:rFonts w:ascii="Arial" w:hAnsi="Arial" w:cs="Arial"/>
          <w:color w:val="777777"/>
          <w:sz w:val="20"/>
          <w:szCs w:val="20"/>
          <w:shd w:val="clear" w:color="auto" w:fill="FFFFFF"/>
        </w:rPr>
        <w:t>Watch the video or read the article below:</w:t>
      </w:r>
    </w:p>
    <w:p w14:paraId="05721650" w14:textId="0724C028" w:rsidR="00C83A64" w:rsidRPr="00C83A64" w:rsidRDefault="00C83A64" w:rsidP="00C83A64">
      <w:pPr>
        <w:rPr>
          <w:lang w:eastAsia="en-IN"/>
        </w:rPr>
      </w:pPr>
      <w:r>
        <w:rPr>
          <w:noProof/>
          <w:lang w:eastAsia="en-IN"/>
        </w:rPr>
        <w:lastRenderedPageBreak/>
        <w:drawing>
          <wp:inline distT="0" distB="0" distL="0" distR="0" wp14:anchorId="27EC61F9" wp14:editId="4108275E">
            <wp:extent cx="4572000" cy="3429000"/>
            <wp:effectExtent l="0" t="0" r="0" b="0"/>
            <wp:docPr id="136" name="Video 136">
              <a:hlinkClick xmlns:a="http://schemas.openxmlformats.org/drawingml/2006/main" r:id="rId1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Video 136">
                      <a:hlinkClick r:id="rId1402"/>
                    </pic:cNvPr>
                    <pic:cNvPicPr/>
                  </pic:nvPicPr>
                  <pic:blipFill>
                    <a:blip r:embed="rId140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I_hXQ1vatV0&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83434BD" w14:textId="3918BD59" w:rsidR="00611245" w:rsidRPr="005E22D7" w:rsidRDefault="00611245" w:rsidP="00611245">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E22D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use a t score</w:t>
      </w:r>
    </w:p>
    <w:p w14:paraId="65D81F8F" w14:textId="7792391A"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DC4FDC">
        <w:rPr>
          <w:rFonts w:ascii="Arial" w:hAnsi="Arial" w:cs="Arial"/>
          <w:color w:val="777777"/>
          <w:szCs w:val="20"/>
        </w:rPr>
        <w:t>The general rule of thumb for </w:t>
      </w:r>
      <w:r w:rsidRPr="00DC4FDC">
        <w:rPr>
          <w:rStyle w:val="Emphasis"/>
          <w:rFonts w:ascii="inherit" w:eastAsiaTheme="majorEastAsia" w:hAnsi="inherit" w:cs="Arial"/>
          <w:color w:val="777777"/>
          <w:szCs w:val="20"/>
          <w:bdr w:val="none" w:sz="0" w:space="0" w:color="auto" w:frame="1"/>
        </w:rPr>
        <w:t>when</w:t>
      </w:r>
      <w:r w:rsidRPr="00DC4FDC">
        <w:rPr>
          <w:rFonts w:ascii="Arial" w:hAnsi="Arial" w:cs="Arial"/>
          <w:color w:val="777777"/>
          <w:szCs w:val="20"/>
        </w:rPr>
        <w:t> to use a </w:t>
      </w:r>
      <w:hyperlink r:id="rId1404" w:history="1">
        <w:r w:rsidRPr="00DC4FDC">
          <w:rPr>
            <w:rStyle w:val="Hyperlink"/>
            <w:rFonts w:ascii="inherit" w:hAnsi="inherit" w:cs="Arial"/>
            <w:color w:val="05A9C5"/>
            <w:szCs w:val="20"/>
            <w:bdr w:val="none" w:sz="0" w:space="0" w:color="auto" w:frame="1"/>
          </w:rPr>
          <w:t>t score </w:t>
        </w:r>
      </w:hyperlink>
      <w:r w:rsidRPr="00DC4FDC">
        <w:rPr>
          <w:rFonts w:ascii="Arial" w:hAnsi="Arial" w:cs="Arial"/>
          <w:color w:val="777777"/>
          <w:szCs w:val="20"/>
        </w:rPr>
        <w:t>is when your sample:</w:t>
      </w:r>
    </w:p>
    <w:p w14:paraId="3FA583F2" w14:textId="77777777" w:rsidR="00DC4FDC" w:rsidRPr="00DC4FDC" w:rsidRDefault="00DC4FDC" w:rsidP="00611245">
      <w:pPr>
        <w:pStyle w:val="NormalWeb"/>
        <w:shd w:val="clear" w:color="auto" w:fill="FFFFFF"/>
        <w:spacing w:before="0" w:beforeAutospacing="0" w:after="0" w:afterAutospacing="0"/>
        <w:textAlignment w:val="baseline"/>
        <w:rPr>
          <w:rFonts w:ascii="Arial" w:hAnsi="Arial" w:cs="Arial"/>
          <w:color w:val="777777"/>
          <w:szCs w:val="20"/>
        </w:rPr>
      </w:pPr>
    </w:p>
    <w:p w14:paraId="2F3F962E" w14:textId="77777777" w:rsidR="00611245" w:rsidRPr="00DC4FDC" w:rsidRDefault="00611245" w:rsidP="00611245">
      <w:pPr>
        <w:numPr>
          <w:ilvl w:val="0"/>
          <w:numId w:val="62"/>
        </w:numPr>
        <w:shd w:val="clear" w:color="auto" w:fill="FFFFFF"/>
        <w:spacing w:after="0" w:line="240" w:lineRule="auto"/>
        <w:ind w:left="450"/>
        <w:textAlignment w:val="baseline"/>
        <w:rPr>
          <w:rFonts w:ascii="inherit" w:hAnsi="inherit" w:cs="Arial"/>
          <w:color w:val="777777"/>
          <w:sz w:val="24"/>
          <w:szCs w:val="20"/>
        </w:rPr>
      </w:pPr>
      <w:r w:rsidRPr="00DC4FDC">
        <w:rPr>
          <w:rFonts w:ascii="inherit" w:hAnsi="inherit" w:cs="Arial"/>
          <w:color w:val="777777"/>
          <w:sz w:val="24"/>
          <w:szCs w:val="20"/>
        </w:rPr>
        <w:t>Has a </w:t>
      </w:r>
      <w:hyperlink r:id="rId1405" w:history="1">
        <w:r w:rsidRPr="00DC4FDC">
          <w:rPr>
            <w:rStyle w:val="Hyperlink"/>
            <w:rFonts w:ascii="inherit" w:hAnsi="inherit" w:cs="Arial"/>
            <w:color w:val="777777"/>
            <w:sz w:val="24"/>
            <w:szCs w:val="20"/>
            <w:bdr w:val="none" w:sz="0" w:space="0" w:color="auto" w:frame="1"/>
          </w:rPr>
          <w:t>sample size</w:t>
        </w:r>
      </w:hyperlink>
      <w:r w:rsidRPr="00DC4FDC">
        <w:rPr>
          <w:rFonts w:ascii="inherit" w:hAnsi="inherit" w:cs="Arial"/>
          <w:color w:val="777777"/>
          <w:sz w:val="24"/>
          <w:szCs w:val="20"/>
        </w:rPr>
        <w:t> below 30,</w:t>
      </w:r>
    </w:p>
    <w:p w14:paraId="35712566" w14:textId="4BC3AB29" w:rsidR="00611245" w:rsidRDefault="00611245" w:rsidP="00611245">
      <w:pPr>
        <w:numPr>
          <w:ilvl w:val="0"/>
          <w:numId w:val="62"/>
        </w:numPr>
        <w:shd w:val="clear" w:color="auto" w:fill="FFFFFF"/>
        <w:spacing w:after="0" w:line="240" w:lineRule="auto"/>
        <w:ind w:left="450"/>
        <w:textAlignment w:val="baseline"/>
        <w:rPr>
          <w:rFonts w:ascii="inherit" w:hAnsi="inherit" w:cs="Arial"/>
          <w:color w:val="777777"/>
          <w:sz w:val="24"/>
          <w:szCs w:val="20"/>
        </w:rPr>
      </w:pPr>
      <w:r w:rsidRPr="00DC4FDC">
        <w:rPr>
          <w:rFonts w:ascii="inherit" w:hAnsi="inherit" w:cs="Arial"/>
          <w:color w:val="777777"/>
          <w:sz w:val="24"/>
          <w:szCs w:val="20"/>
        </w:rPr>
        <w:t>Has an unknown population </w:t>
      </w:r>
      <w:hyperlink r:id="rId1406" w:history="1">
        <w:r w:rsidRPr="00DC4FDC">
          <w:rPr>
            <w:rStyle w:val="Hyperlink"/>
            <w:rFonts w:ascii="inherit" w:hAnsi="inherit" w:cs="Arial"/>
            <w:color w:val="777777"/>
            <w:sz w:val="24"/>
            <w:szCs w:val="20"/>
            <w:bdr w:val="none" w:sz="0" w:space="0" w:color="auto" w:frame="1"/>
          </w:rPr>
          <w:t>standard deviation</w:t>
        </w:r>
      </w:hyperlink>
      <w:r w:rsidRPr="00DC4FDC">
        <w:rPr>
          <w:rFonts w:ascii="inherit" w:hAnsi="inherit" w:cs="Arial"/>
          <w:color w:val="777777"/>
          <w:sz w:val="24"/>
          <w:szCs w:val="20"/>
        </w:rPr>
        <w:t>.</w:t>
      </w:r>
    </w:p>
    <w:p w14:paraId="2C8A3257" w14:textId="77777777" w:rsidR="00DC4FDC" w:rsidRPr="00DC4FDC" w:rsidRDefault="00DC4FDC" w:rsidP="00DC4FDC">
      <w:pPr>
        <w:shd w:val="clear" w:color="auto" w:fill="FFFFFF"/>
        <w:spacing w:after="0" w:line="240" w:lineRule="auto"/>
        <w:ind w:left="450"/>
        <w:textAlignment w:val="baseline"/>
        <w:rPr>
          <w:rFonts w:ascii="inherit" w:hAnsi="inherit" w:cs="Arial"/>
          <w:color w:val="777777"/>
          <w:sz w:val="24"/>
          <w:szCs w:val="20"/>
        </w:rPr>
      </w:pPr>
    </w:p>
    <w:p w14:paraId="50B486DB" w14:textId="77777777" w:rsidR="00611245" w:rsidRPr="00DC4FDC" w:rsidRDefault="00611245" w:rsidP="00611245">
      <w:pPr>
        <w:pStyle w:val="NormalWeb"/>
        <w:shd w:val="clear" w:color="auto" w:fill="FFFFFF"/>
        <w:spacing w:before="0" w:beforeAutospacing="0" w:after="0" w:afterAutospacing="0"/>
        <w:textAlignment w:val="baseline"/>
        <w:rPr>
          <w:rFonts w:ascii="Arial" w:hAnsi="Arial" w:cs="Arial"/>
          <w:color w:val="ED7D31" w:themeColor="accent2"/>
          <w:sz w:val="20"/>
          <w:szCs w:val="20"/>
        </w:rPr>
      </w:pPr>
      <w:r w:rsidRPr="00DC4FDC">
        <w:rPr>
          <w:rFonts w:ascii="Arial" w:hAnsi="Arial" w:cs="Arial"/>
          <w:color w:val="ED7D31" w:themeColor="accent2"/>
          <w:szCs w:val="20"/>
        </w:rPr>
        <w:t>You </w:t>
      </w:r>
      <w:r w:rsidRPr="00DC4FDC">
        <w:rPr>
          <w:rStyle w:val="Strong"/>
          <w:rFonts w:ascii="inherit" w:hAnsi="inherit" w:cs="Arial"/>
          <w:color w:val="ED7D31" w:themeColor="accent2"/>
          <w:szCs w:val="20"/>
          <w:bdr w:val="none" w:sz="0" w:space="0" w:color="auto" w:frame="1"/>
        </w:rPr>
        <w:t>must</w:t>
      </w:r>
      <w:r w:rsidRPr="00DC4FDC">
        <w:rPr>
          <w:rFonts w:ascii="Arial" w:hAnsi="Arial" w:cs="Arial"/>
          <w:color w:val="ED7D31" w:themeColor="accent2"/>
          <w:szCs w:val="20"/>
        </w:rPr>
        <w:t> know the standard deviation of the </w:t>
      </w:r>
      <w:r w:rsidRPr="00DC4FDC">
        <w:rPr>
          <w:rStyle w:val="Strong"/>
          <w:rFonts w:ascii="inherit" w:hAnsi="inherit" w:cs="Arial"/>
          <w:color w:val="ED7D31" w:themeColor="accent2"/>
          <w:szCs w:val="20"/>
          <w:bdr w:val="none" w:sz="0" w:space="0" w:color="auto" w:frame="1"/>
        </w:rPr>
        <w:t>population</w:t>
      </w:r>
      <w:r w:rsidRPr="00DC4FDC">
        <w:rPr>
          <w:rFonts w:ascii="Arial" w:hAnsi="Arial" w:cs="Arial"/>
          <w:color w:val="ED7D31" w:themeColor="accent2"/>
          <w:szCs w:val="20"/>
        </w:rPr>
        <w:t> </w:t>
      </w:r>
      <w:r w:rsidRPr="00DC4FDC">
        <w:rPr>
          <w:rStyle w:val="Emphasis"/>
          <w:rFonts w:ascii="inherit" w:eastAsiaTheme="majorEastAsia" w:hAnsi="inherit" w:cs="Arial"/>
          <w:color w:val="ED7D31" w:themeColor="accent2"/>
          <w:szCs w:val="20"/>
          <w:bdr w:val="none" w:sz="0" w:space="0" w:color="auto" w:frame="1"/>
        </w:rPr>
        <w:t>and </w:t>
      </w:r>
      <w:r w:rsidRPr="00DC4FDC">
        <w:rPr>
          <w:rFonts w:ascii="Arial" w:hAnsi="Arial" w:cs="Arial"/>
          <w:color w:val="ED7D31" w:themeColor="accent2"/>
          <w:szCs w:val="20"/>
        </w:rPr>
        <w:t>your sample size </w:t>
      </w:r>
      <w:r w:rsidRPr="00DC4FDC">
        <w:rPr>
          <w:rStyle w:val="Strong"/>
          <w:rFonts w:ascii="inherit" w:hAnsi="inherit" w:cs="Arial"/>
          <w:color w:val="ED7D31" w:themeColor="accent2"/>
          <w:szCs w:val="20"/>
          <w:bdr w:val="none" w:sz="0" w:space="0" w:color="auto" w:frame="1"/>
        </w:rPr>
        <w:t>should </w:t>
      </w:r>
      <w:r w:rsidRPr="00DC4FDC">
        <w:rPr>
          <w:rFonts w:ascii="Arial" w:hAnsi="Arial" w:cs="Arial"/>
          <w:color w:val="ED7D31" w:themeColor="accent2"/>
          <w:szCs w:val="20"/>
        </w:rPr>
        <w:t xml:space="preserve">be above 30 </w:t>
      </w:r>
      <w:proofErr w:type="gramStart"/>
      <w:r w:rsidRPr="00DC4FDC">
        <w:rPr>
          <w:rFonts w:ascii="Arial" w:hAnsi="Arial" w:cs="Arial"/>
          <w:color w:val="ED7D31" w:themeColor="accent2"/>
          <w:szCs w:val="20"/>
        </w:rPr>
        <w:t>in order for</w:t>
      </w:r>
      <w:proofErr w:type="gramEnd"/>
      <w:r w:rsidRPr="00DC4FDC">
        <w:rPr>
          <w:rFonts w:ascii="Arial" w:hAnsi="Arial" w:cs="Arial"/>
          <w:color w:val="ED7D31" w:themeColor="accent2"/>
          <w:szCs w:val="20"/>
        </w:rPr>
        <w:t xml:space="preserve"> you to be able to use the z-score. Otherwise, use the t-score</w:t>
      </w:r>
      <w:r w:rsidRPr="00DC4FDC">
        <w:rPr>
          <w:rFonts w:ascii="Arial" w:hAnsi="Arial" w:cs="Arial"/>
          <w:color w:val="ED7D31" w:themeColor="accent2"/>
          <w:sz w:val="20"/>
          <w:szCs w:val="20"/>
        </w:rPr>
        <w:t>.</w:t>
      </w:r>
    </w:p>
    <w:p w14:paraId="38A6605E" w14:textId="52BCD110" w:rsidR="00611245" w:rsidRDefault="00611245" w:rsidP="00611245">
      <w:pPr>
        <w:shd w:val="clear" w:color="auto" w:fill="FFFFFF"/>
        <w:textAlignment w:val="baseline"/>
        <w:rPr>
          <w:rFonts w:ascii="Arial" w:hAnsi="Arial" w:cs="Arial"/>
          <w:color w:val="777777"/>
          <w:sz w:val="20"/>
          <w:szCs w:val="20"/>
        </w:rPr>
      </w:pPr>
    </w:p>
    <w:p w14:paraId="0EAFBBFA" w14:textId="6E294F20" w:rsidR="00490620" w:rsidRDefault="00490620" w:rsidP="00611245">
      <w:pPr>
        <w:shd w:val="clear" w:color="auto" w:fill="FFFFFF"/>
        <w:textAlignment w:val="baseline"/>
        <w:rPr>
          <w:rFonts w:ascii="Arial" w:hAnsi="Arial" w:cs="Arial"/>
          <w:color w:val="777777"/>
          <w:sz w:val="20"/>
          <w:szCs w:val="20"/>
        </w:rPr>
      </w:pPr>
      <w:r w:rsidRPr="00490620">
        <w:rPr>
          <w:noProof/>
        </w:rPr>
        <w:drawing>
          <wp:inline distT="0" distB="0" distL="0" distR="0" wp14:anchorId="1BAF5AC3" wp14:editId="3139BD56">
            <wp:extent cx="3448050" cy="32289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7"/>
                    <a:stretch>
                      <a:fillRect/>
                    </a:stretch>
                  </pic:blipFill>
                  <pic:spPr>
                    <a:xfrm>
                      <a:off x="0" y="0"/>
                      <a:ext cx="3448050" cy="3228975"/>
                    </a:xfrm>
                    <a:prstGeom prst="rect">
                      <a:avLst/>
                    </a:prstGeom>
                  </pic:spPr>
                </pic:pic>
              </a:graphicData>
            </a:graphic>
          </wp:inline>
        </w:drawing>
      </w:r>
    </w:p>
    <w:p w14:paraId="61CBC3B3" w14:textId="77777777" w:rsidR="00611245" w:rsidRDefault="00611245" w:rsidP="0061124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lastRenderedPageBreak/>
        <w:t>When to use a t-score vs. z-score.</w:t>
      </w:r>
    </w:p>
    <w:p w14:paraId="531638ED" w14:textId="77777777" w:rsidR="00374E3E" w:rsidRDefault="00374E3E" w:rsidP="00611245">
      <w:pPr>
        <w:pStyle w:val="NormalWeb"/>
        <w:shd w:val="clear" w:color="auto" w:fill="FFFFFF"/>
        <w:spacing w:before="0" w:beforeAutospacing="0" w:after="0" w:afterAutospacing="0"/>
        <w:textAlignment w:val="baseline"/>
        <w:rPr>
          <w:rFonts w:ascii="Arial" w:hAnsi="Arial" w:cs="Arial"/>
          <w:color w:val="777777"/>
          <w:sz w:val="20"/>
          <w:szCs w:val="20"/>
        </w:rPr>
      </w:pPr>
    </w:p>
    <w:p w14:paraId="110FCD74" w14:textId="2241F66E"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74E3E">
        <w:rPr>
          <w:rFonts w:ascii="Arial" w:hAnsi="Arial" w:cs="Arial"/>
          <w:color w:val="777777"/>
          <w:szCs w:val="20"/>
        </w:rPr>
        <w:t>In real life though, it’s more common just to use the </w:t>
      </w:r>
      <w:hyperlink r:id="rId1408" w:history="1">
        <w:r w:rsidRPr="00374E3E">
          <w:rPr>
            <w:rStyle w:val="Hyperlink"/>
            <w:rFonts w:ascii="inherit" w:hAnsi="inherit" w:cs="Arial"/>
            <w:color w:val="05A9C5"/>
            <w:szCs w:val="20"/>
            <w:bdr w:val="none" w:sz="0" w:space="0" w:color="auto" w:frame="1"/>
          </w:rPr>
          <w:t>t-distribution</w:t>
        </w:r>
      </w:hyperlink>
      <w:r w:rsidRPr="00374E3E">
        <w:rPr>
          <w:rFonts w:ascii="Arial" w:hAnsi="Arial" w:cs="Arial"/>
          <w:color w:val="777777"/>
          <w:szCs w:val="20"/>
        </w:rPr>
        <w:t> as we usually don’t know sigma (</w:t>
      </w:r>
      <w:proofErr w:type="spellStart"/>
      <w:r w:rsidRPr="00374E3E">
        <w:rPr>
          <w:rFonts w:ascii="Arial" w:hAnsi="Arial" w:cs="Arial"/>
          <w:color w:val="777777"/>
          <w:szCs w:val="20"/>
        </w:rPr>
        <w:t>SoSci</w:t>
      </w:r>
      <w:proofErr w:type="spellEnd"/>
      <w:r w:rsidRPr="00374E3E">
        <w:rPr>
          <w:rFonts w:ascii="Arial" w:hAnsi="Arial" w:cs="Arial"/>
          <w:color w:val="777777"/>
          <w:szCs w:val="20"/>
        </w:rPr>
        <w:t>, 1999).</w:t>
      </w:r>
    </w:p>
    <w:p w14:paraId="579799A6" w14:textId="77777777" w:rsidR="00D55DE7" w:rsidRPr="00374E3E" w:rsidRDefault="00D55DE7" w:rsidP="00611245">
      <w:pPr>
        <w:pStyle w:val="NormalWeb"/>
        <w:shd w:val="clear" w:color="auto" w:fill="FFFFFF"/>
        <w:spacing w:before="0" w:beforeAutospacing="0" w:after="0" w:afterAutospacing="0"/>
        <w:textAlignment w:val="baseline"/>
        <w:rPr>
          <w:rFonts w:ascii="Arial" w:hAnsi="Arial" w:cs="Arial"/>
          <w:color w:val="777777"/>
          <w:szCs w:val="20"/>
        </w:rPr>
      </w:pPr>
    </w:p>
    <w:p w14:paraId="2649924A" w14:textId="77777777" w:rsidR="00611245" w:rsidRPr="00374E3E" w:rsidRDefault="00611245" w:rsidP="00611245">
      <w:pPr>
        <w:pStyle w:val="NormalWeb"/>
        <w:shd w:val="clear" w:color="auto" w:fill="F9F9F9"/>
        <w:spacing w:before="0" w:beforeAutospacing="0" w:after="0" w:afterAutospacing="0"/>
        <w:textAlignment w:val="baseline"/>
        <w:rPr>
          <w:rFonts w:ascii="inherit" w:hAnsi="inherit" w:cs="Arial"/>
          <w:i/>
          <w:iCs/>
          <w:color w:val="777777"/>
          <w:szCs w:val="20"/>
        </w:rPr>
      </w:pPr>
      <w:r w:rsidRPr="00374E3E">
        <w:rPr>
          <w:rFonts w:ascii="inherit" w:hAnsi="inherit" w:cs="Arial"/>
          <w:i/>
          <w:iCs/>
          <w:color w:val="777777"/>
          <w:szCs w:val="20"/>
        </w:rPr>
        <w:t>“</w:t>
      </w:r>
      <w:r w:rsidRPr="002D3A43">
        <w:rPr>
          <w:rFonts w:ascii="inherit" w:hAnsi="inherit" w:cs="Arial"/>
          <w:i/>
          <w:iCs/>
          <w:color w:val="ED7D31" w:themeColor="accent2"/>
          <w:sz w:val="26"/>
          <w:szCs w:val="20"/>
        </w:rPr>
        <w:t>When a sample has more than 30 observations, the normal distribution </w:t>
      </w:r>
      <w:r w:rsidRPr="002D3A43">
        <w:rPr>
          <w:rStyle w:val="Emphasis"/>
          <w:rFonts w:ascii="inherit" w:eastAsiaTheme="majorEastAsia" w:hAnsi="inherit" w:cs="Arial"/>
          <w:i w:val="0"/>
          <w:iCs w:val="0"/>
          <w:color w:val="ED7D31" w:themeColor="accent2"/>
          <w:sz w:val="26"/>
          <w:szCs w:val="20"/>
          <w:bdr w:val="none" w:sz="0" w:space="0" w:color="auto" w:frame="1"/>
        </w:rPr>
        <w:t>can </w:t>
      </w:r>
      <w:r w:rsidRPr="002D3A43">
        <w:rPr>
          <w:rFonts w:ascii="inherit" w:hAnsi="inherit" w:cs="Arial"/>
          <w:i/>
          <w:iCs/>
          <w:color w:val="ED7D31" w:themeColor="accent2"/>
          <w:sz w:val="26"/>
          <w:szCs w:val="20"/>
        </w:rPr>
        <w:t>be used in place of the t distribution</w:t>
      </w:r>
      <w:r w:rsidRPr="00374E3E">
        <w:rPr>
          <w:rFonts w:ascii="inherit" w:hAnsi="inherit" w:cs="Arial"/>
          <w:i/>
          <w:iCs/>
          <w:color w:val="777777"/>
          <w:szCs w:val="20"/>
        </w:rPr>
        <w:t>.” (Meier et.al, p. 191).</w:t>
      </w:r>
    </w:p>
    <w:p w14:paraId="6CA3B5FD" w14:textId="77777777" w:rsidR="00D55DE7" w:rsidRDefault="00D55DE7" w:rsidP="00611245">
      <w:pPr>
        <w:pStyle w:val="NormalWeb"/>
        <w:shd w:val="clear" w:color="auto" w:fill="FFFFFF"/>
        <w:spacing w:before="0" w:beforeAutospacing="0" w:after="0" w:afterAutospacing="0"/>
        <w:textAlignment w:val="baseline"/>
        <w:rPr>
          <w:rFonts w:ascii="Arial" w:hAnsi="Arial" w:cs="Arial"/>
          <w:color w:val="777777"/>
          <w:szCs w:val="20"/>
        </w:rPr>
      </w:pPr>
    </w:p>
    <w:p w14:paraId="6F7DEEBB" w14:textId="0565CC9C" w:rsidR="00611245"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74E3E">
        <w:rPr>
          <w:rFonts w:ascii="Arial" w:hAnsi="Arial" w:cs="Arial"/>
          <w:color w:val="777777"/>
          <w:szCs w:val="20"/>
        </w:rPr>
        <w:t>Note the use of the word </w:t>
      </w:r>
      <w:r w:rsidRPr="00374E3E">
        <w:rPr>
          <w:rStyle w:val="Emphasis"/>
          <w:rFonts w:ascii="inherit" w:eastAsiaTheme="majorEastAsia" w:hAnsi="inherit" w:cs="Arial"/>
          <w:color w:val="777777"/>
          <w:szCs w:val="20"/>
          <w:bdr w:val="none" w:sz="0" w:space="0" w:color="auto" w:frame="1"/>
        </w:rPr>
        <w:t>can </w:t>
      </w:r>
      <w:r w:rsidRPr="00374E3E">
        <w:rPr>
          <w:rFonts w:ascii="Arial" w:hAnsi="Arial" w:cs="Arial"/>
          <w:color w:val="777777"/>
          <w:szCs w:val="20"/>
        </w:rPr>
        <w:t>in the above quote; The use of the t-distribution is theoretically sound for all sample sizes, but you *can* choose to use the normal for sample above 30.</w:t>
      </w:r>
    </w:p>
    <w:p w14:paraId="2D673266" w14:textId="77777777" w:rsidR="005612BD" w:rsidRPr="00374E3E" w:rsidRDefault="005612BD" w:rsidP="00611245">
      <w:pPr>
        <w:pStyle w:val="NormalWeb"/>
        <w:shd w:val="clear" w:color="auto" w:fill="FFFFFF"/>
        <w:spacing w:before="0" w:beforeAutospacing="0" w:after="0" w:afterAutospacing="0"/>
        <w:textAlignment w:val="baseline"/>
        <w:rPr>
          <w:rFonts w:ascii="Arial" w:hAnsi="Arial" w:cs="Arial"/>
          <w:color w:val="777777"/>
          <w:szCs w:val="20"/>
        </w:rPr>
      </w:pPr>
    </w:p>
    <w:p w14:paraId="4D3C7192" w14:textId="77777777" w:rsidR="00611245" w:rsidRPr="005612BD" w:rsidRDefault="00611245" w:rsidP="0061124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612B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T-Score vs. Z-Score: Z-score</w:t>
      </w:r>
    </w:p>
    <w:p w14:paraId="22DDCEC6" w14:textId="2BF22864" w:rsidR="00611245" w:rsidRPr="00F97B59"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334CCD">
        <w:rPr>
          <w:rFonts w:ascii="Arial" w:hAnsi="Arial" w:cs="Arial"/>
          <w:color w:val="ED7D31" w:themeColor="accent2"/>
          <w:szCs w:val="20"/>
        </w:rPr>
        <w:t>Technically, z-scores are a conversion of individual scores into a standard form. The conversion allows you to more easily compare different data; it is based on your knowledge about the </w:t>
      </w:r>
      <w:r w:rsidRPr="00334CCD">
        <w:rPr>
          <w:rStyle w:val="Strong"/>
          <w:rFonts w:ascii="inherit" w:hAnsi="inherit" w:cs="Arial"/>
          <w:color w:val="ED7D31" w:themeColor="accent2"/>
          <w:szCs w:val="20"/>
          <w:bdr w:val="none" w:sz="0" w:space="0" w:color="auto" w:frame="1"/>
        </w:rPr>
        <w:t>population’s standard deviation and mean</w:t>
      </w:r>
      <w:r w:rsidRPr="00F97B59">
        <w:rPr>
          <w:rStyle w:val="Strong"/>
          <w:rFonts w:ascii="inherit" w:hAnsi="inherit" w:cs="Arial"/>
          <w:color w:val="777777"/>
          <w:szCs w:val="20"/>
          <w:bdr w:val="none" w:sz="0" w:space="0" w:color="auto" w:frame="1"/>
        </w:rPr>
        <w:t>. </w:t>
      </w:r>
      <w:r w:rsidRPr="00F97B59">
        <w:rPr>
          <w:rFonts w:ascii="Arial" w:hAnsi="Arial" w:cs="Arial"/>
          <w:color w:val="777777"/>
          <w:szCs w:val="20"/>
        </w:rPr>
        <w:t>A z-score tells you how many standard deviations from the mean your result is. You can use your knowledge of normal distributions (like the </w:t>
      </w:r>
      <w:hyperlink r:id="rId1409" w:history="1">
        <w:r w:rsidRPr="00F97B59">
          <w:rPr>
            <w:rStyle w:val="Hyperlink"/>
            <w:rFonts w:ascii="inherit" w:hAnsi="inherit" w:cs="Arial"/>
            <w:color w:val="05A9C5"/>
            <w:szCs w:val="20"/>
            <w:bdr w:val="none" w:sz="0" w:space="0" w:color="auto" w:frame="1"/>
          </w:rPr>
          <w:t>68 95 and 99.7 rule</w:t>
        </w:r>
      </w:hyperlink>
      <w:r w:rsidRPr="00F97B59">
        <w:rPr>
          <w:rFonts w:ascii="Arial" w:hAnsi="Arial" w:cs="Arial"/>
          <w:color w:val="777777"/>
          <w:szCs w:val="20"/>
        </w:rPr>
        <w:t>) or the </w:t>
      </w:r>
      <w:hyperlink r:id="rId1410" w:history="1">
        <w:r w:rsidRPr="00F97B59">
          <w:rPr>
            <w:rStyle w:val="Hyperlink"/>
            <w:rFonts w:ascii="inherit" w:hAnsi="inherit" w:cs="Arial"/>
            <w:color w:val="05A9C5"/>
            <w:szCs w:val="20"/>
            <w:bdr w:val="none" w:sz="0" w:space="0" w:color="auto" w:frame="1"/>
          </w:rPr>
          <w:t>z-table</w:t>
        </w:r>
      </w:hyperlink>
      <w:r w:rsidRPr="00F97B59">
        <w:rPr>
          <w:rFonts w:ascii="Arial" w:hAnsi="Arial" w:cs="Arial"/>
          <w:color w:val="777777"/>
          <w:szCs w:val="20"/>
        </w:rPr>
        <w:t> to determine what percentage of the population will fall below or above your result.</w:t>
      </w:r>
      <w:r w:rsidRPr="00F97B59">
        <w:rPr>
          <w:rFonts w:ascii="Arial" w:hAnsi="Arial" w:cs="Arial"/>
          <w:color w:val="777777"/>
          <w:szCs w:val="20"/>
        </w:rPr>
        <w:br/>
      </w:r>
    </w:p>
    <w:p w14:paraId="0404443F" w14:textId="04044CC2" w:rsidR="007D535C" w:rsidRPr="00F97B59" w:rsidRDefault="007D535C" w:rsidP="00611245">
      <w:pPr>
        <w:pStyle w:val="NormalWeb"/>
        <w:shd w:val="clear" w:color="auto" w:fill="FFFFFF"/>
        <w:spacing w:before="0" w:beforeAutospacing="0" w:after="0" w:afterAutospacing="0"/>
        <w:textAlignment w:val="baseline"/>
        <w:rPr>
          <w:rFonts w:ascii="Arial" w:hAnsi="Arial" w:cs="Arial"/>
          <w:color w:val="777777"/>
          <w:szCs w:val="20"/>
        </w:rPr>
      </w:pPr>
      <w:r w:rsidRPr="00F97B59">
        <w:rPr>
          <w:noProof/>
          <w:sz w:val="32"/>
        </w:rPr>
        <w:drawing>
          <wp:inline distT="0" distB="0" distL="0" distR="0" wp14:anchorId="19053E4C" wp14:editId="01CB264F">
            <wp:extent cx="5731510" cy="3454400"/>
            <wp:effectExtent l="0" t="0" r="2540" b="0"/>
            <wp:docPr id="133" name="Picture 133" descr="The_Normal_Distribu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he_Normal_Distribution.svg"/>
                    <pic:cNvPicPr>
                      <a:picLocks noChangeAspect="1" noChangeArrowheads="1"/>
                    </pic:cNvPicPr>
                  </pic:nvPicPr>
                  <pic:blipFill>
                    <a:blip r:embed="rId1411">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530E9EC8" w14:textId="77777777" w:rsidR="007D535C" w:rsidRPr="00F97B59" w:rsidRDefault="007D535C" w:rsidP="00611245">
      <w:pPr>
        <w:pStyle w:val="NormalWeb"/>
        <w:shd w:val="clear" w:color="auto" w:fill="FFFFFF"/>
        <w:spacing w:before="0" w:beforeAutospacing="0" w:after="225" w:afterAutospacing="0"/>
        <w:textAlignment w:val="baseline"/>
        <w:rPr>
          <w:rFonts w:ascii="Arial" w:hAnsi="Arial" w:cs="Arial"/>
          <w:color w:val="777777"/>
          <w:szCs w:val="20"/>
        </w:rPr>
      </w:pPr>
    </w:p>
    <w:p w14:paraId="32524883" w14:textId="69894AFC" w:rsidR="00611245" w:rsidRPr="00F97B59" w:rsidRDefault="00611245" w:rsidP="00611245">
      <w:pPr>
        <w:pStyle w:val="NormalWeb"/>
        <w:shd w:val="clear" w:color="auto" w:fill="FFFFFF"/>
        <w:spacing w:before="0" w:beforeAutospacing="0" w:after="225" w:afterAutospacing="0"/>
        <w:textAlignment w:val="baseline"/>
        <w:rPr>
          <w:rFonts w:ascii="Arial" w:hAnsi="Arial" w:cs="Arial"/>
          <w:color w:val="777777"/>
          <w:szCs w:val="20"/>
        </w:rPr>
      </w:pPr>
      <w:r w:rsidRPr="00F97B59">
        <w:rPr>
          <w:rFonts w:ascii="Arial" w:hAnsi="Arial" w:cs="Arial"/>
          <w:color w:val="777777"/>
          <w:szCs w:val="20"/>
        </w:rPr>
        <w:t>The z-score is calculated using the formula:</w:t>
      </w:r>
    </w:p>
    <w:p w14:paraId="19B4A77A" w14:textId="77777777" w:rsidR="00611245" w:rsidRPr="00F97B59" w:rsidRDefault="00611245" w:rsidP="00611245">
      <w:pPr>
        <w:shd w:val="clear" w:color="auto" w:fill="FFFFFF"/>
        <w:jc w:val="center"/>
        <w:rPr>
          <w:rFonts w:ascii="Arial" w:hAnsi="Arial" w:cs="Arial"/>
          <w:color w:val="777777"/>
          <w:sz w:val="24"/>
          <w:szCs w:val="20"/>
        </w:rPr>
      </w:pPr>
      <w:r w:rsidRPr="00F97B59">
        <w:rPr>
          <w:rStyle w:val="Strong"/>
          <w:rFonts w:ascii="inherit" w:hAnsi="inherit" w:cs="Arial"/>
          <w:color w:val="777777"/>
          <w:sz w:val="24"/>
          <w:szCs w:val="20"/>
          <w:bdr w:val="none" w:sz="0" w:space="0" w:color="auto" w:frame="1"/>
        </w:rPr>
        <w:t>z = (X-μ)/σ</w:t>
      </w:r>
    </w:p>
    <w:p w14:paraId="4289BDA6" w14:textId="77777777" w:rsidR="00611245" w:rsidRPr="00F97B59" w:rsidRDefault="00611245" w:rsidP="00611245">
      <w:pPr>
        <w:rPr>
          <w:rFonts w:ascii="Times New Roman" w:hAnsi="Times New Roman" w:cs="Times New Roman"/>
          <w:sz w:val="32"/>
          <w:szCs w:val="24"/>
        </w:rPr>
      </w:pPr>
      <w:r w:rsidRPr="00F97B59">
        <w:rPr>
          <w:rFonts w:ascii="Arial" w:hAnsi="Arial" w:cs="Arial"/>
          <w:color w:val="777777"/>
          <w:sz w:val="24"/>
          <w:szCs w:val="20"/>
        </w:rPr>
        <w:br/>
      </w:r>
      <w:r w:rsidRPr="00F97B59">
        <w:rPr>
          <w:rStyle w:val="Strong"/>
          <w:rFonts w:ascii="Arial" w:hAnsi="Arial" w:cs="Arial"/>
          <w:color w:val="777777"/>
          <w:sz w:val="24"/>
          <w:szCs w:val="20"/>
          <w:bdr w:val="none" w:sz="0" w:space="0" w:color="auto" w:frame="1"/>
          <w:shd w:val="clear" w:color="auto" w:fill="FFFFFF"/>
        </w:rPr>
        <w:t>Where</w:t>
      </w:r>
      <w:r w:rsidRPr="00F97B59">
        <w:rPr>
          <w:rFonts w:ascii="Arial" w:hAnsi="Arial" w:cs="Arial"/>
          <w:color w:val="777777"/>
          <w:sz w:val="24"/>
          <w:szCs w:val="20"/>
          <w:shd w:val="clear" w:color="auto" w:fill="FFFFFF"/>
        </w:rPr>
        <w:t>:</w:t>
      </w:r>
    </w:p>
    <w:p w14:paraId="393D6A56" w14:textId="77777777" w:rsidR="00611245" w:rsidRPr="00F3293A" w:rsidRDefault="00611245" w:rsidP="00611245">
      <w:pPr>
        <w:numPr>
          <w:ilvl w:val="0"/>
          <w:numId w:val="63"/>
        </w:numPr>
        <w:shd w:val="clear" w:color="auto" w:fill="FFFFFF"/>
        <w:spacing w:after="0" w:line="240" w:lineRule="auto"/>
        <w:ind w:left="450"/>
        <w:textAlignment w:val="baseline"/>
        <w:rPr>
          <w:rFonts w:ascii="inherit" w:hAnsi="inherit" w:cs="Arial"/>
          <w:color w:val="777777"/>
          <w:sz w:val="26"/>
          <w:szCs w:val="20"/>
        </w:rPr>
      </w:pPr>
      <w:r w:rsidRPr="00F3293A">
        <w:rPr>
          <w:rFonts w:ascii="inherit" w:hAnsi="inherit" w:cs="Arial"/>
          <w:color w:val="777777"/>
          <w:sz w:val="26"/>
          <w:szCs w:val="20"/>
        </w:rPr>
        <w:t>σ is the population standard deviation and</w:t>
      </w:r>
    </w:p>
    <w:p w14:paraId="042547B4" w14:textId="4D707DB7" w:rsidR="00611245" w:rsidRPr="00F3293A" w:rsidRDefault="00611245" w:rsidP="00611245">
      <w:pPr>
        <w:numPr>
          <w:ilvl w:val="0"/>
          <w:numId w:val="63"/>
        </w:numPr>
        <w:shd w:val="clear" w:color="auto" w:fill="FFFFFF"/>
        <w:spacing w:after="0" w:line="240" w:lineRule="auto"/>
        <w:ind w:left="450"/>
        <w:textAlignment w:val="baseline"/>
        <w:rPr>
          <w:rFonts w:ascii="inherit" w:hAnsi="inherit" w:cs="Arial"/>
          <w:color w:val="777777"/>
          <w:sz w:val="26"/>
          <w:szCs w:val="20"/>
        </w:rPr>
      </w:pPr>
      <w:r w:rsidRPr="00F3293A">
        <w:rPr>
          <w:rFonts w:ascii="inherit" w:hAnsi="inherit" w:cs="Arial"/>
          <w:color w:val="777777"/>
          <w:sz w:val="26"/>
          <w:szCs w:val="20"/>
        </w:rPr>
        <w:lastRenderedPageBreak/>
        <w:t>μ is the population mean.</w:t>
      </w:r>
    </w:p>
    <w:p w14:paraId="6F93A67A" w14:textId="77777777" w:rsidR="00F3293A" w:rsidRPr="00F97B59" w:rsidRDefault="00F3293A" w:rsidP="00F3293A">
      <w:pPr>
        <w:shd w:val="clear" w:color="auto" w:fill="FFFFFF"/>
        <w:spacing w:after="0" w:line="240" w:lineRule="auto"/>
        <w:ind w:left="450"/>
        <w:textAlignment w:val="baseline"/>
        <w:rPr>
          <w:rFonts w:ascii="inherit" w:hAnsi="inherit" w:cs="Arial"/>
          <w:color w:val="777777"/>
          <w:sz w:val="24"/>
          <w:szCs w:val="20"/>
        </w:rPr>
      </w:pPr>
    </w:p>
    <w:p w14:paraId="253C6B6E" w14:textId="77777777" w:rsidR="00611245" w:rsidRPr="00221AA8" w:rsidRDefault="00611245" w:rsidP="00611245">
      <w:pPr>
        <w:pStyle w:val="NormalWeb"/>
        <w:shd w:val="clear" w:color="auto" w:fill="FFFFFF"/>
        <w:spacing w:before="0" w:beforeAutospacing="0" w:after="225" w:afterAutospacing="0"/>
        <w:textAlignment w:val="baseline"/>
        <w:rPr>
          <w:rFonts w:ascii="Arial" w:hAnsi="Arial" w:cs="Arial"/>
          <w:color w:val="ED7D31" w:themeColor="accent2"/>
          <w:szCs w:val="20"/>
        </w:rPr>
      </w:pPr>
      <w:r w:rsidRPr="00221AA8">
        <w:rPr>
          <w:rFonts w:ascii="Arial" w:hAnsi="Arial" w:cs="Arial"/>
          <w:color w:val="ED7D31" w:themeColor="accent2"/>
          <w:szCs w:val="20"/>
        </w:rPr>
        <w:t>The z-score formula doesn’t say anything about sample size; The rule of thumb applies that your sample size should be above 30 to use it.</w:t>
      </w:r>
    </w:p>
    <w:p w14:paraId="19F226CB" w14:textId="77777777" w:rsidR="00611245" w:rsidRPr="00D97BB3" w:rsidRDefault="00611245" w:rsidP="00611245">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97BB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T-Score vs. Z-Score: T-score</w:t>
      </w:r>
    </w:p>
    <w:p w14:paraId="79C6E653" w14:textId="77777777" w:rsidR="00611245" w:rsidRPr="00EB423D" w:rsidRDefault="00611245" w:rsidP="00611245">
      <w:pPr>
        <w:pStyle w:val="NormalWeb"/>
        <w:shd w:val="clear" w:color="auto" w:fill="FFFFFF"/>
        <w:spacing w:before="0" w:beforeAutospacing="0" w:after="0" w:afterAutospacing="0"/>
        <w:textAlignment w:val="baseline"/>
        <w:rPr>
          <w:rFonts w:ascii="Arial" w:hAnsi="Arial" w:cs="Arial"/>
          <w:color w:val="777777"/>
          <w:szCs w:val="20"/>
        </w:rPr>
      </w:pPr>
      <w:r w:rsidRPr="00EB423D">
        <w:rPr>
          <w:rFonts w:ascii="Arial" w:hAnsi="Arial" w:cs="Arial"/>
          <w:color w:val="777777"/>
          <w:szCs w:val="20"/>
        </w:rPr>
        <w:t>Like z-scores, t-scores are also a conversion of individual scores into a standard form. However, t-scores are used </w:t>
      </w:r>
      <w:r w:rsidRPr="00EB423D">
        <w:rPr>
          <w:rStyle w:val="Strong"/>
          <w:rFonts w:ascii="inherit" w:hAnsi="inherit" w:cs="Arial"/>
          <w:color w:val="777777"/>
          <w:szCs w:val="20"/>
          <w:bdr w:val="none" w:sz="0" w:space="0" w:color="auto" w:frame="1"/>
        </w:rPr>
        <w:t>when you don’t know the population standard deviation</w:t>
      </w:r>
      <w:r w:rsidRPr="00EB423D">
        <w:rPr>
          <w:rFonts w:ascii="Arial" w:hAnsi="Arial" w:cs="Arial"/>
          <w:color w:val="777777"/>
          <w:szCs w:val="20"/>
        </w:rPr>
        <w:t>; You make an estimate by using your sample.</w:t>
      </w:r>
    </w:p>
    <w:p w14:paraId="5E7F0146" w14:textId="77777777" w:rsidR="00611245" w:rsidRPr="00EB423D" w:rsidRDefault="00611245" w:rsidP="00611245">
      <w:pPr>
        <w:shd w:val="clear" w:color="auto" w:fill="FFFFFF"/>
        <w:jc w:val="center"/>
        <w:rPr>
          <w:rFonts w:ascii="Arial" w:hAnsi="Arial" w:cs="Arial"/>
          <w:color w:val="777777"/>
          <w:sz w:val="24"/>
          <w:szCs w:val="20"/>
        </w:rPr>
      </w:pPr>
      <w:r w:rsidRPr="00EB423D">
        <w:rPr>
          <w:rStyle w:val="Strong"/>
          <w:rFonts w:ascii="inherit" w:hAnsi="inherit" w:cs="Arial"/>
          <w:color w:val="777777"/>
          <w:sz w:val="24"/>
          <w:szCs w:val="20"/>
          <w:bdr w:val="none" w:sz="0" w:space="0" w:color="auto" w:frame="1"/>
        </w:rPr>
        <w:t>T = (X – μ) / [ s/√(n</w:t>
      </w:r>
      <w:proofErr w:type="gramStart"/>
      <w:r w:rsidRPr="00EB423D">
        <w:rPr>
          <w:rStyle w:val="Strong"/>
          <w:rFonts w:ascii="inherit" w:hAnsi="inherit" w:cs="Arial"/>
          <w:color w:val="777777"/>
          <w:sz w:val="24"/>
          <w:szCs w:val="20"/>
          <w:bdr w:val="none" w:sz="0" w:space="0" w:color="auto" w:frame="1"/>
        </w:rPr>
        <w:t>) ]</w:t>
      </w:r>
      <w:proofErr w:type="gramEnd"/>
      <w:r w:rsidRPr="00EB423D">
        <w:rPr>
          <w:rStyle w:val="Strong"/>
          <w:rFonts w:ascii="inherit" w:hAnsi="inherit" w:cs="Arial"/>
          <w:color w:val="777777"/>
          <w:sz w:val="24"/>
          <w:szCs w:val="20"/>
          <w:bdr w:val="none" w:sz="0" w:space="0" w:color="auto" w:frame="1"/>
        </w:rPr>
        <w:t>.</w:t>
      </w:r>
    </w:p>
    <w:p w14:paraId="4960D5D6" w14:textId="77777777" w:rsidR="00611245" w:rsidRPr="00EB423D" w:rsidRDefault="00611245" w:rsidP="00611245">
      <w:pPr>
        <w:rPr>
          <w:rFonts w:ascii="Times New Roman" w:hAnsi="Times New Roman" w:cs="Times New Roman"/>
          <w:sz w:val="32"/>
          <w:szCs w:val="24"/>
        </w:rPr>
      </w:pPr>
      <w:r w:rsidRPr="00EB423D">
        <w:rPr>
          <w:rFonts w:ascii="Arial" w:hAnsi="Arial" w:cs="Arial"/>
          <w:color w:val="777777"/>
          <w:sz w:val="24"/>
          <w:szCs w:val="20"/>
        </w:rPr>
        <w:br/>
      </w:r>
      <w:r w:rsidRPr="00EB423D">
        <w:rPr>
          <w:rFonts w:ascii="Arial" w:hAnsi="Arial" w:cs="Arial"/>
          <w:color w:val="777777"/>
          <w:sz w:val="24"/>
          <w:szCs w:val="20"/>
          <w:shd w:val="clear" w:color="auto" w:fill="FFFFFF"/>
        </w:rPr>
        <w:t>Where:</w:t>
      </w:r>
    </w:p>
    <w:p w14:paraId="682A1BC7" w14:textId="77777777" w:rsidR="00EB423D" w:rsidRDefault="00611245" w:rsidP="00611245">
      <w:pPr>
        <w:numPr>
          <w:ilvl w:val="0"/>
          <w:numId w:val="64"/>
        </w:numPr>
        <w:shd w:val="clear" w:color="auto" w:fill="FFFFFF"/>
        <w:spacing w:after="0" w:line="240" w:lineRule="auto"/>
        <w:ind w:left="450"/>
        <w:textAlignment w:val="baseline"/>
        <w:rPr>
          <w:rFonts w:ascii="inherit" w:hAnsi="inherit" w:cs="Arial"/>
          <w:color w:val="777777"/>
          <w:sz w:val="24"/>
          <w:szCs w:val="20"/>
        </w:rPr>
      </w:pPr>
      <w:r w:rsidRPr="00EB423D">
        <w:rPr>
          <w:rFonts w:ascii="inherit" w:hAnsi="inherit" w:cs="Arial"/>
          <w:color w:val="777777"/>
          <w:sz w:val="24"/>
          <w:szCs w:val="20"/>
        </w:rPr>
        <w:t>s is the standard deviation of the sample</w:t>
      </w:r>
    </w:p>
    <w:p w14:paraId="22F852CD" w14:textId="6052EBBA" w:rsidR="00611245" w:rsidRPr="00EB423D" w:rsidRDefault="00611245" w:rsidP="00EB423D">
      <w:pPr>
        <w:shd w:val="clear" w:color="auto" w:fill="FFFFFF"/>
        <w:spacing w:after="0" w:line="240" w:lineRule="auto"/>
        <w:ind w:left="450"/>
        <w:textAlignment w:val="baseline"/>
        <w:rPr>
          <w:rFonts w:ascii="inherit" w:hAnsi="inherit" w:cs="Arial"/>
          <w:color w:val="777777"/>
          <w:sz w:val="24"/>
          <w:szCs w:val="20"/>
        </w:rPr>
      </w:pPr>
      <w:r w:rsidRPr="00EB423D">
        <w:rPr>
          <w:rFonts w:ascii="inherit" w:hAnsi="inherit" w:cs="Arial"/>
          <w:color w:val="777777"/>
          <w:sz w:val="24"/>
          <w:szCs w:val="20"/>
        </w:rPr>
        <w:t>.</w:t>
      </w:r>
    </w:p>
    <w:p w14:paraId="2B8D5711" w14:textId="77777777" w:rsidR="00611245" w:rsidRPr="00EB423D" w:rsidRDefault="00611245" w:rsidP="00611245">
      <w:pPr>
        <w:pStyle w:val="NormalWeb"/>
        <w:shd w:val="clear" w:color="auto" w:fill="FFFFFF"/>
        <w:spacing w:before="0" w:beforeAutospacing="0" w:after="225" w:afterAutospacing="0"/>
        <w:textAlignment w:val="baseline"/>
        <w:rPr>
          <w:rFonts w:ascii="Arial" w:hAnsi="Arial" w:cs="Arial"/>
          <w:color w:val="777777"/>
          <w:szCs w:val="20"/>
        </w:rPr>
      </w:pPr>
      <w:r w:rsidRPr="00EB423D">
        <w:rPr>
          <w:rFonts w:ascii="Arial" w:hAnsi="Arial" w:cs="Arial"/>
          <w:color w:val="777777"/>
          <w:szCs w:val="20"/>
        </w:rPr>
        <w:t>If you have a larger sample (over 30), the t-distribution and z-distribution look pretty much the same. Therefore, you can use either. That said, if you know σ, it doesn’t make much sense to use a sample estimate instead of the “real thing”, so just substitute σ into the equation in place of s:</w:t>
      </w:r>
    </w:p>
    <w:p w14:paraId="685203C9" w14:textId="77777777" w:rsidR="00611245" w:rsidRPr="00EB423D" w:rsidRDefault="00611245" w:rsidP="00611245">
      <w:pPr>
        <w:shd w:val="clear" w:color="auto" w:fill="FFFFFF"/>
        <w:jc w:val="center"/>
        <w:rPr>
          <w:rFonts w:ascii="Arial" w:hAnsi="Arial" w:cs="Arial"/>
          <w:color w:val="777777"/>
          <w:sz w:val="24"/>
          <w:szCs w:val="20"/>
        </w:rPr>
      </w:pPr>
      <w:r w:rsidRPr="00EB423D">
        <w:rPr>
          <w:rStyle w:val="Strong"/>
          <w:rFonts w:ascii="inherit" w:hAnsi="inherit" w:cs="Arial"/>
          <w:color w:val="777777"/>
          <w:sz w:val="24"/>
          <w:szCs w:val="20"/>
          <w:bdr w:val="none" w:sz="0" w:space="0" w:color="auto" w:frame="1"/>
        </w:rPr>
        <w:t>T = (X – μ) / [ σ/√(n</w:t>
      </w:r>
      <w:proofErr w:type="gramStart"/>
      <w:r w:rsidRPr="00EB423D">
        <w:rPr>
          <w:rStyle w:val="Strong"/>
          <w:rFonts w:ascii="inherit" w:hAnsi="inherit" w:cs="Arial"/>
          <w:color w:val="777777"/>
          <w:sz w:val="24"/>
          <w:szCs w:val="20"/>
          <w:bdr w:val="none" w:sz="0" w:space="0" w:color="auto" w:frame="1"/>
        </w:rPr>
        <w:t>) ]</w:t>
      </w:r>
      <w:proofErr w:type="gramEnd"/>
      <w:r w:rsidRPr="00EB423D">
        <w:rPr>
          <w:rStyle w:val="Strong"/>
          <w:rFonts w:ascii="inherit" w:hAnsi="inherit" w:cs="Arial"/>
          <w:color w:val="777777"/>
          <w:sz w:val="24"/>
          <w:szCs w:val="20"/>
          <w:bdr w:val="none" w:sz="0" w:space="0" w:color="auto" w:frame="1"/>
        </w:rPr>
        <w:t>.</w:t>
      </w:r>
    </w:p>
    <w:p w14:paraId="61CA7E8F" w14:textId="306619EE" w:rsidR="00F72A18" w:rsidRPr="00F72A18" w:rsidRDefault="00611245" w:rsidP="00F72A18">
      <w:pPr>
        <w:pStyle w:val="NormalWeb"/>
        <w:shd w:val="clear" w:color="auto" w:fill="FFFFFF"/>
        <w:spacing w:before="0" w:beforeAutospacing="0" w:after="225" w:afterAutospacing="0"/>
        <w:textAlignment w:val="baseline"/>
        <w:rPr>
          <w:rFonts w:ascii="Arial" w:hAnsi="Arial" w:cs="Arial"/>
          <w:color w:val="777777"/>
          <w:szCs w:val="20"/>
        </w:rPr>
      </w:pPr>
      <w:r w:rsidRPr="00F72A18">
        <w:rPr>
          <w:rFonts w:ascii="Arial" w:hAnsi="Arial" w:cs="Arial"/>
          <w:color w:val="777777"/>
          <w:szCs w:val="20"/>
        </w:rPr>
        <w:t>This makes the equation identical to the one for the z-score; the only difference is</w:t>
      </w:r>
      <w:r w:rsidR="003E0A09" w:rsidRPr="00F72A18">
        <w:rPr>
          <w:rFonts w:ascii="Arial" w:hAnsi="Arial" w:cs="Arial"/>
          <w:color w:val="777777"/>
          <w:szCs w:val="20"/>
        </w:rPr>
        <w:t xml:space="preserve"> </w:t>
      </w:r>
      <w:r w:rsidRPr="00F72A18">
        <w:rPr>
          <w:rFonts w:ascii="Arial" w:hAnsi="Arial" w:cs="Arial"/>
          <w:color w:val="777777"/>
          <w:szCs w:val="20"/>
        </w:rPr>
        <w:t>you’re looking up the result in the T table, not the Z-table. For sample sizes over 30, you’ll get the same result.</w:t>
      </w:r>
    </w:p>
    <w:p w14:paraId="538A5C8D" w14:textId="4DF44B4B" w:rsidR="00E8039D" w:rsidRDefault="00E8039D" w:rsidP="00E8039D">
      <w:pPr>
        <w:pStyle w:val="Heading1"/>
        <w:spacing w:before="0" w:beforeAutospacing="0" w:after="0" w:afterAutospacing="0" w:line="450" w:lineRule="atLeast"/>
        <w:textAlignment w:val="baseline"/>
        <w:rPr>
          <w:rFonts w:ascii="Arial" w:hAnsi="Arial" w:cs="Arial"/>
          <w:color w:val="555555"/>
          <w:sz w:val="36"/>
          <w:szCs w:val="36"/>
        </w:rPr>
      </w:pPr>
      <w:r w:rsidRPr="00D15EB1">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w:t>
      </w:r>
    </w:p>
    <w:p w14:paraId="5BA05260" w14:textId="77777777" w:rsidR="00231B9A" w:rsidRDefault="00231B9A" w:rsidP="00E8039D">
      <w:pPr>
        <w:pStyle w:val="NormalWeb"/>
        <w:shd w:val="clear" w:color="auto" w:fill="FFFFFF"/>
        <w:spacing w:before="0" w:beforeAutospacing="0" w:after="225" w:afterAutospacing="0"/>
        <w:textAlignment w:val="baseline"/>
      </w:pPr>
    </w:p>
    <w:p w14:paraId="653FEB13" w14:textId="1939DB5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 xml:space="preserve">If you’re just beginning statistics, you’ll probably be finding confidence intervals using the normal distribution (see #3 below). </w:t>
      </w:r>
      <w:proofErr w:type="gramStart"/>
      <w:r>
        <w:rPr>
          <w:rFonts w:ascii="inherit" w:hAnsi="inherit" w:cs="Arial"/>
          <w:color w:val="777777"/>
          <w:sz w:val="20"/>
          <w:szCs w:val="20"/>
        </w:rPr>
        <w:t>But in reality, most</w:t>
      </w:r>
      <w:proofErr w:type="gramEnd"/>
      <w:r>
        <w:rPr>
          <w:rFonts w:ascii="inherit" w:hAnsi="inherit" w:cs="Arial"/>
          <w:color w:val="777777"/>
          <w:sz w:val="20"/>
          <w:szCs w:val="20"/>
        </w:rPr>
        <w:t xml:space="preserve"> confidence intervals are found using the t-distribution (especially if you are working with small samples). If you aren’t sure which technique you should be looking at, start with #1 below (how to find a confidence interval for a sample).</w:t>
      </w:r>
    </w:p>
    <w:p w14:paraId="1C285608" w14:textId="77777777" w:rsidR="00E8039D" w:rsidRPr="00755870" w:rsidRDefault="00E8039D" w:rsidP="00755870">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55870">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is the Definition of a Confidence Interval?</w:t>
      </w:r>
    </w:p>
    <w:p w14:paraId="558D67AB" w14:textId="77777777" w:rsidR="005C66E8" w:rsidRDefault="005C66E8" w:rsidP="00E8039D">
      <w:pPr>
        <w:pStyle w:val="NormalWeb"/>
        <w:shd w:val="clear" w:color="auto" w:fill="FFFFFF"/>
        <w:spacing w:before="0" w:beforeAutospacing="0" w:after="0" w:afterAutospacing="0"/>
        <w:textAlignment w:val="baseline"/>
        <w:rPr>
          <w:rFonts w:ascii="inherit" w:hAnsi="inherit" w:cs="Arial"/>
          <w:color w:val="777777"/>
          <w:sz w:val="20"/>
          <w:szCs w:val="20"/>
        </w:rPr>
      </w:pPr>
    </w:p>
    <w:p w14:paraId="52793EC2" w14:textId="392A5A3D" w:rsidR="00E8039D" w:rsidRPr="00504F08"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04F08">
        <w:rPr>
          <w:rFonts w:ascii="inherit" w:hAnsi="inherit" w:cs="Arial"/>
          <w:color w:val="ED7D31" w:themeColor="accent2"/>
          <w:sz w:val="26"/>
          <w:szCs w:val="20"/>
        </w:rPr>
        <w:t>A confidence interval is how much </w:t>
      </w:r>
      <w:hyperlink r:id="rId1412" w:history="1">
        <w:r w:rsidRPr="00504F08">
          <w:rPr>
            <w:rStyle w:val="Hyperlink"/>
            <w:rFonts w:ascii="inherit" w:eastAsiaTheme="majorEastAsia" w:hAnsi="inherit" w:cs="Arial"/>
            <w:color w:val="ED7D31" w:themeColor="accent2"/>
            <w:sz w:val="26"/>
            <w:szCs w:val="20"/>
            <w:bdr w:val="none" w:sz="0" w:space="0" w:color="auto" w:frame="1"/>
          </w:rPr>
          <w:t>uncertainty </w:t>
        </w:r>
      </w:hyperlink>
      <w:r w:rsidRPr="00504F08">
        <w:rPr>
          <w:rFonts w:ascii="inherit" w:hAnsi="inherit" w:cs="Arial"/>
          <w:color w:val="ED7D31" w:themeColor="accent2"/>
          <w:sz w:val="26"/>
          <w:szCs w:val="20"/>
        </w:rPr>
        <w:t>there is with any particular </w:t>
      </w:r>
      <w:hyperlink r:id="rId1413" w:history="1">
        <w:r w:rsidRPr="00504F08">
          <w:rPr>
            <w:rStyle w:val="Hyperlink"/>
            <w:rFonts w:ascii="inherit" w:eastAsiaTheme="majorEastAsia" w:hAnsi="inherit" w:cs="Arial"/>
            <w:color w:val="ED7D31" w:themeColor="accent2"/>
            <w:sz w:val="26"/>
            <w:szCs w:val="20"/>
            <w:bdr w:val="none" w:sz="0" w:space="0" w:color="auto" w:frame="1"/>
          </w:rPr>
          <w:t>statistic</w:t>
        </w:r>
      </w:hyperlink>
      <w:r w:rsidRPr="00504F08">
        <w:rPr>
          <w:rFonts w:ascii="inherit" w:hAnsi="inherit" w:cs="Arial"/>
          <w:color w:val="ED7D31" w:themeColor="accent2"/>
          <w:sz w:val="26"/>
          <w:szCs w:val="20"/>
        </w:rPr>
        <w:t>. Confidence intervals are often used with a </w:t>
      </w:r>
      <w:hyperlink r:id="rId1414" w:anchor="WhatMofE" w:history="1">
        <w:r w:rsidRPr="00504F08">
          <w:rPr>
            <w:rStyle w:val="Hyperlink"/>
            <w:rFonts w:ascii="inherit" w:eastAsiaTheme="majorEastAsia" w:hAnsi="inherit" w:cs="Arial"/>
            <w:color w:val="00B0F0"/>
            <w:sz w:val="26"/>
            <w:szCs w:val="20"/>
            <w:bdr w:val="none" w:sz="0" w:space="0" w:color="auto" w:frame="1"/>
          </w:rPr>
          <w:t>margin of error</w:t>
        </w:r>
      </w:hyperlink>
      <w:r w:rsidRPr="00504F08">
        <w:rPr>
          <w:rFonts w:ascii="inherit" w:hAnsi="inherit" w:cs="Arial"/>
          <w:color w:val="ED7D31" w:themeColor="accent2"/>
          <w:sz w:val="26"/>
          <w:szCs w:val="20"/>
        </w:rPr>
        <w:t>. It tells you how confident you can be that the results from a poll or survey reflect what you would expect to find if it were possible to </w:t>
      </w:r>
      <w:r w:rsidRPr="00504F08">
        <w:rPr>
          <w:rStyle w:val="Strong"/>
          <w:rFonts w:ascii="inherit" w:hAnsi="inherit" w:cs="Arial"/>
          <w:color w:val="ED7D31" w:themeColor="accent2"/>
          <w:sz w:val="26"/>
          <w:szCs w:val="20"/>
          <w:bdr w:val="none" w:sz="0" w:space="0" w:color="auto" w:frame="1"/>
        </w:rPr>
        <w:t>survey the entire </w:t>
      </w:r>
      <w:hyperlink r:id="rId1415" w:history="1">
        <w:r w:rsidRPr="00504F08">
          <w:rPr>
            <w:rStyle w:val="Hyperlink"/>
            <w:rFonts w:ascii="inherit" w:eastAsiaTheme="majorEastAsia" w:hAnsi="inherit" w:cs="Arial"/>
            <w:b/>
            <w:bCs/>
            <w:color w:val="ED7D31" w:themeColor="accent2"/>
            <w:sz w:val="26"/>
            <w:szCs w:val="20"/>
            <w:bdr w:val="none" w:sz="0" w:space="0" w:color="auto" w:frame="1"/>
          </w:rPr>
          <w:t>population</w:t>
        </w:r>
      </w:hyperlink>
      <w:r w:rsidRPr="00504F08">
        <w:rPr>
          <w:rFonts w:ascii="inherit" w:hAnsi="inherit" w:cs="Arial"/>
          <w:color w:val="ED7D31" w:themeColor="accent2"/>
          <w:sz w:val="26"/>
          <w:szCs w:val="20"/>
        </w:rPr>
        <w:t>. Confidence intervals are intrinsically connected to </w:t>
      </w:r>
      <w:hyperlink r:id="rId1416" w:history="1">
        <w:r w:rsidRPr="00504F08">
          <w:rPr>
            <w:rStyle w:val="Hyperlink"/>
            <w:rFonts w:ascii="inherit" w:eastAsiaTheme="majorEastAsia" w:hAnsi="inherit" w:cs="Arial"/>
            <w:color w:val="00B0F0"/>
            <w:sz w:val="26"/>
            <w:szCs w:val="20"/>
            <w:bdr w:val="none" w:sz="0" w:space="0" w:color="auto" w:frame="1"/>
          </w:rPr>
          <w:t>confidence levels</w:t>
        </w:r>
      </w:hyperlink>
      <w:r w:rsidRPr="00504F08">
        <w:rPr>
          <w:rFonts w:ascii="inherit" w:hAnsi="inherit" w:cs="Arial"/>
          <w:color w:val="00B0F0"/>
          <w:sz w:val="26"/>
          <w:szCs w:val="20"/>
        </w:rPr>
        <w:t>.</w:t>
      </w:r>
    </w:p>
    <w:p w14:paraId="28D4A86F" w14:textId="77777777" w:rsidR="00504F08" w:rsidRPr="005C66E8" w:rsidRDefault="00504F08" w:rsidP="00E8039D">
      <w:pPr>
        <w:pStyle w:val="NormalWeb"/>
        <w:shd w:val="clear" w:color="auto" w:fill="FFFFFF"/>
        <w:spacing w:before="0" w:beforeAutospacing="0" w:after="0" w:afterAutospacing="0"/>
        <w:textAlignment w:val="baseline"/>
        <w:rPr>
          <w:rFonts w:ascii="inherit" w:hAnsi="inherit" w:cs="Arial"/>
          <w:color w:val="777777"/>
          <w:szCs w:val="20"/>
        </w:rPr>
      </w:pPr>
    </w:p>
    <w:p w14:paraId="106967C1" w14:textId="4CB0A476" w:rsidR="00E8039D" w:rsidRDefault="00E8039D" w:rsidP="00D50FE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50FE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Intervals vs. Confidence Levels</w:t>
      </w:r>
    </w:p>
    <w:p w14:paraId="2FA21D02" w14:textId="77777777" w:rsidR="00D50FEE" w:rsidRPr="00D50FEE" w:rsidRDefault="00D50FEE" w:rsidP="00D50FEE">
      <w:pPr>
        <w:rPr>
          <w:lang w:eastAsia="en-IN"/>
        </w:rPr>
      </w:pPr>
    </w:p>
    <w:p w14:paraId="36BE1155" w14:textId="77777777" w:rsidR="00E8039D" w:rsidRPr="0086633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D01A8E">
        <w:rPr>
          <w:rFonts w:ascii="inherit" w:hAnsi="inherit" w:cs="Arial"/>
          <w:color w:val="ED7D31" w:themeColor="accent2"/>
          <w:sz w:val="26"/>
          <w:szCs w:val="20"/>
        </w:rPr>
        <w:t>Confidence levels are expressed as a percentage (for example, a 95% confidence level)</w:t>
      </w:r>
      <w:r w:rsidRPr="00866334">
        <w:rPr>
          <w:rFonts w:ascii="inherit" w:hAnsi="inherit" w:cs="Arial"/>
          <w:color w:val="777777"/>
          <w:sz w:val="26"/>
          <w:szCs w:val="20"/>
        </w:rPr>
        <w:t xml:space="preserve">. It means that should you repeat an experiment or survey </w:t>
      </w:r>
      <w:proofErr w:type="gramStart"/>
      <w:r w:rsidRPr="00866334">
        <w:rPr>
          <w:rFonts w:ascii="inherit" w:hAnsi="inherit" w:cs="Arial"/>
          <w:color w:val="777777"/>
          <w:sz w:val="26"/>
          <w:szCs w:val="20"/>
        </w:rPr>
        <w:t xml:space="preserve">over and over </w:t>
      </w:r>
      <w:r w:rsidRPr="00866334">
        <w:rPr>
          <w:rFonts w:ascii="inherit" w:hAnsi="inherit" w:cs="Arial"/>
          <w:color w:val="777777"/>
          <w:sz w:val="26"/>
          <w:szCs w:val="20"/>
        </w:rPr>
        <w:lastRenderedPageBreak/>
        <w:t>again</w:t>
      </w:r>
      <w:proofErr w:type="gramEnd"/>
      <w:r w:rsidRPr="00866334">
        <w:rPr>
          <w:rFonts w:ascii="inherit" w:hAnsi="inherit" w:cs="Arial"/>
          <w:color w:val="777777"/>
          <w:sz w:val="26"/>
          <w:szCs w:val="20"/>
        </w:rPr>
        <w:t xml:space="preserve">, 95 percent of the time your results will match the results you get from a population (in other words, your statistics would be sound!). </w:t>
      </w:r>
      <w:r w:rsidRPr="00D01A8E">
        <w:rPr>
          <w:rFonts w:ascii="inherit" w:hAnsi="inherit" w:cs="Arial"/>
          <w:color w:val="ED7D31" w:themeColor="accent2"/>
          <w:sz w:val="26"/>
          <w:szCs w:val="20"/>
        </w:rPr>
        <w:t>Confidence intervals are your results…usually numbers</w:t>
      </w:r>
      <w:r w:rsidRPr="00866334">
        <w:rPr>
          <w:rFonts w:ascii="inherit" w:hAnsi="inherit" w:cs="Arial"/>
          <w:color w:val="777777"/>
          <w:sz w:val="26"/>
          <w:szCs w:val="20"/>
        </w:rPr>
        <w:t>. For example, you survey a group of pet owners to see how many cans of dog food they purchase a year. You test your statistics at the 99 percent confidence level and get a confidence interval of (200,300). That means you think they buy between 200 and 300 cans a year. You’re super confident (99% is a very high level!) that your results are sound, statistically.</w:t>
      </w:r>
    </w:p>
    <w:p w14:paraId="34ABC8E4" w14:textId="6C3B229D" w:rsidR="00E8039D" w:rsidRDefault="00E8039D" w:rsidP="00E8039D">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D11D5B6" wp14:editId="468B61FE">
            <wp:extent cx="2857500" cy="1988820"/>
            <wp:effectExtent l="0" t="0" r="0" b="0"/>
            <wp:docPr id="187" name="Picture 187" descr="confidence intervals">
              <a:hlinkClick xmlns:a="http://schemas.openxmlformats.org/drawingml/2006/main" r:id="rId1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fidence intervals">
                      <a:hlinkClick r:id="rId1417"/>
                    </pic:cNvPr>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2857500" cy="1988820"/>
                    </a:xfrm>
                    <a:prstGeom prst="rect">
                      <a:avLst/>
                    </a:prstGeom>
                    <a:noFill/>
                    <a:ln>
                      <a:noFill/>
                    </a:ln>
                  </pic:spPr>
                </pic:pic>
              </a:graphicData>
            </a:graphic>
          </wp:inline>
        </w:drawing>
      </w:r>
    </w:p>
    <w:p w14:paraId="3D469298" w14:textId="77777777" w:rsidR="00E8039D"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WUSTL.EDU</w:t>
      </w:r>
    </w:p>
    <w:p w14:paraId="57729ACC" w14:textId="6086C9DA" w:rsidR="00E8039D" w:rsidRDefault="00E8039D" w:rsidP="00FC421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C421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Examples of Confidence Intervals</w:t>
      </w:r>
    </w:p>
    <w:p w14:paraId="2DFAACCD" w14:textId="77777777" w:rsidR="008F6267" w:rsidRPr="008F6267" w:rsidRDefault="008F6267" w:rsidP="008F6267">
      <w:pPr>
        <w:rPr>
          <w:lang w:eastAsia="en-IN"/>
        </w:rPr>
      </w:pPr>
    </w:p>
    <w:p w14:paraId="62A96C2F" w14:textId="668CF83C" w:rsidR="00E8039D" w:rsidRPr="00D4629F"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D4629F">
        <w:rPr>
          <w:rFonts w:ascii="inherit" w:hAnsi="inherit" w:cs="Arial"/>
          <w:color w:val="777777"/>
          <w:sz w:val="26"/>
          <w:szCs w:val="20"/>
        </w:rPr>
        <w:t>A </w:t>
      </w:r>
      <w:hyperlink r:id="rId1419" w:history="1">
        <w:r w:rsidRPr="00D4629F">
          <w:rPr>
            <w:rStyle w:val="Hyperlink"/>
            <w:rFonts w:ascii="inherit" w:eastAsiaTheme="majorEastAsia" w:hAnsi="inherit" w:cs="Arial"/>
            <w:color w:val="05A9C5"/>
            <w:sz w:val="26"/>
            <w:szCs w:val="20"/>
            <w:bdr w:val="none" w:sz="0" w:space="0" w:color="auto" w:frame="1"/>
          </w:rPr>
          <w:t>2008 Gallup survey found that TV ownership may be good for wellbeing</w:t>
        </w:r>
      </w:hyperlink>
      <w:r w:rsidRPr="00D4629F">
        <w:rPr>
          <w:rFonts w:ascii="inherit" w:hAnsi="inherit" w:cs="Arial"/>
          <w:color w:val="777777"/>
          <w:sz w:val="26"/>
          <w:szCs w:val="20"/>
        </w:rPr>
        <w:t>. The results from the poll stated that the confidence level was 95% +/-3, which means that if Gallup repeated the poll over and over, using the same techniques, 95% of the time the results would fall within the published results. The 95% is the </w:t>
      </w:r>
      <w:hyperlink r:id="rId1420" w:history="1">
        <w:r w:rsidRPr="00D4629F">
          <w:rPr>
            <w:rStyle w:val="Hyperlink"/>
            <w:rFonts w:ascii="inherit" w:eastAsiaTheme="majorEastAsia" w:hAnsi="inherit" w:cs="Arial"/>
            <w:color w:val="05A9C5"/>
            <w:sz w:val="26"/>
            <w:szCs w:val="20"/>
            <w:bdr w:val="none" w:sz="0" w:space="0" w:color="auto" w:frame="1"/>
          </w:rPr>
          <w:t>confidence level</w:t>
        </w:r>
      </w:hyperlink>
      <w:r w:rsidRPr="00D4629F">
        <w:rPr>
          <w:rFonts w:ascii="inherit" w:hAnsi="inherit" w:cs="Arial"/>
          <w:color w:val="777777"/>
          <w:sz w:val="26"/>
          <w:szCs w:val="20"/>
        </w:rPr>
        <w:t> and the +/-3 is called a margin of error. At the beginning of the article you’ll see statistics (and </w:t>
      </w:r>
      <w:hyperlink r:id="rId1421" w:history="1">
        <w:r w:rsidRPr="00D4629F">
          <w:rPr>
            <w:rStyle w:val="Hyperlink"/>
            <w:rFonts w:ascii="inherit" w:eastAsiaTheme="majorEastAsia" w:hAnsi="inherit" w:cs="Arial"/>
            <w:color w:val="05A9C5"/>
            <w:sz w:val="26"/>
            <w:szCs w:val="20"/>
            <w:bdr w:val="none" w:sz="0" w:space="0" w:color="auto" w:frame="1"/>
          </w:rPr>
          <w:t>bar graphs</w:t>
        </w:r>
      </w:hyperlink>
      <w:r w:rsidRPr="00D4629F">
        <w:rPr>
          <w:rFonts w:ascii="inherit" w:hAnsi="inherit" w:cs="Arial"/>
          <w:color w:val="777777"/>
          <w:sz w:val="26"/>
          <w:szCs w:val="20"/>
        </w:rPr>
        <w:t>). At the bottom of the article you’ll see the </w:t>
      </w:r>
      <w:r w:rsidRPr="00D4629F">
        <w:rPr>
          <w:rStyle w:val="Strong"/>
          <w:rFonts w:ascii="inherit" w:hAnsi="inherit" w:cs="Arial"/>
          <w:color w:val="777777"/>
          <w:sz w:val="26"/>
          <w:szCs w:val="20"/>
          <w:bdr w:val="none" w:sz="0" w:space="0" w:color="auto" w:frame="1"/>
        </w:rPr>
        <w:t>confidence intervals</w:t>
      </w:r>
      <w:r w:rsidRPr="00D4629F">
        <w:rPr>
          <w:rFonts w:ascii="inherit" w:hAnsi="inherit" w:cs="Arial"/>
          <w:color w:val="777777"/>
          <w:sz w:val="26"/>
          <w:szCs w:val="20"/>
        </w:rPr>
        <w:t>. For example, “For the European data, one can say with 95% confidence that the true population for wellbeing among those without TVs is between 4.88 and 5.26.” The confidence interval here is “</w:t>
      </w:r>
      <w:r w:rsidRPr="00D4629F">
        <w:rPr>
          <w:rStyle w:val="Strong"/>
          <w:rFonts w:ascii="inherit" w:hAnsi="inherit" w:cs="Arial"/>
          <w:color w:val="777777"/>
          <w:sz w:val="26"/>
          <w:szCs w:val="20"/>
          <w:bdr w:val="none" w:sz="0" w:space="0" w:color="auto" w:frame="1"/>
        </w:rPr>
        <w:t>between 4.88 and 5.26</w:t>
      </w:r>
      <w:r w:rsidRPr="00D4629F">
        <w:rPr>
          <w:rFonts w:ascii="inherit" w:hAnsi="inherit" w:cs="Arial"/>
          <w:color w:val="777777"/>
          <w:sz w:val="26"/>
          <w:szCs w:val="20"/>
        </w:rPr>
        <w:t>“.</w:t>
      </w:r>
    </w:p>
    <w:p w14:paraId="491C01C5" w14:textId="77777777" w:rsidR="00DD0820" w:rsidRPr="00D4629F" w:rsidRDefault="00DD082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18A82C61" w14:textId="0B7C7A8E" w:rsidR="00E8039D" w:rsidRPr="00D4629F" w:rsidRDefault="00E8039D" w:rsidP="00E8039D">
      <w:pPr>
        <w:pStyle w:val="NormalWeb"/>
        <w:shd w:val="clear" w:color="auto" w:fill="FFFFFF"/>
        <w:spacing w:before="0" w:beforeAutospacing="0" w:after="0" w:afterAutospacing="0"/>
        <w:textAlignment w:val="baseline"/>
        <w:rPr>
          <w:rFonts w:ascii="inherit" w:hAnsi="inherit" w:cs="Arial"/>
          <w:color w:val="777777"/>
          <w:sz w:val="22"/>
          <w:szCs w:val="20"/>
        </w:rPr>
      </w:pPr>
      <w:r w:rsidRPr="00D4629F">
        <w:rPr>
          <w:rFonts w:ascii="inherit" w:hAnsi="inherit" w:cs="Arial"/>
          <w:color w:val="777777"/>
          <w:sz w:val="26"/>
          <w:szCs w:val="20"/>
        </w:rPr>
        <w:t>The</w:t>
      </w:r>
      <w:hyperlink r:id="rId1422" w:tgtFrame="_blank" w:history="1">
        <w:r w:rsidRPr="00D4629F">
          <w:rPr>
            <w:rStyle w:val="Hyperlink"/>
            <w:rFonts w:ascii="inherit" w:eastAsiaTheme="majorEastAsia" w:hAnsi="inherit" w:cs="Arial"/>
            <w:color w:val="05A9C5"/>
            <w:sz w:val="26"/>
            <w:szCs w:val="20"/>
            <w:bdr w:val="none" w:sz="0" w:space="0" w:color="auto" w:frame="1"/>
          </w:rPr>
          <w:t> U.S. Census Bureau </w:t>
        </w:r>
      </w:hyperlink>
      <w:r w:rsidRPr="00D4629F">
        <w:rPr>
          <w:rFonts w:ascii="inherit" w:hAnsi="inherit" w:cs="Arial"/>
          <w:color w:val="777777"/>
          <w:sz w:val="26"/>
          <w:szCs w:val="20"/>
        </w:rPr>
        <w:t>routinely uses </w:t>
      </w:r>
      <w:hyperlink r:id="rId1423" w:history="1">
        <w:r w:rsidRPr="00D4629F">
          <w:rPr>
            <w:rStyle w:val="Hyperlink"/>
            <w:rFonts w:ascii="inherit" w:eastAsiaTheme="majorEastAsia" w:hAnsi="inherit" w:cs="Arial"/>
            <w:color w:val="05A9C5"/>
            <w:sz w:val="26"/>
            <w:szCs w:val="20"/>
            <w:bdr w:val="none" w:sz="0" w:space="0" w:color="auto" w:frame="1"/>
          </w:rPr>
          <w:t>confidence levels</w:t>
        </w:r>
      </w:hyperlink>
      <w:r w:rsidRPr="00D4629F">
        <w:rPr>
          <w:rFonts w:ascii="inherit" w:hAnsi="inherit" w:cs="Arial"/>
          <w:color w:val="777777"/>
          <w:sz w:val="26"/>
          <w:szCs w:val="20"/>
        </w:rPr>
        <w:t> of 90% in their surveys. One survey of the number of people in poverty in 1995 stated a confidence level of 90% for the statistics “The number of people in poverty in the United States is 35,534,124 to 37,315,094.” That means if the Census Bureau repeated the survey using the same techniques, 90 percent of the time the results would fall between 35,534,124 and 37,315,094 people in poverty. </w:t>
      </w:r>
      <w:r w:rsidRPr="00D4629F">
        <w:rPr>
          <w:rStyle w:val="Strong"/>
          <w:rFonts w:ascii="inherit" w:hAnsi="inherit" w:cs="Arial"/>
          <w:color w:val="777777"/>
          <w:sz w:val="26"/>
          <w:szCs w:val="20"/>
          <w:bdr w:val="none" w:sz="0" w:space="0" w:color="auto" w:frame="1"/>
        </w:rPr>
        <w:t>The stated figure (35,534,124 to 37,315,094) is the confidence interval.</w:t>
      </w:r>
      <w:r w:rsidRPr="00D4629F">
        <w:rPr>
          <w:rFonts w:ascii="inherit" w:hAnsi="inherit" w:cs="Arial"/>
          <w:color w:val="777777"/>
          <w:sz w:val="26"/>
          <w:szCs w:val="20"/>
        </w:rPr>
        <w:br/>
      </w:r>
    </w:p>
    <w:p w14:paraId="06BB4EE6" w14:textId="77777777" w:rsidR="00E8039D" w:rsidRPr="00986488" w:rsidRDefault="00E8039D" w:rsidP="0098648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648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Confidence Interval </w:t>
      </w:r>
      <w:proofErr w:type="gramStart"/>
      <w:r w:rsidRPr="0098648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w:t>
      </w:r>
      <w:proofErr w:type="gramEnd"/>
      <w:r w:rsidRPr="0098648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 Sample: Overview</w:t>
      </w:r>
    </w:p>
    <w:p w14:paraId="5ACE6FDF" w14:textId="7777777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on below:</w:t>
      </w:r>
    </w:p>
    <w:p w14:paraId="3CA69F32" w14:textId="14845F93" w:rsidR="00E8039D" w:rsidRDefault="00A21407"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5533FC1" wp14:editId="057F101F">
            <wp:extent cx="4572000" cy="3429000"/>
            <wp:effectExtent l="0" t="0" r="0" b="0"/>
            <wp:docPr id="131" name="Video 131">
              <a:hlinkClick xmlns:a="http://schemas.openxmlformats.org/drawingml/2006/main" r:id="rId1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deo 131">
                      <a:hlinkClick r:id="rId1424"/>
                    </pic:cNvPr>
                    <pic:cNvPicPr/>
                  </pic:nvPicPr>
                  <pic:blipFill>
                    <a:blip r:embed="rId142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bXEALO2Od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F360B31" w14:textId="0017DF02" w:rsidR="00E8039D" w:rsidRPr="0028098F" w:rsidRDefault="00E8039D" w:rsidP="00E8039D">
      <w:pPr>
        <w:shd w:val="clear" w:color="auto" w:fill="FFFFFF"/>
        <w:textAlignment w:val="baseline"/>
        <w:rPr>
          <w:rFonts w:ascii="Arial" w:hAnsi="Arial" w:cs="Arial"/>
          <w:color w:val="ED7D31" w:themeColor="accent2"/>
          <w:sz w:val="24"/>
          <w:szCs w:val="20"/>
        </w:rPr>
      </w:pPr>
      <w:r>
        <w:rPr>
          <w:rFonts w:ascii="Arial" w:hAnsi="Arial" w:cs="Arial"/>
          <w:color w:val="777777"/>
          <w:sz w:val="20"/>
          <w:szCs w:val="20"/>
        </w:rPr>
        <w:br/>
      </w:r>
      <w:r w:rsidRPr="0028098F">
        <w:rPr>
          <w:rFonts w:ascii="Arial" w:hAnsi="Arial" w:cs="Arial"/>
          <w:color w:val="ED7D31" w:themeColor="accent2"/>
          <w:sz w:val="24"/>
          <w:szCs w:val="20"/>
        </w:rPr>
        <w:t>When you don’t know anything about a population’s behavio</w:t>
      </w:r>
      <w:r w:rsidR="00A01868" w:rsidRPr="0028098F">
        <w:rPr>
          <w:rFonts w:ascii="Arial" w:hAnsi="Arial" w:cs="Arial"/>
          <w:color w:val="ED7D31" w:themeColor="accent2"/>
          <w:sz w:val="24"/>
          <w:szCs w:val="20"/>
        </w:rPr>
        <w:t>u</w:t>
      </w:r>
      <w:r w:rsidRPr="0028098F">
        <w:rPr>
          <w:rFonts w:ascii="Arial" w:hAnsi="Arial" w:cs="Arial"/>
          <w:color w:val="ED7D31" w:themeColor="accent2"/>
          <w:sz w:val="24"/>
          <w:szCs w:val="20"/>
        </w:rPr>
        <w:t>r (i.e. you’re just looking at data for a sample), you need to use the </w:t>
      </w:r>
      <w:hyperlink r:id="rId1426" w:history="1">
        <w:r w:rsidRPr="0028098F">
          <w:rPr>
            <w:rStyle w:val="Hyperlink"/>
            <w:rFonts w:ascii="inherit" w:hAnsi="inherit" w:cs="Arial"/>
            <w:b/>
            <w:bCs/>
            <w:color w:val="ED7D31" w:themeColor="accent2"/>
            <w:sz w:val="24"/>
            <w:szCs w:val="20"/>
            <w:bdr w:val="none" w:sz="0" w:space="0" w:color="auto" w:frame="1"/>
          </w:rPr>
          <w:t>t-distribution</w:t>
        </w:r>
      </w:hyperlink>
      <w:r w:rsidRPr="0028098F">
        <w:rPr>
          <w:rFonts w:ascii="Arial" w:hAnsi="Arial" w:cs="Arial"/>
          <w:color w:val="ED7D31" w:themeColor="accent2"/>
          <w:sz w:val="24"/>
          <w:szCs w:val="20"/>
        </w:rPr>
        <w:t> to find the </w:t>
      </w:r>
      <w:r w:rsidRPr="0028098F">
        <w:rPr>
          <w:rStyle w:val="Strong"/>
          <w:rFonts w:ascii="inherit" w:hAnsi="inherit" w:cs="Arial"/>
          <w:color w:val="ED7D31" w:themeColor="accent2"/>
          <w:sz w:val="24"/>
          <w:szCs w:val="20"/>
          <w:bdr w:val="none" w:sz="0" w:space="0" w:color="auto" w:frame="1"/>
        </w:rPr>
        <w:t>confidence interval</w:t>
      </w:r>
      <w:r w:rsidRPr="0028098F">
        <w:rPr>
          <w:rFonts w:ascii="Arial" w:hAnsi="Arial" w:cs="Arial"/>
          <w:color w:val="ED7D31" w:themeColor="accent2"/>
          <w:sz w:val="24"/>
          <w:szCs w:val="20"/>
        </w:rPr>
        <w:t>. That’s the vast majority of cases: you usually don’t know population </w:t>
      </w:r>
      <w:hyperlink r:id="rId1427" w:tgtFrame="_blank" w:history="1">
        <w:r w:rsidRPr="0028098F">
          <w:rPr>
            <w:rStyle w:val="Hyperlink"/>
            <w:rFonts w:ascii="inherit" w:hAnsi="inherit" w:cs="Arial"/>
            <w:color w:val="ED7D31" w:themeColor="accent2"/>
            <w:sz w:val="24"/>
            <w:szCs w:val="20"/>
            <w:bdr w:val="none" w:sz="0" w:space="0" w:color="auto" w:frame="1"/>
          </w:rPr>
          <w:t>parameters</w:t>
        </w:r>
      </w:hyperlink>
      <w:r w:rsidRPr="0028098F">
        <w:rPr>
          <w:rFonts w:ascii="Arial" w:hAnsi="Arial" w:cs="Arial"/>
          <w:color w:val="ED7D31" w:themeColor="accent2"/>
          <w:sz w:val="24"/>
          <w:szCs w:val="20"/>
        </w:rPr>
        <w:t>, otherwise you wouldn’t be looking at statistics!</w:t>
      </w:r>
    </w:p>
    <w:p w14:paraId="7E9EA3D6" w14:textId="77777777" w:rsidR="00113645" w:rsidRPr="0028098F" w:rsidRDefault="00E8039D" w:rsidP="00E8039D">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64CBB">
        <w:rPr>
          <w:rFonts w:ascii="inherit" w:hAnsi="inherit" w:cs="Arial"/>
          <w:b/>
          <w:color w:val="ED7D31" w:themeColor="accent2"/>
          <w:sz w:val="26"/>
          <w:szCs w:val="20"/>
        </w:rPr>
        <w:t>The confidence interval tells you how confident you are in your results</w:t>
      </w:r>
      <w:r w:rsidRPr="0028098F">
        <w:rPr>
          <w:rFonts w:ascii="inherit" w:hAnsi="inherit" w:cs="Arial"/>
          <w:color w:val="ED7D31" w:themeColor="accent2"/>
          <w:sz w:val="26"/>
          <w:szCs w:val="20"/>
        </w:rPr>
        <w:t>. With any survey or experiment, you’re never 100% sure that your results could be repeated. If you’re 95% sure, or 98% sure, that’s usually considered “good enough” in statistics. That percentage of sureness is the confidence interval</w:t>
      </w:r>
      <w:r w:rsidRPr="0028098F">
        <w:rPr>
          <w:rFonts w:ascii="inherit" w:hAnsi="inherit" w:cs="Arial"/>
          <w:color w:val="ED7D31" w:themeColor="accent2"/>
          <w:szCs w:val="20"/>
        </w:rPr>
        <w:t>.</w:t>
      </w:r>
    </w:p>
    <w:p w14:paraId="37584253" w14:textId="2A078C50"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A21407">
        <w:rPr>
          <w:rFonts w:ascii="inherit" w:hAnsi="inherit" w:cs="Arial"/>
          <w:color w:val="777777"/>
          <w:szCs w:val="20"/>
        </w:rPr>
        <w:br/>
      </w:r>
      <w:r>
        <w:rPr>
          <w:rFonts w:ascii="inherit" w:hAnsi="inherit" w:cs="Arial"/>
          <w:noProof/>
          <w:color w:val="05A9C5"/>
          <w:sz w:val="20"/>
          <w:szCs w:val="20"/>
          <w:bdr w:val="none" w:sz="0" w:space="0" w:color="auto" w:frame="1"/>
        </w:rPr>
        <w:drawing>
          <wp:inline distT="0" distB="0" distL="0" distR="0" wp14:anchorId="61AC3632" wp14:editId="01221642">
            <wp:extent cx="1432560" cy="1432560"/>
            <wp:effectExtent l="0" t="0" r="0" b="0"/>
            <wp:docPr id="185" name="Picture 185" descr="how to find a confidence interval">
              <a:hlinkClick xmlns:a="http://schemas.openxmlformats.org/drawingml/2006/main" r:id="rId1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find a confidence interval">
                      <a:hlinkClick r:id="rId1428"/>
                    </pic:cNvPr>
                    <pic:cNvPicPr>
                      <a:picLocks noChangeAspect="1" noChangeArrowheads="1"/>
                    </pic:cNvPicPr>
                  </pic:nvPicPr>
                  <pic:blipFill>
                    <a:blip r:embed="rId142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r>
        <w:rPr>
          <w:rFonts w:ascii="inherit" w:hAnsi="inherit" w:cs="Arial"/>
          <w:color w:val="777777"/>
          <w:sz w:val="20"/>
          <w:szCs w:val="20"/>
        </w:rPr>
        <w:br/>
      </w:r>
      <w:r>
        <w:rPr>
          <w:rFonts w:ascii="inherit" w:hAnsi="inherit" w:cs="Arial"/>
          <w:color w:val="777777"/>
          <w:sz w:val="20"/>
          <w:szCs w:val="20"/>
        </w:rPr>
        <w:br w:type="textWrapping" w:clear="left"/>
      </w:r>
    </w:p>
    <w:p w14:paraId="4FF536BA" w14:textId="31252373" w:rsidR="00E8039D" w:rsidRPr="00B61556" w:rsidRDefault="00E8039D" w:rsidP="00B61556">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155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Confidence Interval </w:t>
      </w:r>
      <w:proofErr w:type="gramStart"/>
      <w:r w:rsidRPr="00B6155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w:t>
      </w:r>
      <w:proofErr w:type="gramEnd"/>
      <w:r w:rsidRPr="00B61556">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 Sample: Steps</w:t>
      </w:r>
    </w:p>
    <w:p w14:paraId="78CDD348" w14:textId="77777777" w:rsidR="00B61556" w:rsidRPr="00B61556" w:rsidRDefault="00B61556" w:rsidP="00B61556"/>
    <w:p w14:paraId="0D416FD7" w14:textId="77777777" w:rsidR="00E8039D" w:rsidRPr="00E4678F"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777777"/>
          <w:sz w:val="26"/>
          <w:szCs w:val="20"/>
          <w:bdr w:val="none" w:sz="0" w:space="0" w:color="auto" w:frame="1"/>
        </w:rPr>
        <w:t>Question</w:t>
      </w:r>
      <w:r w:rsidRPr="00E4678F">
        <w:rPr>
          <w:rFonts w:ascii="inherit" w:hAnsi="inherit" w:cs="Arial"/>
          <w:color w:val="777777"/>
          <w:sz w:val="26"/>
          <w:szCs w:val="20"/>
        </w:rPr>
        <w:t>:</w:t>
      </w:r>
    </w:p>
    <w:p w14:paraId="226C3EA9" w14:textId="77777777" w:rsidR="00E8039D" w:rsidRPr="00E4678F" w:rsidRDefault="00E8039D" w:rsidP="00E8039D">
      <w:pPr>
        <w:pStyle w:val="NormalWeb"/>
        <w:shd w:val="clear" w:color="auto" w:fill="F9F9F9"/>
        <w:spacing w:before="0" w:beforeAutospacing="0" w:after="0" w:afterAutospacing="0"/>
        <w:textAlignment w:val="baseline"/>
        <w:rPr>
          <w:rFonts w:ascii="inherit" w:hAnsi="inherit" w:cs="Arial"/>
          <w:i/>
          <w:iCs/>
          <w:color w:val="777777"/>
          <w:sz w:val="26"/>
          <w:szCs w:val="20"/>
        </w:rPr>
      </w:pPr>
      <w:r w:rsidRPr="00E4678F">
        <w:rPr>
          <w:rFonts w:ascii="inherit" w:hAnsi="inherit" w:cs="Arial"/>
          <w:i/>
          <w:iCs/>
          <w:color w:val="777777"/>
          <w:sz w:val="26"/>
          <w:szCs w:val="20"/>
        </w:rPr>
        <w:t>A group of 10 foot surgery patients had a </w:t>
      </w:r>
      <w:hyperlink r:id="rId1430" w:anchor="mean" w:history="1">
        <w:r w:rsidRPr="00E4678F">
          <w:rPr>
            <w:rStyle w:val="Hyperlink"/>
            <w:rFonts w:ascii="inherit" w:eastAsiaTheme="majorEastAsia" w:hAnsi="inherit" w:cs="Arial"/>
            <w:i/>
            <w:iCs/>
            <w:color w:val="05A9C5"/>
            <w:sz w:val="26"/>
            <w:szCs w:val="20"/>
            <w:bdr w:val="none" w:sz="0" w:space="0" w:color="auto" w:frame="1"/>
          </w:rPr>
          <w:t>mean </w:t>
        </w:r>
      </w:hyperlink>
      <w:r w:rsidRPr="00E4678F">
        <w:rPr>
          <w:rFonts w:ascii="inherit" w:hAnsi="inherit" w:cs="Arial"/>
          <w:i/>
          <w:iCs/>
          <w:color w:val="777777"/>
          <w:sz w:val="26"/>
          <w:szCs w:val="20"/>
        </w:rPr>
        <w:t>weight of 240 pounds. The sample</w:t>
      </w:r>
      <w:hyperlink r:id="rId1431" w:tgtFrame="_blank" w:history="1">
        <w:r w:rsidRPr="00E4678F">
          <w:rPr>
            <w:rStyle w:val="Hyperlink"/>
            <w:rFonts w:ascii="inherit" w:eastAsiaTheme="majorEastAsia" w:hAnsi="inherit" w:cs="Arial"/>
            <w:i/>
            <w:iCs/>
            <w:color w:val="05A9C5"/>
            <w:sz w:val="26"/>
            <w:szCs w:val="20"/>
            <w:bdr w:val="none" w:sz="0" w:space="0" w:color="auto" w:frame="1"/>
          </w:rPr>
          <w:t> standard deviation</w:t>
        </w:r>
      </w:hyperlink>
      <w:r w:rsidRPr="00E4678F">
        <w:rPr>
          <w:rFonts w:ascii="inherit" w:hAnsi="inherit" w:cs="Arial"/>
          <w:i/>
          <w:iCs/>
          <w:color w:val="777777"/>
          <w:sz w:val="26"/>
          <w:szCs w:val="20"/>
        </w:rPr>
        <w:t> was 25 pounds. Find a confidence interval for a sample for the true mean weight of all foot surgery patients. Find a 95% CI.</w:t>
      </w:r>
    </w:p>
    <w:p w14:paraId="2DAC8BAC" w14:textId="036B5DE4"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lastRenderedPageBreak/>
        <w:t>Step 1: </w:t>
      </w:r>
      <w:r w:rsidRPr="00E4678F">
        <w:rPr>
          <w:rStyle w:val="Emphasis"/>
          <w:rFonts w:ascii="inherit" w:hAnsi="inherit" w:cs="Arial"/>
          <w:color w:val="777777"/>
          <w:sz w:val="26"/>
          <w:szCs w:val="20"/>
          <w:bdr w:val="none" w:sz="0" w:space="0" w:color="auto" w:frame="1"/>
        </w:rPr>
        <w:t>Subtract 1 from your </w:t>
      </w:r>
      <w:hyperlink r:id="rId1432" w:tgtFrame="_blank" w:history="1">
        <w:r w:rsidRPr="00E4678F">
          <w:rPr>
            <w:rStyle w:val="Hyperlink"/>
            <w:rFonts w:ascii="inherit" w:eastAsiaTheme="majorEastAsia" w:hAnsi="inherit" w:cs="Arial"/>
            <w:i/>
            <w:iCs/>
            <w:color w:val="05A9C5"/>
            <w:sz w:val="26"/>
            <w:szCs w:val="20"/>
            <w:bdr w:val="none" w:sz="0" w:space="0" w:color="auto" w:frame="1"/>
          </w:rPr>
          <w:t>sample size</w:t>
        </w:r>
      </w:hyperlink>
      <w:r w:rsidRPr="00E4678F">
        <w:rPr>
          <w:rFonts w:ascii="inherit" w:hAnsi="inherit" w:cs="Arial"/>
          <w:color w:val="777777"/>
          <w:sz w:val="26"/>
          <w:szCs w:val="20"/>
        </w:rPr>
        <w:t>. 10 – 1 = 9. This gives you </w:t>
      </w:r>
      <w:hyperlink r:id="rId1433" w:tgtFrame="_blank" w:history="1">
        <w:r w:rsidRPr="00E4678F">
          <w:rPr>
            <w:rStyle w:val="Hyperlink"/>
            <w:rFonts w:ascii="inherit" w:eastAsiaTheme="majorEastAsia" w:hAnsi="inherit" w:cs="Arial"/>
            <w:color w:val="05A9C5"/>
            <w:sz w:val="26"/>
            <w:szCs w:val="20"/>
            <w:bdr w:val="none" w:sz="0" w:space="0" w:color="auto" w:frame="1"/>
          </w:rPr>
          <w:t>degrees of freedom,</w:t>
        </w:r>
      </w:hyperlink>
      <w:r w:rsidRPr="00E4678F">
        <w:rPr>
          <w:rFonts w:ascii="inherit" w:hAnsi="inherit" w:cs="Arial"/>
          <w:color w:val="777777"/>
          <w:sz w:val="26"/>
          <w:szCs w:val="20"/>
        </w:rPr>
        <w:t> which you’ll need in step 3.</w:t>
      </w:r>
    </w:p>
    <w:p w14:paraId="48FD946C"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4F771AC1" w14:textId="4333CD99"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t>Step 2: </w:t>
      </w:r>
      <w:r w:rsidRPr="00E4678F">
        <w:rPr>
          <w:rStyle w:val="Emphasis"/>
          <w:rFonts w:ascii="inherit" w:hAnsi="inherit" w:cs="Arial"/>
          <w:color w:val="777777"/>
          <w:sz w:val="26"/>
          <w:szCs w:val="20"/>
          <w:bdr w:val="none" w:sz="0" w:space="0" w:color="auto" w:frame="1"/>
        </w:rPr>
        <w:t>Subtract the confidence level from 1, then divide by two.</w:t>
      </w:r>
      <w:r w:rsidRPr="00E4678F">
        <w:rPr>
          <w:rFonts w:ascii="inherit" w:hAnsi="inherit" w:cs="Arial"/>
          <w:color w:val="777777"/>
          <w:sz w:val="26"/>
          <w:szCs w:val="20"/>
        </w:rPr>
        <w:br/>
        <w:t>(1 – .95) / 2 = .025</w:t>
      </w:r>
    </w:p>
    <w:p w14:paraId="356342AB"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274A2CB7" w14:textId="3C017D0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4678F">
        <w:rPr>
          <w:rStyle w:val="Strong"/>
          <w:rFonts w:ascii="inherit" w:hAnsi="inherit" w:cs="Arial"/>
          <w:color w:val="0000FF"/>
          <w:sz w:val="26"/>
          <w:szCs w:val="20"/>
          <w:bdr w:val="none" w:sz="0" w:space="0" w:color="auto" w:frame="1"/>
        </w:rPr>
        <w:t>Step 3: </w:t>
      </w:r>
      <w:r w:rsidRPr="00E4678F">
        <w:rPr>
          <w:rStyle w:val="Emphasis"/>
          <w:rFonts w:ascii="inherit" w:hAnsi="inherit" w:cs="Arial"/>
          <w:color w:val="777777"/>
          <w:sz w:val="26"/>
          <w:szCs w:val="20"/>
          <w:bdr w:val="none" w:sz="0" w:space="0" w:color="auto" w:frame="1"/>
        </w:rPr>
        <w:t>Look up your answers to step 1 and 2 in the </w:t>
      </w:r>
      <w:hyperlink r:id="rId1434" w:history="1">
        <w:r w:rsidRPr="00E4678F">
          <w:rPr>
            <w:rStyle w:val="Hyperlink"/>
            <w:rFonts w:ascii="inherit" w:eastAsiaTheme="majorEastAsia" w:hAnsi="inherit" w:cs="Arial"/>
            <w:i/>
            <w:iCs/>
            <w:color w:val="05A9C5"/>
            <w:sz w:val="26"/>
            <w:szCs w:val="20"/>
            <w:bdr w:val="none" w:sz="0" w:space="0" w:color="auto" w:frame="1"/>
          </w:rPr>
          <w:t>t-distribution table</w:t>
        </w:r>
      </w:hyperlink>
      <w:r w:rsidRPr="00E4678F">
        <w:rPr>
          <w:rStyle w:val="Emphasis"/>
          <w:rFonts w:ascii="inherit" w:hAnsi="inherit" w:cs="Arial"/>
          <w:color w:val="777777"/>
          <w:sz w:val="26"/>
          <w:szCs w:val="20"/>
          <w:bdr w:val="none" w:sz="0" w:space="0" w:color="auto" w:frame="1"/>
        </w:rPr>
        <w:t>.</w:t>
      </w:r>
      <w:r w:rsidRPr="00E4678F">
        <w:rPr>
          <w:rFonts w:ascii="inherit" w:hAnsi="inherit" w:cs="Arial"/>
          <w:color w:val="777777"/>
          <w:sz w:val="26"/>
          <w:szCs w:val="20"/>
        </w:rPr>
        <w:t> For 9 degrees of freedom (</w:t>
      </w:r>
      <w:r w:rsidRPr="00E4678F">
        <w:rPr>
          <w:rStyle w:val="Strong"/>
          <w:rFonts w:ascii="inherit" w:hAnsi="inherit" w:cs="Arial"/>
          <w:color w:val="777777"/>
          <w:sz w:val="26"/>
          <w:szCs w:val="20"/>
          <w:bdr w:val="none" w:sz="0" w:space="0" w:color="auto" w:frame="1"/>
        </w:rPr>
        <w:t>df</w:t>
      </w:r>
      <w:r w:rsidRPr="00E4678F">
        <w:rPr>
          <w:rFonts w:ascii="inherit" w:hAnsi="inherit" w:cs="Arial"/>
          <w:color w:val="777777"/>
          <w:sz w:val="26"/>
          <w:szCs w:val="20"/>
        </w:rPr>
        <w:t>) and </w:t>
      </w:r>
      <w:r w:rsidRPr="00E4678F">
        <w:rPr>
          <w:rStyle w:val="Strong"/>
          <w:rFonts w:ascii="inherit" w:hAnsi="inherit" w:cs="Arial"/>
          <w:color w:val="777777"/>
          <w:sz w:val="26"/>
          <w:szCs w:val="20"/>
          <w:bdr w:val="none" w:sz="0" w:space="0" w:color="auto" w:frame="1"/>
        </w:rPr>
        <w:t>α = </w:t>
      </w:r>
      <w:r w:rsidRPr="00E4678F">
        <w:rPr>
          <w:rFonts w:ascii="inherit" w:hAnsi="inherit" w:cs="Arial"/>
          <w:color w:val="777777"/>
          <w:sz w:val="26"/>
          <w:szCs w:val="20"/>
        </w:rPr>
        <w:t>0.025, my result is 2.262.</w:t>
      </w:r>
    </w:p>
    <w:p w14:paraId="20264665" w14:textId="77777777" w:rsidR="00404890" w:rsidRPr="00E4678F" w:rsidRDefault="00404890"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tbl>
      <w:tblPr>
        <w:tblW w:w="9629" w:type="dxa"/>
        <w:jc w:val="center"/>
        <w:tblCellSpacing w:w="15"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594"/>
        <w:gridCol w:w="1434"/>
        <w:gridCol w:w="1057"/>
        <w:gridCol w:w="1235"/>
        <w:gridCol w:w="1235"/>
        <w:gridCol w:w="1235"/>
        <w:gridCol w:w="1412"/>
        <w:gridCol w:w="1427"/>
      </w:tblGrid>
      <w:tr w:rsidR="00E8039D" w14:paraId="1E46B782"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3A230B6" w14:textId="77777777" w:rsidR="00E8039D" w:rsidRDefault="00E8039D">
            <w:pPr>
              <w:rPr>
                <w:rFonts w:ascii="inherit" w:hAnsi="inherit" w:cs="Times New Roman"/>
                <w:sz w:val="20"/>
                <w:szCs w:val="20"/>
              </w:rPr>
            </w:pPr>
            <w:r>
              <w:rPr>
                <w:rStyle w:val="Strong"/>
                <w:rFonts w:ascii="inherit" w:hAnsi="inherit"/>
                <w:sz w:val="20"/>
                <w:szCs w:val="20"/>
                <w:bdr w:val="none" w:sz="0" w:space="0" w:color="auto" w:frame="1"/>
              </w:rPr>
              <w:t>df</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3393DA" w14:textId="77777777" w:rsidR="00E8039D" w:rsidRDefault="00E8039D">
            <w:pPr>
              <w:rPr>
                <w:rFonts w:ascii="inherit" w:hAnsi="inherit"/>
                <w:sz w:val="20"/>
                <w:szCs w:val="20"/>
              </w:rPr>
            </w:pPr>
            <w:r>
              <w:rPr>
                <w:rStyle w:val="Strong"/>
                <w:rFonts w:ascii="inherit" w:hAnsi="inherit"/>
                <w:sz w:val="20"/>
                <w:szCs w:val="20"/>
                <w:bdr w:val="none" w:sz="0" w:space="0" w:color="auto" w:frame="1"/>
              </w:rPr>
              <w:t>α = 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5BBF4F4" w14:textId="77777777" w:rsidR="00E8039D" w:rsidRDefault="00E8039D">
            <w:pPr>
              <w:rPr>
                <w:rFonts w:ascii="inherit" w:hAnsi="inherit"/>
                <w:sz w:val="20"/>
                <w:szCs w:val="20"/>
              </w:rPr>
            </w:pPr>
            <w:r>
              <w:rPr>
                <w:rStyle w:val="Strong"/>
                <w:rFonts w:ascii="inherit" w:hAnsi="inherit"/>
                <w:sz w:val="20"/>
                <w:szCs w:val="20"/>
                <w:bdr w:val="none" w:sz="0" w:space="0" w:color="auto" w:frame="1"/>
              </w:rPr>
              <w:t>0.05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B0F78E" w14:textId="77777777" w:rsidR="00E8039D" w:rsidRDefault="00E8039D">
            <w:pPr>
              <w:rPr>
                <w:rFonts w:ascii="inherit" w:hAnsi="inherit"/>
                <w:sz w:val="20"/>
                <w:szCs w:val="20"/>
              </w:rPr>
            </w:pPr>
            <w:r>
              <w:rPr>
                <w:rStyle w:val="Strong"/>
                <w:rFonts w:ascii="inherit" w:hAnsi="inherit"/>
                <w:sz w:val="20"/>
                <w:szCs w:val="20"/>
                <w:bdr w:val="none" w:sz="0" w:space="0" w:color="auto" w:frame="1"/>
              </w:rPr>
              <w:t>0.025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E15BDEE" w14:textId="77777777" w:rsidR="00E8039D" w:rsidRDefault="00E8039D">
            <w:pPr>
              <w:rPr>
                <w:rFonts w:ascii="inherit" w:hAnsi="inherit"/>
                <w:sz w:val="20"/>
                <w:szCs w:val="20"/>
              </w:rPr>
            </w:pPr>
            <w:r>
              <w:rPr>
                <w:rStyle w:val="Strong"/>
                <w:rFonts w:ascii="inherit" w:hAnsi="inherit"/>
                <w:sz w:val="20"/>
                <w:szCs w:val="20"/>
                <w:bdr w:val="none" w:sz="0" w:space="0" w:color="auto" w:frame="1"/>
              </w:rPr>
              <w:t>0.01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32427E8" w14:textId="77777777" w:rsidR="00E8039D" w:rsidRDefault="00E8039D">
            <w:pPr>
              <w:rPr>
                <w:rFonts w:ascii="inherit" w:hAnsi="inherit"/>
                <w:sz w:val="20"/>
                <w:szCs w:val="20"/>
              </w:rPr>
            </w:pPr>
            <w:r>
              <w:rPr>
                <w:rStyle w:val="Strong"/>
                <w:rFonts w:ascii="inherit" w:hAnsi="inherit"/>
                <w:sz w:val="20"/>
                <w:szCs w:val="20"/>
                <w:bdr w:val="none" w:sz="0" w:space="0" w:color="auto" w:frame="1"/>
              </w:rPr>
              <w:t>0.005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D1BBDF6" w14:textId="77777777" w:rsidR="00E8039D" w:rsidRDefault="00E8039D">
            <w:pPr>
              <w:rPr>
                <w:rFonts w:ascii="inherit" w:hAnsi="inherit"/>
                <w:sz w:val="20"/>
                <w:szCs w:val="20"/>
              </w:rPr>
            </w:pPr>
            <w:r>
              <w:rPr>
                <w:rStyle w:val="Strong"/>
                <w:rFonts w:ascii="inherit" w:hAnsi="inherit"/>
                <w:sz w:val="20"/>
                <w:szCs w:val="20"/>
                <w:bdr w:val="none" w:sz="0" w:space="0" w:color="auto" w:frame="1"/>
              </w:rPr>
              <w:t>0.001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C532F33" w14:textId="77777777" w:rsidR="00E8039D" w:rsidRDefault="00E8039D">
            <w:pPr>
              <w:rPr>
                <w:rFonts w:ascii="inherit" w:hAnsi="inherit"/>
                <w:sz w:val="20"/>
                <w:szCs w:val="20"/>
              </w:rPr>
            </w:pPr>
            <w:r>
              <w:rPr>
                <w:rStyle w:val="Strong"/>
                <w:rFonts w:ascii="inherit" w:hAnsi="inherit"/>
                <w:sz w:val="20"/>
                <w:szCs w:val="20"/>
                <w:bdr w:val="none" w:sz="0" w:space="0" w:color="auto" w:frame="1"/>
              </w:rPr>
              <w:t>0.0005</w:t>
            </w:r>
          </w:p>
        </w:tc>
      </w:tr>
      <w:tr w:rsidR="00E8039D" w14:paraId="5C72AD8F"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9FAB2FF" w14:textId="77777777" w:rsidR="00E8039D" w:rsidRDefault="00E8039D">
            <w:pPr>
              <w:rPr>
                <w:rFonts w:ascii="inherit" w:hAnsi="inherit"/>
                <w:sz w:val="20"/>
                <w:szCs w:val="20"/>
              </w:rPr>
            </w:pPr>
            <w:r>
              <w:rPr>
                <w:rStyle w:val="Strong"/>
                <w:rFonts w:ascii="inherit" w:hAnsi="inherit"/>
                <w:sz w:val="20"/>
                <w:szCs w:val="20"/>
                <w:bdr w:val="none" w:sz="0" w:space="0" w:color="auto" w:frame="1"/>
              </w:rPr>
              <w: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1B1A007" w14:textId="77777777" w:rsidR="00E8039D" w:rsidRDefault="00E8039D">
            <w:pPr>
              <w:rPr>
                <w:rFonts w:ascii="inherit" w:hAnsi="inherit"/>
                <w:sz w:val="20"/>
                <w:szCs w:val="20"/>
              </w:rPr>
            </w:pPr>
            <w:r>
              <w:rPr>
                <w:rFonts w:ascii="inherit" w:hAnsi="inherit"/>
                <w:sz w:val="20"/>
                <w:szCs w:val="20"/>
              </w:rPr>
              <w:t>t</w:t>
            </w:r>
            <w:r>
              <w:rPr>
                <w:rFonts w:ascii="inherit" w:hAnsi="inherit"/>
                <w:sz w:val="15"/>
                <w:szCs w:val="15"/>
                <w:bdr w:val="none" w:sz="0" w:space="0" w:color="auto" w:frame="1"/>
                <w:vertAlign w:val="subscript"/>
              </w:rPr>
              <w:t>α</w:t>
            </w:r>
            <w:r>
              <w:rPr>
                <w:rFonts w:ascii="inherit" w:hAnsi="inherit"/>
                <w:sz w:val="20"/>
                <w:szCs w:val="20"/>
              </w:rPr>
              <w:t>=1.282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654F9A5" w14:textId="77777777" w:rsidR="00E8039D" w:rsidRDefault="00E8039D">
            <w:pPr>
              <w:rPr>
                <w:rFonts w:ascii="inherit" w:hAnsi="inherit"/>
                <w:sz w:val="20"/>
                <w:szCs w:val="20"/>
              </w:rPr>
            </w:pPr>
            <w:r>
              <w:rPr>
                <w:rFonts w:ascii="inherit" w:hAnsi="inherit"/>
                <w:sz w:val="20"/>
                <w:szCs w:val="20"/>
              </w:rPr>
              <w:t>1.645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4FA0543" w14:textId="77777777" w:rsidR="00E8039D" w:rsidRDefault="00E8039D">
            <w:pPr>
              <w:rPr>
                <w:rFonts w:ascii="inherit" w:hAnsi="inherit"/>
                <w:sz w:val="20"/>
                <w:szCs w:val="20"/>
              </w:rPr>
            </w:pPr>
            <w:r>
              <w:rPr>
                <w:rFonts w:ascii="inherit" w:hAnsi="inherit"/>
                <w:sz w:val="20"/>
                <w:szCs w:val="20"/>
              </w:rPr>
              <w:t>1.960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6A89868" w14:textId="77777777" w:rsidR="00E8039D" w:rsidRDefault="00E8039D">
            <w:pPr>
              <w:rPr>
                <w:rFonts w:ascii="inherit" w:hAnsi="inherit"/>
                <w:sz w:val="20"/>
                <w:szCs w:val="20"/>
              </w:rPr>
            </w:pPr>
            <w:r>
              <w:rPr>
                <w:rFonts w:ascii="inherit" w:hAnsi="inherit"/>
                <w:sz w:val="20"/>
                <w:szCs w:val="20"/>
              </w:rPr>
              <w:t>2.326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CEBA90C" w14:textId="77777777" w:rsidR="00E8039D" w:rsidRDefault="00E8039D">
            <w:pPr>
              <w:rPr>
                <w:rFonts w:ascii="inherit" w:hAnsi="inherit"/>
                <w:sz w:val="20"/>
                <w:szCs w:val="20"/>
              </w:rPr>
            </w:pPr>
            <w:r>
              <w:rPr>
                <w:rFonts w:ascii="inherit" w:hAnsi="inherit"/>
                <w:sz w:val="20"/>
                <w:szCs w:val="20"/>
              </w:rPr>
              <w:t>2.576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7C0EDFB" w14:textId="77777777" w:rsidR="00E8039D" w:rsidRDefault="00E8039D">
            <w:pPr>
              <w:rPr>
                <w:rFonts w:ascii="inherit" w:hAnsi="inherit"/>
                <w:sz w:val="20"/>
                <w:szCs w:val="20"/>
              </w:rPr>
            </w:pPr>
            <w:r>
              <w:rPr>
                <w:rFonts w:ascii="inherit" w:hAnsi="inherit"/>
                <w:sz w:val="20"/>
                <w:szCs w:val="20"/>
              </w:rPr>
              <w:t>3.091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F7667A2" w14:textId="77777777" w:rsidR="00E8039D" w:rsidRDefault="00E8039D">
            <w:pPr>
              <w:rPr>
                <w:rFonts w:ascii="inherit" w:hAnsi="inherit"/>
                <w:sz w:val="20"/>
                <w:szCs w:val="20"/>
              </w:rPr>
            </w:pPr>
            <w:r>
              <w:rPr>
                <w:rFonts w:ascii="inherit" w:hAnsi="inherit"/>
                <w:sz w:val="20"/>
                <w:szCs w:val="20"/>
              </w:rPr>
              <w:t>3.291</w:t>
            </w:r>
          </w:p>
        </w:tc>
      </w:tr>
      <w:tr w:rsidR="00E8039D" w14:paraId="536DA8FD"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6791C85" w14:textId="77777777" w:rsidR="00E8039D" w:rsidRDefault="00E8039D">
            <w:pPr>
              <w:rPr>
                <w:rFonts w:ascii="inherit" w:hAnsi="inherit"/>
                <w:sz w:val="20"/>
                <w:szCs w:val="20"/>
              </w:rPr>
            </w:pPr>
            <w:r>
              <w:rPr>
                <w:rStyle w:val="Strong"/>
                <w:rFonts w:ascii="inherit" w:hAnsi="inherit"/>
                <w:sz w:val="20"/>
                <w:szCs w:val="20"/>
                <w:bdr w:val="none" w:sz="0" w:space="0" w:color="auto" w:frame="1"/>
              </w:rPr>
              <w:t>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F47DE6D" w14:textId="77777777" w:rsidR="00E8039D" w:rsidRDefault="00E8039D">
            <w:pPr>
              <w:rPr>
                <w:rFonts w:ascii="inherit" w:hAnsi="inherit"/>
                <w:sz w:val="20"/>
                <w:szCs w:val="20"/>
              </w:rPr>
            </w:pPr>
            <w:r>
              <w:rPr>
                <w:rFonts w:ascii="inherit" w:hAnsi="inherit"/>
                <w:sz w:val="20"/>
                <w:szCs w:val="20"/>
              </w:rPr>
              <w:t>3.078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32CD9B5" w14:textId="77777777" w:rsidR="00E8039D" w:rsidRDefault="00E8039D">
            <w:pPr>
              <w:rPr>
                <w:rFonts w:ascii="inherit" w:hAnsi="inherit"/>
                <w:sz w:val="20"/>
                <w:szCs w:val="20"/>
              </w:rPr>
            </w:pPr>
            <w:r>
              <w:rPr>
                <w:rFonts w:ascii="inherit" w:hAnsi="inherit"/>
                <w:sz w:val="20"/>
                <w:szCs w:val="20"/>
              </w:rPr>
              <w:t>6.314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AA8D3FD" w14:textId="77777777" w:rsidR="00E8039D" w:rsidRDefault="00E8039D">
            <w:pPr>
              <w:rPr>
                <w:rFonts w:ascii="inherit" w:hAnsi="inherit"/>
                <w:sz w:val="20"/>
                <w:szCs w:val="20"/>
              </w:rPr>
            </w:pPr>
            <w:r>
              <w:rPr>
                <w:rFonts w:ascii="inherit" w:hAnsi="inherit"/>
                <w:sz w:val="20"/>
                <w:szCs w:val="20"/>
              </w:rPr>
              <w:t>12.706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D96594" w14:textId="77777777" w:rsidR="00E8039D" w:rsidRDefault="00E8039D">
            <w:pPr>
              <w:rPr>
                <w:rFonts w:ascii="inherit" w:hAnsi="inherit"/>
                <w:sz w:val="20"/>
                <w:szCs w:val="20"/>
              </w:rPr>
            </w:pPr>
            <w:r>
              <w:rPr>
                <w:rFonts w:ascii="inherit" w:hAnsi="inherit"/>
                <w:sz w:val="20"/>
                <w:szCs w:val="20"/>
              </w:rPr>
              <w:t>31.821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41AC259" w14:textId="77777777" w:rsidR="00E8039D" w:rsidRDefault="00E8039D">
            <w:pPr>
              <w:rPr>
                <w:rFonts w:ascii="inherit" w:hAnsi="inherit"/>
                <w:sz w:val="20"/>
                <w:szCs w:val="20"/>
              </w:rPr>
            </w:pPr>
            <w:r>
              <w:rPr>
                <w:rFonts w:ascii="inherit" w:hAnsi="inherit"/>
                <w:sz w:val="20"/>
                <w:szCs w:val="20"/>
              </w:rPr>
              <w:t>63.656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19E932C" w14:textId="77777777" w:rsidR="00E8039D" w:rsidRDefault="00E8039D">
            <w:pPr>
              <w:rPr>
                <w:rFonts w:ascii="inherit" w:hAnsi="inherit"/>
                <w:sz w:val="20"/>
                <w:szCs w:val="20"/>
              </w:rPr>
            </w:pPr>
            <w:r>
              <w:rPr>
                <w:rFonts w:ascii="inherit" w:hAnsi="inherit"/>
                <w:sz w:val="20"/>
                <w:szCs w:val="20"/>
              </w:rPr>
              <w:t>318.289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B80B35C" w14:textId="77777777" w:rsidR="00E8039D" w:rsidRDefault="00E8039D">
            <w:pPr>
              <w:rPr>
                <w:rFonts w:ascii="inherit" w:hAnsi="inherit"/>
                <w:sz w:val="20"/>
                <w:szCs w:val="20"/>
              </w:rPr>
            </w:pPr>
            <w:r>
              <w:rPr>
                <w:rFonts w:ascii="inherit" w:hAnsi="inherit"/>
                <w:sz w:val="20"/>
                <w:szCs w:val="20"/>
              </w:rPr>
              <w:t>636.578</w:t>
            </w:r>
          </w:p>
        </w:tc>
      </w:tr>
      <w:tr w:rsidR="00E8039D" w14:paraId="23D00274"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F8CBAD" w14:textId="77777777" w:rsidR="00E8039D" w:rsidRDefault="00E8039D">
            <w:pPr>
              <w:rPr>
                <w:rFonts w:ascii="inherit" w:hAnsi="inherit"/>
                <w:sz w:val="20"/>
                <w:szCs w:val="20"/>
              </w:rPr>
            </w:pPr>
            <w:r>
              <w:rPr>
                <w:rStyle w:val="Strong"/>
                <w:rFonts w:ascii="inherit" w:hAnsi="inherit"/>
                <w:sz w:val="20"/>
                <w:szCs w:val="20"/>
                <w:bdr w:val="none" w:sz="0" w:space="0" w:color="auto" w:frame="1"/>
              </w:rPr>
              <w:t>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3AA768D" w14:textId="77777777" w:rsidR="00E8039D" w:rsidRDefault="00E8039D">
            <w:pPr>
              <w:rPr>
                <w:rFonts w:ascii="inherit" w:hAnsi="inherit"/>
                <w:sz w:val="20"/>
                <w:szCs w:val="20"/>
              </w:rPr>
            </w:pPr>
            <w:r>
              <w:rPr>
                <w:rFonts w:ascii="inherit" w:hAnsi="inherit"/>
                <w:sz w:val="20"/>
                <w:szCs w:val="20"/>
              </w:rPr>
              <w:t>1.886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D92DCBC" w14:textId="77777777" w:rsidR="00E8039D" w:rsidRDefault="00E8039D">
            <w:pPr>
              <w:rPr>
                <w:rFonts w:ascii="inherit" w:hAnsi="inherit"/>
                <w:sz w:val="20"/>
                <w:szCs w:val="20"/>
              </w:rPr>
            </w:pPr>
            <w:r>
              <w:rPr>
                <w:rFonts w:ascii="inherit" w:hAnsi="inherit"/>
                <w:sz w:val="20"/>
                <w:szCs w:val="20"/>
              </w:rPr>
              <w:t>2.920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2AE626" w14:textId="77777777" w:rsidR="00E8039D" w:rsidRDefault="00E8039D">
            <w:pPr>
              <w:rPr>
                <w:rFonts w:ascii="inherit" w:hAnsi="inherit"/>
                <w:sz w:val="20"/>
                <w:szCs w:val="20"/>
              </w:rPr>
            </w:pPr>
            <w:r>
              <w:rPr>
                <w:rFonts w:ascii="inherit" w:hAnsi="inherit"/>
                <w:sz w:val="20"/>
                <w:szCs w:val="20"/>
              </w:rPr>
              <w:t>4.303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6CC0F15" w14:textId="77777777" w:rsidR="00E8039D" w:rsidRDefault="00E8039D">
            <w:pPr>
              <w:rPr>
                <w:rFonts w:ascii="inherit" w:hAnsi="inherit"/>
                <w:sz w:val="20"/>
                <w:szCs w:val="20"/>
              </w:rPr>
            </w:pPr>
            <w:r>
              <w:rPr>
                <w:rFonts w:ascii="inherit" w:hAnsi="inherit"/>
                <w:sz w:val="20"/>
                <w:szCs w:val="20"/>
              </w:rPr>
              <w:t>6.965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D6B52D9" w14:textId="77777777" w:rsidR="00E8039D" w:rsidRDefault="00E8039D">
            <w:pPr>
              <w:rPr>
                <w:rFonts w:ascii="inherit" w:hAnsi="inherit"/>
                <w:sz w:val="20"/>
                <w:szCs w:val="20"/>
              </w:rPr>
            </w:pPr>
            <w:r>
              <w:rPr>
                <w:rFonts w:ascii="inherit" w:hAnsi="inherit"/>
                <w:sz w:val="20"/>
                <w:szCs w:val="20"/>
              </w:rPr>
              <w:t>9.925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562DD7" w14:textId="77777777" w:rsidR="00E8039D" w:rsidRDefault="00E8039D">
            <w:pPr>
              <w:rPr>
                <w:rFonts w:ascii="inherit" w:hAnsi="inherit"/>
                <w:sz w:val="20"/>
                <w:szCs w:val="20"/>
              </w:rPr>
            </w:pPr>
            <w:r>
              <w:rPr>
                <w:rFonts w:ascii="inherit" w:hAnsi="inherit"/>
                <w:sz w:val="20"/>
                <w:szCs w:val="20"/>
              </w:rPr>
              <w:t>22.328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A29773B" w14:textId="77777777" w:rsidR="00E8039D" w:rsidRDefault="00E8039D">
            <w:pPr>
              <w:rPr>
                <w:rFonts w:ascii="inherit" w:hAnsi="inherit"/>
                <w:sz w:val="20"/>
                <w:szCs w:val="20"/>
              </w:rPr>
            </w:pPr>
            <w:r>
              <w:rPr>
                <w:rFonts w:ascii="inherit" w:hAnsi="inherit"/>
                <w:sz w:val="20"/>
                <w:szCs w:val="20"/>
              </w:rPr>
              <w:t>31.600</w:t>
            </w:r>
          </w:p>
        </w:tc>
      </w:tr>
      <w:tr w:rsidR="00E8039D" w14:paraId="186765E4"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DFAE4E4" w14:textId="77777777" w:rsidR="00E8039D" w:rsidRDefault="00E8039D">
            <w:pPr>
              <w:rPr>
                <w:rFonts w:ascii="inherit" w:hAnsi="inherit"/>
                <w:sz w:val="20"/>
                <w:szCs w:val="20"/>
              </w:rPr>
            </w:pPr>
            <w:r>
              <w:rPr>
                <w:rStyle w:val="Strong"/>
                <w:rFonts w:ascii="inherit" w:hAnsi="inherit"/>
                <w:sz w:val="20"/>
                <w:szCs w:val="20"/>
                <w:bdr w:val="none" w:sz="0" w:space="0" w:color="auto" w:frame="1"/>
              </w:rPr>
              <w:t>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D2C0D58" w14:textId="77777777" w:rsidR="00E8039D" w:rsidRDefault="00E8039D">
            <w:pPr>
              <w:rPr>
                <w:rFonts w:ascii="inherit" w:hAnsi="inherit"/>
                <w:sz w:val="20"/>
                <w:szCs w:val="20"/>
              </w:rPr>
            </w:pPr>
            <w:r>
              <w:rPr>
                <w:rFonts w:ascii="inherit" w:hAnsi="inherit"/>
                <w:sz w:val="20"/>
                <w:szCs w:val="20"/>
              </w:rPr>
              <w:t>1.638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E08AF07" w14:textId="77777777" w:rsidR="00E8039D" w:rsidRDefault="00E8039D">
            <w:pPr>
              <w:rPr>
                <w:rFonts w:ascii="inherit" w:hAnsi="inherit"/>
                <w:sz w:val="20"/>
                <w:szCs w:val="20"/>
              </w:rPr>
            </w:pPr>
            <w:r>
              <w:rPr>
                <w:rFonts w:ascii="inherit" w:hAnsi="inherit"/>
                <w:sz w:val="20"/>
                <w:szCs w:val="20"/>
              </w:rPr>
              <w:t>2.353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E2F7303" w14:textId="77777777" w:rsidR="00E8039D" w:rsidRDefault="00E8039D">
            <w:pPr>
              <w:rPr>
                <w:rFonts w:ascii="inherit" w:hAnsi="inherit"/>
                <w:sz w:val="20"/>
                <w:szCs w:val="20"/>
              </w:rPr>
            </w:pPr>
            <w:r>
              <w:rPr>
                <w:rFonts w:ascii="inherit" w:hAnsi="inherit"/>
                <w:sz w:val="20"/>
                <w:szCs w:val="20"/>
              </w:rPr>
              <w:t>3.182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5C2144" w14:textId="77777777" w:rsidR="00E8039D" w:rsidRDefault="00E8039D">
            <w:pPr>
              <w:rPr>
                <w:rFonts w:ascii="inherit" w:hAnsi="inherit"/>
                <w:sz w:val="20"/>
                <w:szCs w:val="20"/>
              </w:rPr>
            </w:pPr>
            <w:r>
              <w:rPr>
                <w:rFonts w:ascii="inherit" w:hAnsi="inherit"/>
                <w:sz w:val="20"/>
                <w:szCs w:val="20"/>
              </w:rPr>
              <w:t>4.541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750C30" w14:textId="77777777" w:rsidR="00E8039D" w:rsidRDefault="00E8039D">
            <w:pPr>
              <w:rPr>
                <w:rFonts w:ascii="inherit" w:hAnsi="inherit"/>
                <w:sz w:val="20"/>
                <w:szCs w:val="20"/>
              </w:rPr>
            </w:pPr>
            <w:r>
              <w:rPr>
                <w:rFonts w:ascii="inherit" w:hAnsi="inherit"/>
                <w:sz w:val="20"/>
                <w:szCs w:val="20"/>
              </w:rPr>
              <w:t>5.841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F616927" w14:textId="77777777" w:rsidR="00E8039D" w:rsidRDefault="00E8039D">
            <w:pPr>
              <w:rPr>
                <w:rFonts w:ascii="inherit" w:hAnsi="inherit"/>
                <w:sz w:val="20"/>
                <w:szCs w:val="20"/>
              </w:rPr>
            </w:pPr>
            <w:r>
              <w:rPr>
                <w:rFonts w:ascii="inherit" w:hAnsi="inherit"/>
                <w:sz w:val="20"/>
                <w:szCs w:val="20"/>
              </w:rPr>
              <w:t>10.214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70BBD3B" w14:textId="77777777" w:rsidR="00E8039D" w:rsidRDefault="00E8039D">
            <w:pPr>
              <w:rPr>
                <w:rFonts w:ascii="inherit" w:hAnsi="inherit"/>
                <w:sz w:val="20"/>
                <w:szCs w:val="20"/>
              </w:rPr>
            </w:pPr>
            <w:r>
              <w:rPr>
                <w:rFonts w:ascii="inherit" w:hAnsi="inherit"/>
                <w:sz w:val="20"/>
                <w:szCs w:val="20"/>
              </w:rPr>
              <w:t>12.924</w:t>
            </w:r>
          </w:p>
        </w:tc>
      </w:tr>
      <w:tr w:rsidR="00E8039D" w14:paraId="087F9225"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1BC8D35" w14:textId="77777777" w:rsidR="00E8039D" w:rsidRDefault="00E8039D">
            <w:pPr>
              <w:rPr>
                <w:rFonts w:ascii="inherit" w:hAnsi="inherit"/>
                <w:sz w:val="20"/>
                <w:szCs w:val="20"/>
              </w:rPr>
            </w:pPr>
            <w:r>
              <w:rPr>
                <w:rStyle w:val="Strong"/>
                <w:rFonts w:ascii="inherit" w:hAnsi="inherit"/>
                <w:sz w:val="20"/>
                <w:szCs w:val="20"/>
                <w:bdr w:val="none" w:sz="0" w:space="0" w:color="auto" w:frame="1"/>
              </w:rPr>
              <w:t>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981F8A1" w14:textId="77777777" w:rsidR="00E8039D" w:rsidRDefault="00E8039D">
            <w:pPr>
              <w:rPr>
                <w:rFonts w:ascii="inherit" w:hAnsi="inherit"/>
                <w:sz w:val="20"/>
                <w:szCs w:val="20"/>
              </w:rPr>
            </w:pPr>
            <w:r>
              <w:rPr>
                <w:rFonts w:ascii="inherit" w:hAnsi="inherit"/>
                <w:sz w:val="20"/>
                <w:szCs w:val="20"/>
              </w:rPr>
              <w:t>1.533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A2C122E" w14:textId="77777777" w:rsidR="00E8039D" w:rsidRDefault="00E8039D">
            <w:pPr>
              <w:rPr>
                <w:rFonts w:ascii="inherit" w:hAnsi="inherit"/>
                <w:sz w:val="20"/>
                <w:szCs w:val="20"/>
              </w:rPr>
            </w:pPr>
            <w:r>
              <w:rPr>
                <w:rFonts w:ascii="inherit" w:hAnsi="inherit"/>
                <w:sz w:val="20"/>
                <w:szCs w:val="20"/>
              </w:rPr>
              <w:t>2.132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7C23273" w14:textId="77777777" w:rsidR="00E8039D" w:rsidRDefault="00E8039D">
            <w:pPr>
              <w:rPr>
                <w:rFonts w:ascii="inherit" w:hAnsi="inherit"/>
                <w:sz w:val="20"/>
                <w:szCs w:val="20"/>
              </w:rPr>
            </w:pPr>
            <w:r>
              <w:rPr>
                <w:rFonts w:ascii="inherit" w:hAnsi="inherit"/>
                <w:sz w:val="20"/>
                <w:szCs w:val="20"/>
              </w:rPr>
              <w:t>2.776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16210B" w14:textId="77777777" w:rsidR="00E8039D" w:rsidRDefault="00E8039D">
            <w:pPr>
              <w:rPr>
                <w:rFonts w:ascii="inherit" w:hAnsi="inherit"/>
                <w:sz w:val="20"/>
                <w:szCs w:val="20"/>
              </w:rPr>
            </w:pPr>
            <w:r>
              <w:rPr>
                <w:rFonts w:ascii="inherit" w:hAnsi="inherit"/>
                <w:sz w:val="20"/>
                <w:szCs w:val="20"/>
              </w:rPr>
              <w:t>3.747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BFE96D6" w14:textId="77777777" w:rsidR="00E8039D" w:rsidRDefault="00E8039D">
            <w:pPr>
              <w:rPr>
                <w:rFonts w:ascii="inherit" w:hAnsi="inherit"/>
                <w:sz w:val="20"/>
                <w:szCs w:val="20"/>
              </w:rPr>
            </w:pPr>
            <w:r>
              <w:rPr>
                <w:rFonts w:ascii="inherit" w:hAnsi="inherit"/>
                <w:sz w:val="20"/>
                <w:szCs w:val="20"/>
              </w:rPr>
              <w:t>4.604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0ED628B" w14:textId="77777777" w:rsidR="00E8039D" w:rsidRDefault="00E8039D">
            <w:pPr>
              <w:rPr>
                <w:rFonts w:ascii="inherit" w:hAnsi="inherit"/>
                <w:sz w:val="20"/>
                <w:szCs w:val="20"/>
              </w:rPr>
            </w:pPr>
            <w:r>
              <w:rPr>
                <w:rFonts w:ascii="inherit" w:hAnsi="inherit"/>
                <w:sz w:val="20"/>
                <w:szCs w:val="20"/>
              </w:rPr>
              <w:t>7.173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EA16F5" w14:textId="77777777" w:rsidR="00E8039D" w:rsidRDefault="00E8039D">
            <w:pPr>
              <w:rPr>
                <w:rFonts w:ascii="inherit" w:hAnsi="inherit"/>
                <w:sz w:val="20"/>
                <w:szCs w:val="20"/>
              </w:rPr>
            </w:pPr>
            <w:r>
              <w:rPr>
                <w:rFonts w:ascii="inherit" w:hAnsi="inherit"/>
                <w:sz w:val="20"/>
                <w:szCs w:val="20"/>
              </w:rPr>
              <w:t>8.610</w:t>
            </w:r>
          </w:p>
        </w:tc>
      </w:tr>
      <w:tr w:rsidR="00E8039D" w14:paraId="582D647B"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164BF4" w14:textId="77777777" w:rsidR="00E8039D" w:rsidRDefault="00E8039D">
            <w:pPr>
              <w:rPr>
                <w:rFonts w:ascii="inherit" w:hAnsi="inherit"/>
                <w:sz w:val="20"/>
                <w:szCs w:val="20"/>
              </w:rPr>
            </w:pPr>
            <w:r>
              <w:rPr>
                <w:rStyle w:val="Strong"/>
                <w:rFonts w:ascii="inherit" w:hAnsi="inherit"/>
                <w:sz w:val="20"/>
                <w:szCs w:val="20"/>
                <w:bdr w:val="none" w:sz="0" w:space="0" w:color="auto" w:frame="1"/>
              </w:rPr>
              <w:t>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F6C9BCD" w14:textId="77777777" w:rsidR="00E8039D" w:rsidRDefault="00E8039D">
            <w:pPr>
              <w:rPr>
                <w:rFonts w:ascii="inherit" w:hAnsi="inherit"/>
                <w:sz w:val="20"/>
                <w:szCs w:val="20"/>
              </w:rPr>
            </w:pPr>
            <w:r>
              <w:rPr>
                <w:rFonts w:ascii="inherit" w:hAnsi="inherit"/>
                <w:sz w:val="20"/>
                <w:szCs w:val="20"/>
              </w:rPr>
              <w:t>1.476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4A20CF5" w14:textId="77777777" w:rsidR="00E8039D" w:rsidRDefault="00E8039D">
            <w:pPr>
              <w:rPr>
                <w:rFonts w:ascii="inherit" w:hAnsi="inherit"/>
                <w:sz w:val="20"/>
                <w:szCs w:val="20"/>
              </w:rPr>
            </w:pPr>
            <w:r>
              <w:rPr>
                <w:rFonts w:ascii="inherit" w:hAnsi="inherit"/>
                <w:sz w:val="20"/>
                <w:szCs w:val="20"/>
              </w:rPr>
              <w:t>2.015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7D7F070" w14:textId="77777777" w:rsidR="00E8039D" w:rsidRDefault="00E8039D">
            <w:pPr>
              <w:rPr>
                <w:rFonts w:ascii="inherit" w:hAnsi="inherit"/>
                <w:sz w:val="20"/>
                <w:szCs w:val="20"/>
              </w:rPr>
            </w:pPr>
            <w:r>
              <w:rPr>
                <w:rFonts w:ascii="inherit" w:hAnsi="inherit"/>
                <w:sz w:val="20"/>
                <w:szCs w:val="20"/>
              </w:rPr>
              <w:t>2.571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2FE5EF" w14:textId="77777777" w:rsidR="00E8039D" w:rsidRDefault="00E8039D">
            <w:pPr>
              <w:rPr>
                <w:rFonts w:ascii="inherit" w:hAnsi="inherit"/>
                <w:sz w:val="20"/>
                <w:szCs w:val="20"/>
              </w:rPr>
            </w:pPr>
            <w:r>
              <w:rPr>
                <w:rFonts w:ascii="inherit" w:hAnsi="inherit"/>
                <w:sz w:val="20"/>
                <w:szCs w:val="20"/>
              </w:rPr>
              <w:t>3.365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94D538" w14:textId="77777777" w:rsidR="00E8039D" w:rsidRDefault="00E8039D">
            <w:pPr>
              <w:rPr>
                <w:rFonts w:ascii="inherit" w:hAnsi="inherit"/>
                <w:sz w:val="20"/>
                <w:szCs w:val="20"/>
              </w:rPr>
            </w:pPr>
            <w:r>
              <w:rPr>
                <w:rFonts w:ascii="inherit" w:hAnsi="inherit"/>
                <w:sz w:val="20"/>
                <w:szCs w:val="20"/>
              </w:rPr>
              <w:t>4.032</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2C4A58D" w14:textId="77777777" w:rsidR="00E8039D" w:rsidRDefault="00E8039D">
            <w:pPr>
              <w:rPr>
                <w:rFonts w:ascii="inherit" w:hAnsi="inherit"/>
                <w:sz w:val="20"/>
                <w:szCs w:val="20"/>
              </w:rPr>
            </w:pPr>
            <w:r>
              <w:rPr>
                <w:rFonts w:ascii="inherit" w:hAnsi="inherit"/>
                <w:sz w:val="20"/>
                <w:szCs w:val="20"/>
              </w:rPr>
              <w:t>5.894</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D0FF4C1" w14:textId="77777777" w:rsidR="00E8039D" w:rsidRDefault="00E8039D">
            <w:pPr>
              <w:rPr>
                <w:rFonts w:ascii="inherit" w:hAnsi="inherit"/>
                <w:sz w:val="20"/>
                <w:szCs w:val="20"/>
              </w:rPr>
            </w:pPr>
            <w:r>
              <w:rPr>
                <w:rFonts w:ascii="inherit" w:hAnsi="inherit"/>
                <w:sz w:val="20"/>
                <w:szCs w:val="20"/>
              </w:rPr>
              <w:t>6.869</w:t>
            </w:r>
          </w:p>
        </w:tc>
      </w:tr>
      <w:tr w:rsidR="00E8039D" w14:paraId="1A68E505"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074B0C0" w14:textId="77777777" w:rsidR="00E8039D" w:rsidRDefault="00E8039D">
            <w:pPr>
              <w:rPr>
                <w:rFonts w:ascii="inherit" w:hAnsi="inherit"/>
                <w:sz w:val="20"/>
                <w:szCs w:val="20"/>
              </w:rPr>
            </w:pPr>
            <w:r>
              <w:rPr>
                <w:rStyle w:val="Strong"/>
                <w:rFonts w:ascii="inherit" w:hAnsi="inherit"/>
                <w:sz w:val="20"/>
                <w:szCs w:val="20"/>
                <w:bdr w:val="none" w:sz="0" w:space="0" w:color="auto" w:frame="1"/>
              </w:rPr>
              <w:t>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7ADAF6E" w14:textId="77777777" w:rsidR="00E8039D" w:rsidRDefault="00E8039D">
            <w:pPr>
              <w:rPr>
                <w:rFonts w:ascii="inherit" w:hAnsi="inherit"/>
                <w:sz w:val="20"/>
                <w:szCs w:val="20"/>
              </w:rPr>
            </w:pPr>
            <w:r>
              <w:rPr>
                <w:rFonts w:ascii="inherit" w:hAnsi="inherit"/>
                <w:sz w:val="20"/>
                <w:szCs w:val="20"/>
              </w:rPr>
              <w:t>1.440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D300E90" w14:textId="77777777" w:rsidR="00E8039D" w:rsidRDefault="00E8039D">
            <w:pPr>
              <w:rPr>
                <w:rFonts w:ascii="inherit" w:hAnsi="inherit"/>
                <w:sz w:val="20"/>
                <w:szCs w:val="20"/>
              </w:rPr>
            </w:pPr>
            <w:r>
              <w:rPr>
                <w:rFonts w:ascii="inherit" w:hAnsi="inherit"/>
                <w:sz w:val="20"/>
                <w:szCs w:val="20"/>
              </w:rPr>
              <w:t>1.943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7AB910B" w14:textId="77777777" w:rsidR="00E8039D" w:rsidRDefault="00E8039D">
            <w:pPr>
              <w:rPr>
                <w:rFonts w:ascii="inherit" w:hAnsi="inherit"/>
                <w:sz w:val="20"/>
                <w:szCs w:val="20"/>
              </w:rPr>
            </w:pPr>
            <w:r>
              <w:rPr>
                <w:rFonts w:ascii="inherit" w:hAnsi="inherit"/>
                <w:sz w:val="20"/>
                <w:szCs w:val="20"/>
              </w:rPr>
              <w:t>2.447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BE80799" w14:textId="77777777" w:rsidR="00E8039D" w:rsidRDefault="00E8039D">
            <w:pPr>
              <w:rPr>
                <w:rFonts w:ascii="inherit" w:hAnsi="inherit"/>
                <w:sz w:val="20"/>
                <w:szCs w:val="20"/>
              </w:rPr>
            </w:pPr>
            <w:r>
              <w:rPr>
                <w:rFonts w:ascii="inherit" w:hAnsi="inherit"/>
                <w:sz w:val="20"/>
                <w:szCs w:val="20"/>
              </w:rPr>
              <w:t>3.143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F783FAF" w14:textId="77777777" w:rsidR="00E8039D" w:rsidRDefault="00E8039D">
            <w:pPr>
              <w:rPr>
                <w:rFonts w:ascii="inherit" w:hAnsi="inherit"/>
                <w:sz w:val="20"/>
                <w:szCs w:val="20"/>
              </w:rPr>
            </w:pPr>
            <w:r>
              <w:rPr>
                <w:rFonts w:ascii="inherit" w:hAnsi="inherit"/>
                <w:sz w:val="20"/>
                <w:szCs w:val="20"/>
              </w:rPr>
              <w:t>3.707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3302B3D" w14:textId="77777777" w:rsidR="00E8039D" w:rsidRDefault="00E8039D">
            <w:pPr>
              <w:rPr>
                <w:rFonts w:ascii="inherit" w:hAnsi="inherit"/>
                <w:sz w:val="20"/>
                <w:szCs w:val="20"/>
              </w:rPr>
            </w:pPr>
            <w:r>
              <w:rPr>
                <w:rFonts w:ascii="inherit" w:hAnsi="inherit"/>
                <w:sz w:val="20"/>
                <w:szCs w:val="20"/>
              </w:rPr>
              <w:t>5.208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9F79702" w14:textId="77777777" w:rsidR="00E8039D" w:rsidRDefault="00E8039D">
            <w:pPr>
              <w:rPr>
                <w:rFonts w:ascii="inherit" w:hAnsi="inherit"/>
                <w:sz w:val="20"/>
                <w:szCs w:val="20"/>
              </w:rPr>
            </w:pPr>
            <w:r>
              <w:rPr>
                <w:rFonts w:ascii="inherit" w:hAnsi="inherit"/>
                <w:sz w:val="20"/>
                <w:szCs w:val="20"/>
              </w:rPr>
              <w:t>5.959</w:t>
            </w:r>
          </w:p>
        </w:tc>
      </w:tr>
      <w:tr w:rsidR="00E8039D" w14:paraId="5D942240"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26BA9F" w14:textId="77777777" w:rsidR="00E8039D" w:rsidRDefault="00E8039D">
            <w:pPr>
              <w:rPr>
                <w:rFonts w:ascii="inherit" w:hAnsi="inherit"/>
                <w:sz w:val="20"/>
                <w:szCs w:val="20"/>
              </w:rPr>
            </w:pPr>
            <w:r>
              <w:rPr>
                <w:rStyle w:val="Strong"/>
                <w:rFonts w:ascii="inherit" w:hAnsi="inherit"/>
                <w:sz w:val="20"/>
                <w:szCs w:val="20"/>
                <w:bdr w:val="none" w:sz="0" w:space="0" w:color="auto" w:frame="1"/>
              </w:rPr>
              <w:t>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9D23C60" w14:textId="77777777" w:rsidR="00E8039D" w:rsidRDefault="00E8039D">
            <w:pPr>
              <w:rPr>
                <w:rFonts w:ascii="inherit" w:hAnsi="inherit"/>
                <w:sz w:val="20"/>
                <w:szCs w:val="20"/>
              </w:rPr>
            </w:pPr>
            <w:r>
              <w:rPr>
                <w:rFonts w:ascii="inherit" w:hAnsi="inherit"/>
                <w:sz w:val="20"/>
                <w:szCs w:val="20"/>
              </w:rPr>
              <w:t>1.415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1632E2E" w14:textId="77777777" w:rsidR="00E8039D" w:rsidRDefault="00E8039D">
            <w:pPr>
              <w:rPr>
                <w:rFonts w:ascii="inherit" w:hAnsi="inherit"/>
                <w:sz w:val="20"/>
                <w:szCs w:val="20"/>
              </w:rPr>
            </w:pPr>
            <w:r>
              <w:rPr>
                <w:rFonts w:ascii="inherit" w:hAnsi="inherit"/>
                <w:sz w:val="20"/>
                <w:szCs w:val="20"/>
              </w:rPr>
              <w:t>1.895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4EF6591" w14:textId="77777777" w:rsidR="00E8039D" w:rsidRDefault="00E8039D">
            <w:pPr>
              <w:rPr>
                <w:rFonts w:ascii="inherit" w:hAnsi="inherit"/>
                <w:sz w:val="20"/>
                <w:szCs w:val="20"/>
              </w:rPr>
            </w:pPr>
            <w:r>
              <w:rPr>
                <w:rFonts w:ascii="inherit" w:hAnsi="inherit"/>
                <w:sz w:val="20"/>
                <w:szCs w:val="20"/>
              </w:rPr>
              <w:t>2.365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F1830C3" w14:textId="77777777" w:rsidR="00E8039D" w:rsidRDefault="00E8039D">
            <w:pPr>
              <w:rPr>
                <w:rFonts w:ascii="inherit" w:hAnsi="inherit"/>
                <w:sz w:val="20"/>
                <w:szCs w:val="20"/>
              </w:rPr>
            </w:pPr>
            <w:r>
              <w:rPr>
                <w:rFonts w:ascii="inherit" w:hAnsi="inherit"/>
                <w:sz w:val="20"/>
                <w:szCs w:val="20"/>
              </w:rPr>
              <w:t>2.998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E136E73" w14:textId="77777777" w:rsidR="00E8039D" w:rsidRDefault="00E8039D">
            <w:pPr>
              <w:rPr>
                <w:rFonts w:ascii="inherit" w:hAnsi="inherit"/>
                <w:sz w:val="20"/>
                <w:szCs w:val="20"/>
              </w:rPr>
            </w:pPr>
            <w:r>
              <w:rPr>
                <w:rFonts w:ascii="inherit" w:hAnsi="inherit"/>
                <w:sz w:val="20"/>
                <w:szCs w:val="20"/>
              </w:rPr>
              <w:t>3.499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A8101CD" w14:textId="77777777" w:rsidR="00E8039D" w:rsidRDefault="00E8039D">
            <w:pPr>
              <w:rPr>
                <w:rFonts w:ascii="inherit" w:hAnsi="inherit"/>
                <w:sz w:val="20"/>
                <w:szCs w:val="20"/>
              </w:rPr>
            </w:pPr>
            <w:r>
              <w:rPr>
                <w:rFonts w:ascii="inherit" w:hAnsi="inherit"/>
                <w:sz w:val="20"/>
                <w:szCs w:val="20"/>
              </w:rPr>
              <w:t>4.785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022EEF04" w14:textId="77777777" w:rsidR="00E8039D" w:rsidRDefault="00E8039D">
            <w:pPr>
              <w:rPr>
                <w:rFonts w:ascii="inherit" w:hAnsi="inherit"/>
                <w:sz w:val="20"/>
                <w:szCs w:val="20"/>
              </w:rPr>
            </w:pPr>
            <w:r>
              <w:rPr>
                <w:rFonts w:ascii="inherit" w:hAnsi="inherit"/>
                <w:sz w:val="20"/>
                <w:szCs w:val="20"/>
              </w:rPr>
              <w:t>5.408</w:t>
            </w:r>
          </w:p>
        </w:tc>
      </w:tr>
      <w:tr w:rsidR="00E8039D" w14:paraId="14F0843D"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6F2DB21" w14:textId="77777777" w:rsidR="00E8039D" w:rsidRDefault="00E8039D">
            <w:pPr>
              <w:rPr>
                <w:rFonts w:ascii="inherit" w:hAnsi="inherit"/>
                <w:sz w:val="20"/>
                <w:szCs w:val="20"/>
              </w:rPr>
            </w:pPr>
            <w:r>
              <w:rPr>
                <w:rStyle w:val="Strong"/>
                <w:rFonts w:ascii="inherit" w:hAnsi="inherit"/>
                <w:sz w:val="20"/>
                <w:szCs w:val="20"/>
                <w:bdr w:val="none" w:sz="0" w:space="0" w:color="auto" w:frame="1"/>
              </w:rPr>
              <w:t>8</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7DCD3E5A" w14:textId="77777777" w:rsidR="00E8039D" w:rsidRDefault="00E8039D">
            <w:pPr>
              <w:rPr>
                <w:rFonts w:ascii="inherit" w:hAnsi="inherit"/>
                <w:sz w:val="20"/>
                <w:szCs w:val="20"/>
              </w:rPr>
            </w:pPr>
            <w:r>
              <w:rPr>
                <w:rFonts w:ascii="inherit" w:hAnsi="inherit"/>
                <w:sz w:val="20"/>
                <w:szCs w:val="20"/>
              </w:rPr>
              <w:t>1.397</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5DDF9D5" w14:textId="77777777" w:rsidR="00E8039D" w:rsidRDefault="00E8039D">
            <w:pPr>
              <w:rPr>
                <w:rFonts w:ascii="inherit" w:hAnsi="inherit"/>
                <w:sz w:val="20"/>
                <w:szCs w:val="20"/>
              </w:rPr>
            </w:pPr>
            <w:r>
              <w:rPr>
                <w:rFonts w:ascii="inherit" w:hAnsi="inherit"/>
                <w:sz w:val="20"/>
                <w:szCs w:val="20"/>
              </w:rPr>
              <w:t>1.860</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FC63306" w14:textId="77777777" w:rsidR="00E8039D" w:rsidRDefault="00E8039D">
            <w:pPr>
              <w:rPr>
                <w:rFonts w:ascii="inherit" w:hAnsi="inherit"/>
                <w:sz w:val="20"/>
                <w:szCs w:val="20"/>
              </w:rPr>
            </w:pPr>
            <w:r>
              <w:rPr>
                <w:rFonts w:ascii="inherit" w:hAnsi="inherit"/>
                <w:sz w:val="20"/>
                <w:szCs w:val="20"/>
              </w:rPr>
              <w:t>2.306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1A0546F" w14:textId="77777777" w:rsidR="00E8039D" w:rsidRDefault="00E8039D">
            <w:pPr>
              <w:rPr>
                <w:rFonts w:ascii="inherit" w:hAnsi="inherit"/>
                <w:sz w:val="20"/>
                <w:szCs w:val="20"/>
              </w:rPr>
            </w:pPr>
            <w:r>
              <w:rPr>
                <w:rFonts w:ascii="inherit" w:hAnsi="inherit"/>
                <w:sz w:val="20"/>
                <w:szCs w:val="20"/>
              </w:rPr>
              <w:t>2.896</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1ED3E57E" w14:textId="77777777" w:rsidR="00E8039D" w:rsidRDefault="00E8039D">
            <w:pPr>
              <w:rPr>
                <w:rFonts w:ascii="inherit" w:hAnsi="inherit"/>
                <w:sz w:val="20"/>
                <w:szCs w:val="20"/>
              </w:rPr>
            </w:pPr>
            <w:r>
              <w:rPr>
                <w:rFonts w:ascii="inherit" w:hAnsi="inherit"/>
                <w:sz w:val="20"/>
                <w:szCs w:val="20"/>
              </w:rPr>
              <w:t>3.355</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4217CAF8" w14:textId="77777777" w:rsidR="00E8039D" w:rsidRDefault="00E8039D">
            <w:pPr>
              <w:rPr>
                <w:rFonts w:ascii="inherit" w:hAnsi="inherit"/>
                <w:sz w:val="20"/>
                <w:szCs w:val="20"/>
              </w:rPr>
            </w:pPr>
            <w:r>
              <w:rPr>
                <w:rFonts w:ascii="inherit" w:hAnsi="inherit"/>
                <w:sz w:val="20"/>
                <w:szCs w:val="20"/>
              </w:rPr>
              <w:t>4.501</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25D26EC7" w14:textId="77777777" w:rsidR="00E8039D" w:rsidRDefault="00E8039D">
            <w:pPr>
              <w:rPr>
                <w:rFonts w:ascii="inherit" w:hAnsi="inherit"/>
                <w:sz w:val="20"/>
                <w:szCs w:val="20"/>
              </w:rPr>
            </w:pPr>
            <w:r>
              <w:rPr>
                <w:rFonts w:ascii="inherit" w:hAnsi="inherit"/>
                <w:sz w:val="20"/>
                <w:szCs w:val="20"/>
              </w:rPr>
              <w:t>5.041</w:t>
            </w:r>
          </w:p>
        </w:tc>
      </w:tr>
      <w:tr w:rsidR="00E8039D" w14:paraId="63D0D15E" w14:textId="77777777" w:rsidTr="00E8039D">
        <w:trPr>
          <w:tblCellSpacing w:w="15" w:type="dxa"/>
          <w:jc w:val="center"/>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6A0DD79F" w14:textId="77777777" w:rsidR="00E8039D" w:rsidRDefault="00E8039D">
            <w:pPr>
              <w:rPr>
                <w:rFonts w:ascii="inherit" w:hAnsi="inherit"/>
                <w:sz w:val="20"/>
                <w:szCs w:val="20"/>
              </w:rPr>
            </w:pPr>
            <w:r>
              <w:rPr>
                <w:rStyle w:val="Strong"/>
                <w:rFonts w:ascii="inherit" w:hAnsi="inherit"/>
                <w:sz w:val="20"/>
                <w:szCs w:val="20"/>
                <w:bdr w:val="none" w:sz="0" w:space="0" w:color="auto" w:frame="1"/>
              </w:rPr>
              <w:t>9</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3015E932" w14:textId="77777777" w:rsidR="00E8039D" w:rsidRDefault="00E8039D">
            <w:pPr>
              <w:rPr>
                <w:rFonts w:ascii="inherit" w:hAnsi="inherit"/>
                <w:sz w:val="20"/>
                <w:szCs w:val="20"/>
              </w:rPr>
            </w:pPr>
            <w:r>
              <w:rPr>
                <w:rFonts w:ascii="inherit" w:hAnsi="inherit"/>
                <w:sz w:val="20"/>
                <w:szCs w:val="20"/>
              </w:rPr>
              <w:t>1.383</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14:paraId="539FF55C" w14:textId="77777777" w:rsidR="00E8039D" w:rsidRDefault="00E8039D">
            <w:pPr>
              <w:rPr>
                <w:rFonts w:ascii="inherit" w:hAnsi="inherit"/>
                <w:sz w:val="20"/>
                <w:szCs w:val="20"/>
              </w:rPr>
            </w:pPr>
            <w:r>
              <w:rPr>
                <w:rFonts w:ascii="inherit" w:hAnsi="inherit"/>
                <w:sz w:val="20"/>
                <w:szCs w:val="20"/>
              </w:rPr>
              <w:t>1.833</w:t>
            </w:r>
          </w:p>
        </w:tc>
        <w:tc>
          <w:tcPr>
            <w:tcW w:w="0" w:type="auto"/>
            <w:tcBorders>
              <w:top w:val="single" w:sz="6" w:space="0" w:color="DDDDDD"/>
              <w:left w:val="outset" w:sz="2" w:space="0" w:color="auto"/>
              <w:bottom w:val="outset" w:sz="2" w:space="0" w:color="auto"/>
              <w:right w:val="outset" w:sz="2" w:space="0" w:color="auto"/>
            </w:tcBorders>
            <w:shd w:val="clear" w:color="auto" w:fill="FF0000"/>
            <w:tcMar>
              <w:top w:w="90" w:type="dxa"/>
              <w:left w:w="0" w:type="dxa"/>
              <w:bottom w:w="90" w:type="dxa"/>
              <w:right w:w="150" w:type="dxa"/>
            </w:tcMar>
            <w:vAlign w:val="bottom"/>
            <w:hideMark/>
          </w:tcPr>
          <w:p w14:paraId="3A94AE3A" w14:textId="77777777" w:rsidR="00E8039D" w:rsidRDefault="00E8039D">
            <w:pPr>
              <w:rPr>
                <w:rFonts w:ascii="inherit" w:hAnsi="inherit"/>
                <w:sz w:val="20"/>
                <w:szCs w:val="20"/>
              </w:rPr>
            </w:pPr>
            <w:r>
              <w:rPr>
                <w:rFonts w:ascii="inherit" w:hAnsi="inherit"/>
                <w:sz w:val="20"/>
                <w:szCs w:val="20"/>
              </w:rPr>
              <w:t>2.262</w:t>
            </w:r>
          </w:p>
        </w:tc>
        <w:tc>
          <w:tcPr>
            <w:tcW w:w="0" w:type="auto"/>
            <w:vAlign w:val="center"/>
            <w:hideMark/>
          </w:tcPr>
          <w:p w14:paraId="74ECBECF" w14:textId="77777777" w:rsidR="00E8039D" w:rsidRDefault="00E8039D">
            <w:pPr>
              <w:rPr>
                <w:sz w:val="20"/>
                <w:szCs w:val="20"/>
              </w:rPr>
            </w:pPr>
          </w:p>
        </w:tc>
        <w:tc>
          <w:tcPr>
            <w:tcW w:w="0" w:type="auto"/>
            <w:vAlign w:val="center"/>
            <w:hideMark/>
          </w:tcPr>
          <w:p w14:paraId="3960FFF0" w14:textId="77777777" w:rsidR="00E8039D" w:rsidRDefault="00E8039D">
            <w:pPr>
              <w:rPr>
                <w:sz w:val="20"/>
                <w:szCs w:val="20"/>
              </w:rPr>
            </w:pPr>
          </w:p>
        </w:tc>
        <w:tc>
          <w:tcPr>
            <w:tcW w:w="0" w:type="auto"/>
            <w:vAlign w:val="center"/>
            <w:hideMark/>
          </w:tcPr>
          <w:p w14:paraId="59477406" w14:textId="77777777" w:rsidR="00E8039D" w:rsidRDefault="00E8039D">
            <w:pPr>
              <w:rPr>
                <w:sz w:val="20"/>
                <w:szCs w:val="20"/>
              </w:rPr>
            </w:pPr>
          </w:p>
        </w:tc>
        <w:tc>
          <w:tcPr>
            <w:tcW w:w="0" w:type="auto"/>
            <w:vAlign w:val="center"/>
            <w:hideMark/>
          </w:tcPr>
          <w:p w14:paraId="253B0237" w14:textId="77777777" w:rsidR="00E8039D" w:rsidRDefault="00E8039D">
            <w:pPr>
              <w:rPr>
                <w:sz w:val="20"/>
                <w:szCs w:val="20"/>
              </w:rPr>
            </w:pPr>
          </w:p>
        </w:tc>
      </w:tr>
    </w:tbl>
    <w:p w14:paraId="4158F98B"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0"/>
          <w:szCs w:val="20"/>
          <w:bdr w:val="none" w:sz="0" w:space="0" w:color="auto" w:frame="1"/>
        </w:rPr>
      </w:pPr>
    </w:p>
    <w:p w14:paraId="5CFCF7BC" w14:textId="03CF4364"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4: </w:t>
      </w:r>
      <w:r w:rsidRPr="00556814">
        <w:rPr>
          <w:rStyle w:val="Emphasis"/>
          <w:rFonts w:ascii="inherit" w:hAnsi="inherit" w:cs="Arial"/>
          <w:color w:val="777777"/>
          <w:sz w:val="26"/>
          <w:szCs w:val="20"/>
          <w:bdr w:val="none" w:sz="0" w:space="0" w:color="auto" w:frame="1"/>
        </w:rPr>
        <w:t>Divide your sample </w:t>
      </w:r>
      <w:hyperlink r:id="rId1435" w:history="1">
        <w:r w:rsidRPr="00556814">
          <w:rPr>
            <w:rStyle w:val="Hyperlink"/>
            <w:rFonts w:ascii="inherit" w:eastAsiaTheme="majorEastAsia" w:hAnsi="inherit" w:cs="Arial"/>
            <w:i/>
            <w:iCs/>
            <w:color w:val="05A9C5"/>
            <w:sz w:val="26"/>
            <w:szCs w:val="20"/>
            <w:bdr w:val="none" w:sz="0" w:space="0" w:color="auto" w:frame="1"/>
          </w:rPr>
          <w:t>standard deviation</w:t>
        </w:r>
      </w:hyperlink>
      <w:r w:rsidRPr="00556814">
        <w:rPr>
          <w:rStyle w:val="Emphasis"/>
          <w:rFonts w:ascii="inherit" w:hAnsi="inherit" w:cs="Arial"/>
          <w:color w:val="777777"/>
          <w:sz w:val="26"/>
          <w:szCs w:val="20"/>
          <w:bdr w:val="none" w:sz="0" w:space="0" w:color="auto" w:frame="1"/>
        </w:rPr>
        <w:t> by the square root of your sample size.</w:t>
      </w:r>
      <w:r w:rsidRPr="00556814">
        <w:rPr>
          <w:rFonts w:ascii="inherit" w:hAnsi="inherit" w:cs="Arial"/>
          <w:color w:val="777777"/>
          <w:sz w:val="26"/>
          <w:szCs w:val="20"/>
        </w:rPr>
        <w:br/>
        <w:t>25 / √(10) = 7.90569415</w:t>
      </w:r>
    </w:p>
    <w:p w14:paraId="39C3C3F8"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6FB8D969" w14:textId="0D6A1567"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5: </w:t>
      </w:r>
      <w:r w:rsidRPr="00556814">
        <w:rPr>
          <w:rStyle w:val="Emphasis"/>
          <w:rFonts w:ascii="inherit" w:hAnsi="inherit" w:cs="Arial"/>
          <w:color w:val="777777"/>
          <w:sz w:val="26"/>
          <w:szCs w:val="20"/>
          <w:bdr w:val="none" w:sz="0" w:space="0" w:color="auto" w:frame="1"/>
        </w:rPr>
        <w:t>Multiply step 3 by step 4.</w:t>
      </w:r>
      <w:r w:rsidRPr="00556814">
        <w:rPr>
          <w:rFonts w:ascii="inherit" w:hAnsi="inherit" w:cs="Arial"/>
          <w:color w:val="777777"/>
          <w:sz w:val="26"/>
          <w:szCs w:val="20"/>
        </w:rPr>
        <w:br/>
        <w:t>2.262 × 7.90569415 = 17.8826802</w:t>
      </w:r>
    </w:p>
    <w:p w14:paraId="474AD691"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2179837D" w14:textId="2641D9BC"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6: </w:t>
      </w:r>
      <w:r w:rsidRPr="00556814">
        <w:rPr>
          <w:rStyle w:val="Emphasis"/>
          <w:rFonts w:ascii="inherit" w:hAnsi="inherit" w:cs="Arial"/>
          <w:color w:val="777777"/>
          <w:sz w:val="26"/>
          <w:szCs w:val="20"/>
          <w:bdr w:val="none" w:sz="0" w:space="0" w:color="auto" w:frame="1"/>
        </w:rPr>
        <w:t>For the lower end of the range, subtract step 5 from the </w:t>
      </w:r>
      <w:hyperlink r:id="rId1436" w:history="1">
        <w:r w:rsidRPr="00556814">
          <w:rPr>
            <w:rStyle w:val="Hyperlink"/>
            <w:rFonts w:ascii="inherit" w:eastAsiaTheme="majorEastAsia" w:hAnsi="inherit" w:cs="Arial"/>
            <w:i/>
            <w:iCs/>
            <w:color w:val="05A9C5"/>
            <w:sz w:val="26"/>
            <w:szCs w:val="20"/>
            <w:bdr w:val="none" w:sz="0" w:space="0" w:color="auto" w:frame="1"/>
          </w:rPr>
          <w:t>sample mean</w:t>
        </w:r>
      </w:hyperlink>
      <w:r w:rsidRPr="00556814">
        <w:rPr>
          <w:rStyle w:val="Emphasis"/>
          <w:rFonts w:ascii="inherit" w:hAnsi="inherit" w:cs="Arial"/>
          <w:color w:val="777777"/>
          <w:sz w:val="26"/>
          <w:szCs w:val="20"/>
          <w:bdr w:val="none" w:sz="0" w:space="0" w:color="auto" w:frame="1"/>
        </w:rPr>
        <w:t>.</w:t>
      </w:r>
      <w:r w:rsidRPr="00556814">
        <w:rPr>
          <w:rFonts w:ascii="inherit" w:hAnsi="inherit" w:cs="Arial"/>
          <w:color w:val="777777"/>
          <w:sz w:val="26"/>
          <w:szCs w:val="20"/>
        </w:rPr>
        <w:br/>
        <w:t>240 – 17.8826802 = 222.117</w:t>
      </w:r>
    </w:p>
    <w:p w14:paraId="7AB93705" w14:textId="77777777" w:rsidR="00556814" w:rsidRDefault="00556814"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4DB60D14" w14:textId="1D164747" w:rsidR="00E8039D" w:rsidRPr="00556814"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56814">
        <w:rPr>
          <w:rStyle w:val="Strong"/>
          <w:rFonts w:ascii="inherit" w:hAnsi="inherit" w:cs="Arial"/>
          <w:color w:val="0000FF"/>
          <w:sz w:val="26"/>
          <w:szCs w:val="20"/>
          <w:bdr w:val="none" w:sz="0" w:space="0" w:color="auto" w:frame="1"/>
        </w:rPr>
        <w:t>Step 7: </w:t>
      </w:r>
      <w:r w:rsidRPr="00556814">
        <w:rPr>
          <w:rStyle w:val="Emphasis"/>
          <w:rFonts w:ascii="inherit" w:hAnsi="inherit" w:cs="Arial"/>
          <w:color w:val="777777"/>
          <w:sz w:val="26"/>
          <w:szCs w:val="20"/>
          <w:bdr w:val="none" w:sz="0" w:space="0" w:color="auto" w:frame="1"/>
        </w:rPr>
        <w:t>For the upper end of the range, add step 5 to the sample mean.</w:t>
      </w:r>
      <w:r w:rsidRPr="00556814">
        <w:rPr>
          <w:rFonts w:ascii="inherit" w:hAnsi="inherit" w:cs="Arial"/>
          <w:color w:val="777777"/>
          <w:sz w:val="26"/>
          <w:szCs w:val="20"/>
        </w:rPr>
        <w:br/>
        <w:t>240 + 17.8826802 = 257.883</w:t>
      </w:r>
    </w:p>
    <w:p w14:paraId="5C209AB8" w14:textId="77777777" w:rsidR="00E8039D" w:rsidRPr="0055681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556814">
        <w:rPr>
          <w:rFonts w:ascii="inherit" w:hAnsi="inherit" w:cs="Arial"/>
          <w:color w:val="777777"/>
          <w:sz w:val="26"/>
          <w:szCs w:val="20"/>
        </w:rPr>
        <w:lastRenderedPageBreak/>
        <w:t>That’s how to find the confidence interval for a sample!</w:t>
      </w:r>
    </w:p>
    <w:p w14:paraId="407E3572" w14:textId="77777777" w:rsidR="00E8039D" w:rsidRPr="00A27280" w:rsidRDefault="00E8039D" w:rsidP="00A27280">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7280">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Example 2 (small sample)</w:t>
      </w:r>
    </w:p>
    <w:p w14:paraId="44D5332D" w14:textId="77777777" w:rsidR="00E8039D" w:rsidRDefault="00E8039D" w:rsidP="00E8039D">
      <w:pPr>
        <w:pStyle w:val="NormalWeb"/>
        <w:shd w:val="clear" w:color="auto" w:fill="FFFFFF"/>
        <w:spacing w:before="0" w:beforeAutospacing="0" w:after="225" w:afterAutospacing="0"/>
        <w:textAlignment w:val="baseline"/>
        <w:rPr>
          <w:rFonts w:ascii="inherit" w:hAnsi="inherit" w:cs="Arial"/>
          <w:color w:val="777777"/>
          <w:sz w:val="20"/>
          <w:szCs w:val="20"/>
        </w:rPr>
      </w:pPr>
      <w:r w:rsidRPr="0019481D">
        <w:rPr>
          <w:rFonts w:ascii="inherit" w:hAnsi="inherit" w:cs="Arial"/>
          <w:color w:val="777777"/>
          <w:szCs w:val="20"/>
        </w:rPr>
        <w:t>Watch the video or read the steps below</w:t>
      </w:r>
      <w:r>
        <w:rPr>
          <w:rFonts w:ascii="inherit" w:hAnsi="inherit" w:cs="Arial"/>
          <w:color w:val="777777"/>
          <w:sz w:val="20"/>
          <w:szCs w:val="20"/>
        </w:rPr>
        <w:t>:</w:t>
      </w:r>
    </w:p>
    <w:p w14:paraId="42191A3E" w14:textId="55404BC5" w:rsidR="00E8039D" w:rsidRDefault="0019481D"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1EA7962A" wp14:editId="7FCBEF29">
            <wp:extent cx="4572000" cy="3429000"/>
            <wp:effectExtent l="0" t="0" r="0" b="0"/>
            <wp:docPr id="147" name="Video 147">
              <a:hlinkClick xmlns:a="http://schemas.openxmlformats.org/drawingml/2006/main" r:id="rId1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Video 147">
                      <a:hlinkClick r:id="rId1437"/>
                    </pic:cNvPr>
                    <pic:cNvPicPr/>
                  </pic:nvPicPr>
                  <pic:blipFill>
                    <a:blip r:embed="rId1438">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gDcMG4QK-m4&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8108EA5" w14:textId="2798F912"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Fonts w:ascii="inherit" w:hAnsi="inherit" w:cs="Arial"/>
          <w:color w:val="777777"/>
          <w:sz w:val="26"/>
          <w:szCs w:val="20"/>
        </w:rPr>
        <w:t>If you have one small set of data (under 30 items), you’ll want to use the </w:t>
      </w:r>
      <w:hyperlink r:id="rId1439" w:history="1">
        <w:r w:rsidRPr="00277F16">
          <w:rPr>
            <w:rStyle w:val="Hyperlink"/>
            <w:rFonts w:ascii="inherit" w:eastAsiaTheme="majorEastAsia" w:hAnsi="inherit" w:cs="Arial"/>
            <w:color w:val="05A9C5"/>
            <w:sz w:val="26"/>
            <w:szCs w:val="20"/>
            <w:bdr w:val="none" w:sz="0" w:space="0" w:color="auto" w:frame="1"/>
          </w:rPr>
          <w:t>t-distribution</w:t>
        </w:r>
      </w:hyperlink>
      <w:r w:rsidRPr="00277F16">
        <w:rPr>
          <w:rFonts w:ascii="inherit" w:hAnsi="inherit" w:cs="Arial"/>
          <w:color w:val="777777"/>
          <w:sz w:val="26"/>
          <w:szCs w:val="20"/>
        </w:rPr>
        <w:t> instead of the </w:t>
      </w:r>
      <w:hyperlink r:id="rId1440" w:history="1">
        <w:r w:rsidRPr="00277F16">
          <w:rPr>
            <w:rStyle w:val="Hyperlink"/>
            <w:rFonts w:ascii="inherit" w:eastAsiaTheme="majorEastAsia" w:hAnsi="inherit" w:cs="Arial"/>
            <w:color w:val="05A9C5"/>
            <w:sz w:val="26"/>
            <w:szCs w:val="20"/>
            <w:bdr w:val="none" w:sz="0" w:space="0" w:color="auto" w:frame="1"/>
          </w:rPr>
          <w:t>normal distribution</w:t>
        </w:r>
      </w:hyperlink>
      <w:r w:rsidRPr="00277F16">
        <w:rPr>
          <w:rFonts w:ascii="inherit" w:hAnsi="inherit" w:cs="Arial"/>
          <w:color w:val="777777"/>
          <w:sz w:val="26"/>
          <w:szCs w:val="20"/>
        </w:rPr>
        <w:t> to construct your confidence interval.</w:t>
      </w:r>
    </w:p>
    <w:p w14:paraId="3297F637" w14:textId="77777777" w:rsidR="00FE0E5D" w:rsidRPr="00277F16" w:rsidRDefault="00FE0E5D"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E3D2CC8" w14:textId="1F67F9AB" w:rsidR="00E8039D" w:rsidRPr="00277F16" w:rsidRDefault="00E8039D" w:rsidP="00E8039D">
      <w:pPr>
        <w:shd w:val="clear" w:color="auto" w:fill="FFFFFF"/>
        <w:textAlignment w:val="baseline"/>
        <w:rPr>
          <w:rFonts w:ascii="inherit" w:hAnsi="inherit" w:cs="Arial"/>
          <w:color w:val="777777"/>
          <w:sz w:val="26"/>
          <w:szCs w:val="20"/>
        </w:rPr>
      </w:pPr>
      <w:r w:rsidRPr="00277F16">
        <w:rPr>
          <w:rFonts w:ascii="inherit" w:hAnsi="inherit" w:cs="Arial"/>
          <w:noProof/>
          <w:color w:val="05A9C5"/>
          <w:sz w:val="26"/>
          <w:szCs w:val="20"/>
          <w:bdr w:val="none" w:sz="0" w:space="0" w:color="auto" w:frame="1"/>
        </w:rPr>
        <w:drawing>
          <wp:inline distT="0" distB="0" distL="0" distR="0" wp14:anchorId="192FE104" wp14:editId="0DFF8A44">
            <wp:extent cx="1645920" cy="845820"/>
            <wp:effectExtent l="0" t="0" r="0" b="0"/>
            <wp:docPr id="183" name="Picture 183" descr="construct a confidence interval">
              <a:hlinkClick xmlns:a="http://schemas.openxmlformats.org/drawingml/2006/main" r:id="rId1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 a confidence interval">
                      <a:hlinkClick r:id="rId1441"/>
                    </pic:cNvPr>
                    <pic:cNvPicPr>
                      <a:picLocks noChangeAspect="1" noChangeArrowheads="1"/>
                    </pic:cNvPicPr>
                  </pic:nvPicPr>
                  <pic:blipFill>
                    <a:blip r:embed="rId1442">
                      <a:extLst>
                        <a:ext uri="{28A0092B-C50C-407E-A947-70E740481C1C}">
                          <a14:useLocalDpi xmlns:a14="http://schemas.microsoft.com/office/drawing/2010/main" val="0"/>
                        </a:ext>
                      </a:extLst>
                    </a:blip>
                    <a:srcRect/>
                    <a:stretch>
                      <a:fillRect/>
                    </a:stretch>
                  </pic:blipFill>
                  <pic:spPr bwMode="auto">
                    <a:xfrm>
                      <a:off x="0" y="0"/>
                      <a:ext cx="1645920" cy="845820"/>
                    </a:xfrm>
                    <a:prstGeom prst="rect">
                      <a:avLst/>
                    </a:prstGeom>
                    <a:noFill/>
                    <a:ln>
                      <a:noFill/>
                    </a:ln>
                  </pic:spPr>
                </pic:pic>
              </a:graphicData>
            </a:graphic>
          </wp:inline>
        </w:drawing>
      </w:r>
    </w:p>
    <w:p w14:paraId="5BEBAA27" w14:textId="77777777" w:rsidR="00E8039D" w:rsidRPr="00277F16"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277F16">
        <w:rPr>
          <w:rFonts w:ascii="inherit" w:hAnsi="inherit" w:cs="Arial"/>
          <w:i/>
          <w:iCs/>
          <w:color w:val="777777"/>
          <w:sz w:val="26"/>
          <w:szCs w:val="20"/>
        </w:rPr>
        <w:t>The formula for constructing a CI with the t-distribution.</w:t>
      </w:r>
    </w:p>
    <w:p w14:paraId="05959D54" w14:textId="77777777" w:rsidR="00FE0E5D" w:rsidRDefault="00FE0E5D"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7AEB8E87" w14:textId="0ACD6B2F"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777777"/>
          <w:sz w:val="26"/>
          <w:szCs w:val="20"/>
          <w:bdr w:val="none" w:sz="0" w:space="0" w:color="auto" w:frame="1"/>
        </w:rPr>
        <w:t>Sample problem</w:t>
      </w:r>
      <w:r w:rsidRPr="00277F16">
        <w:rPr>
          <w:rFonts w:ascii="inherit" w:hAnsi="inherit" w:cs="Arial"/>
          <w:color w:val="777777"/>
          <w:sz w:val="26"/>
          <w:szCs w:val="20"/>
        </w:rPr>
        <w:t>: Construct a 98% Confidence Interval based on the following data: 45, 55, 67, 45, 68, 79, 98, 87, 84, 82.</w:t>
      </w:r>
    </w:p>
    <w:p w14:paraId="22B37712"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39C7D49E" w14:textId="10D3A6D2"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1: </w:t>
      </w:r>
      <w:r w:rsidRPr="00277F16">
        <w:rPr>
          <w:rFonts w:ascii="inherit" w:hAnsi="inherit" w:cs="Arial"/>
          <w:color w:val="777777"/>
          <w:sz w:val="26"/>
          <w:szCs w:val="20"/>
        </w:rPr>
        <w:t>Find the mean, μ and </w:t>
      </w:r>
      <w:hyperlink r:id="rId1443" w:history="1">
        <w:r w:rsidRPr="00277F16">
          <w:rPr>
            <w:rStyle w:val="Hyperlink"/>
            <w:rFonts w:ascii="inherit" w:eastAsiaTheme="majorEastAsia" w:hAnsi="inherit" w:cs="Arial"/>
            <w:color w:val="05A9C5"/>
            <w:sz w:val="26"/>
            <w:szCs w:val="20"/>
            <w:bdr w:val="none" w:sz="0" w:space="0" w:color="auto" w:frame="1"/>
          </w:rPr>
          <w:t>standard deviation, σ</w:t>
        </w:r>
      </w:hyperlink>
      <w:r w:rsidRPr="00277F16">
        <w:rPr>
          <w:rFonts w:ascii="inherit" w:hAnsi="inherit" w:cs="Arial"/>
          <w:color w:val="777777"/>
          <w:sz w:val="26"/>
          <w:szCs w:val="20"/>
        </w:rPr>
        <w:t> for the data.</w:t>
      </w:r>
      <w:r w:rsidRPr="00277F16">
        <w:rPr>
          <w:rFonts w:ascii="inherit" w:hAnsi="inherit" w:cs="Arial"/>
          <w:color w:val="777777"/>
          <w:sz w:val="26"/>
          <w:szCs w:val="20"/>
        </w:rPr>
        <w:br/>
        <w:t>σ: 18.172.</w:t>
      </w:r>
      <w:r w:rsidRPr="00277F16">
        <w:rPr>
          <w:rFonts w:ascii="inherit" w:hAnsi="inherit" w:cs="Arial"/>
          <w:color w:val="777777"/>
          <w:sz w:val="26"/>
          <w:szCs w:val="20"/>
        </w:rPr>
        <w:br/>
        <w:t>μ: 71</w:t>
      </w:r>
      <w:r w:rsidRPr="00277F16">
        <w:rPr>
          <w:rFonts w:ascii="inherit" w:hAnsi="inherit" w:cs="Arial"/>
          <w:color w:val="777777"/>
          <w:sz w:val="26"/>
          <w:szCs w:val="20"/>
        </w:rPr>
        <w:br/>
        <w:t>Set these numbers aside for a moment.</w:t>
      </w:r>
    </w:p>
    <w:p w14:paraId="40F9F7B3"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423489BD" w14:textId="59EBAA88"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lastRenderedPageBreak/>
        <w:t>Step 2: </w:t>
      </w:r>
      <w:r w:rsidRPr="00277F16">
        <w:rPr>
          <w:rStyle w:val="Emphasis"/>
          <w:rFonts w:ascii="inherit" w:hAnsi="inherit" w:cs="Arial"/>
          <w:color w:val="777777"/>
          <w:sz w:val="26"/>
          <w:szCs w:val="20"/>
          <w:bdr w:val="none" w:sz="0" w:space="0" w:color="auto" w:frame="1"/>
        </w:rPr>
        <w:t>Subtract 1 from your </w:t>
      </w:r>
      <w:hyperlink r:id="rId1444" w:history="1">
        <w:r w:rsidRPr="00277F16">
          <w:rPr>
            <w:rStyle w:val="Hyperlink"/>
            <w:rFonts w:ascii="inherit" w:eastAsiaTheme="majorEastAsia" w:hAnsi="inherit" w:cs="Arial"/>
            <w:i/>
            <w:iCs/>
            <w:color w:val="05A9C5"/>
            <w:sz w:val="26"/>
            <w:szCs w:val="20"/>
            <w:bdr w:val="none" w:sz="0" w:space="0" w:color="auto" w:frame="1"/>
          </w:rPr>
          <w:t>sample size</w:t>
        </w:r>
      </w:hyperlink>
      <w:r w:rsidRPr="00277F16">
        <w:rPr>
          <w:rStyle w:val="Emphasis"/>
          <w:rFonts w:ascii="inherit" w:hAnsi="inherit" w:cs="Arial"/>
          <w:color w:val="777777"/>
          <w:sz w:val="26"/>
          <w:szCs w:val="20"/>
          <w:bdr w:val="none" w:sz="0" w:space="0" w:color="auto" w:frame="1"/>
        </w:rPr>
        <w:t> to find the </w:t>
      </w:r>
      <w:hyperlink r:id="rId1445" w:tgtFrame="_blank" w:history="1">
        <w:r w:rsidRPr="00277F16">
          <w:rPr>
            <w:rStyle w:val="Hyperlink"/>
            <w:rFonts w:ascii="inherit" w:eastAsiaTheme="majorEastAsia" w:hAnsi="inherit" w:cs="Arial"/>
            <w:i/>
            <w:iCs/>
            <w:color w:val="05A9C5"/>
            <w:sz w:val="26"/>
            <w:szCs w:val="20"/>
            <w:bdr w:val="none" w:sz="0" w:space="0" w:color="auto" w:frame="1"/>
          </w:rPr>
          <w:t>degrees of freedom</w:t>
        </w:r>
      </w:hyperlink>
      <w:r w:rsidRPr="00277F16">
        <w:rPr>
          <w:rStyle w:val="Emphasis"/>
          <w:rFonts w:ascii="inherit" w:hAnsi="inherit" w:cs="Arial"/>
          <w:color w:val="777777"/>
          <w:sz w:val="26"/>
          <w:szCs w:val="20"/>
          <w:bdr w:val="none" w:sz="0" w:space="0" w:color="auto" w:frame="1"/>
        </w:rPr>
        <w:t> (df)</w:t>
      </w:r>
      <w:r w:rsidRPr="00277F16">
        <w:rPr>
          <w:rFonts w:ascii="inherit" w:hAnsi="inherit" w:cs="Arial"/>
          <w:color w:val="777777"/>
          <w:sz w:val="26"/>
          <w:szCs w:val="20"/>
        </w:rPr>
        <w:t>. We have 10 numbers listed, so our </w:t>
      </w:r>
      <w:hyperlink r:id="rId1446" w:history="1">
        <w:r w:rsidRPr="00277F16">
          <w:rPr>
            <w:rStyle w:val="Hyperlink"/>
            <w:rFonts w:ascii="inherit" w:eastAsiaTheme="majorEastAsia" w:hAnsi="inherit" w:cs="Arial"/>
            <w:color w:val="05A9C5"/>
            <w:sz w:val="26"/>
            <w:szCs w:val="20"/>
            <w:bdr w:val="none" w:sz="0" w:space="0" w:color="auto" w:frame="1"/>
          </w:rPr>
          <w:t>sample size</w:t>
        </w:r>
      </w:hyperlink>
      <w:r w:rsidRPr="00277F16">
        <w:rPr>
          <w:rFonts w:ascii="inherit" w:hAnsi="inherit" w:cs="Arial"/>
          <w:color w:val="777777"/>
          <w:sz w:val="26"/>
          <w:szCs w:val="20"/>
        </w:rPr>
        <w:t> is 10, so our </w:t>
      </w:r>
      <w:r w:rsidRPr="00277F16">
        <w:rPr>
          <w:rStyle w:val="Strong"/>
          <w:rFonts w:ascii="inherit" w:hAnsi="inherit" w:cs="Arial"/>
          <w:color w:val="777777"/>
          <w:sz w:val="26"/>
          <w:szCs w:val="20"/>
          <w:bdr w:val="none" w:sz="0" w:space="0" w:color="auto" w:frame="1"/>
        </w:rPr>
        <w:t>df = 9</w:t>
      </w:r>
      <w:r w:rsidRPr="00277F16">
        <w:rPr>
          <w:rFonts w:ascii="inherit" w:hAnsi="inherit" w:cs="Arial"/>
          <w:color w:val="777777"/>
          <w:sz w:val="26"/>
          <w:szCs w:val="20"/>
        </w:rPr>
        <w:t>. Set this number aside for a moment.</w:t>
      </w:r>
    </w:p>
    <w:p w14:paraId="36BA4A6E"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494F76A" w14:textId="50A07521"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3: </w:t>
      </w:r>
      <w:r w:rsidRPr="00277F16">
        <w:rPr>
          <w:rStyle w:val="Emphasis"/>
          <w:rFonts w:ascii="inherit" w:hAnsi="inherit" w:cs="Arial"/>
          <w:color w:val="777777"/>
          <w:sz w:val="26"/>
          <w:szCs w:val="20"/>
          <w:bdr w:val="none" w:sz="0" w:space="0" w:color="auto" w:frame="1"/>
        </w:rPr>
        <w:t>Subtract the </w:t>
      </w:r>
      <w:hyperlink r:id="rId1447" w:history="1">
        <w:r w:rsidRPr="00277F16">
          <w:rPr>
            <w:rStyle w:val="Hyperlink"/>
            <w:rFonts w:ascii="inherit" w:eastAsiaTheme="majorEastAsia" w:hAnsi="inherit" w:cs="Arial"/>
            <w:i/>
            <w:iCs/>
            <w:color w:val="05A9C5"/>
            <w:sz w:val="26"/>
            <w:szCs w:val="20"/>
            <w:bdr w:val="none" w:sz="0" w:space="0" w:color="auto" w:frame="1"/>
          </w:rPr>
          <w:t>confidence level</w:t>
        </w:r>
      </w:hyperlink>
      <w:r w:rsidRPr="00277F16">
        <w:rPr>
          <w:rStyle w:val="Emphasis"/>
          <w:rFonts w:ascii="inherit" w:hAnsi="inherit" w:cs="Arial"/>
          <w:color w:val="777777"/>
          <w:sz w:val="26"/>
          <w:szCs w:val="20"/>
          <w:bdr w:val="none" w:sz="0" w:space="0" w:color="auto" w:frame="1"/>
        </w:rPr>
        <w:t> from 1, then divide by two</w:t>
      </w:r>
      <w:r w:rsidRPr="00277F16">
        <w:rPr>
          <w:rFonts w:ascii="inherit" w:hAnsi="inherit" w:cs="Arial"/>
          <w:color w:val="777777"/>
          <w:sz w:val="26"/>
          <w:szCs w:val="20"/>
        </w:rPr>
        <w:t>. This is your </w:t>
      </w:r>
      <w:hyperlink r:id="rId1448" w:history="1">
        <w:r w:rsidRPr="00277F16">
          <w:rPr>
            <w:rStyle w:val="Hyperlink"/>
            <w:rFonts w:ascii="inherit" w:eastAsiaTheme="majorEastAsia" w:hAnsi="inherit" w:cs="Arial"/>
            <w:color w:val="05A9C5"/>
            <w:sz w:val="26"/>
            <w:szCs w:val="20"/>
            <w:bdr w:val="none" w:sz="0" w:space="0" w:color="auto" w:frame="1"/>
          </w:rPr>
          <w:t>alpha level</w:t>
        </w:r>
      </w:hyperlink>
      <w:r w:rsidRPr="00277F16">
        <w:rPr>
          <w:rFonts w:ascii="inherit" w:hAnsi="inherit" w:cs="Arial"/>
          <w:color w:val="777777"/>
          <w:sz w:val="26"/>
          <w:szCs w:val="20"/>
        </w:rPr>
        <w:t>.</w:t>
      </w:r>
      <w:r w:rsidRPr="00277F16">
        <w:rPr>
          <w:rFonts w:ascii="inherit" w:hAnsi="inherit" w:cs="Arial"/>
          <w:color w:val="777777"/>
          <w:sz w:val="26"/>
          <w:szCs w:val="20"/>
        </w:rPr>
        <w:br/>
        <w:t>(1 – .98) / 2 = </w:t>
      </w:r>
      <w:r w:rsidRPr="00277F16">
        <w:rPr>
          <w:rStyle w:val="Strong"/>
          <w:rFonts w:ascii="inherit" w:hAnsi="inherit" w:cs="Arial"/>
          <w:color w:val="777777"/>
          <w:sz w:val="26"/>
          <w:szCs w:val="20"/>
          <w:bdr w:val="none" w:sz="0" w:space="0" w:color="auto" w:frame="1"/>
        </w:rPr>
        <w:t>.01</w:t>
      </w:r>
    </w:p>
    <w:p w14:paraId="063226D4" w14:textId="77777777" w:rsidR="003D12E5" w:rsidRDefault="003D12E5"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1E4A2F5" w14:textId="468ADDC8"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4: </w:t>
      </w:r>
      <w:r w:rsidRPr="00277F16">
        <w:rPr>
          <w:rFonts w:ascii="inherit" w:hAnsi="inherit" w:cs="Arial"/>
          <w:color w:val="777777"/>
          <w:sz w:val="26"/>
          <w:szCs w:val="20"/>
        </w:rPr>
        <w:t>Look up </w:t>
      </w:r>
      <w:r w:rsidRPr="00277F16">
        <w:rPr>
          <w:rStyle w:val="Strong"/>
          <w:rFonts w:ascii="inherit" w:hAnsi="inherit" w:cs="Arial"/>
          <w:color w:val="777777"/>
          <w:sz w:val="26"/>
          <w:szCs w:val="20"/>
          <w:bdr w:val="none" w:sz="0" w:space="0" w:color="auto" w:frame="1"/>
        </w:rPr>
        <w:t>df</w:t>
      </w:r>
      <w:r w:rsidRPr="00277F16">
        <w:rPr>
          <w:rFonts w:ascii="inherit" w:hAnsi="inherit" w:cs="Arial"/>
          <w:color w:val="777777"/>
          <w:sz w:val="26"/>
          <w:szCs w:val="20"/>
        </w:rPr>
        <w:t> (Step 2) and </w:t>
      </w:r>
      <w:r w:rsidRPr="00277F16">
        <w:rPr>
          <w:rStyle w:val="Strong"/>
          <w:rFonts w:ascii="inherit" w:hAnsi="inherit" w:cs="Arial"/>
          <w:color w:val="777777"/>
          <w:sz w:val="26"/>
          <w:szCs w:val="20"/>
          <w:bdr w:val="none" w:sz="0" w:space="0" w:color="auto" w:frame="1"/>
        </w:rPr>
        <w:t>α</w:t>
      </w:r>
      <w:r w:rsidRPr="00277F16">
        <w:rPr>
          <w:rFonts w:ascii="inherit" w:hAnsi="inherit" w:cs="Arial"/>
          <w:color w:val="777777"/>
          <w:sz w:val="26"/>
          <w:szCs w:val="20"/>
        </w:rPr>
        <w:t> (Step 3) in the </w:t>
      </w:r>
      <w:hyperlink r:id="rId1449" w:history="1">
        <w:r w:rsidRPr="00277F16">
          <w:rPr>
            <w:rStyle w:val="Hyperlink"/>
            <w:rFonts w:ascii="inherit" w:eastAsiaTheme="majorEastAsia" w:hAnsi="inherit" w:cs="Arial"/>
            <w:color w:val="05A9C5"/>
            <w:sz w:val="26"/>
            <w:szCs w:val="20"/>
            <w:bdr w:val="none" w:sz="0" w:space="0" w:color="auto" w:frame="1"/>
          </w:rPr>
          <w:t>t-distribution table</w:t>
        </w:r>
      </w:hyperlink>
      <w:r w:rsidRPr="00277F16">
        <w:rPr>
          <w:rFonts w:ascii="inherit" w:hAnsi="inherit" w:cs="Arial"/>
          <w:color w:val="777777"/>
          <w:sz w:val="26"/>
          <w:szCs w:val="20"/>
        </w:rPr>
        <w:t>. For </w:t>
      </w:r>
      <w:r w:rsidRPr="00277F16">
        <w:rPr>
          <w:rStyle w:val="Strong"/>
          <w:rFonts w:ascii="inherit" w:hAnsi="inherit" w:cs="Arial"/>
          <w:color w:val="777777"/>
          <w:sz w:val="26"/>
          <w:szCs w:val="20"/>
          <w:bdr w:val="none" w:sz="0" w:space="0" w:color="auto" w:frame="1"/>
        </w:rPr>
        <w:t>df</w:t>
      </w:r>
      <w:r w:rsidRPr="00277F16">
        <w:rPr>
          <w:rFonts w:ascii="inherit" w:hAnsi="inherit" w:cs="Arial"/>
          <w:color w:val="777777"/>
          <w:sz w:val="26"/>
          <w:szCs w:val="20"/>
        </w:rPr>
        <w:t> = 9 and </w:t>
      </w:r>
      <w:r w:rsidRPr="00277F16">
        <w:rPr>
          <w:rStyle w:val="Strong"/>
          <w:rFonts w:ascii="inherit" w:hAnsi="inherit" w:cs="Arial"/>
          <w:color w:val="777777"/>
          <w:sz w:val="26"/>
          <w:szCs w:val="20"/>
          <w:bdr w:val="none" w:sz="0" w:space="0" w:color="auto" w:frame="1"/>
        </w:rPr>
        <w:t>α</w:t>
      </w:r>
      <w:r w:rsidRPr="00277F16">
        <w:rPr>
          <w:rFonts w:ascii="inherit" w:hAnsi="inherit" w:cs="Arial"/>
          <w:color w:val="777777"/>
          <w:sz w:val="26"/>
          <w:szCs w:val="20"/>
        </w:rPr>
        <w:t> = .01, the table gives us </w:t>
      </w:r>
      <w:r w:rsidRPr="00277F16">
        <w:rPr>
          <w:rStyle w:val="Strong"/>
          <w:rFonts w:ascii="inherit" w:hAnsi="inherit" w:cs="Arial"/>
          <w:color w:val="777777"/>
          <w:sz w:val="26"/>
          <w:szCs w:val="20"/>
          <w:bdr w:val="none" w:sz="0" w:space="0" w:color="auto" w:frame="1"/>
        </w:rPr>
        <w:t>2.821</w:t>
      </w:r>
      <w:r w:rsidRPr="00277F16">
        <w:rPr>
          <w:rFonts w:ascii="inherit" w:hAnsi="inherit" w:cs="Arial"/>
          <w:color w:val="777777"/>
          <w:sz w:val="26"/>
          <w:szCs w:val="20"/>
        </w:rPr>
        <w:t>.</w:t>
      </w:r>
    </w:p>
    <w:p w14:paraId="586B2708" w14:textId="77777777" w:rsidR="00177FBD" w:rsidRPr="00277F16" w:rsidRDefault="00177FBD"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B4C57D1" w14:textId="0AC6A4EB" w:rsidR="00E8039D" w:rsidRPr="00277F16" w:rsidRDefault="00E8039D" w:rsidP="00E8039D">
      <w:pPr>
        <w:shd w:val="clear" w:color="auto" w:fill="FFFFFF"/>
        <w:textAlignment w:val="baseline"/>
        <w:rPr>
          <w:rFonts w:ascii="inherit" w:hAnsi="inherit" w:cs="Arial"/>
          <w:color w:val="777777"/>
          <w:sz w:val="26"/>
          <w:szCs w:val="20"/>
        </w:rPr>
      </w:pPr>
      <w:r w:rsidRPr="00277F16">
        <w:rPr>
          <w:rFonts w:ascii="inherit" w:hAnsi="inherit" w:cs="Arial"/>
          <w:noProof/>
          <w:color w:val="05A9C5"/>
          <w:sz w:val="26"/>
          <w:szCs w:val="20"/>
          <w:bdr w:val="none" w:sz="0" w:space="0" w:color="auto" w:frame="1"/>
        </w:rPr>
        <w:drawing>
          <wp:inline distT="0" distB="0" distL="0" distR="0" wp14:anchorId="5CD807D4" wp14:editId="731BC0F6">
            <wp:extent cx="4274820" cy="3619500"/>
            <wp:effectExtent l="0" t="0" r="0" b="0"/>
            <wp:docPr id="182" name="Picture 182" descr="degrees of freedom">
              <a:hlinkClick xmlns:a="http://schemas.openxmlformats.org/drawingml/2006/main" r:id="rId1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grees of freedom">
                      <a:hlinkClick r:id="rId1450"/>
                    </pic:cNvPr>
                    <pic:cNvPicPr>
                      <a:picLocks noChangeAspect="1" noChangeArrowheads="1"/>
                    </pic:cNvPicPr>
                  </pic:nvPicPr>
                  <pic:blipFill>
                    <a:blip r:embed="rId1451">
                      <a:extLst>
                        <a:ext uri="{28A0092B-C50C-407E-A947-70E740481C1C}">
                          <a14:useLocalDpi xmlns:a14="http://schemas.microsoft.com/office/drawing/2010/main" val="0"/>
                        </a:ext>
                      </a:extLst>
                    </a:blip>
                    <a:srcRect/>
                    <a:stretch>
                      <a:fillRect/>
                    </a:stretch>
                  </pic:blipFill>
                  <pic:spPr bwMode="auto">
                    <a:xfrm>
                      <a:off x="0" y="0"/>
                      <a:ext cx="4274820" cy="3619500"/>
                    </a:xfrm>
                    <a:prstGeom prst="rect">
                      <a:avLst/>
                    </a:prstGeom>
                    <a:noFill/>
                    <a:ln>
                      <a:noFill/>
                    </a:ln>
                  </pic:spPr>
                </pic:pic>
              </a:graphicData>
            </a:graphic>
          </wp:inline>
        </w:drawing>
      </w:r>
    </w:p>
    <w:p w14:paraId="0AD192FE" w14:textId="77777777" w:rsidR="00E8039D" w:rsidRPr="00277F16"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277F16">
        <w:rPr>
          <w:rFonts w:ascii="inherit" w:hAnsi="inherit" w:cs="Arial"/>
          <w:i/>
          <w:iCs/>
          <w:color w:val="777777"/>
          <w:sz w:val="26"/>
          <w:szCs w:val="20"/>
        </w:rPr>
        <w:t>Degrees of freedom in the left column of the t distribution table.</w:t>
      </w:r>
    </w:p>
    <w:p w14:paraId="2500D83E" w14:textId="53BB67F8" w:rsidR="00E8039D" w:rsidRPr="00277F16" w:rsidRDefault="00E8039D" w:rsidP="00E8039D">
      <w:pPr>
        <w:shd w:val="clear" w:color="auto" w:fill="FFFFFF"/>
        <w:textAlignment w:val="baseline"/>
        <w:rPr>
          <w:rFonts w:ascii="Arial" w:hAnsi="Arial" w:cs="Arial"/>
          <w:color w:val="777777"/>
          <w:sz w:val="28"/>
          <w:szCs w:val="20"/>
        </w:rPr>
      </w:pPr>
    </w:p>
    <w:p w14:paraId="2C747E51" w14:textId="77777777"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5: </w:t>
      </w:r>
      <w:r w:rsidRPr="00277F16">
        <w:rPr>
          <w:rStyle w:val="Emphasis"/>
          <w:rFonts w:ascii="inherit" w:hAnsi="inherit" w:cs="Arial"/>
          <w:color w:val="777777"/>
          <w:sz w:val="26"/>
          <w:szCs w:val="20"/>
          <w:bdr w:val="none" w:sz="0" w:space="0" w:color="auto" w:frame="1"/>
        </w:rPr>
        <w:t>Divide your std dev (step 1) by the square root of your sample size.</w:t>
      </w:r>
      <w:r w:rsidRPr="00277F16">
        <w:rPr>
          <w:rFonts w:ascii="inherit" w:hAnsi="inherit" w:cs="Arial"/>
          <w:color w:val="777777"/>
          <w:sz w:val="26"/>
          <w:szCs w:val="20"/>
        </w:rPr>
        <w:br/>
        <w:t xml:space="preserve">18.172 / </w:t>
      </w:r>
      <w:proofErr w:type="gramStart"/>
      <w:r w:rsidRPr="00277F16">
        <w:rPr>
          <w:rFonts w:ascii="inherit" w:hAnsi="inherit" w:cs="Arial"/>
          <w:color w:val="777777"/>
          <w:sz w:val="26"/>
          <w:szCs w:val="20"/>
        </w:rPr>
        <w:t>√(</w:t>
      </w:r>
      <w:proofErr w:type="gramEnd"/>
      <w:r w:rsidRPr="00277F16">
        <w:rPr>
          <w:rFonts w:ascii="inherit" w:hAnsi="inherit" w:cs="Arial"/>
          <w:color w:val="777777"/>
          <w:sz w:val="26"/>
          <w:szCs w:val="20"/>
        </w:rPr>
        <w:t>10) = </w:t>
      </w:r>
      <w:r w:rsidRPr="00277F16">
        <w:rPr>
          <w:rStyle w:val="Strong"/>
          <w:rFonts w:ascii="inherit" w:hAnsi="inherit" w:cs="Arial"/>
          <w:color w:val="777777"/>
          <w:sz w:val="26"/>
          <w:szCs w:val="20"/>
          <w:bdr w:val="none" w:sz="0" w:space="0" w:color="auto" w:frame="1"/>
        </w:rPr>
        <w:t>5.75</w:t>
      </w:r>
    </w:p>
    <w:p w14:paraId="72F20959"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0C1EC152" w14:textId="2F83EB99"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6</w:t>
      </w:r>
      <w:proofErr w:type="gramStart"/>
      <w:r w:rsidRPr="00277F16">
        <w:rPr>
          <w:rStyle w:val="Strong"/>
          <w:rFonts w:ascii="inherit" w:hAnsi="inherit" w:cs="Arial"/>
          <w:color w:val="0000FF"/>
          <w:sz w:val="26"/>
          <w:szCs w:val="20"/>
          <w:bdr w:val="none" w:sz="0" w:space="0" w:color="auto" w:frame="1"/>
        </w:rPr>
        <w:t>: </w:t>
      </w:r>
      <w:r w:rsidRPr="00277F16">
        <w:rPr>
          <w:rFonts w:ascii="inherit" w:hAnsi="inherit" w:cs="Arial"/>
          <w:color w:val="777777"/>
          <w:sz w:val="26"/>
          <w:szCs w:val="20"/>
        </w:rPr>
        <w:t>:</w:t>
      </w:r>
      <w:proofErr w:type="gramEnd"/>
      <w:r w:rsidRPr="00277F16">
        <w:rPr>
          <w:rFonts w:ascii="inherit" w:hAnsi="inherit" w:cs="Arial"/>
          <w:color w:val="777777"/>
          <w:sz w:val="26"/>
          <w:szCs w:val="20"/>
        </w:rPr>
        <w:t> </w:t>
      </w:r>
      <w:r w:rsidRPr="00277F16">
        <w:rPr>
          <w:rStyle w:val="Emphasis"/>
          <w:rFonts w:ascii="inherit" w:hAnsi="inherit" w:cs="Arial"/>
          <w:color w:val="777777"/>
          <w:sz w:val="26"/>
          <w:szCs w:val="20"/>
          <w:bdr w:val="none" w:sz="0" w:space="0" w:color="auto" w:frame="1"/>
        </w:rPr>
        <w:t>Multiply step 4 by step 5.</w:t>
      </w:r>
      <w:r w:rsidRPr="00277F16">
        <w:rPr>
          <w:rFonts w:ascii="inherit" w:hAnsi="inherit" w:cs="Arial"/>
          <w:color w:val="777777"/>
          <w:sz w:val="26"/>
          <w:szCs w:val="20"/>
        </w:rPr>
        <w:br/>
        <w:t>2.821 × 5.75 = </w:t>
      </w:r>
      <w:r w:rsidRPr="00277F16">
        <w:rPr>
          <w:rStyle w:val="Strong"/>
          <w:rFonts w:ascii="inherit" w:hAnsi="inherit" w:cs="Arial"/>
          <w:color w:val="777777"/>
          <w:sz w:val="26"/>
          <w:szCs w:val="20"/>
          <w:bdr w:val="none" w:sz="0" w:space="0" w:color="auto" w:frame="1"/>
        </w:rPr>
        <w:t>16.22075</w:t>
      </w:r>
    </w:p>
    <w:p w14:paraId="002DF63F"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2EB1CBE" w14:textId="4A5D8116"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7: </w:t>
      </w:r>
      <w:r w:rsidRPr="00277F16">
        <w:rPr>
          <w:rStyle w:val="Emphasis"/>
          <w:rFonts w:ascii="inherit" w:hAnsi="inherit" w:cs="Arial"/>
          <w:color w:val="777777"/>
          <w:sz w:val="26"/>
          <w:szCs w:val="20"/>
          <w:bdr w:val="none" w:sz="0" w:space="0" w:color="auto" w:frame="1"/>
        </w:rPr>
        <w:t>For the lower end of the </w:t>
      </w:r>
      <w:hyperlink r:id="rId1452" w:history="1">
        <w:r w:rsidRPr="00277F16">
          <w:rPr>
            <w:rStyle w:val="Hyperlink"/>
            <w:rFonts w:ascii="inherit" w:eastAsiaTheme="majorEastAsia" w:hAnsi="inherit" w:cs="Arial"/>
            <w:i/>
            <w:iCs/>
            <w:color w:val="05A9C5"/>
            <w:sz w:val="26"/>
            <w:szCs w:val="20"/>
            <w:bdr w:val="none" w:sz="0" w:space="0" w:color="auto" w:frame="1"/>
          </w:rPr>
          <w:t>range</w:t>
        </w:r>
      </w:hyperlink>
      <w:r w:rsidRPr="00277F16">
        <w:rPr>
          <w:rStyle w:val="Emphasis"/>
          <w:rFonts w:ascii="inherit" w:hAnsi="inherit" w:cs="Arial"/>
          <w:color w:val="777777"/>
          <w:sz w:val="26"/>
          <w:szCs w:val="20"/>
          <w:bdr w:val="none" w:sz="0" w:space="0" w:color="auto" w:frame="1"/>
        </w:rPr>
        <w:t>, subtract step 6 from the mean (Step 1).</w:t>
      </w:r>
      <w:r w:rsidRPr="00277F16">
        <w:rPr>
          <w:rFonts w:ascii="inherit" w:hAnsi="inherit" w:cs="Arial"/>
          <w:color w:val="777777"/>
          <w:sz w:val="26"/>
          <w:szCs w:val="20"/>
        </w:rPr>
        <w:br/>
        <w:t>71 – 16.22075 = </w:t>
      </w:r>
      <w:r w:rsidRPr="00277F16">
        <w:rPr>
          <w:rStyle w:val="Strong"/>
          <w:rFonts w:ascii="inherit" w:hAnsi="inherit" w:cs="Arial"/>
          <w:color w:val="777777"/>
          <w:sz w:val="26"/>
          <w:szCs w:val="20"/>
          <w:bdr w:val="none" w:sz="0" w:space="0" w:color="auto" w:frame="1"/>
        </w:rPr>
        <w:t>54.77925</w:t>
      </w:r>
    </w:p>
    <w:p w14:paraId="59C1897B" w14:textId="77777777" w:rsidR="00DE4A63" w:rsidRDefault="00DE4A63"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60BA501B" w14:textId="7E4C8CC6" w:rsidR="00E8039D" w:rsidRPr="00277F1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277F16">
        <w:rPr>
          <w:rStyle w:val="Strong"/>
          <w:rFonts w:ascii="inherit" w:hAnsi="inherit" w:cs="Arial"/>
          <w:color w:val="0000FF"/>
          <w:sz w:val="26"/>
          <w:szCs w:val="20"/>
          <w:bdr w:val="none" w:sz="0" w:space="0" w:color="auto" w:frame="1"/>
        </w:rPr>
        <w:t>Step 8: </w:t>
      </w:r>
      <w:r w:rsidRPr="00277F16">
        <w:rPr>
          <w:rStyle w:val="Emphasis"/>
          <w:rFonts w:ascii="inherit" w:hAnsi="inherit" w:cs="Arial"/>
          <w:color w:val="777777"/>
          <w:sz w:val="26"/>
          <w:szCs w:val="20"/>
          <w:bdr w:val="none" w:sz="0" w:space="0" w:color="auto" w:frame="1"/>
        </w:rPr>
        <w:t>For the upper end of the range, add step 6 to the mean (Step 1).</w:t>
      </w:r>
      <w:r w:rsidRPr="00277F16">
        <w:rPr>
          <w:rFonts w:ascii="inherit" w:hAnsi="inherit" w:cs="Arial"/>
          <w:color w:val="777777"/>
          <w:sz w:val="26"/>
          <w:szCs w:val="20"/>
        </w:rPr>
        <w:br/>
        <w:t>71 + 16.22075 = </w:t>
      </w:r>
      <w:r w:rsidRPr="00277F16">
        <w:rPr>
          <w:rStyle w:val="Strong"/>
          <w:rFonts w:ascii="inherit" w:hAnsi="inherit" w:cs="Arial"/>
          <w:color w:val="777777"/>
          <w:sz w:val="26"/>
          <w:szCs w:val="20"/>
          <w:bdr w:val="none" w:sz="0" w:space="0" w:color="auto" w:frame="1"/>
        </w:rPr>
        <w:t>87.22075</w:t>
      </w:r>
    </w:p>
    <w:p w14:paraId="66A006A8" w14:textId="70C41E2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277F16">
        <w:rPr>
          <w:rFonts w:ascii="inherit" w:hAnsi="inherit" w:cs="Arial"/>
          <w:color w:val="777777"/>
          <w:sz w:val="26"/>
          <w:szCs w:val="20"/>
        </w:rPr>
        <w:lastRenderedPageBreak/>
        <w:t>That’s how to find a confidence interval using the t-distribution!</w:t>
      </w:r>
      <w:r w:rsidRPr="00277F16">
        <w:rPr>
          <w:rFonts w:ascii="inherit" w:hAnsi="inherit" w:cs="Arial"/>
          <w:color w:val="777777"/>
          <w:sz w:val="26"/>
          <w:szCs w:val="20"/>
        </w:rPr>
        <w:br/>
      </w:r>
    </w:p>
    <w:p w14:paraId="242C359F" w14:textId="671E2A33" w:rsidR="00E8039D" w:rsidRDefault="00E8039D" w:rsidP="00F10874">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0874">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with the Normal Distribution / Z-Distribution</w:t>
      </w:r>
    </w:p>
    <w:p w14:paraId="0B45D520" w14:textId="77777777" w:rsidR="0040390A" w:rsidRPr="0040390A" w:rsidRDefault="0040390A" w:rsidP="0040390A">
      <w:pPr>
        <w:rPr>
          <w:lang w:eastAsia="en-IN"/>
        </w:rPr>
      </w:pPr>
    </w:p>
    <w:p w14:paraId="4F11DF64" w14:textId="77777777" w:rsidR="00E8039D" w:rsidRPr="0040390A"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40390A">
        <w:rPr>
          <w:rFonts w:ascii="inherit" w:hAnsi="inherit" w:cs="Arial"/>
          <w:color w:val="777777"/>
          <w:sz w:val="26"/>
          <w:szCs w:val="20"/>
        </w:rPr>
        <w:t>Watch the video or read the article below:</w:t>
      </w:r>
    </w:p>
    <w:p w14:paraId="7BB3D5DE" w14:textId="1ED4F0F6" w:rsidR="00E8039D" w:rsidRDefault="00851EC7"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6A2CCBA1" wp14:editId="51EDCC2D">
            <wp:extent cx="4572000" cy="3429000"/>
            <wp:effectExtent l="0" t="0" r="0" b="0"/>
            <wp:docPr id="148" name="Video 148">
              <a:hlinkClick xmlns:a="http://schemas.openxmlformats.org/drawingml/2006/main" r:id="rId14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Video 148">
                      <a:hlinkClick r:id="rId1453"/>
                    </pic:cNvPr>
                    <pic:cNvPicPr/>
                  </pic:nvPicPr>
                  <pic:blipFill>
                    <a:blip r:embed="rId145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vRtC5BEbhRM&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3CF72B12" w14:textId="77777777" w:rsidR="00872BC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Fonts w:ascii="inherit" w:hAnsi="inherit" w:cs="Arial"/>
          <w:color w:val="777777"/>
          <w:sz w:val="26"/>
          <w:szCs w:val="20"/>
        </w:rPr>
        <w:t>If you don’t know your </w:t>
      </w:r>
      <w:hyperlink r:id="rId1455" w:history="1">
        <w:r w:rsidRPr="00851EC7">
          <w:rPr>
            <w:rStyle w:val="Hyperlink"/>
            <w:rFonts w:ascii="inherit" w:eastAsiaTheme="majorEastAsia" w:hAnsi="inherit" w:cs="Arial"/>
            <w:color w:val="05A9C5"/>
            <w:sz w:val="26"/>
            <w:szCs w:val="20"/>
            <w:bdr w:val="none" w:sz="0" w:space="0" w:color="auto" w:frame="1"/>
          </w:rPr>
          <w:t>population mean</w:t>
        </w:r>
      </w:hyperlink>
      <w:r w:rsidRPr="00851EC7">
        <w:rPr>
          <w:rFonts w:ascii="inherit" w:hAnsi="inherit" w:cs="Arial"/>
          <w:color w:val="777777"/>
          <w:sz w:val="26"/>
          <w:szCs w:val="20"/>
        </w:rPr>
        <w:t> (μ) but you do know the </w:t>
      </w:r>
      <w:hyperlink r:id="rId1456" w:history="1">
        <w:r w:rsidRPr="00851EC7">
          <w:rPr>
            <w:rStyle w:val="Hyperlink"/>
            <w:rFonts w:ascii="inherit" w:eastAsiaTheme="majorEastAsia" w:hAnsi="inherit" w:cs="Arial"/>
            <w:color w:val="05A9C5"/>
            <w:sz w:val="26"/>
            <w:szCs w:val="20"/>
            <w:bdr w:val="none" w:sz="0" w:space="0" w:color="auto" w:frame="1"/>
          </w:rPr>
          <w:t>standard deviation</w:t>
        </w:r>
      </w:hyperlink>
      <w:r w:rsidRPr="00851EC7">
        <w:rPr>
          <w:rFonts w:ascii="inherit" w:hAnsi="inherit" w:cs="Arial"/>
          <w:color w:val="777777"/>
          <w:sz w:val="26"/>
          <w:szCs w:val="20"/>
        </w:rPr>
        <w:t> (σ), you can find a confidence interval for the population mean, with the formula:</w:t>
      </w:r>
    </w:p>
    <w:p w14:paraId="3D209DFC" w14:textId="75C26059" w:rsidR="00E8039D" w:rsidRPr="0000201B" w:rsidRDefault="00E8039D" w:rsidP="00E8039D">
      <w:pPr>
        <w:pStyle w:val="NormalWeb"/>
        <w:shd w:val="clear" w:color="auto" w:fill="FFFFFF"/>
        <w:spacing w:before="0" w:beforeAutospacing="0" w:after="0" w:afterAutospacing="0"/>
        <w:textAlignment w:val="baseline"/>
        <w:rPr>
          <w:rFonts w:ascii="inherit" w:hAnsi="inherit" w:cs="Arial"/>
          <w:color w:val="ED7D31" w:themeColor="accent2"/>
          <w:sz w:val="26"/>
          <w:szCs w:val="20"/>
        </w:rPr>
      </w:pPr>
      <w:r w:rsidRPr="00851EC7">
        <w:rPr>
          <w:rFonts w:ascii="inherit" w:hAnsi="inherit" w:cs="Arial"/>
          <w:color w:val="777777"/>
          <w:sz w:val="26"/>
          <w:szCs w:val="20"/>
        </w:rPr>
        <w:br/>
      </w:r>
      <w:r w:rsidRPr="0000201B">
        <w:rPr>
          <w:rFonts w:ascii="inherit" w:hAnsi="inherit" w:cs="Arial"/>
          <w:color w:val="ED7D31" w:themeColor="accent2"/>
          <w:sz w:val="26"/>
          <w:szCs w:val="20"/>
        </w:rPr>
        <w:t>x̄ ± z* σ / (√n),</w:t>
      </w:r>
    </w:p>
    <w:p w14:paraId="72C57394"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27599B99" w14:textId="2ABEBF81"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777777"/>
          <w:sz w:val="26"/>
          <w:szCs w:val="20"/>
          <w:bdr w:val="none" w:sz="0" w:space="0" w:color="auto" w:frame="1"/>
        </w:rPr>
        <w:t>Sample problem</w:t>
      </w:r>
      <w:r w:rsidRPr="00851EC7">
        <w:rPr>
          <w:rFonts w:ascii="inherit" w:hAnsi="inherit" w:cs="Arial"/>
          <w:color w:val="777777"/>
          <w:sz w:val="26"/>
          <w:szCs w:val="20"/>
        </w:rPr>
        <w:t>: Construct a 95 % confidence interval an experiment that found the sample mean temperature for a certain city in August was 101.82, with a population standard deviation of 1.2. There were 6 samples in this experiment.</w:t>
      </w:r>
    </w:p>
    <w:p w14:paraId="5E3F8F27"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33B30843" w14:textId="1BEFEC0E"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1: </w:t>
      </w:r>
      <w:r w:rsidRPr="00851EC7">
        <w:rPr>
          <w:rStyle w:val="Emphasis"/>
          <w:rFonts w:ascii="inherit" w:hAnsi="inherit" w:cs="Arial"/>
          <w:color w:val="777777"/>
          <w:sz w:val="26"/>
          <w:szCs w:val="20"/>
          <w:bdr w:val="none" w:sz="0" w:space="0" w:color="auto" w:frame="1"/>
        </w:rPr>
        <w:t>Subtract the confidence level (Given as 95 percent in the question) from 1 and then divide the result by two</w:t>
      </w:r>
      <w:r w:rsidRPr="00851EC7">
        <w:rPr>
          <w:rFonts w:ascii="inherit" w:hAnsi="inherit" w:cs="Arial"/>
          <w:color w:val="777777"/>
          <w:sz w:val="26"/>
          <w:szCs w:val="20"/>
        </w:rPr>
        <w:t>. This is your </w:t>
      </w:r>
      <w:hyperlink r:id="rId1457" w:history="1">
        <w:r w:rsidRPr="00851EC7">
          <w:rPr>
            <w:rStyle w:val="Hyperlink"/>
            <w:rFonts w:ascii="inherit" w:eastAsiaTheme="majorEastAsia" w:hAnsi="inherit" w:cs="Arial"/>
            <w:color w:val="05A9C5"/>
            <w:sz w:val="26"/>
            <w:szCs w:val="20"/>
            <w:bdr w:val="none" w:sz="0" w:space="0" w:color="auto" w:frame="1"/>
          </w:rPr>
          <w:t>alpha level</w:t>
        </w:r>
      </w:hyperlink>
      <w:r w:rsidRPr="00851EC7">
        <w:rPr>
          <w:rFonts w:ascii="inherit" w:hAnsi="inherit" w:cs="Arial"/>
          <w:color w:val="777777"/>
          <w:sz w:val="26"/>
          <w:szCs w:val="20"/>
        </w:rPr>
        <w:t>, which represents the area in one tail.</w:t>
      </w:r>
      <w:r w:rsidRPr="00851EC7">
        <w:rPr>
          <w:rFonts w:ascii="inherit" w:hAnsi="inherit" w:cs="Arial"/>
          <w:color w:val="777777"/>
          <w:sz w:val="26"/>
          <w:szCs w:val="20"/>
        </w:rPr>
        <w:br/>
        <w:t>(1 – .95) / 2 = </w:t>
      </w:r>
      <w:r w:rsidRPr="00851EC7">
        <w:rPr>
          <w:rStyle w:val="Strong"/>
          <w:rFonts w:ascii="inherit" w:hAnsi="inherit" w:cs="Arial"/>
          <w:color w:val="777777"/>
          <w:sz w:val="26"/>
          <w:szCs w:val="20"/>
          <w:bdr w:val="none" w:sz="0" w:space="0" w:color="auto" w:frame="1"/>
        </w:rPr>
        <w:t>.025</w:t>
      </w:r>
    </w:p>
    <w:p w14:paraId="592D7C50"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650B759" w14:textId="4763C29B"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2: </w:t>
      </w:r>
      <w:r w:rsidRPr="00851EC7">
        <w:rPr>
          <w:rFonts w:ascii="inherit" w:hAnsi="inherit" w:cs="Arial"/>
          <w:color w:val="777777"/>
          <w:sz w:val="26"/>
          <w:szCs w:val="20"/>
        </w:rPr>
        <w:t>Subtract your result from Step 1 from 1 and then look that area up in the middle of the </w:t>
      </w:r>
      <w:hyperlink r:id="rId1458" w:history="1">
        <w:r w:rsidRPr="00851EC7">
          <w:rPr>
            <w:rStyle w:val="Hyperlink"/>
            <w:rFonts w:ascii="inherit" w:eastAsiaTheme="majorEastAsia" w:hAnsi="inherit" w:cs="Arial"/>
            <w:color w:val="05A9C5"/>
            <w:sz w:val="26"/>
            <w:szCs w:val="20"/>
            <w:bdr w:val="none" w:sz="0" w:space="0" w:color="auto" w:frame="1"/>
          </w:rPr>
          <w:t>z-table</w:t>
        </w:r>
      </w:hyperlink>
      <w:r w:rsidRPr="00851EC7">
        <w:rPr>
          <w:rFonts w:ascii="inherit" w:hAnsi="inherit" w:cs="Arial"/>
          <w:color w:val="777777"/>
          <w:sz w:val="26"/>
          <w:szCs w:val="20"/>
        </w:rPr>
        <w:t> to get the </w:t>
      </w:r>
      <w:hyperlink r:id="rId1459" w:history="1">
        <w:r w:rsidRPr="00851EC7">
          <w:rPr>
            <w:rStyle w:val="Hyperlink"/>
            <w:rFonts w:ascii="inherit" w:eastAsiaTheme="majorEastAsia" w:hAnsi="inherit" w:cs="Arial"/>
            <w:color w:val="05A9C5"/>
            <w:sz w:val="26"/>
            <w:szCs w:val="20"/>
            <w:bdr w:val="none" w:sz="0" w:space="0" w:color="auto" w:frame="1"/>
          </w:rPr>
          <w:t>z-score</w:t>
        </w:r>
      </w:hyperlink>
      <w:r w:rsidRPr="00851EC7">
        <w:rPr>
          <w:rFonts w:ascii="inherit" w:hAnsi="inherit" w:cs="Arial"/>
          <w:color w:val="777777"/>
          <w:sz w:val="26"/>
          <w:szCs w:val="20"/>
        </w:rPr>
        <w:t>:</w:t>
      </w:r>
    </w:p>
    <w:p w14:paraId="1196B657" w14:textId="77777777" w:rsidR="00E8039D" w:rsidRPr="00851EC7" w:rsidRDefault="00E8039D" w:rsidP="008755CD">
      <w:pPr>
        <w:numPr>
          <w:ilvl w:val="0"/>
          <w:numId w:val="79"/>
        </w:numPr>
        <w:shd w:val="clear" w:color="auto" w:fill="FFFFFF"/>
        <w:spacing w:after="0" w:line="240" w:lineRule="auto"/>
        <w:ind w:left="450"/>
        <w:textAlignment w:val="baseline"/>
        <w:rPr>
          <w:rFonts w:ascii="inherit" w:hAnsi="inherit" w:cs="Arial"/>
          <w:color w:val="777777"/>
          <w:sz w:val="26"/>
          <w:szCs w:val="20"/>
        </w:rPr>
      </w:pPr>
      <w:r w:rsidRPr="00851EC7">
        <w:rPr>
          <w:rFonts w:ascii="inherit" w:hAnsi="inherit" w:cs="Arial"/>
          <w:color w:val="777777"/>
          <w:sz w:val="26"/>
          <w:szCs w:val="20"/>
        </w:rPr>
        <w:t>1 – 0.025 = 0.975</w:t>
      </w:r>
    </w:p>
    <w:p w14:paraId="5DDDD563" w14:textId="77777777" w:rsidR="00E8039D" w:rsidRPr="00851EC7" w:rsidRDefault="00E8039D" w:rsidP="008755CD">
      <w:pPr>
        <w:numPr>
          <w:ilvl w:val="0"/>
          <w:numId w:val="79"/>
        </w:numPr>
        <w:shd w:val="clear" w:color="auto" w:fill="FFFFFF"/>
        <w:spacing w:after="0" w:line="240" w:lineRule="auto"/>
        <w:ind w:left="450"/>
        <w:textAlignment w:val="baseline"/>
        <w:rPr>
          <w:rFonts w:ascii="inherit" w:hAnsi="inherit" w:cs="Arial"/>
          <w:color w:val="777777"/>
          <w:sz w:val="26"/>
          <w:szCs w:val="20"/>
        </w:rPr>
      </w:pPr>
      <w:r w:rsidRPr="00851EC7">
        <w:rPr>
          <w:rFonts w:ascii="inherit" w:hAnsi="inherit" w:cs="Arial"/>
          <w:color w:val="777777"/>
          <w:sz w:val="26"/>
          <w:szCs w:val="20"/>
        </w:rPr>
        <w:t>z score = 1.96.</w:t>
      </w:r>
    </w:p>
    <w:p w14:paraId="22501022" w14:textId="77777777"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lastRenderedPageBreak/>
        <w:t>Step 3: </w:t>
      </w:r>
      <w:r w:rsidRPr="00851EC7">
        <w:rPr>
          <w:rStyle w:val="Emphasis"/>
          <w:rFonts w:ascii="inherit" w:hAnsi="inherit" w:cs="Arial"/>
          <w:color w:val="777777"/>
          <w:sz w:val="26"/>
          <w:szCs w:val="20"/>
          <w:bdr w:val="none" w:sz="0" w:space="0" w:color="auto" w:frame="1"/>
        </w:rPr>
        <w:t>Plug the numbers into the second part of the formula and solve:</w:t>
      </w:r>
      <w:r w:rsidRPr="00851EC7">
        <w:rPr>
          <w:rFonts w:ascii="inherit" w:hAnsi="inherit" w:cs="Arial"/>
          <w:color w:val="777777"/>
          <w:sz w:val="26"/>
          <w:szCs w:val="20"/>
        </w:rPr>
        <w:br/>
        <w:t>z* σ / (√n)</w:t>
      </w:r>
      <w:r w:rsidRPr="00851EC7">
        <w:rPr>
          <w:rFonts w:ascii="inherit" w:hAnsi="inherit" w:cs="Arial"/>
          <w:color w:val="777777"/>
          <w:sz w:val="26"/>
          <w:szCs w:val="20"/>
        </w:rPr>
        <w:br/>
        <w:t>= 1.96 * 1.2/</w:t>
      </w:r>
      <w:proofErr w:type="gramStart"/>
      <w:r w:rsidRPr="00851EC7">
        <w:rPr>
          <w:rFonts w:ascii="inherit" w:hAnsi="inherit" w:cs="Arial"/>
          <w:color w:val="777777"/>
          <w:sz w:val="26"/>
          <w:szCs w:val="20"/>
        </w:rPr>
        <w:t>√(</w:t>
      </w:r>
      <w:proofErr w:type="gramEnd"/>
      <w:r w:rsidRPr="00851EC7">
        <w:rPr>
          <w:rFonts w:ascii="inherit" w:hAnsi="inherit" w:cs="Arial"/>
          <w:color w:val="777777"/>
          <w:sz w:val="26"/>
          <w:szCs w:val="20"/>
        </w:rPr>
        <w:t>6)</w:t>
      </w:r>
      <w:r w:rsidRPr="00851EC7">
        <w:rPr>
          <w:rFonts w:ascii="inherit" w:hAnsi="inherit" w:cs="Arial"/>
          <w:color w:val="777777"/>
          <w:sz w:val="26"/>
          <w:szCs w:val="20"/>
        </w:rPr>
        <w:br/>
        <w:t>= 1.96 * 0.49</w:t>
      </w:r>
      <w:r w:rsidRPr="00851EC7">
        <w:rPr>
          <w:rFonts w:ascii="inherit" w:hAnsi="inherit" w:cs="Arial"/>
          <w:color w:val="777777"/>
          <w:sz w:val="26"/>
          <w:szCs w:val="20"/>
        </w:rPr>
        <w:br/>
        <w:t>= 0.96</w:t>
      </w:r>
    </w:p>
    <w:p w14:paraId="436EC4BB"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7487A1AB" w14:textId="4106F842"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4: </w:t>
      </w:r>
      <w:r w:rsidRPr="00851EC7">
        <w:rPr>
          <w:rStyle w:val="Emphasis"/>
          <w:rFonts w:ascii="inherit" w:hAnsi="inherit" w:cs="Arial"/>
          <w:color w:val="777777"/>
          <w:sz w:val="26"/>
          <w:szCs w:val="20"/>
          <w:bdr w:val="none" w:sz="0" w:space="0" w:color="auto" w:frame="1"/>
        </w:rPr>
        <w:t>For the lower end of the range, subtract step 3 from the mean.</w:t>
      </w:r>
      <w:r w:rsidRPr="00851EC7">
        <w:rPr>
          <w:rFonts w:ascii="inherit" w:hAnsi="inherit" w:cs="Arial"/>
          <w:color w:val="777777"/>
          <w:sz w:val="26"/>
          <w:szCs w:val="20"/>
        </w:rPr>
        <w:br/>
        <w:t>101.82 – 0.96 = 100.86</w:t>
      </w:r>
    </w:p>
    <w:p w14:paraId="00EE6BE8" w14:textId="77777777" w:rsidR="00851EC7" w:rsidRDefault="00851EC7"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12521B9A" w14:textId="0B7E2216" w:rsidR="00E8039D" w:rsidRPr="00851EC7"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851EC7">
        <w:rPr>
          <w:rStyle w:val="Strong"/>
          <w:rFonts w:ascii="inherit" w:hAnsi="inherit" w:cs="Arial"/>
          <w:color w:val="0000FF"/>
          <w:sz w:val="26"/>
          <w:szCs w:val="20"/>
          <w:bdr w:val="none" w:sz="0" w:space="0" w:color="auto" w:frame="1"/>
        </w:rPr>
        <w:t>Step 5: </w:t>
      </w:r>
      <w:r w:rsidRPr="00851EC7">
        <w:rPr>
          <w:rStyle w:val="Emphasis"/>
          <w:rFonts w:ascii="inherit" w:hAnsi="inherit" w:cs="Arial"/>
          <w:color w:val="777777"/>
          <w:sz w:val="26"/>
          <w:szCs w:val="20"/>
          <w:bdr w:val="none" w:sz="0" w:space="0" w:color="auto" w:frame="1"/>
        </w:rPr>
        <w:t xml:space="preserve">For the upper end of the range, add step 3 to </w:t>
      </w:r>
      <w:proofErr w:type="gramStart"/>
      <w:r w:rsidRPr="00851EC7">
        <w:rPr>
          <w:rStyle w:val="Emphasis"/>
          <w:rFonts w:ascii="inherit" w:hAnsi="inherit" w:cs="Arial"/>
          <w:color w:val="777777"/>
          <w:sz w:val="26"/>
          <w:szCs w:val="20"/>
          <w:bdr w:val="none" w:sz="0" w:space="0" w:color="auto" w:frame="1"/>
        </w:rPr>
        <w:t>the  mean</w:t>
      </w:r>
      <w:proofErr w:type="gramEnd"/>
      <w:r w:rsidRPr="00851EC7">
        <w:rPr>
          <w:rStyle w:val="Emphasis"/>
          <w:rFonts w:ascii="inherit" w:hAnsi="inherit" w:cs="Arial"/>
          <w:color w:val="777777"/>
          <w:sz w:val="26"/>
          <w:szCs w:val="20"/>
          <w:bdr w:val="none" w:sz="0" w:space="0" w:color="auto" w:frame="1"/>
        </w:rPr>
        <w:t>.</w:t>
      </w:r>
      <w:r w:rsidRPr="00851EC7">
        <w:rPr>
          <w:rFonts w:ascii="inherit" w:hAnsi="inherit" w:cs="Arial"/>
          <w:color w:val="777777"/>
          <w:sz w:val="26"/>
          <w:szCs w:val="20"/>
        </w:rPr>
        <w:br/>
        <w:t>101.82 + 0.96 = 102.78.</w:t>
      </w:r>
    </w:p>
    <w:p w14:paraId="72F9ADCC" w14:textId="77777777" w:rsidR="00E8039D" w:rsidRPr="00851EC7"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851EC7">
        <w:rPr>
          <w:rFonts w:ascii="inherit" w:hAnsi="inherit" w:cs="Arial"/>
          <w:color w:val="777777"/>
          <w:sz w:val="26"/>
          <w:szCs w:val="20"/>
        </w:rPr>
        <w:t>The CI is (100.86,102.78)</w:t>
      </w:r>
    </w:p>
    <w:p w14:paraId="1C3E71B6" w14:textId="4E51016A" w:rsidR="00E8039D" w:rsidRDefault="00E8039D" w:rsidP="00FD3CBD">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3CB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a Proportion: Overview</w:t>
      </w:r>
    </w:p>
    <w:p w14:paraId="14B01A66" w14:textId="77777777" w:rsidR="00FD3CBD" w:rsidRPr="00FD3CBD" w:rsidRDefault="00FD3CBD" w:rsidP="00FD3CBD">
      <w:pPr>
        <w:rPr>
          <w:lang w:eastAsia="en-IN"/>
        </w:rPr>
      </w:pPr>
    </w:p>
    <w:p w14:paraId="229D0ACB" w14:textId="77777777" w:rsidR="00E8039D" w:rsidRPr="005D6B86"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6B86">
        <w:rPr>
          <w:rFonts w:ascii="inherit" w:hAnsi="inherit" w:cs="Arial"/>
          <w:color w:val="777777"/>
          <w:sz w:val="26"/>
          <w:szCs w:val="20"/>
        </w:rPr>
        <w:t xml:space="preserve">When we talk about a confidence interval (CI), we’re dealing with data. For example, let’s say the manager for that job you applied for told you he would get back with you in a “couple of days.” A couple of days could mean two. Or three. Or there might be a paperwork backlog and it could be a week. It </w:t>
      </w:r>
      <w:proofErr w:type="gramStart"/>
      <w:r w:rsidRPr="005D6B86">
        <w:rPr>
          <w:rFonts w:ascii="inherit" w:hAnsi="inherit" w:cs="Arial"/>
          <w:color w:val="777777"/>
          <w:sz w:val="26"/>
          <w:szCs w:val="20"/>
        </w:rPr>
        <w:t>definitely doesn’t</w:t>
      </w:r>
      <w:proofErr w:type="gramEnd"/>
      <w:r w:rsidRPr="005D6B86">
        <w:rPr>
          <w:rFonts w:ascii="inherit" w:hAnsi="inherit" w:cs="Arial"/>
          <w:color w:val="777777"/>
          <w:sz w:val="26"/>
          <w:szCs w:val="20"/>
        </w:rPr>
        <w:t xml:space="preserve"> mean in an hour. </w:t>
      </w:r>
      <w:proofErr w:type="gramStart"/>
      <w:r w:rsidRPr="005D6B86">
        <w:rPr>
          <w:rFonts w:ascii="inherit" w:hAnsi="inherit" w:cs="Arial"/>
          <w:color w:val="777777"/>
          <w:sz w:val="26"/>
          <w:szCs w:val="20"/>
        </w:rPr>
        <w:t>So</w:t>
      </w:r>
      <w:proofErr w:type="gramEnd"/>
      <w:r w:rsidRPr="005D6B86">
        <w:rPr>
          <w:rFonts w:ascii="inherit" w:hAnsi="inherit" w:cs="Arial"/>
          <w:color w:val="777777"/>
          <w:sz w:val="26"/>
          <w:szCs w:val="20"/>
        </w:rPr>
        <w:t xml:space="preserve"> your CI would probably be between</w:t>
      </w:r>
      <w:r w:rsidRPr="005D6B86">
        <w:rPr>
          <w:rStyle w:val="Strong"/>
          <w:rFonts w:ascii="inherit" w:hAnsi="inherit" w:cs="Arial"/>
          <w:color w:val="777777"/>
          <w:sz w:val="26"/>
          <w:szCs w:val="20"/>
          <w:bdr w:val="none" w:sz="0" w:space="0" w:color="auto" w:frame="1"/>
        </w:rPr>
        <w:t> 2 and 4 days.</w:t>
      </w:r>
    </w:p>
    <w:p w14:paraId="7DB3BFA5" w14:textId="77777777" w:rsidR="00E8039D" w:rsidRPr="005D6B86"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5D6B86">
        <w:rPr>
          <w:rFonts w:ascii="inherit" w:hAnsi="inherit" w:cs="Arial"/>
          <w:color w:val="777777"/>
          <w:sz w:val="26"/>
          <w:szCs w:val="20"/>
        </w:rPr>
        <w:t>Perhaps the trickiest part of CIs is recognizing the various parts needed for the formula, like z a/2. This section breaks everything down into simple steps and shows you how to find a confidence interval for population proportions.</w:t>
      </w:r>
    </w:p>
    <w:p w14:paraId="73CC1C18" w14:textId="77777777" w:rsidR="00E8039D" w:rsidRPr="00932124" w:rsidRDefault="00E8039D" w:rsidP="0093212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3212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a Proportion: Steps</w:t>
      </w:r>
    </w:p>
    <w:p w14:paraId="785EA7FF" w14:textId="12DE2A89" w:rsidR="00E8039D" w:rsidRPr="00CA6EE8" w:rsidRDefault="00D07F14" w:rsidP="00E8039D">
      <w:pPr>
        <w:shd w:val="clear" w:color="auto" w:fill="FFFFFF"/>
        <w:textAlignment w:val="baseline"/>
        <w:rPr>
          <w:rFonts w:ascii="inherit" w:hAnsi="inherit" w:cs="Arial"/>
          <w:color w:val="777777"/>
          <w:sz w:val="24"/>
          <w:szCs w:val="20"/>
        </w:rPr>
      </w:pPr>
      <w:hyperlink r:id="rId1460" w:history="1">
        <w:r w:rsidR="00CA6EE8" w:rsidRPr="00CA6EE8">
          <w:rPr>
            <w:rStyle w:val="Hyperlink"/>
            <w:rFonts w:ascii="inherit" w:hAnsi="inherit" w:cs="Arial"/>
            <w:sz w:val="24"/>
            <w:szCs w:val="20"/>
          </w:rPr>
          <w:t>Watch the video</w:t>
        </w:r>
      </w:hyperlink>
    </w:p>
    <w:p w14:paraId="625FD566" w14:textId="77777777" w:rsidR="00E8039D" w:rsidRPr="00177650" w:rsidRDefault="00E8039D" w:rsidP="00E8039D">
      <w:pPr>
        <w:pStyle w:val="NormalWeb"/>
        <w:shd w:val="clear" w:color="auto" w:fill="F9F9F9"/>
        <w:spacing w:before="0" w:beforeAutospacing="0" w:after="0" w:afterAutospacing="0"/>
        <w:textAlignment w:val="baseline"/>
        <w:rPr>
          <w:rFonts w:ascii="inherit" w:hAnsi="inherit" w:cs="Arial"/>
          <w:i/>
          <w:iCs/>
          <w:color w:val="777777"/>
          <w:szCs w:val="20"/>
        </w:rPr>
      </w:pPr>
      <w:r w:rsidRPr="00177650">
        <w:rPr>
          <w:rStyle w:val="Emphasis"/>
          <w:rFonts w:ascii="inherit" w:hAnsi="inherit" w:cs="Arial"/>
          <w:i w:val="0"/>
          <w:iCs w:val="0"/>
          <w:color w:val="777777"/>
          <w:szCs w:val="20"/>
          <w:bdr w:val="none" w:sz="0" w:space="0" w:color="auto" w:frame="1"/>
        </w:rPr>
        <w:t>Question</w:t>
      </w:r>
      <w:r w:rsidRPr="00177650">
        <w:rPr>
          <w:rFonts w:ascii="inherit" w:hAnsi="inherit" w:cs="Arial"/>
          <w:i/>
          <w:iCs/>
          <w:color w:val="777777"/>
          <w:szCs w:val="20"/>
        </w:rPr>
        <w:t>: 510 people applied to the Bachelor’s in Elementary Education program at Florida State College. Of those applicants, 57 were men. Find the 90% CI of the true proportion of men who applied to the program.</w:t>
      </w:r>
    </w:p>
    <w:p w14:paraId="1553B762" w14:textId="77777777" w:rsidR="00C546B7" w:rsidRDefault="00C546B7"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118A9C53" w14:textId="29E37030"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1:</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Read the question carefully and figure out the following </w:t>
      </w:r>
      <w:hyperlink r:id="rId1461" w:history="1">
        <w:r w:rsidRPr="00177650">
          <w:rPr>
            <w:rStyle w:val="Hyperlink"/>
            <w:rFonts w:ascii="inherit" w:eastAsiaTheme="majorEastAsia" w:hAnsi="inherit" w:cs="Arial"/>
            <w:i/>
            <w:iCs/>
            <w:color w:val="05A9C5"/>
            <w:szCs w:val="20"/>
            <w:bdr w:val="none" w:sz="0" w:space="0" w:color="auto" w:frame="1"/>
          </w:rPr>
          <w:t>variables</w:t>
        </w:r>
      </w:hyperlink>
      <w:r w:rsidRPr="00177650">
        <w:rPr>
          <w:rStyle w:val="Emphasis"/>
          <w:rFonts w:ascii="inherit" w:hAnsi="inherit" w:cs="Arial"/>
          <w:color w:val="777777"/>
          <w:szCs w:val="20"/>
          <w:bdr w:val="none" w:sz="0" w:space="0" w:color="auto" w:frame="1"/>
        </w:rPr>
        <w:t>:</w:t>
      </w:r>
    </w:p>
    <w:p w14:paraId="0D9BCFB5" w14:textId="77777777"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proofErr w:type="gramStart"/>
      <w:r w:rsidRPr="00177650">
        <w:rPr>
          <w:rStyle w:val="Strong"/>
          <w:rFonts w:ascii="inherit" w:hAnsi="inherit" w:cs="Arial"/>
          <w:color w:val="777777"/>
          <w:sz w:val="24"/>
          <w:szCs w:val="20"/>
          <w:bdr w:val="none" w:sz="0" w:space="0" w:color="auto" w:frame="1"/>
        </w:rPr>
        <w:t>α</w:t>
      </w:r>
      <w:r w:rsidRPr="00177650">
        <w:rPr>
          <w:rFonts w:ascii="inherit" w:hAnsi="inherit" w:cs="Arial"/>
          <w:color w:val="777777"/>
          <w:sz w:val="24"/>
          <w:szCs w:val="20"/>
        </w:rPr>
        <w:t> :</w:t>
      </w:r>
      <w:proofErr w:type="gramEnd"/>
      <w:r w:rsidRPr="00177650">
        <w:rPr>
          <w:rFonts w:ascii="inherit" w:hAnsi="inherit" w:cs="Arial"/>
          <w:color w:val="777777"/>
          <w:sz w:val="24"/>
          <w:szCs w:val="20"/>
        </w:rPr>
        <w:t xml:space="preserve"> subtract the given CI from 1.</w:t>
      </w:r>
      <w:r w:rsidRPr="00177650">
        <w:rPr>
          <w:rFonts w:ascii="inherit" w:hAnsi="inherit" w:cs="Arial"/>
          <w:color w:val="777777"/>
          <w:sz w:val="24"/>
          <w:szCs w:val="20"/>
        </w:rPr>
        <w:br/>
        <w:t>1-.9=.10</w:t>
      </w:r>
    </w:p>
    <w:p w14:paraId="2D7C0508" w14:textId="77777777"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Style w:val="Strong"/>
          <w:rFonts w:ascii="inherit" w:hAnsi="inherit" w:cs="Arial"/>
          <w:color w:val="777777"/>
          <w:sz w:val="24"/>
          <w:szCs w:val="20"/>
          <w:bdr w:val="none" w:sz="0" w:space="0" w:color="auto" w:frame="1"/>
        </w:rPr>
        <w:t>z </w:t>
      </w:r>
      <w:r w:rsidRPr="00177650">
        <w:rPr>
          <w:rStyle w:val="Strong"/>
          <w:rFonts w:ascii="inherit" w:hAnsi="inherit" w:cs="Arial"/>
          <w:color w:val="777777"/>
          <w:sz w:val="19"/>
          <w:szCs w:val="15"/>
          <w:bdr w:val="none" w:sz="0" w:space="0" w:color="auto" w:frame="1"/>
        </w:rPr>
        <w:t>α/2</w:t>
      </w:r>
      <w:r w:rsidRPr="00177650">
        <w:rPr>
          <w:rFonts w:ascii="inherit" w:hAnsi="inherit" w:cs="Arial"/>
          <w:color w:val="777777"/>
          <w:sz w:val="24"/>
          <w:szCs w:val="20"/>
        </w:rPr>
        <w:t>: divide α by 2, then look up that area in the </w:t>
      </w:r>
      <w:hyperlink r:id="rId1462" w:history="1">
        <w:r w:rsidRPr="00177650">
          <w:rPr>
            <w:rStyle w:val="Hyperlink"/>
            <w:rFonts w:ascii="inherit" w:hAnsi="inherit" w:cs="Arial"/>
            <w:color w:val="777777"/>
            <w:sz w:val="24"/>
            <w:szCs w:val="20"/>
            <w:bdr w:val="none" w:sz="0" w:space="0" w:color="auto" w:frame="1"/>
          </w:rPr>
          <w:t>z-table</w:t>
        </w:r>
      </w:hyperlink>
      <w:r w:rsidRPr="00177650">
        <w:rPr>
          <w:rFonts w:ascii="inherit" w:hAnsi="inherit" w:cs="Arial"/>
          <w:color w:val="777777"/>
          <w:sz w:val="24"/>
          <w:szCs w:val="20"/>
        </w:rPr>
        <w:t>. Not sure how to read a z table? See this article, </w:t>
      </w:r>
      <w:hyperlink r:id="rId1463" w:tgtFrame="_blank" w:history="1">
        <w:r w:rsidRPr="00177650">
          <w:rPr>
            <w:rStyle w:val="Strong"/>
            <w:rFonts w:ascii="inherit" w:hAnsi="inherit" w:cs="Arial"/>
            <w:color w:val="777777"/>
            <w:sz w:val="24"/>
            <w:szCs w:val="20"/>
            <w:bdr w:val="none" w:sz="0" w:space="0" w:color="auto" w:frame="1"/>
          </w:rPr>
          <w:t>area to the right of a z-score</w:t>
        </w:r>
        <w:r w:rsidRPr="00177650">
          <w:rPr>
            <w:rStyle w:val="Hyperlink"/>
            <w:rFonts w:ascii="inherit" w:hAnsi="inherit" w:cs="Arial"/>
            <w:color w:val="777777"/>
            <w:sz w:val="24"/>
            <w:szCs w:val="20"/>
            <w:bdr w:val="none" w:sz="0" w:space="0" w:color="auto" w:frame="1"/>
          </w:rPr>
          <w:t> </w:t>
        </w:r>
      </w:hyperlink>
      <w:r w:rsidRPr="00177650">
        <w:rPr>
          <w:rFonts w:ascii="inherit" w:hAnsi="inherit" w:cs="Arial"/>
          <w:color w:val="777777"/>
          <w:sz w:val="24"/>
          <w:szCs w:val="20"/>
        </w:rPr>
        <w:t>for an explanation on how to read the z-table.</w:t>
      </w:r>
      <w:r w:rsidRPr="00177650">
        <w:rPr>
          <w:rFonts w:ascii="inherit" w:hAnsi="inherit" w:cs="Arial"/>
          <w:color w:val="777777"/>
          <w:sz w:val="24"/>
          <w:szCs w:val="20"/>
        </w:rPr>
        <w:br/>
        <w:t>.1/2=.0500. The closest z-value to an area of .0500 is 0.13</w:t>
      </w:r>
    </w:p>
    <w:p w14:paraId="09D9D92E" w14:textId="3BF462CB"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Fonts w:ascii="inherit" w:hAnsi="inherit" w:cs="Arial"/>
          <w:noProof/>
          <w:color w:val="777777"/>
          <w:sz w:val="24"/>
          <w:szCs w:val="20"/>
        </w:rPr>
        <w:drawing>
          <wp:inline distT="0" distB="0" distL="0" distR="0" wp14:anchorId="68F89792" wp14:editId="34D72006">
            <wp:extent cx="182880" cy="236220"/>
            <wp:effectExtent l="0" t="0" r="7620" b="0"/>
            <wp:docPr id="179" name="Picture 179"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 w:val="24"/>
          <w:szCs w:val="20"/>
        </w:rPr>
        <w:t>: Divide the proportion given (i.e. the smaller number)by the </w:t>
      </w:r>
      <w:hyperlink r:id="rId1464" w:history="1">
        <w:r w:rsidRPr="00177650">
          <w:rPr>
            <w:rStyle w:val="Hyperlink"/>
            <w:rFonts w:ascii="inherit" w:hAnsi="inherit" w:cs="Arial"/>
            <w:color w:val="777777"/>
            <w:sz w:val="24"/>
            <w:szCs w:val="20"/>
            <w:bdr w:val="none" w:sz="0" w:space="0" w:color="auto" w:frame="1"/>
          </w:rPr>
          <w:t>sample size</w:t>
        </w:r>
      </w:hyperlink>
      <w:r w:rsidRPr="00177650">
        <w:rPr>
          <w:rFonts w:ascii="inherit" w:hAnsi="inherit" w:cs="Arial"/>
          <w:color w:val="777777"/>
          <w:sz w:val="24"/>
          <w:szCs w:val="20"/>
        </w:rPr>
        <w:t>.</w:t>
      </w:r>
      <w:r w:rsidRPr="00177650">
        <w:rPr>
          <w:rFonts w:ascii="inherit" w:hAnsi="inherit" w:cs="Arial"/>
          <w:color w:val="777777"/>
          <w:sz w:val="24"/>
          <w:szCs w:val="20"/>
        </w:rPr>
        <w:br/>
        <w:t>57/510=0.112</w:t>
      </w:r>
    </w:p>
    <w:p w14:paraId="056D61F4" w14:textId="31C0A335" w:rsidR="00E8039D" w:rsidRPr="00177650" w:rsidRDefault="00E8039D" w:rsidP="008755CD">
      <w:pPr>
        <w:numPr>
          <w:ilvl w:val="0"/>
          <w:numId w:val="80"/>
        </w:numPr>
        <w:shd w:val="clear" w:color="auto" w:fill="FFFFFF"/>
        <w:spacing w:after="0" w:line="240" w:lineRule="auto"/>
        <w:ind w:left="450"/>
        <w:textAlignment w:val="baseline"/>
        <w:rPr>
          <w:rFonts w:ascii="inherit" w:hAnsi="inherit" w:cs="Arial"/>
          <w:color w:val="777777"/>
          <w:sz w:val="24"/>
          <w:szCs w:val="20"/>
        </w:rPr>
      </w:pPr>
      <w:r w:rsidRPr="00177650">
        <w:rPr>
          <w:rFonts w:ascii="inherit" w:hAnsi="inherit" w:cs="Arial"/>
          <w:noProof/>
          <w:color w:val="777777"/>
          <w:sz w:val="24"/>
          <w:szCs w:val="20"/>
        </w:rPr>
        <w:drawing>
          <wp:inline distT="0" distB="0" distL="0" distR="0" wp14:anchorId="23DB9DAC" wp14:editId="0A928338">
            <wp:extent cx="144780" cy="190500"/>
            <wp:effectExtent l="0" t="0" r="7620" b="0"/>
            <wp:docPr id="178" name="Picture 178"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hat"/>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177650">
        <w:rPr>
          <w:rFonts w:ascii="inherit" w:hAnsi="inherit" w:cs="Arial"/>
          <w:color w:val="777777"/>
          <w:sz w:val="24"/>
          <w:szCs w:val="20"/>
        </w:rPr>
        <w:t> : Subtract </w:t>
      </w:r>
      <w:r w:rsidRPr="00177650">
        <w:rPr>
          <w:rFonts w:ascii="inherit" w:hAnsi="inherit" w:cs="Arial"/>
          <w:noProof/>
          <w:color w:val="777777"/>
          <w:sz w:val="24"/>
          <w:szCs w:val="20"/>
        </w:rPr>
        <w:drawing>
          <wp:inline distT="0" distB="0" distL="0" distR="0" wp14:anchorId="3B3C9CF6" wp14:editId="0357DF5F">
            <wp:extent cx="182880" cy="236220"/>
            <wp:effectExtent l="0" t="0" r="7620" b="0"/>
            <wp:docPr id="177" name="Picture 177"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 w:val="24"/>
          <w:szCs w:val="20"/>
        </w:rPr>
        <w:t>from 1.</w:t>
      </w:r>
      <w:r w:rsidRPr="00177650">
        <w:rPr>
          <w:rFonts w:ascii="inherit" w:hAnsi="inherit" w:cs="Arial"/>
          <w:color w:val="777777"/>
          <w:sz w:val="24"/>
          <w:szCs w:val="20"/>
        </w:rPr>
        <w:br/>
        <w:t>1-0.112 = 0.888</w:t>
      </w:r>
    </w:p>
    <w:p w14:paraId="50536F82" w14:textId="0DBFE181"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lastRenderedPageBreak/>
        <w:t>Step 2:</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Multiply </w:t>
      </w:r>
      <w:r w:rsidRPr="00177650">
        <w:rPr>
          <w:rFonts w:ascii="inherit" w:hAnsi="inherit" w:cs="Arial"/>
          <w:i/>
          <w:iCs/>
          <w:noProof/>
          <w:color w:val="777777"/>
          <w:szCs w:val="20"/>
          <w:bdr w:val="none" w:sz="0" w:space="0" w:color="auto" w:frame="1"/>
        </w:rPr>
        <w:drawing>
          <wp:inline distT="0" distB="0" distL="0" distR="0" wp14:anchorId="1F5E5C2A" wp14:editId="6CD3A077">
            <wp:extent cx="182880" cy="236220"/>
            <wp:effectExtent l="0" t="0" r="7620" b="0"/>
            <wp:docPr id="176" name="Picture 176"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Style w:val="Emphasis"/>
          <w:rFonts w:ascii="inherit" w:hAnsi="inherit" w:cs="Arial"/>
          <w:color w:val="777777"/>
          <w:szCs w:val="20"/>
          <w:bdr w:val="none" w:sz="0" w:space="0" w:color="auto" w:frame="1"/>
        </w:rPr>
        <w:t>by </w:t>
      </w:r>
      <w:r w:rsidRPr="00177650">
        <w:rPr>
          <w:rFonts w:ascii="inherit" w:hAnsi="inherit" w:cs="Arial"/>
          <w:i/>
          <w:iCs/>
          <w:noProof/>
          <w:color w:val="777777"/>
          <w:szCs w:val="20"/>
          <w:bdr w:val="none" w:sz="0" w:space="0" w:color="auto" w:frame="1"/>
        </w:rPr>
        <w:drawing>
          <wp:inline distT="0" distB="0" distL="0" distR="0" wp14:anchorId="02028616" wp14:editId="6B19ABE2">
            <wp:extent cx="144780" cy="190500"/>
            <wp:effectExtent l="0" t="0" r="7620" b="0"/>
            <wp:docPr id="175" name="Picture 175" descr="q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hat"/>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44780" cy="190500"/>
                    </a:xfrm>
                    <a:prstGeom prst="rect">
                      <a:avLst/>
                    </a:prstGeom>
                    <a:noFill/>
                    <a:ln>
                      <a:noFill/>
                    </a:ln>
                  </pic:spPr>
                </pic:pic>
              </a:graphicData>
            </a:graphic>
          </wp:inline>
        </w:drawing>
      </w:r>
      <w:r w:rsidRPr="00177650">
        <w:rPr>
          <w:rStyle w:val="Emphasis"/>
          <w:rFonts w:ascii="inherit" w:hAnsi="inherit" w:cs="Arial"/>
          <w:color w:val="777777"/>
          <w:szCs w:val="20"/>
          <w:bdr w:val="none" w:sz="0" w:space="0" w:color="auto" w:frame="1"/>
        </w:rPr>
        <w:t>.</w:t>
      </w:r>
      <w:r w:rsidRPr="00177650">
        <w:rPr>
          <w:rFonts w:ascii="inherit" w:hAnsi="inherit" w:cs="Arial"/>
          <w:color w:val="777777"/>
          <w:szCs w:val="20"/>
        </w:rPr>
        <w:br/>
        <w:t>0.112 x 0.888 = 0.099456</w:t>
      </w:r>
    </w:p>
    <w:p w14:paraId="5107486B"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2BE9ABF7" w14:textId="35A9E01B"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3:</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Divide step 2 by the sample size</w:t>
      </w:r>
      <w:r w:rsidRPr="00177650">
        <w:rPr>
          <w:rFonts w:ascii="inherit" w:hAnsi="inherit" w:cs="Arial"/>
          <w:color w:val="777777"/>
          <w:szCs w:val="20"/>
        </w:rPr>
        <w:t>.</w:t>
      </w:r>
      <w:r w:rsidRPr="00177650">
        <w:rPr>
          <w:rFonts w:ascii="inherit" w:hAnsi="inherit" w:cs="Arial"/>
          <w:color w:val="777777"/>
          <w:szCs w:val="20"/>
        </w:rPr>
        <w:br/>
        <w:t>0.099456 / 510 = 0.000195011765</w:t>
      </w:r>
    </w:p>
    <w:p w14:paraId="77FD1829"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3E76DF20" w14:textId="1F721E32"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 xml:space="preserve">Step </w:t>
      </w:r>
      <w:proofErr w:type="gramStart"/>
      <w:r w:rsidRPr="00177650">
        <w:rPr>
          <w:rStyle w:val="Strong"/>
          <w:rFonts w:ascii="inherit" w:hAnsi="inherit" w:cs="Arial"/>
          <w:color w:val="0000FF"/>
          <w:szCs w:val="20"/>
          <w:bdr w:val="none" w:sz="0" w:space="0" w:color="auto" w:frame="1"/>
        </w:rPr>
        <w:t>4:</w:t>
      </w:r>
      <w:r w:rsidRPr="00177650">
        <w:rPr>
          <w:rStyle w:val="Emphasis"/>
          <w:rFonts w:ascii="inherit" w:hAnsi="inherit" w:cs="Arial"/>
          <w:color w:val="777777"/>
          <w:szCs w:val="20"/>
          <w:bdr w:val="none" w:sz="0" w:space="0" w:color="auto" w:frame="1"/>
        </w:rPr>
        <w:t>Take</w:t>
      </w:r>
      <w:proofErr w:type="gramEnd"/>
      <w:r w:rsidRPr="00177650">
        <w:rPr>
          <w:rStyle w:val="Emphasis"/>
          <w:rFonts w:ascii="inherit" w:hAnsi="inherit" w:cs="Arial"/>
          <w:color w:val="777777"/>
          <w:szCs w:val="20"/>
          <w:bdr w:val="none" w:sz="0" w:space="0" w:color="auto" w:frame="1"/>
        </w:rPr>
        <w:t xml:space="preserve"> the square root of step 3</w:t>
      </w:r>
      <w:r w:rsidRPr="00177650">
        <w:rPr>
          <w:rFonts w:ascii="inherit" w:hAnsi="inherit" w:cs="Arial"/>
          <w:color w:val="777777"/>
          <w:szCs w:val="20"/>
        </w:rPr>
        <w:t>:</w:t>
      </w:r>
      <w:r w:rsidRPr="00177650">
        <w:rPr>
          <w:rFonts w:ascii="inherit" w:hAnsi="inherit" w:cs="Arial"/>
          <w:color w:val="777777"/>
          <w:szCs w:val="20"/>
        </w:rPr>
        <w:br/>
        <w:t>sqrt(0.000195011765) = 0.0139646613</w:t>
      </w:r>
    </w:p>
    <w:p w14:paraId="414915F3" w14:textId="77777777" w:rsidR="000C225E" w:rsidRDefault="000C225E" w:rsidP="00E8039D">
      <w:pPr>
        <w:pStyle w:val="NormalWeb"/>
        <w:shd w:val="clear" w:color="auto" w:fill="FFFFFF"/>
        <w:spacing w:before="0" w:beforeAutospacing="0" w:after="0" w:afterAutospacing="0"/>
        <w:textAlignment w:val="baseline"/>
        <w:rPr>
          <w:rStyle w:val="Strong"/>
          <w:rFonts w:ascii="inherit" w:hAnsi="inherit" w:cs="Arial"/>
          <w:color w:val="0000FF"/>
          <w:szCs w:val="20"/>
          <w:bdr w:val="none" w:sz="0" w:space="0" w:color="auto" w:frame="1"/>
        </w:rPr>
      </w:pPr>
    </w:p>
    <w:p w14:paraId="715A9189" w14:textId="4394DF58"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Step 5:</w:t>
      </w:r>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Multiply step 4 by z </w:t>
      </w:r>
      <w:r w:rsidRPr="00177650">
        <w:rPr>
          <w:rStyle w:val="Emphasis"/>
          <w:rFonts w:ascii="inherit" w:hAnsi="inherit" w:cs="Arial"/>
          <w:color w:val="777777"/>
          <w:sz w:val="19"/>
          <w:szCs w:val="15"/>
          <w:bdr w:val="none" w:sz="0" w:space="0" w:color="auto" w:frame="1"/>
        </w:rPr>
        <w:t>a/2</w:t>
      </w:r>
      <w:r w:rsidRPr="00177650">
        <w:rPr>
          <w:rStyle w:val="Emphasis"/>
          <w:rFonts w:ascii="inherit" w:hAnsi="inherit" w:cs="Arial"/>
          <w:color w:val="777777"/>
          <w:szCs w:val="20"/>
          <w:bdr w:val="none" w:sz="0" w:space="0" w:color="auto" w:frame="1"/>
        </w:rPr>
        <w:t>:</w:t>
      </w:r>
      <w:r w:rsidRPr="00177650">
        <w:rPr>
          <w:rFonts w:ascii="inherit" w:hAnsi="inherit" w:cs="Arial"/>
          <w:color w:val="777777"/>
          <w:szCs w:val="20"/>
        </w:rPr>
        <w:br/>
        <w:t>0.0139646613 x 0.13 = 0.00182</w:t>
      </w:r>
    </w:p>
    <w:p w14:paraId="3A8E167A" w14:textId="18FA878F"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 xml:space="preserve">Step </w:t>
      </w:r>
      <w:proofErr w:type="gramStart"/>
      <w:r w:rsidRPr="00177650">
        <w:rPr>
          <w:rStyle w:val="Strong"/>
          <w:rFonts w:ascii="inherit" w:hAnsi="inherit" w:cs="Arial"/>
          <w:color w:val="0000FF"/>
          <w:szCs w:val="20"/>
          <w:bdr w:val="none" w:sz="0" w:space="0" w:color="auto" w:frame="1"/>
        </w:rPr>
        <w:t>6:</w:t>
      </w:r>
      <w:r w:rsidRPr="00177650">
        <w:rPr>
          <w:rFonts w:ascii="inherit" w:hAnsi="inherit" w:cs="Arial"/>
          <w:color w:val="777777"/>
          <w:szCs w:val="20"/>
        </w:rPr>
        <w:t>:</w:t>
      </w:r>
      <w:proofErr w:type="gramEnd"/>
      <w:r w:rsidRPr="00177650">
        <w:rPr>
          <w:rFonts w:ascii="inherit" w:hAnsi="inherit" w:cs="Arial"/>
          <w:color w:val="777777"/>
          <w:szCs w:val="20"/>
        </w:rPr>
        <w:t> </w:t>
      </w:r>
      <w:r w:rsidRPr="00177650">
        <w:rPr>
          <w:rStyle w:val="Emphasis"/>
          <w:rFonts w:ascii="inherit" w:hAnsi="inherit" w:cs="Arial"/>
          <w:color w:val="777777"/>
          <w:szCs w:val="20"/>
          <w:bdr w:val="none" w:sz="0" w:space="0" w:color="auto" w:frame="1"/>
        </w:rPr>
        <w:t>For the lower percentage, subtract step 5 from </w:t>
      </w:r>
      <w:r w:rsidRPr="00177650">
        <w:rPr>
          <w:rFonts w:ascii="inherit" w:hAnsi="inherit" w:cs="Arial"/>
          <w:noProof/>
          <w:color w:val="777777"/>
          <w:szCs w:val="20"/>
        </w:rPr>
        <w:drawing>
          <wp:inline distT="0" distB="0" distL="0" distR="0" wp14:anchorId="35DEB0C4" wp14:editId="6743394F">
            <wp:extent cx="182880" cy="236220"/>
            <wp:effectExtent l="0" t="0" r="7620" b="0"/>
            <wp:docPr id="174" name="Picture 174"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Cs w:val="20"/>
        </w:rPr>
        <w:t>.  </w:t>
      </w:r>
      <w:r w:rsidRPr="00177650">
        <w:rPr>
          <w:rFonts w:ascii="inherit" w:hAnsi="inherit" w:cs="Arial"/>
          <w:color w:val="777777"/>
          <w:szCs w:val="20"/>
        </w:rPr>
        <w:br/>
        <w:t>0.112-0.00182 </w:t>
      </w:r>
      <w:proofErr w:type="gramStart"/>
      <w:r w:rsidRPr="00177650">
        <w:rPr>
          <w:rFonts w:ascii="inherit" w:hAnsi="inherit" w:cs="Arial"/>
          <w:color w:val="777777"/>
          <w:szCs w:val="20"/>
        </w:rPr>
        <w:t>=  .</w:t>
      </w:r>
      <w:proofErr w:type="gramEnd"/>
      <w:r w:rsidRPr="00177650">
        <w:rPr>
          <w:rFonts w:ascii="inherit" w:hAnsi="inherit" w:cs="Arial"/>
          <w:color w:val="777777"/>
          <w:szCs w:val="20"/>
        </w:rPr>
        <w:t>11018 = 11.018%</w:t>
      </w:r>
    </w:p>
    <w:p w14:paraId="78011AC3" w14:textId="5C8DE7B0" w:rsidR="00E8039D" w:rsidRPr="00177650" w:rsidRDefault="00E8039D" w:rsidP="00E8039D">
      <w:pPr>
        <w:pStyle w:val="NormalWeb"/>
        <w:shd w:val="clear" w:color="auto" w:fill="FFFFFF"/>
        <w:spacing w:before="0" w:beforeAutospacing="0" w:after="0" w:afterAutospacing="0"/>
        <w:textAlignment w:val="baseline"/>
        <w:rPr>
          <w:rFonts w:ascii="inherit" w:hAnsi="inherit" w:cs="Arial"/>
          <w:color w:val="777777"/>
          <w:szCs w:val="20"/>
        </w:rPr>
      </w:pPr>
      <w:r w:rsidRPr="00177650">
        <w:rPr>
          <w:rStyle w:val="Strong"/>
          <w:rFonts w:ascii="inherit" w:hAnsi="inherit" w:cs="Arial"/>
          <w:color w:val="0000FF"/>
          <w:szCs w:val="20"/>
          <w:bdr w:val="none" w:sz="0" w:space="0" w:color="auto" w:frame="1"/>
        </w:rPr>
        <w:t xml:space="preserve">Step </w:t>
      </w:r>
      <w:proofErr w:type="gramStart"/>
      <w:r w:rsidRPr="00177650">
        <w:rPr>
          <w:rStyle w:val="Strong"/>
          <w:rFonts w:ascii="inherit" w:hAnsi="inherit" w:cs="Arial"/>
          <w:color w:val="0000FF"/>
          <w:szCs w:val="20"/>
          <w:bdr w:val="none" w:sz="0" w:space="0" w:color="auto" w:frame="1"/>
        </w:rPr>
        <w:t>7:</w:t>
      </w:r>
      <w:r w:rsidRPr="00177650">
        <w:rPr>
          <w:rStyle w:val="Emphasis"/>
          <w:rFonts w:ascii="inherit" w:hAnsi="inherit" w:cs="Arial"/>
          <w:color w:val="777777"/>
          <w:szCs w:val="20"/>
          <w:bdr w:val="none" w:sz="0" w:space="0" w:color="auto" w:frame="1"/>
        </w:rPr>
        <w:t>For</w:t>
      </w:r>
      <w:proofErr w:type="gramEnd"/>
      <w:r w:rsidRPr="00177650">
        <w:rPr>
          <w:rStyle w:val="Emphasis"/>
          <w:rFonts w:ascii="inherit" w:hAnsi="inherit" w:cs="Arial"/>
          <w:color w:val="777777"/>
          <w:szCs w:val="20"/>
          <w:bdr w:val="none" w:sz="0" w:space="0" w:color="auto" w:frame="1"/>
        </w:rPr>
        <w:t xml:space="preserve"> the upper percentage, add step 5 to </w:t>
      </w:r>
      <w:r w:rsidRPr="00177650">
        <w:rPr>
          <w:rFonts w:ascii="inherit" w:hAnsi="inherit" w:cs="Arial"/>
          <w:noProof/>
          <w:color w:val="777777"/>
          <w:szCs w:val="20"/>
        </w:rPr>
        <w:drawing>
          <wp:inline distT="0" distB="0" distL="0" distR="0" wp14:anchorId="3B302094" wp14:editId="78C5EFD0">
            <wp:extent cx="182880" cy="236220"/>
            <wp:effectExtent l="0" t="0" r="7620" b="0"/>
            <wp:docPr id="173" name="Picture 173"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177650">
        <w:rPr>
          <w:rFonts w:ascii="inherit" w:hAnsi="inherit" w:cs="Arial"/>
          <w:color w:val="777777"/>
          <w:szCs w:val="20"/>
        </w:rPr>
        <w:t>.</w:t>
      </w:r>
      <w:r w:rsidRPr="00177650">
        <w:rPr>
          <w:rFonts w:ascii="inherit" w:hAnsi="inherit" w:cs="Arial"/>
          <w:color w:val="777777"/>
          <w:szCs w:val="20"/>
        </w:rPr>
        <w:br/>
        <w:t>0.112 + 0.00182 =  0.11382 = 11.382%</w:t>
      </w:r>
    </w:p>
    <w:p w14:paraId="25659678" w14:textId="77777777" w:rsidR="007A4F19" w:rsidRDefault="007A4F19" w:rsidP="00E8039D">
      <w:pPr>
        <w:pStyle w:val="NormalWeb"/>
        <w:shd w:val="clear" w:color="auto" w:fill="FFFFFF"/>
        <w:spacing w:before="0" w:beforeAutospacing="0" w:after="225" w:afterAutospacing="0"/>
        <w:textAlignment w:val="baseline"/>
        <w:rPr>
          <w:rFonts w:ascii="inherit" w:hAnsi="inherit" w:cs="Arial"/>
          <w:color w:val="777777"/>
          <w:szCs w:val="20"/>
        </w:rPr>
      </w:pPr>
    </w:p>
    <w:p w14:paraId="5D6C9FE0" w14:textId="6BEAAFC2" w:rsidR="00E8039D" w:rsidRPr="007A4F19"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7A4F19">
        <w:rPr>
          <w:rFonts w:ascii="inherit" w:hAnsi="inherit" w:cs="Arial"/>
          <w:color w:val="777777"/>
          <w:sz w:val="26"/>
          <w:szCs w:val="20"/>
        </w:rPr>
        <w:t>This next method involves plugging in numbers into the actual formula. You’ll get the same results if you use the “formula free” method above or if you use the steps below.</w:t>
      </w:r>
    </w:p>
    <w:p w14:paraId="2CF757FA" w14:textId="77777777" w:rsidR="00E135EE"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t>Confidence intervals for a proportion are calculated using the following formula:</w:t>
      </w:r>
    </w:p>
    <w:p w14:paraId="425A7681" w14:textId="77777777" w:rsidR="00E135EE"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br/>
      </w:r>
      <w:r w:rsidRPr="007A4F19">
        <w:rPr>
          <w:rFonts w:ascii="inherit" w:hAnsi="inherit" w:cs="Arial"/>
          <w:noProof/>
          <w:color w:val="05A9C5"/>
          <w:sz w:val="26"/>
          <w:szCs w:val="20"/>
          <w:bdr w:val="none" w:sz="0" w:space="0" w:color="auto" w:frame="1"/>
        </w:rPr>
        <w:drawing>
          <wp:inline distT="0" distB="0" distL="0" distR="0" wp14:anchorId="405EA249" wp14:editId="05F87D7B">
            <wp:extent cx="1714500" cy="685800"/>
            <wp:effectExtent l="0" t="0" r="0" b="0"/>
            <wp:docPr id="172" name="Picture 172" descr="confidence interval for a proportion 1">
              <a:hlinkClick xmlns:a="http://schemas.openxmlformats.org/drawingml/2006/main" r:id="rId1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fidence interval for a proportion 1">
                      <a:hlinkClick r:id="rId1465"/>
                    </pic:cNvPr>
                    <pic:cNvPicPr>
                      <a:picLocks noChangeAspect="1" noChangeArrowheads="1"/>
                    </pic:cNvPicPr>
                  </pic:nvPicPr>
                  <pic:blipFill>
                    <a:blip r:embed="rId1466">
                      <a:extLst>
                        <a:ext uri="{28A0092B-C50C-407E-A947-70E740481C1C}">
                          <a14:useLocalDpi xmlns:a14="http://schemas.microsoft.com/office/drawing/2010/main" val="0"/>
                        </a:ext>
                      </a:extLst>
                    </a:blip>
                    <a:srcRect/>
                    <a:stretch>
                      <a:fillRect/>
                    </a:stretch>
                  </pic:blipFill>
                  <pic:spPr bwMode="auto">
                    <a:xfrm>
                      <a:off x="0" y="0"/>
                      <a:ext cx="1714500" cy="685800"/>
                    </a:xfrm>
                    <a:prstGeom prst="rect">
                      <a:avLst/>
                    </a:prstGeom>
                    <a:noFill/>
                    <a:ln>
                      <a:noFill/>
                    </a:ln>
                  </pic:spPr>
                </pic:pic>
              </a:graphicData>
            </a:graphic>
          </wp:inline>
        </w:drawing>
      </w:r>
    </w:p>
    <w:p w14:paraId="2B3E4A17" w14:textId="3C7CF26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7A4F19">
        <w:rPr>
          <w:rFonts w:ascii="inherit" w:hAnsi="inherit" w:cs="Arial"/>
          <w:color w:val="777777"/>
          <w:sz w:val="26"/>
          <w:szCs w:val="20"/>
        </w:rPr>
        <w:br/>
        <w:t>The formula might look daunting, but all you really need are two pieces of information: the </w:t>
      </w:r>
      <w:hyperlink r:id="rId1467" w:tgtFrame="_blank" w:history="1">
        <w:r w:rsidRPr="007A4F19">
          <w:rPr>
            <w:rStyle w:val="Hyperlink"/>
            <w:rFonts w:ascii="inherit" w:eastAsiaTheme="majorEastAsia" w:hAnsi="inherit" w:cs="Arial"/>
            <w:color w:val="05A9C5"/>
            <w:sz w:val="26"/>
            <w:szCs w:val="20"/>
            <w:bdr w:val="none" w:sz="0" w:space="0" w:color="auto" w:frame="1"/>
          </w:rPr>
          <w:t>z-score</w:t>
        </w:r>
      </w:hyperlink>
      <w:r w:rsidRPr="007A4F19">
        <w:rPr>
          <w:rFonts w:ascii="inherit" w:hAnsi="inherit" w:cs="Arial"/>
          <w:color w:val="777777"/>
          <w:sz w:val="26"/>
          <w:szCs w:val="20"/>
        </w:rPr>
        <w:t> and the P-hat. You should be familiar with looking up z-scores from previous sections on the normal distribution (if you need a refresher, be sure to watch the above video) and P-hat is just dividing the number of events by the number of trials. Once you’ve figured those two items out, the rest is basic math.</w:t>
      </w:r>
    </w:p>
    <w:p w14:paraId="206C2BC4" w14:textId="77777777" w:rsidR="00984A0A" w:rsidRPr="007A4F19" w:rsidRDefault="00984A0A"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0FAD158C" w14:textId="77777777" w:rsidR="00E8039D" w:rsidRPr="00F75B92" w:rsidRDefault="00E8039D" w:rsidP="00984A0A">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75B92">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a Proportion Example 2: Steps</w:t>
      </w:r>
    </w:p>
    <w:p w14:paraId="7E205061" w14:textId="77777777"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Style w:val="Strong"/>
          <w:rFonts w:ascii="inherit" w:hAnsi="inherit" w:cs="Arial"/>
          <w:color w:val="777777"/>
          <w:sz w:val="26"/>
          <w:szCs w:val="20"/>
          <w:bdr w:val="none" w:sz="0" w:space="0" w:color="auto" w:frame="1"/>
        </w:rPr>
        <w:t>Sample question:</w:t>
      </w:r>
      <w:r w:rsidRPr="005D38C2">
        <w:rPr>
          <w:rFonts w:ascii="inherit" w:hAnsi="inherit" w:cs="Arial"/>
          <w:color w:val="777777"/>
          <w:sz w:val="26"/>
          <w:szCs w:val="20"/>
        </w:rPr>
        <w:t> Calculate a 95% confidence interval for the true </w:t>
      </w:r>
      <w:hyperlink r:id="rId1468" w:history="1">
        <w:r w:rsidRPr="005D38C2">
          <w:rPr>
            <w:rStyle w:val="Hyperlink"/>
            <w:rFonts w:ascii="inherit" w:eastAsiaTheme="majorEastAsia" w:hAnsi="inherit" w:cs="Arial"/>
            <w:color w:val="05A9C5"/>
            <w:sz w:val="26"/>
            <w:szCs w:val="20"/>
            <w:bdr w:val="none" w:sz="0" w:space="0" w:color="auto" w:frame="1"/>
          </w:rPr>
          <w:t>population proportion</w:t>
        </w:r>
      </w:hyperlink>
      <w:r w:rsidRPr="005D38C2">
        <w:rPr>
          <w:rFonts w:ascii="inherit" w:hAnsi="inherit" w:cs="Arial"/>
          <w:color w:val="777777"/>
          <w:sz w:val="26"/>
          <w:szCs w:val="20"/>
        </w:rPr>
        <w:t> using the following data:</w:t>
      </w:r>
      <w:r w:rsidRPr="005D38C2">
        <w:rPr>
          <w:rFonts w:ascii="inherit" w:hAnsi="inherit" w:cs="Arial"/>
          <w:color w:val="777777"/>
          <w:sz w:val="26"/>
          <w:szCs w:val="20"/>
        </w:rPr>
        <w:br/>
        <w:t>Number of trials(n) = 160</w:t>
      </w:r>
      <w:r w:rsidRPr="005D38C2">
        <w:rPr>
          <w:rFonts w:ascii="inherit" w:hAnsi="inherit" w:cs="Arial"/>
          <w:color w:val="777777"/>
          <w:sz w:val="26"/>
          <w:szCs w:val="20"/>
        </w:rPr>
        <w:br/>
        <w:t>Number of events (x) = 24</w:t>
      </w:r>
    </w:p>
    <w:p w14:paraId="5D321C11" w14:textId="77777777" w:rsidR="00324040" w:rsidRDefault="00324040"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8B8A61B" w14:textId="2BE3CCBC"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1: </w:t>
      </w:r>
      <w:r w:rsidRPr="005D38C2">
        <w:rPr>
          <w:rStyle w:val="Strong"/>
          <w:rFonts w:ascii="inherit" w:hAnsi="inherit" w:cs="Arial"/>
          <w:color w:val="777777"/>
          <w:sz w:val="26"/>
          <w:szCs w:val="20"/>
          <w:bdr w:val="none" w:sz="0" w:space="0" w:color="auto" w:frame="1"/>
        </w:rPr>
        <w:t>Divide your confidence level by 2</w:t>
      </w:r>
      <w:r w:rsidRPr="005D38C2">
        <w:rPr>
          <w:rFonts w:ascii="inherit" w:hAnsi="inherit" w:cs="Arial"/>
          <w:color w:val="777777"/>
          <w:sz w:val="26"/>
          <w:szCs w:val="20"/>
        </w:rPr>
        <w:t>: .95/2 = 0.475.</w:t>
      </w:r>
    </w:p>
    <w:p w14:paraId="67059DD5" w14:textId="77777777" w:rsidR="000A24C1" w:rsidRDefault="000A24C1"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47B5F880" w14:textId="2879E2FC" w:rsidR="00EB3110"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2: </w:t>
      </w:r>
      <w:r w:rsidRPr="005D38C2">
        <w:rPr>
          <w:rFonts w:ascii="inherit" w:hAnsi="inherit" w:cs="Arial"/>
          <w:color w:val="777777"/>
          <w:sz w:val="26"/>
          <w:szCs w:val="20"/>
        </w:rPr>
        <w:t>Look up the value you calculated in Step 1 in the </w:t>
      </w:r>
      <w:hyperlink r:id="rId1469" w:tgtFrame="_blank" w:history="1">
        <w:r w:rsidRPr="005D38C2">
          <w:rPr>
            <w:rStyle w:val="Hyperlink"/>
            <w:rFonts w:ascii="inherit" w:eastAsiaTheme="majorEastAsia" w:hAnsi="inherit" w:cs="Arial"/>
            <w:b/>
            <w:bCs/>
            <w:color w:val="05A9C5"/>
            <w:sz w:val="26"/>
            <w:szCs w:val="20"/>
            <w:bdr w:val="none" w:sz="0" w:space="0" w:color="auto" w:frame="1"/>
          </w:rPr>
          <w:t>z-table</w:t>
        </w:r>
      </w:hyperlink>
      <w:r w:rsidRPr="005D38C2">
        <w:rPr>
          <w:rFonts w:ascii="inherit" w:hAnsi="inherit" w:cs="Arial"/>
          <w:color w:val="777777"/>
          <w:sz w:val="26"/>
          <w:szCs w:val="20"/>
        </w:rPr>
        <w:t> and find the corresponding z-value. The z-value that has an area of .475 is 1.96.</w:t>
      </w:r>
    </w:p>
    <w:p w14:paraId="1EC91FDE" w14:textId="5E60EECC"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777777"/>
          <w:sz w:val="26"/>
          <w:szCs w:val="20"/>
        </w:rPr>
        <w:lastRenderedPageBreak/>
        <w:br/>
      </w:r>
      <w:r w:rsidRPr="005D38C2">
        <w:rPr>
          <w:rFonts w:ascii="inherit" w:hAnsi="inherit" w:cs="Arial"/>
          <w:noProof/>
          <w:color w:val="05A9C5"/>
          <w:sz w:val="26"/>
          <w:szCs w:val="20"/>
          <w:bdr w:val="none" w:sz="0" w:space="0" w:color="auto" w:frame="1"/>
        </w:rPr>
        <w:drawing>
          <wp:inline distT="0" distB="0" distL="0" distR="0" wp14:anchorId="0984A02B" wp14:editId="430C46B4">
            <wp:extent cx="5731510" cy="1046480"/>
            <wp:effectExtent l="0" t="0" r="2540" b="1270"/>
            <wp:docPr id="171" name="Picture 171" descr="confidence interval for a proportion 2">
              <a:hlinkClick xmlns:a="http://schemas.openxmlformats.org/drawingml/2006/main" r:id="rId14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fidence interval for a proportion 2">
                      <a:hlinkClick r:id="rId1470"/>
                    </pic:cNvPr>
                    <pic:cNvPicPr>
                      <a:picLocks noChangeAspect="1" noChangeArrowheads="1"/>
                    </pic:cNvPicPr>
                  </pic:nvPicPr>
                  <pic:blipFill>
                    <a:blip r:embed="rId1471">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p>
    <w:p w14:paraId="270A572C" w14:textId="77777777" w:rsidR="00213889" w:rsidRDefault="00213889"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4D85B1F" w14:textId="5013EA24"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3: </w:t>
      </w:r>
      <w:r w:rsidRPr="005D38C2">
        <w:rPr>
          <w:rStyle w:val="Strong"/>
          <w:rFonts w:ascii="inherit" w:hAnsi="inherit" w:cs="Arial"/>
          <w:color w:val="777777"/>
          <w:sz w:val="26"/>
          <w:szCs w:val="20"/>
          <w:bdr w:val="none" w:sz="0" w:space="0" w:color="auto" w:frame="1"/>
        </w:rPr>
        <w:t>Divide the number of events by the number of trials</w:t>
      </w:r>
      <w:r w:rsidRPr="005D38C2">
        <w:rPr>
          <w:rFonts w:ascii="inherit" w:hAnsi="inherit" w:cs="Arial"/>
          <w:color w:val="777777"/>
          <w:sz w:val="26"/>
          <w:szCs w:val="20"/>
        </w:rPr>
        <w:t> to get the “P-hat” value: 24/160 = 0.15.</w:t>
      </w:r>
    </w:p>
    <w:p w14:paraId="68062DB2" w14:textId="77777777" w:rsidR="00213889" w:rsidRDefault="00213889"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1B2C7514" w14:textId="169B89E7" w:rsidR="00E8039D" w:rsidRPr="005D38C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5D38C2">
        <w:rPr>
          <w:rFonts w:ascii="inherit" w:hAnsi="inherit" w:cs="Arial"/>
          <w:color w:val="0000FF"/>
          <w:sz w:val="26"/>
          <w:szCs w:val="20"/>
          <w:bdr w:val="none" w:sz="0" w:space="0" w:color="auto" w:frame="1"/>
        </w:rPr>
        <w:t>Step 4: </w:t>
      </w:r>
      <w:r w:rsidRPr="005D38C2">
        <w:rPr>
          <w:rStyle w:val="Strong"/>
          <w:rFonts w:ascii="inherit" w:hAnsi="inherit" w:cs="Arial"/>
          <w:color w:val="777777"/>
          <w:sz w:val="26"/>
          <w:szCs w:val="20"/>
          <w:bdr w:val="none" w:sz="0" w:space="0" w:color="auto" w:frame="1"/>
        </w:rPr>
        <w:t>Plug your numbers into the formula and solve</w:t>
      </w:r>
      <w:r w:rsidRPr="005D38C2">
        <w:rPr>
          <w:rFonts w:ascii="inherit" w:hAnsi="inherit" w:cs="Arial"/>
          <w:color w:val="777777"/>
          <w:sz w:val="26"/>
          <w:szCs w:val="20"/>
        </w:rPr>
        <w:t>:</w:t>
      </w:r>
    </w:p>
    <w:p w14:paraId="13943851"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proofErr w:type="gramStart"/>
      <w:r w:rsidRPr="005D38C2">
        <w:rPr>
          <w:rFonts w:ascii="inherit" w:hAnsi="inherit" w:cs="Arial"/>
          <w:color w:val="777777"/>
          <w:sz w:val="26"/>
          <w:szCs w:val="20"/>
        </w:rPr>
        <w:t>±(</w:t>
      </w:r>
      <w:proofErr w:type="gramEnd"/>
      <w:r w:rsidRPr="005D38C2">
        <w:rPr>
          <w:rFonts w:ascii="inherit" w:hAnsi="inherit" w:cs="Arial"/>
          <w:color w:val="777777"/>
          <w:sz w:val="26"/>
          <w:szCs w:val="20"/>
        </w:rPr>
        <w:t>1.96) √ ((0.15(1-0.15)/160))=</w:t>
      </w:r>
    </w:p>
    <w:p w14:paraId="384129CF"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proofErr w:type="gramStart"/>
      <w:r w:rsidRPr="005D38C2">
        <w:rPr>
          <w:rFonts w:ascii="inherit" w:hAnsi="inherit" w:cs="Arial"/>
          <w:color w:val="777777"/>
          <w:sz w:val="26"/>
          <w:szCs w:val="20"/>
        </w:rPr>
        <w:t>±(</w:t>
      </w:r>
      <w:proofErr w:type="gramEnd"/>
      <w:r w:rsidRPr="005D38C2">
        <w:rPr>
          <w:rFonts w:ascii="inherit" w:hAnsi="inherit" w:cs="Arial"/>
          <w:color w:val="777777"/>
          <w:sz w:val="26"/>
          <w:szCs w:val="20"/>
        </w:rPr>
        <w:t>1.96) √ ((0.15(</w:t>
      </w:r>
      <w:r w:rsidRPr="005D38C2">
        <w:rPr>
          <w:rStyle w:val="Strong"/>
          <w:rFonts w:ascii="inherit" w:hAnsi="inherit" w:cs="Arial"/>
          <w:color w:val="777777"/>
          <w:sz w:val="26"/>
          <w:szCs w:val="20"/>
          <w:bdr w:val="none" w:sz="0" w:space="0" w:color="auto" w:frame="1"/>
        </w:rPr>
        <w:t>0.85</w:t>
      </w:r>
      <w:r w:rsidRPr="005D38C2">
        <w:rPr>
          <w:rFonts w:ascii="inherit" w:hAnsi="inherit" w:cs="Arial"/>
          <w:color w:val="777777"/>
          <w:sz w:val="26"/>
          <w:szCs w:val="20"/>
        </w:rPr>
        <w:t>)/160))=</w:t>
      </w:r>
    </w:p>
    <w:p w14:paraId="36EDAE63"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proofErr w:type="gramStart"/>
      <w:r w:rsidRPr="005D38C2">
        <w:rPr>
          <w:rFonts w:ascii="inherit" w:hAnsi="inherit" w:cs="Arial"/>
          <w:color w:val="777777"/>
          <w:sz w:val="26"/>
          <w:szCs w:val="20"/>
        </w:rPr>
        <w:t>±(</w:t>
      </w:r>
      <w:proofErr w:type="gramEnd"/>
      <w:r w:rsidRPr="005D38C2">
        <w:rPr>
          <w:rFonts w:ascii="inherit" w:hAnsi="inherit" w:cs="Arial"/>
          <w:color w:val="777777"/>
          <w:sz w:val="26"/>
          <w:szCs w:val="20"/>
        </w:rPr>
        <w:t>1.96) √ ((</w:t>
      </w:r>
      <w:r w:rsidRPr="005D38C2">
        <w:rPr>
          <w:rStyle w:val="Strong"/>
          <w:rFonts w:ascii="inherit" w:hAnsi="inherit" w:cs="Arial"/>
          <w:color w:val="777777"/>
          <w:sz w:val="26"/>
          <w:szCs w:val="20"/>
          <w:bdr w:val="none" w:sz="0" w:space="0" w:color="auto" w:frame="1"/>
        </w:rPr>
        <w:t>0.1275</w:t>
      </w:r>
      <w:r w:rsidRPr="005D38C2">
        <w:rPr>
          <w:rFonts w:ascii="inherit" w:hAnsi="inherit" w:cs="Arial"/>
          <w:color w:val="777777"/>
          <w:sz w:val="26"/>
          <w:szCs w:val="20"/>
        </w:rPr>
        <w:t>)/160))=</w:t>
      </w:r>
    </w:p>
    <w:p w14:paraId="5747CAAE"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proofErr w:type="gramStart"/>
      <w:r w:rsidRPr="005D38C2">
        <w:rPr>
          <w:rFonts w:ascii="inherit" w:hAnsi="inherit" w:cs="Arial"/>
          <w:color w:val="777777"/>
          <w:sz w:val="26"/>
          <w:szCs w:val="20"/>
        </w:rPr>
        <w:t>±(</w:t>
      </w:r>
      <w:proofErr w:type="gramEnd"/>
      <w:r w:rsidRPr="005D38C2">
        <w:rPr>
          <w:rFonts w:ascii="inherit" w:hAnsi="inherit" w:cs="Arial"/>
          <w:color w:val="777777"/>
          <w:sz w:val="26"/>
          <w:szCs w:val="20"/>
        </w:rPr>
        <w:t>1.96) √ (</w:t>
      </w:r>
      <w:r w:rsidRPr="005D38C2">
        <w:rPr>
          <w:rStyle w:val="Strong"/>
          <w:rFonts w:ascii="inherit" w:hAnsi="inherit" w:cs="Arial"/>
          <w:color w:val="777777"/>
          <w:sz w:val="26"/>
          <w:szCs w:val="20"/>
          <w:bdr w:val="none" w:sz="0" w:space="0" w:color="auto" w:frame="1"/>
        </w:rPr>
        <w:t>0.000796875</w:t>
      </w:r>
      <w:r w:rsidRPr="005D38C2">
        <w:rPr>
          <w:rFonts w:ascii="inherit" w:hAnsi="inherit" w:cs="Arial"/>
          <w:color w:val="777777"/>
          <w:sz w:val="26"/>
          <w:szCs w:val="20"/>
        </w:rPr>
        <w:t>)=</w:t>
      </w:r>
    </w:p>
    <w:p w14:paraId="78375052"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proofErr w:type="gramStart"/>
      <w:r w:rsidRPr="005D38C2">
        <w:rPr>
          <w:rFonts w:ascii="inherit" w:hAnsi="inherit" w:cs="Arial"/>
          <w:color w:val="777777"/>
          <w:sz w:val="26"/>
          <w:szCs w:val="20"/>
        </w:rPr>
        <w:t>±(</w:t>
      </w:r>
      <w:proofErr w:type="gramEnd"/>
      <w:r w:rsidRPr="005D38C2">
        <w:rPr>
          <w:rFonts w:ascii="inherit" w:hAnsi="inherit" w:cs="Arial"/>
          <w:color w:val="777777"/>
          <w:sz w:val="26"/>
          <w:szCs w:val="20"/>
        </w:rPr>
        <w:t>1.96) </w:t>
      </w:r>
      <w:r w:rsidRPr="005D38C2">
        <w:rPr>
          <w:rStyle w:val="Strong"/>
          <w:rFonts w:ascii="inherit" w:hAnsi="inherit" w:cs="Arial"/>
          <w:color w:val="777777"/>
          <w:sz w:val="26"/>
          <w:szCs w:val="20"/>
          <w:bdr w:val="none" w:sz="0" w:space="0" w:color="auto" w:frame="1"/>
        </w:rPr>
        <w:t>0.0282289744765905</w:t>
      </w:r>
      <w:r w:rsidRPr="005D38C2">
        <w:rPr>
          <w:rFonts w:ascii="inherit" w:hAnsi="inherit" w:cs="Arial"/>
          <w:color w:val="777777"/>
          <w:sz w:val="26"/>
          <w:szCs w:val="20"/>
        </w:rPr>
        <w:t>=</w:t>
      </w:r>
    </w:p>
    <w:p w14:paraId="7D115531"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w:t>
      </w:r>
      <w:r w:rsidRPr="005D38C2">
        <w:rPr>
          <w:rStyle w:val="Strong"/>
          <w:rFonts w:ascii="inherit" w:hAnsi="inherit" w:cs="Arial"/>
          <w:color w:val="777777"/>
          <w:sz w:val="26"/>
          <w:szCs w:val="20"/>
          <w:bdr w:val="none" w:sz="0" w:space="0" w:color="auto" w:frame="1"/>
        </w:rPr>
        <w:t>0.0553</w:t>
      </w:r>
      <w:r w:rsidRPr="005D38C2">
        <w:rPr>
          <w:rFonts w:ascii="inherit" w:hAnsi="inherit" w:cs="Arial"/>
          <w:color w:val="777777"/>
          <w:sz w:val="26"/>
          <w:szCs w:val="20"/>
        </w:rPr>
        <w:t> =</w:t>
      </w:r>
    </w:p>
    <w:p w14:paraId="1CFE3F4D"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0.15-0.0553=0.0947 &lt;--this is your lower confidence interval for a proportion</w:t>
      </w:r>
    </w:p>
    <w:p w14:paraId="60CF223F" w14:textId="77777777" w:rsidR="00E8039D" w:rsidRPr="005D38C2" w:rsidRDefault="00E8039D" w:rsidP="008755CD">
      <w:pPr>
        <w:numPr>
          <w:ilvl w:val="0"/>
          <w:numId w:val="81"/>
        </w:numPr>
        <w:shd w:val="clear" w:color="auto" w:fill="FFFFFF"/>
        <w:spacing w:after="0" w:line="240" w:lineRule="auto"/>
        <w:ind w:left="450"/>
        <w:textAlignment w:val="baseline"/>
        <w:rPr>
          <w:rFonts w:ascii="inherit" w:hAnsi="inherit" w:cs="Arial"/>
          <w:color w:val="777777"/>
          <w:sz w:val="26"/>
          <w:szCs w:val="20"/>
        </w:rPr>
      </w:pPr>
      <w:r w:rsidRPr="005D38C2">
        <w:rPr>
          <w:rFonts w:ascii="inherit" w:hAnsi="inherit" w:cs="Arial"/>
          <w:color w:val="777777"/>
          <w:sz w:val="26"/>
          <w:szCs w:val="20"/>
        </w:rPr>
        <w:t>0.15+0.0553=0.2053 &lt;--this is your upper confidence interval for a proportion</w:t>
      </w:r>
    </w:p>
    <w:p w14:paraId="0561AA59" w14:textId="4D81758F"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5D38C2">
        <w:rPr>
          <w:rFonts w:ascii="inherit" w:hAnsi="inherit" w:cs="Arial"/>
          <w:color w:val="777777"/>
          <w:sz w:val="26"/>
          <w:szCs w:val="20"/>
        </w:rPr>
        <w:t>Your answer can be expressed as: </w:t>
      </w:r>
      <w:r w:rsidRPr="005D38C2">
        <w:rPr>
          <w:rStyle w:val="Strong"/>
          <w:rFonts w:ascii="inherit" w:hAnsi="inherit" w:cs="Arial"/>
          <w:color w:val="777777"/>
          <w:sz w:val="26"/>
          <w:szCs w:val="20"/>
          <w:bdr w:val="none" w:sz="0" w:space="0" w:color="auto" w:frame="1"/>
        </w:rPr>
        <w:t>(0.0947,0.2.053).</w:t>
      </w:r>
      <w:r w:rsidRPr="005D38C2">
        <w:rPr>
          <w:rFonts w:ascii="inherit" w:hAnsi="inherit" w:cs="Arial"/>
          <w:color w:val="777777"/>
          <w:sz w:val="26"/>
          <w:szCs w:val="20"/>
        </w:rPr>
        <w:br/>
      </w:r>
    </w:p>
    <w:p w14:paraId="0ED0DB8C" w14:textId="34D4B6A3" w:rsidR="00E8039D" w:rsidRPr="00E068FE" w:rsidRDefault="00E8039D" w:rsidP="00E068F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068F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Two Populations (Proportions)</w:t>
      </w:r>
    </w:p>
    <w:p w14:paraId="5F6F6A86" w14:textId="77777777" w:rsidR="00E068FE" w:rsidRPr="00E068FE" w:rsidRDefault="00E068FE" w:rsidP="00E068FE"/>
    <w:p w14:paraId="7D833AB6" w14:textId="24FBBB58" w:rsidR="00E8039D" w:rsidRPr="003252F2"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3252F2">
        <w:rPr>
          <w:rFonts w:ascii="inherit" w:hAnsi="inherit" w:cs="Arial"/>
          <w:color w:val="777777"/>
          <w:sz w:val="26"/>
          <w:szCs w:val="20"/>
        </w:rPr>
        <w:t xml:space="preserve">Finding confidence intervals for two populations can look daunting, especially when you </w:t>
      </w:r>
      <w:proofErr w:type="gramStart"/>
      <w:r w:rsidRPr="003252F2">
        <w:rPr>
          <w:rFonts w:ascii="inherit" w:hAnsi="inherit" w:cs="Arial"/>
          <w:color w:val="777777"/>
          <w:sz w:val="26"/>
          <w:szCs w:val="20"/>
        </w:rPr>
        <w:t>take a look</w:t>
      </w:r>
      <w:proofErr w:type="gramEnd"/>
      <w:r w:rsidRPr="003252F2">
        <w:rPr>
          <w:rFonts w:ascii="inherit" w:hAnsi="inherit" w:cs="Arial"/>
          <w:color w:val="777777"/>
          <w:sz w:val="26"/>
          <w:szCs w:val="20"/>
        </w:rPr>
        <w:t xml:space="preserve"> at the ugly equation below.</w:t>
      </w:r>
      <w:r w:rsidRPr="003252F2">
        <w:rPr>
          <w:rFonts w:ascii="inherit" w:hAnsi="inherit" w:cs="Arial"/>
          <w:color w:val="777777"/>
          <w:sz w:val="26"/>
          <w:szCs w:val="20"/>
        </w:rPr>
        <w:br/>
      </w:r>
      <w:r w:rsidRPr="003252F2">
        <w:rPr>
          <w:rFonts w:ascii="inherit" w:hAnsi="inherit" w:cs="Arial"/>
          <w:noProof/>
          <w:color w:val="777777"/>
          <w:sz w:val="26"/>
          <w:szCs w:val="20"/>
        </w:rPr>
        <w:drawing>
          <wp:inline distT="0" distB="0" distL="0" distR="0" wp14:anchorId="40013656" wp14:editId="4F4F018F">
            <wp:extent cx="4648200" cy="952500"/>
            <wp:effectExtent l="0" t="0" r="0" b="0"/>
            <wp:docPr id="170" name="Picture 170" descr="confidence intervals for two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dence intervals for two populations"/>
                    <pic:cNvPicPr>
                      <a:picLocks noChangeAspect="1" noChangeArrowheads="1"/>
                    </pic:cNvPicPr>
                  </pic:nvPicPr>
                  <pic:blipFill>
                    <a:blip r:embed="rId1472">
                      <a:extLst>
                        <a:ext uri="{28A0092B-C50C-407E-A947-70E740481C1C}">
                          <a14:useLocalDpi xmlns:a14="http://schemas.microsoft.com/office/drawing/2010/main" val="0"/>
                        </a:ext>
                      </a:extLst>
                    </a:blip>
                    <a:srcRect/>
                    <a:stretch>
                      <a:fillRect/>
                    </a:stretch>
                  </pic:blipFill>
                  <pic:spPr bwMode="auto">
                    <a:xfrm>
                      <a:off x="0" y="0"/>
                      <a:ext cx="4648200" cy="952500"/>
                    </a:xfrm>
                    <a:prstGeom prst="rect">
                      <a:avLst/>
                    </a:prstGeom>
                    <a:noFill/>
                    <a:ln>
                      <a:noFill/>
                    </a:ln>
                  </pic:spPr>
                </pic:pic>
              </a:graphicData>
            </a:graphic>
          </wp:inline>
        </w:drawing>
      </w:r>
      <w:r w:rsidRPr="003252F2">
        <w:rPr>
          <w:rFonts w:ascii="inherit" w:hAnsi="inherit" w:cs="Arial"/>
          <w:color w:val="777777"/>
          <w:sz w:val="26"/>
          <w:szCs w:val="20"/>
        </w:rPr>
        <w:br/>
        <w:t>It looks a lot worse than it is, because the right side of the equation is actually a repeat of the left! Finding confidence intervals for two populations can be broken down to an easy three steps.</w:t>
      </w:r>
    </w:p>
    <w:p w14:paraId="2E704271" w14:textId="77777777"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777777"/>
          <w:sz w:val="26"/>
          <w:szCs w:val="20"/>
          <w:bdr w:val="none" w:sz="0" w:space="0" w:color="auto" w:frame="1"/>
        </w:rPr>
        <w:t>Example question:</w:t>
      </w:r>
      <w:r w:rsidRPr="003252F2">
        <w:rPr>
          <w:rFonts w:ascii="inherit" w:hAnsi="inherit" w:cs="Arial"/>
          <w:color w:val="777777"/>
          <w:sz w:val="26"/>
          <w:szCs w:val="20"/>
        </w:rPr>
        <w:t> A study revealed that 65% of men surveyed supported the war in Afghanistan and 33% of women supported the war. If 100 men and 75 women were surveyed, find the 90% </w:t>
      </w:r>
      <w:r w:rsidRPr="003252F2">
        <w:rPr>
          <w:rStyle w:val="Strong"/>
          <w:rFonts w:ascii="inherit" w:hAnsi="inherit" w:cs="Arial"/>
          <w:color w:val="777777"/>
          <w:sz w:val="26"/>
          <w:szCs w:val="20"/>
          <w:bdr w:val="none" w:sz="0" w:space="0" w:color="auto" w:frame="1"/>
        </w:rPr>
        <w:t>confidence interval</w:t>
      </w:r>
      <w:r w:rsidRPr="003252F2">
        <w:rPr>
          <w:rFonts w:ascii="inherit" w:hAnsi="inherit" w:cs="Arial"/>
          <w:color w:val="777777"/>
          <w:sz w:val="26"/>
          <w:szCs w:val="20"/>
        </w:rPr>
        <w:t> for the data’s true difference in proportions.</w:t>
      </w:r>
    </w:p>
    <w:p w14:paraId="4A900106" w14:textId="77777777" w:rsidR="001C3C78" w:rsidRDefault="001C3C78"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23B1B94D" w14:textId="1AC31F2F"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1:</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Find the following </w:t>
      </w:r>
      <w:hyperlink r:id="rId1473" w:history="1">
        <w:r w:rsidRPr="003252F2">
          <w:rPr>
            <w:rStyle w:val="Hyperlink"/>
            <w:rFonts w:ascii="inherit" w:eastAsiaTheme="majorEastAsia" w:hAnsi="inherit" w:cs="Arial"/>
            <w:i/>
            <w:iCs/>
            <w:color w:val="05A9C5"/>
            <w:sz w:val="26"/>
            <w:szCs w:val="20"/>
            <w:bdr w:val="none" w:sz="0" w:space="0" w:color="auto" w:frame="1"/>
          </w:rPr>
          <w:t>variables </w:t>
        </w:r>
      </w:hyperlink>
      <w:r w:rsidRPr="003252F2">
        <w:rPr>
          <w:rStyle w:val="Emphasis"/>
          <w:rFonts w:ascii="inherit" w:hAnsi="inherit" w:cs="Arial"/>
          <w:color w:val="777777"/>
          <w:sz w:val="26"/>
          <w:szCs w:val="20"/>
          <w:bdr w:val="none" w:sz="0" w:space="0" w:color="auto" w:frame="1"/>
        </w:rPr>
        <w:t>from the information given in the question:</w:t>
      </w:r>
      <w:r w:rsidRPr="003252F2">
        <w:rPr>
          <w:rFonts w:ascii="inherit" w:hAnsi="inherit" w:cs="Arial"/>
          <w:color w:val="777777"/>
          <w:sz w:val="26"/>
          <w:szCs w:val="20"/>
        </w:rPr>
        <w:br/>
        <w:t>n</w:t>
      </w:r>
      <w:r w:rsidRPr="003252F2">
        <w:rPr>
          <w:rFonts w:ascii="inherit" w:hAnsi="inherit" w:cs="Arial"/>
          <w:color w:val="777777"/>
          <w:sz w:val="21"/>
          <w:szCs w:val="15"/>
          <w:bdr w:val="none" w:sz="0" w:space="0" w:color="auto" w:frame="1"/>
          <w:vertAlign w:val="subscript"/>
        </w:rPr>
        <w:t>1</w:t>
      </w:r>
      <w:r w:rsidRPr="003252F2">
        <w:rPr>
          <w:rFonts w:ascii="inherit" w:hAnsi="inherit" w:cs="Arial"/>
          <w:color w:val="777777"/>
          <w:sz w:val="26"/>
          <w:szCs w:val="20"/>
        </w:rPr>
        <w:t> (population 1)=100</w:t>
      </w:r>
    </w:p>
    <w:p w14:paraId="741E870D" w14:textId="77777777"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Fonts w:ascii="inherit" w:hAnsi="inherit" w:cs="Arial"/>
          <w:color w:val="777777"/>
          <w:sz w:val="26"/>
          <w:szCs w:val="20"/>
        </w:rPr>
        <w:lastRenderedPageBreak/>
        <w:t>Phat1 (population 1, positive response): 65% or 0.65</w:t>
      </w:r>
      <w:r w:rsidRPr="003252F2">
        <w:rPr>
          <w:rFonts w:ascii="inherit" w:hAnsi="inherit" w:cs="Arial"/>
          <w:color w:val="777777"/>
          <w:sz w:val="26"/>
          <w:szCs w:val="20"/>
        </w:rPr>
        <w:br/>
        <w:t>Qhat1 (population 1, negative response): 35% or 0.35</w:t>
      </w:r>
      <w:r w:rsidRPr="003252F2">
        <w:rPr>
          <w:rFonts w:ascii="inherit" w:hAnsi="inherit" w:cs="Arial"/>
          <w:color w:val="777777"/>
          <w:sz w:val="26"/>
          <w:szCs w:val="20"/>
        </w:rPr>
        <w:br/>
        <w:t>n</w:t>
      </w:r>
      <w:r w:rsidRPr="003252F2">
        <w:rPr>
          <w:rFonts w:ascii="inherit" w:hAnsi="inherit" w:cs="Arial"/>
          <w:color w:val="777777"/>
          <w:sz w:val="21"/>
          <w:szCs w:val="15"/>
          <w:bdr w:val="none" w:sz="0" w:space="0" w:color="auto" w:frame="1"/>
          <w:vertAlign w:val="subscript"/>
        </w:rPr>
        <w:t>2</w:t>
      </w:r>
      <w:r w:rsidRPr="003252F2">
        <w:rPr>
          <w:rFonts w:ascii="inherit" w:hAnsi="inherit" w:cs="Arial"/>
          <w:color w:val="777777"/>
          <w:sz w:val="26"/>
          <w:szCs w:val="20"/>
        </w:rPr>
        <w:t xml:space="preserve">(population </w:t>
      </w:r>
      <w:proofErr w:type="gramStart"/>
      <w:r w:rsidRPr="003252F2">
        <w:rPr>
          <w:rFonts w:ascii="inherit" w:hAnsi="inherit" w:cs="Arial"/>
          <w:color w:val="777777"/>
          <w:sz w:val="26"/>
          <w:szCs w:val="20"/>
        </w:rPr>
        <w:t>2)=</w:t>
      </w:r>
      <w:proofErr w:type="gramEnd"/>
      <w:r w:rsidRPr="003252F2">
        <w:rPr>
          <w:rFonts w:ascii="inherit" w:hAnsi="inherit" w:cs="Arial"/>
          <w:color w:val="777777"/>
          <w:sz w:val="26"/>
          <w:szCs w:val="20"/>
        </w:rPr>
        <w:t>75</w:t>
      </w:r>
      <w:r w:rsidRPr="003252F2">
        <w:rPr>
          <w:rFonts w:ascii="inherit" w:hAnsi="inherit" w:cs="Arial"/>
          <w:color w:val="777777"/>
          <w:sz w:val="26"/>
          <w:szCs w:val="20"/>
        </w:rPr>
        <w:br/>
        <w:t>Phat2 (population 2, positive response): 33% or 0.33</w:t>
      </w:r>
      <w:r w:rsidRPr="003252F2">
        <w:rPr>
          <w:rFonts w:ascii="inherit" w:hAnsi="inherit" w:cs="Arial"/>
          <w:color w:val="777777"/>
          <w:sz w:val="26"/>
          <w:szCs w:val="20"/>
        </w:rPr>
        <w:br/>
        <w:t>Qhat2 (population 2, negative response): 67% or 0.67</w:t>
      </w:r>
    </w:p>
    <w:p w14:paraId="1750F859" w14:textId="77777777" w:rsidR="001C3C78" w:rsidRDefault="001C3C78" w:rsidP="00E8039D">
      <w:pPr>
        <w:pStyle w:val="NormalWeb"/>
        <w:shd w:val="clear" w:color="auto" w:fill="FFFFFF"/>
        <w:spacing w:before="0" w:beforeAutospacing="0" w:after="0" w:afterAutospacing="0"/>
        <w:textAlignment w:val="baseline"/>
        <w:rPr>
          <w:rStyle w:val="Strong"/>
          <w:rFonts w:ascii="inherit" w:hAnsi="inherit" w:cs="Arial"/>
          <w:color w:val="0000FF"/>
          <w:sz w:val="26"/>
          <w:szCs w:val="20"/>
          <w:bdr w:val="none" w:sz="0" w:space="0" w:color="auto" w:frame="1"/>
        </w:rPr>
      </w:pPr>
    </w:p>
    <w:p w14:paraId="522FF3E2" w14:textId="118430CE"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2:</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Find z</w:t>
      </w:r>
      <w:r w:rsidRPr="003252F2">
        <w:rPr>
          <w:rStyle w:val="Emphasis"/>
          <w:rFonts w:ascii="inherit" w:hAnsi="inherit" w:cs="Arial"/>
          <w:color w:val="777777"/>
          <w:sz w:val="21"/>
          <w:szCs w:val="15"/>
          <w:bdr w:val="none" w:sz="0" w:space="0" w:color="auto" w:frame="1"/>
        </w:rPr>
        <w:t>α/2</w:t>
      </w:r>
      <w:r w:rsidRPr="003252F2">
        <w:rPr>
          <w:rFonts w:ascii="inherit" w:hAnsi="inherit" w:cs="Arial"/>
          <w:color w:val="777777"/>
          <w:sz w:val="26"/>
          <w:szCs w:val="20"/>
        </w:rPr>
        <w:br/>
        <w:t>(If you’ve forgotten how to find α/2, see the directions in: </w:t>
      </w:r>
      <w:r w:rsidRPr="003252F2">
        <w:rPr>
          <w:rStyle w:val="Emphasis"/>
          <w:rFonts w:ascii="inherit" w:hAnsi="inherit" w:cs="Arial"/>
          <w:color w:val="777777"/>
          <w:sz w:val="26"/>
          <w:szCs w:val="20"/>
          <w:bdr w:val="none" w:sz="0" w:space="0" w:color="auto" w:frame="1"/>
        </w:rPr>
        <w:t>How to Find a Confidence Interval for a Proportion</w:t>
      </w:r>
      <w:r w:rsidRPr="003252F2">
        <w:rPr>
          <w:rFonts w:ascii="inherit" w:hAnsi="inherit" w:cs="Arial"/>
          <w:color w:val="777777"/>
          <w:sz w:val="26"/>
          <w:szCs w:val="20"/>
        </w:rPr>
        <w:t> above)</w:t>
      </w:r>
      <w:r w:rsidRPr="003252F2">
        <w:rPr>
          <w:rFonts w:ascii="inherit" w:hAnsi="inherit" w:cs="Arial"/>
          <w:color w:val="777777"/>
          <w:sz w:val="26"/>
          <w:szCs w:val="20"/>
        </w:rPr>
        <w:br/>
        <w:t>z</w:t>
      </w:r>
      <w:r w:rsidRPr="003252F2">
        <w:rPr>
          <w:rFonts w:ascii="inherit" w:hAnsi="inherit" w:cs="Arial"/>
          <w:color w:val="777777"/>
          <w:sz w:val="21"/>
          <w:szCs w:val="15"/>
          <w:bdr w:val="none" w:sz="0" w:space="0" w:color="auto" w:frame="1"/>
          <w:vertAlign w:val="subscript"/>
        </w:rPr>
        <w:t>α/2</w:t>
      </w:r>
      <w:r w:rsidRPr="003252F2">
        <w:rPr>
          <w:rFonts w:ascii="inherit" w:hAnsi="inherit" w:cs="Arial"/>
          <w:color w:val="777777"/>
          <w:sz w:val="26"/>
          <w:szCs w:val="20"/>
        </w:rPr>
        <w:t>=0.13</w:t>
      </w:r>
    </w:p>
    <w:p w14:paraId="14AC102D" w14:textId="7ACA1C4F" w:rsidR="00E8039D" w:rsidRPr="003252F2"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3252F2">
        <w:rPr>
          <w:rStyle w:val="Strong"/>
          <w:rFonts w:ascii="inherit" w:hAnsi="inherit" w:cs="Arial"/>
          <w:color w:val="0000FF"/>
          <w:sz w:val="26"/>
          <w:szCs w:val="20"/>
          <w:bdr w:val="none" w:sz="0" w:space="0" w:color="auto" w:frame="1"/>
        </w:rPr>
        <w:t>Step 3:</w:t>
      </w:r>
      <w:r w:rsidRPr="003252F2">
        <w:rPr>
          <w:rFonts w:ascii="inherit" w:hAnsi="inherit" w:cs="Arial"/>
          <w:color w:val="777777"/>
          <w:sz w:val="26"/>
          <w:szCs w:val="20"/>
        </w:rPr>
        <w:t> </w:t>
      </w:r>
      <w:r w:rsidRPr="003252F2">
        <w:rPr>
          <w:rStyle w:val="Emphasis"/>
          <w:rFonts w:ascii="inherit" w:hAnsi="inherit" w:cs="Arial"/>
          <w:color w:val="777777"/>
          <w:sz w:val="26"/>
          <w:szCs w:val="20"/>
          <w:bdr w:val="none" w:sz="0" w:space="0" w:color="auto" w:frame="1"/>
        </w:rPr>
        <w:t>Enter your data into the following formula and solve:</w:t>
      </w:r>
      <w:r w:rsidRPr="003252F2">
        <w:rPr>
          <w:rFonts w:ascii="inherit" w:hAnsi="inherit" w:cs="Arial"/>
          <w:color w:val="777777"/>
          <w:sz w:val="26"/>
          <w:szCs w:val="20"/>
        </w:rPr>
        <w:br/>
      </w:r>
      <w:r w:rsidRPr="003252F2">
        <w:rPr>
          <w:rFonts w:ascii="inherit" w:hAnsi="inherit" w:cs="Arial"/>
          <w:noProof/>
          <w:color w:val="777777"/>
          <w:sz w:val="26"/>
          <w:szCs w:val="20"/>
        </w:rPr>
        <w:drawing>
          <wp:inline distT="0" distB="0" distL="0" distR="0" wp14:anchorId="098E5B3C" wp14:editId="58817DF6">
            <wp:extent cx="4648200" cy="952500"/>
            <wp:effectExtent l="0" t="0" r="0" b="0"/>
            <wp:docPr id="169" name="Picture 169" descr="twopopulationsCI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wopopulationsCIproportion"/>
                    <pic:cNvPicPr>
                      <a:picLocks noChangeAspect="1" noChangeArrowheads="1"/>
                    </pic:cNvPicPr>
                  </pic:nvPicPr>
                  <pic:blipFill>
                    <a:blip r:embed="rId1472">
                      <a:extLst>
                        <a:ext uri="{28A0092B-C50C-407E-A947-70E740481C1C}">
                          <a14:useLocalDpi xmlns:a14="http://schemas.microsoft.com/office/drawing/2010/main" val="0"/>
                        </a:ext>
                      </a:extLst>
                    </a:blip>
                    <a:srcRect/>
                    <a:stretch>
                      <a:fillRect/>
                    </a:stretch>
                  </pic:blipFill>
                  <pic:spPr bwMode="auto">
                    <a:xfrm>
                      <a:off x="0" y="0"/>
                      <a:ext cx="4648200" cy="952500"/>
                    </a:xfrm>
                    <a:prstGeom prst="rect">
                      <a:avLst/>
                    </a:prstGeom>
                    <a:noFill/>
                    <a:ln>
                      <a:noFill/>
                    </a:ln>
                  </pic:spPr>
                </pic:pic>
              </a:graphicData>
            </a:graphic>
          </wp:inline>
        </w:drawing>
      </w:r>
    </w:p>
    <w:p w14:paraId="27F5577B" w14:textId="77777777" w:rsidR="00E8039D" w:rsidRPr="003252F2"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3252F2">
        <w:rPr>
          <w:rFonts w:ascii="inherit" w:hAnsi="inherit" w:cs="Arial"/>
          <w:color w:val="777777"/>
          <w:sz w:val="26"/>
          <w:szCs w:val="20"/>
        </w:rPr>
        <w:t>If formulas scare you, here’s the step-by-step to solve the equation (</w:t>
      </w:r>
      <w:proofErr w:type="gramStart"/>
      <w:r w:rsidRPr="003252F2">
        <w:rPr>
          <w:rFonts w:ascii="inherit" w:hAnsi="inherit" w:cs="Arial"/>
          <w:color w:val="777777"/>
          <w:sz w:val="26"/>
          <w:szCs w:val="20"/>
        </w:rPr>
        <w:t>refer back</w:t>
      </w:r>
      <w:proofErr w:type="gramEnd"/>
      <w:r w:rsidRPr="003252F2">
        <w:rPr>
          <w:rFonts w:ascii="inherit" w:hAnsi="inherit" w:cs="Arial"/>
          <w:color w:val="777777"/>
          <w:sz w:val="26"/>
          <w:szCs w:val="20"/>
        </w:rPr>
        <w:t xml:space="preserve"> to step 1 for the variables):</w:t>
      </w:r>
    </w:p>
    <w:p w14:paraId="0A29C7F4"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phat1 and qhat1 together (.65 x .35 = .2275)</w:t>
      </w:r>
    </w:p>
    <w:p w14:paraId="7FE88CF1"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divide your answer to (1) by n</w:t>
      </w:r>
      <w:r w:rsidRPr="003252F2">
        <w:rPr>
          <w:rFonts w:ascii="inherit" w:hAnsi="inherit" w:cs="Arial"/>
          <w:color w:val="777777"/>
          <w:sz w:val="21"/>
          <w:szCs w:val="15"/>
          <w:bdr w:val="none" w:sz="0" w:space="0" w:color="auto" w:frame="1"/>
          <w:vertAlign w:val="subscript"/>
        </w:rPr>
        <w:t>1</w:t>
      </w:r>
      <w:r w:rsidRPr="003252F2">
        <w:rPr>
          <w:rFonts w:ascii="inherit" w:hAnsi="inherit" w:cs="Arial"/>
          <w:color w:val="777777"/>
          <w:sz w:val="26"/>
          <w:szCs w:val="20"/>
        </w:rPr>
        <w:t>. Set this number aside. (.2275 x 100=.00275)</w:t>
      </w:r>
    </w:p>
    <w:p w14:paraId="1773E753"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phat2 and qhat2 together (.33 x .67=.2211).</w:t>
      </w:r>
    </w:p>
    <w:p w14:paraId="547E12AC"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divide your answer to (3) by n</w:t>
      </w:r>
      <w:r w:rsidRPr="003252F2">
        <w:rPr>
          <w:rFonts w:ascii="inherit" w:hAnsi="inherit" w:cs="Arial"/>
          <w:color w:val="777777"/>
          <w:sz w:val="21"/>
          <w:szCs w:val="15"/>
          <w:bdr w:val="none" w:sz="0" w:space="0" w:color="auto" w:frame="1"/>
          <w:vertAlign w:val="subscript"/>
        </w:rPr>
        <w:t>2 (.2211/75=.002948)</w:t>
      </w:r>
      <w:r w:rsidRPr="003252F2">
        <w:rPr>
          <w:rFonts w:ascii="inherit" w:hAnsi="inherit" w:cs="Arial"/>
          <w:color w:val="777777"/>
          <w:sz w:val="26"/>
          <w:szCs w:val="20"/>
        </w:rPr>
        <w:t>.</w:t>
      </w:r>
    </w:p>
    <w:p w14:paraId="039F412E"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Add (3) and (4) together (.00275 + .002948=.005698)</w:t>
      </w:r>
    </w:p>
    <w:p w14:paraId="0F943C62"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Take the square root of (5): (sqrt.005698=.075485)</w:t>
      </w:r>
    </w:p>
    <w:p w14:paraId="44DD37B2"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Multiply (6) by z</w:t>
      </w:r>
      <w:r w:rsidRPr="003252F2">
        <w:rPr>
          <w:rFonts w:ascii="inherit" w:hAnsi="inherit" w:cs="Arial"/>
          <w:color w:val="777777"/>
          <w:sz w:val="21"/>
          <w:szCs w:val="15"/>
          <w:bdr w:val="none" w:sz="0" w:space="0" w:color="auto" w:frame="1"/>
          <w:vertAlign w:val="subscript"/>
        </w:rPr>
        <w:t>α/2</w:t>
      </w:r>
      <w:r w:rsidRPr="003252F2">
        <w:rPr>
          <w:rFonts w:ascii="inherit" w:hAnsi="inherit" w:cs="Arial"/>
          <w:color w:val="777777"/>
          <w:sz w:val="26"/>
          <w:szCs w:val="20"/>
        </w:rPr>
        <w:t> found in Step 2. (.075485 x 0.13=.0098). Set this number aside.</w:t>
      </w:r>
    </w:p>
    <w:p w14:paraId="75AE7510"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Subtract phat2 from phat1 (.65-.33=.32).</w:t>
      </w:r>
    </w:p>
    <w:p w14:paraId="40CDD901"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Subtract (8) from (7) to get the left limit (.32-0.0098 = 31.9902)</w:t>
      </w:r>
    </w:p>
    <w:p w14:paraId="340ACE4F" w14:textId="77777777" w:rsidR="00E8039D" w:rsidRPr="003252F2" w:rsidRDefault="00E8039D" w:rsidP="008755CD">
      <w:pPr>
        <w:numPr>
          <w:ilvl w:val="0"/>
          <w:numId w:val="82"/>
        </w:numPr>
        <w:shd w:val="clear" w:color="auto" w:fill="FFFFFF"/>
        <w:spacing w:after="0" w:line="240" w:lineRule="auto"/>
        <w:ind w:left="450"/>
        <w:textAlignment w:val="baseline"/>
        <w:rPr>
          <w:rFonts w:ascii="inherit" w:hAnsi="inherit" w:cs="Arial"/>
          <w:color w:val="777777"/>
          <w:sz w:val="26"/>
          <w:szCs w:val="20"/>
        </w:rPr>
      </w:pPr>
      <w:r w:rsidRPr="003252F2">
        <w:rPr>
          <w:rFonts w:ascii="inherit" w:hAnsi="inherit" w:cs="Arial"/>
          <w:color w:val="777777"/>
          <w:sz w:val="26"/>
          <w:szCs w:val="20"/>
        </w:rPr>
        <w:t>Add (7) to (8) to get the right limit (.32+.0.0098=32.0098)</w:t>
      </w:r>
    </w:p>
    <w:p w14:paraId="1D998976" w14:textId="152C13B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3252F2">
        <w:rPr>
          <w:rFonts w:ascii="inherit" w:hAnsi="inherit" w:cs="Arial"/>
          <w:color w:val="777777"/>
          <w:sz w:val="26"/>
          <w:szCs w:val="20"/>
        </w:rPr>
        <w:t>That’s it!</w:t>
      </w:r>
      <w:r w:rsidRPr="003252F2">
        <w:rPr>
          <w:rFonts w:ascii="inherit" w:hAnsi="inherit" w:cs="Arial"/>
          <w:color w:val="777777"/>
          <w:sz w:val="26"/>
          <w:szCs w:val="20"/>
        </w:rPr>
        <w:br/>
      </w:r>
    </w:p>
    <w:p w14:paraId="263B48C3" w14:textId="60082E25" w:rsidR="00E8039D" w:rsidRDefault="00E8039D" w:rsidP="001C3C78">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C3C7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Confidence Interval for the Mean in Excel</w:t>
      </w:r>
    </w:p>
    <w:p w14:paraId="34DF22D9" w14:textId="77777777" w:rsidR="00A13744" w:rsidRPr="00A13744" w:rsidRDefault="00A13744" w:rsidP="00A13744">
      <w:pPr>
        <w:rPr>
          <w:lang w:eastAsia="en-IN"/>
        </w:rPr>
      </w:pPr>
    </w:p>
    <w:p w14:paraId="4B6332F6" w14:textId="77777777" w:rsidR="00E8039D" w:rsidRPr="00A13744" w:rsidRDefault="00E8039D" w:rsidP="00E8039D">
      <w:pPr>
        <w:pStyle w:val="NormalWeb"/>
        <w:shd w:val="clear" w:color="auto" w:fill="FFFFFF"/>
        <w:spacing w:before="0" w:beforeAutospacing="0" w:after="225" w:afterAutospacing="0"/>
        <w:textAlignment w:val="baseline"/>
        <w:rPr>
          <w:rFonts w:ascii="inherit" w:hAnsi="inherit" w:cs="Arial"/>
          <w:color w:val="777777"/>
          <w:sz w:val="26"/>
          <w:szCs w:val="20"/>
        </w:rPr>
      </w:pPr>
      <w:r w:rsidRPr="00A13744">
        <w:rPr>
          <w:rFonts w:ascii="inherit" w:hAnsi="inherit" w:cs="Arial"/>
          <w:color w:val="777777"/>
          <w:sz w:val="26"/>
          <w:szCs w:val="20"/>
        </w:rPr>
        <w:t>Watch the video or read the article below:</w:t>
      </w:r>
    </w:p>
    <w:p w14:paraId="37A6E434" w14:textId="7D11F414" w:rsidR="00E8039D" w:rsidRDefault="0036400A" w:rsidP="00E8039D">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34CDA724" wp14:editId="28C544C0">
            <wp:extent cx="4572000" cy="3429000"/>
            <wp:effectExtent l="0" t="0" r="0" b="0"/>
            <wp:docPr id="149" name="Video 149">
              <a:hlinkClick xmlns:a="http://schemas.openxmlformats.org/drawingml/2006/main" r:id="rId1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Video 149">
                      <a:hlinkClick r:id="rId1474"/>
                    </pic:cNvPr>
                    <pic:cNvPicPr/>
                  </pic:nvPicPr>
                  <pic:blipFill>
                    <a:blip r:embed="rId147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yzvjz9hXvV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188D7AC1" w14:textId="77777777" w:rsidR="00E8039D" w:rsidRPr="00D04E67" w:rsidRDefault="00E8039D" w:rsidP="00D04E67">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04E6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Find a Confidence Interval for the Mean in Excel: Overview</w:t>
      </w:r>
    </w:p>
    <w:p w14:paraId="06AB0C1E" w14:textId="28EC1704" w:rsidR="00E8039D" w:rsidRDefault="00E8039D" w:rsidP="00E8039D">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A106525" wp14:editId="220EB2BF">
            <wp:extent cx="2857500" cy="1524000"/>
            <wp:effectExtent l="0" t="0" r="0" b="0"/>
            <wp:docPr id="167" name="Picture 167" descr="confidence interval for the mean formula">
              <a:hlinkClick xmlns:a="http://schemas.openxmlformats.org/drawingml/2006/main" r:id="rId1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nfidence interval for the mean formula">
                      <a:hlinkClick r:id="rId1476"/>
                    </pic:cNvPr>
                    <pic:cNvPicPr>
                      <a:picLocks noChangeAspect="1" noChangeArrowheads="1"/>
                    </pic:cNvPicPr>
                  </pic:nvPicPr>
                  <pic:blipFill>
                    <a:blip r:embed="rId1477">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14:paraId="6AFC91BE" w14:textId="77777777" w:rsidR="00E8039D"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CI for the mean formula.</w:t>
      </w:r>
    </w:p>
    <w:p w14:paraId="732CEF79" w14:textId="77777777" w:rsidR="00627834" w:rsidRDefault="00627834" w:rsidP="00E8039D">
      <w:pPr>
        <w:shd w:val="clear" w:color="auto" w:fill="FFFFFF"/>
        <w:textAlignment w:val="baseline"/>
        <w:rPr>
          <w:rFonts w:ascii="Arial" w:hAnsi="Arial" w:cs="Arial"/>
          <w:color w:val="777777"/>
          <w:sz w:val="20"/>
          <w:szCs w:val="20"/>
        </w:rPr>
      </w:pPr>
    </w:p>
    <w:p w14:paraId="767024B9" w14:textId="32940267" w:rsidR="00E8039D" w:rsidRPr="00627834" w:rsidRDefault="00E8039D" w:rsidP="00E8039D">
      <w:pPr>
        <w:shd w:val="clear" w:color="auto" w:fill="FFFFFF"/>
        <w:textAlignment w:val="baseline"/>
        <w:rPr>
          <w:rFonts w:ascii="Arial" w:hAnsi="Arial" w:cs="Arial"/>
          <w:color w:val="777777"/>
          <w:sz w:val="24"/>
          <w:szCs w:val="20"/>
        </w:rPr>
      </w:pPr>
      <w:r w:rsidRPr="000D4511">
        <w:rPr>
          <w:rFonts w:ascii="Arial" w:hAnsi="Arial" w:cs="Arial"/>
          <w:b/>
          <w:color w:val="ED7D31" w:themeColor="accent2"/>
          <w:sz w:val="24"/>
          <w:szCs w:val="20"/>
        </w:rPr>
        <w:t>A confidence interval for the mean is a way of estimating the true population mean</w:t>
      </w:r>
      <w:r w:rsidRPr="00CB10B5">
        <w:rPr>
          <w:rFonts w:ascii="Arial" w:hAnsi="Arial" w:cs="Arial"/>
          <w:color w:val="ED7D31" w:themeColor="accent2"/>
          <w:sz w:val="24"/>
          <w:szCs w:val="20"/>
        </w:rPr>
        <w:t>. Instead of a single number for the mean, a confidence interval gives you a lower estimate and an upper estimate. For example, instead of “6” as the mean you might get {5,7}, where 5 is the lower estimate and 7 is the upper. The narrower the estimate, the more precise your estimate is</w:t>
      </w:r>
      <w:r w:rsidRPr="00627834">
        <w:rPr>
          <w:rFonts w:ascii="Arial" w:hAnsi="Arial" w:cs="Arial"/>
          <w:color w:val="777777"/>
          <w:sz w:val="24"/>
          <w:szCs w:val="20"/>
        </w:rPr>
        <w:t>. The equations involved in statistics often involve a lot of minor calculations (such as summation), plus you would also need to calculate the margin of error and the mean of the sample. It’s very easy for errors to slip in if you calculate the confidence interval by hand. However, </w:t>
      </w:r>
      <w:hyperlink r:id="rId1478" w:tgtFrame="_blank" w:history="1">
        <w:r w:rsidRPr="00627834">
          <w:rPr>
            <w:rStyle w:val="Hyperlink"/>
            <w:rFonts w:ascii="inherit" w:hAnsi="inherit" w:cs="Arial"/>
            <w:color w:val="05A9C5"/>
            <w:sz w:val="24"/>
            <w:szCs w:val="20"/>
            <w:bdr w:val="none" w:sz="0" w:space="0" w:color="auto" w:frame="1"/>
          </w:rPr>
          <w:t>Excel </w:t>
        </w:r>
      </w:hyperlink>
      <w:r w:rsidRPr="00627834">
        <w:rPr>
          <w:rFonts w:ascii="Arial" w:hAnsi="Arial" w:cs="Arial"/>
          <w:color w:val="777777"/>
          <w:sz w:val="24"/>
          <w:szCs w:val="20"/>
        </w:rPr>
        <w:t xml:space="preserve">can calculate the mean of the sample, the margin </w:t>
      </w:r>
      <w:proofErr w:type="spellStart"/>
      <w:r w:rsidRPr="00627834">
        <w:rPr>
          <w:rFonts w:ascii="Arial" w:hAnsi="Arial" w:cs="Arial"/>
          <w:color w:val="777777"/>
          <w:sz w:val="24"/>
          <w:szCs w:val="20"/>
        </w:rPr>
        <w:t>or</w:t>
      </w:r>
      <w:proofErr w:type="spellEnd"/>
      <w:r w:rsidRPr="00627834">
        <w:rPr>
          <w:rFonts w:ascii="Arial" w:hAnsi="Arial" w:cs="Arial"/>
          <w:color w:val="777777"/>
          <w:sz w:val="24"/>
          <w:szCs w:val="20"/>
        </w:rPr>
        <w:t xml:space="preserve"> error and confidence interval for the mean for you. All you </w:t>
      </w:r>
      <w:proofErr w:type="gramStart"/>
      <w:r w:rsidRPr="00627834">
        <w:rPr>
          <w:rFonts w:ascii="Arial" w:hAnsi="Arial" w:cs="Arial"/>
          <w:color w:val="777777"/>
          <w:sz w:val="24"/>
          <w:szCs w:val="20"/>
        </w:rPr>
        <w:t>have to</w:t>
      </w:r>
      <w:proofErr w:type="gramEnd"/>
      <w:r w:rsidRPr="00627834">
        <w:rPr>
          <w:rFonts w:ascii="Arial" w:hAnsi="Arial" w:cs="Arial"/>
          <w:color w:val="777777"/>
          <w:sz w:val="24"/>
          <w:szCs w:val="20"/>
        </w:rPr>
        <w:t xml:space="preserve"> do is provide the data —which for this technique must be a sample greater than about 30 to give an accurate confidence interval for the mean.</w:t>
      </w:r>
    </w:p>
    <w:p w14:paraId="473DD367" w14:textId="77777777" w:rsidR="00E8039D" w:rsidRPr="00A67EB4" w:rsidRDefault="00E8039D" w:rsidP="00A67EB4">
      <w:pPr>
        <w:pStyle w:val="Heading3"/>
        <w:shd w:val="clear" w:color="auto" w:fill="FFFFFF"/>
        <w:spacing w:before="0" w:line="480"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7EB4">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How to Find a Confidence Interval for the Mean in Excel: Steps</w:t>
      </w:r>
    </w:p>
    <w:p w14:paraId="029A0970" w14:textId="77777777" w:rsidR="000707DC" w:rsidRDefault="00E8039D"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r w:rsidRPr="00E70B2B">
        <w:rPr>
          <w:rStyle w:val="Strong"/>
          <w:rFonts w:ascii="inherit" w:hAnsi="inherit" w:cs="Arial"/>
          <w:color w:val="777777"/>
          <w:sz w:val="26"/>
          <w:szCs w:val="20"/>
          <w:bdr w:val="none" w:sz="0" w:space="0" w:color="auto" w:frame="1"/>
        </w:rPr>
        <w:t xml:space="preserve">Sample </w:t>
      </w:r>
      <w:proofErr w:type="spellStart"/>
      <w:proofErr w:type="gramStart"/>
      <w:r w:rsidRPr="00E70B2B">
        <w:rPr>
          <w:rStyle w:val="Strong"/>
          <w:rFonts w:ascii="inherit" w:hAnsi="inherit" w:cs="Arial"/>
          <w:color w:val="777777"/>
          <w:sz w:val="26"/>
          <w:szCs w:val="20"/>
          <w:bdr w:val="none" w:sz="0" w:space="0" w:color="auto" w:frame="1"/>
        </w:rPr>
        <w:t>problem:</w:t>
      </w:r>
      <w:r w:rsidRPr="00E70B2B">
        <w:rPr>
          <w:rFonts w:ascii="inherit" w:hAnsi="inherit" w:cs="Arial"/>
          <w:color w:val="777777"/>
          <w:sz w:val="26"/>
          <w:szCs w:val="20"/>
        </w:rPr>
        <w:t>Calculate</w:t>
      </w:r>
      <w:proofErr w:type="spellEnd"/>
      <w:proofErr w:type="gramEnd"/>
      <w:r w:rsidRPr="00E70B2B">
        <w:rPr>
          <w:rFonts w:ascii="inherit" w:hAnsi="inherit" w:cs="Arial"/>
          <w:color w:val="777777"/>
          <w:sz w:val="26"/>
          <w:szCs w:val="20"/>
        </w:rPr>
        <w:t xml:space="preserve"> the 95 percent confidence interval for the mean in Excel using the following sample: 2,5,78,45,69,100,34,486,34,36,85,37,37,84,94,100,567,436,374,373,664,45,68,35,56,67,87,101,356,56,31.</w:t>
      </w:r>
      <w:r w:rsidRPr="00E70B2B">
        <w:rPr>
          <w:rFonts w:ascii="inherit" w:hAnsi="inherit" w:cs="Arial"/>
          <w:color w:val="777777"/>
          <w:sz w:val="26"/>
          <w:szCs w:val="20"/>
        </w:rPr>
        <w:br/>
      </w:r>
    </w:p>
    <w:p w14:paraId="29E3FC8C" w14:textId="29B43D22"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1: </w:t>
      </w:r>
      <w:r w:rsidRPr="00E70B2B">
        <w:rPr>
          <w:rStyle w:val="Strong"/>
          <w:rFonts w:ascii="inherit" w:hAnsi="inherit" w:cs="Arial"/>
          <w:color w:val="777777"/>
          <w:sz w:val="26"/>
          <w:szCs w:val="20"/>
          <w:bdr w:val="none" w:sz="0" w:space="0" w:color="auto" w:frame="1"/>
        </w:rPr>
        <w:t>Type your data into a single column in Excel.</w:t>
      </w:r>
      <w:r w:rsidRPr="00E70B2B">
        <w:rPr>
          <w:rFonts w:ascii="inherit" w:hAnsi="inherit" w:cs="Arial"/>
          <w:color w:val="777777"/>
          <w:sz w:val="26"/>
          <w:szCs w:val="20"/>
        </w:rPr>
        <w:t> For this example, type the data into cells A1:A31.</w:t>
      </w:r>
    </w:p>
    <w:p w14:paraId="4E460B43"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A5C5071" w14:textId="6A68B71F"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2: </w:t>
      </w:r>
      <w:r w:rsidRPr="00E70B2B">
        <w:rPr>
          <w:rStyle w:val="Strong"/>
          <w:rFonts w:ascii="inherit" w:hAnsi="inherit" w:cs="Arial"/>
          <w:color w:val="777777"/>
          <w:sz w:val="26"/>
          <w:szCs w:val="20"/>
          <w:bdr w:val="none" w:sz="0" w:space="0" w:color="auto" w:frame="1"/>
        </w:rPr>
        <w:t>Click the “Data” tab, </w:t>
      </w:r>
      <w:r w:rsidRPr="00E70B2B">
        <w:rPr>
          <w:rFonts w:ascii="inherit" w:hAnsi="inherit" w:cs="Arial"/>
          <w:color w:val="777777"/>
          <w:sz w:val="26"/>
          <w:szCs w:val="20"/>
        </w:rPr>
        <w:t>then click “Data Analysis,” then click “Descriptive Statistics” and “OK.” </w:t>
      </w:r>
      <w:r w:rsidRPr="00E70B2B">
        <w:rPr>
          <w:rStyle w:val="Emphasis"/>
          <w:rFonts w:ascii="inherit" w:hAnsi="inherit" w:cs="Arial"/>
          <w:color w:val="777777"/>
          <w:sz w:val="26"/>
          <w:szCs w:val="20"/>
          <w:bdr w:val="none" w:sz="0" w:space="0" w:color="auto" w:frame="1"/>
        </w:rPr>
        <w:t>If you don’t see Data Analysis, </w:t>
      </w:r>
      <w:hyperlink r:id="rId1479" w:tgtFrame="_blank" w:history="1">
        <w:r w:rsidRPr="00E70B2B">
          <w:rPr>
            <w:rStyle w:val="Hyperlink"/>
            <w:rFonts w:ascii="inherit" w:eastAsiaTheme="majorEastAsia" w:hAnsi="inherit" w:cs="Arial"/>
            <w:i/>
            <w:iCs/>
            <w:color w:val="05A9C5"/>
            <w:sz w:val="26"/>
            <w:szCs w:val="20"/>
            <w:bdr w:val="none" w:sz="0" w:space="0" w:color="auto" w:frame="1"/>
          </w:rPr>
          <w:t xml:space="preserve">load the Excel data analysis </w:t>
        </w:r>
        <w:proofErr w:type="spellStart"/>
        <w:r w:rsidRPr="00E70B2B">
          <w:rPr>
            <w:rStyle w:val="Hyperlink"/>
            <w:rFonts w:ascii="inherit" w:eastAsiaTheme="majorEastAsia" w:hAnsi="inherit" w:cs="Arial"/>
            <w:i/>
            <w:iCs/>
            <w:color w:val="05A9C5"/>
            <w:sz w:val="26"/>
            <w:szCs w:val="20"/>
            <w:bdr w:val="none" w:sz="0" w:space="0" w:color="auto" w:frame="1"/>
          </w:rPr>
          <w:t>toolpak</w:t>
        </w:r>
        <w:proofErr w:type="spellEnd"/>
      </w:hyperlink>
      <w:r w:rsidRPr="00E70B2B">
        <w:rPr>
          <w:rStyle w:val="Emphasis"/>
          <w:rFonts w:ascii="inherit" w:hAnsi="inherit" w:cs="Arial"/>
          <w:color w:val="777777"/>
          <w:sz w:val="26"/>
          <w:szCs w:val="20"/>
          <w:bdr w:val="none" w:sz="0" w:space="0" w:color="auto" w:frame="1"/>
        </w:rPr>
        <w:t>.</w:t>
      </w:r>
      <w:r w:rsidRPr="00E70B2B">
        <w:rPr>
          <w:rFonts w:ascii="inherit" w:hAnsi="inherit" w:cs="Arial"/>
          <w:color w:val="777777"/>
          <w:sz w:val="26"/>
          <w:szCs w:val="20"/>
        </w:rPr>
        <w:br/>
      </w:r>
      <w:r w:rsidRPr="00E70B2B">
        <w:rPr>
          <w:rFonts w:ascii="inherit" w:hAnsi="inherit" w:cs="Arial"/>
          <w:noProof/>
          <w:color w:val="05A9C5"/>
          <w:sz w:val="26"/>
          <w:szCs w:val="20"/>
          <w:bdr w:val="none" w:sz="0" w:space="0" w:color="auto" w:frame="1"/>
        </w:rPr>
        <w:drawing>
          <wp:inline distT="0" distB="0" distL="0" distR="0" wp14:anchorId="52050B6A" wp14:editId="29451003">
            <wp:extent cx="4114800" cy="2171700"/>
            <wp:effectExtent l="0" t="0" r="0" b="0"/>
            <wp:docPr id="166" name="Picture 166" descr="confidence interval for the mean excel">
              <a:hlinkClick xmlns:a="http://schemas.openxmlformats.org/drawingml/2006/main" r:id="rId1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nfidence interval for the mean excel">
                      <a:hlinkClick r:id="rId1480"/>
                    </pic:cNvPr>
                    <pic:cNvPicPr>
                      <a:picLocks noChangeAspect="1" noChangeArrowheads="1"/>
                    </pic:cNvPicPr>
                  </pic:nvPicPr>
                  <pic:blipFill>
                    <a:blip r:embed="rId1481">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14:paraId="38404E8C"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3286C0C4" w14:textId="702AE280"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3: </w:t>
      </w:r>
      <w:r w:rsidRPr="00E70B2B">
        <w:rPr>
          <w:rStyle w:val="Strong"/>
          <w:rFonts w:ascii="inherit" w:hAnsi="inherit" w:cs="Arial"/>
          <w:color w:val="777777"/>
          <w:sz w:val="26"/>
          <w:szCs w:val="20"/>
          <w:bdr w:val="none" w:sz="0" w:space="0" w:color="auto" w:frame="1"/>
        </w:rPr>
        <w:t>Enter your input range into the Input Range box</w:t>
      </w:r>
      <w:r w:rsidRPr="00E70B2B">
        <w:rPr>
          <w:rFonts w:ascii="inherit" w:hAnsi="inherit" w:cs="Arial"/>
          <w:color w:val="777777"/>
          <w:sz w:val="26"/>
          <w:szCs w:val="20"/>
        </w:rPr>
        <w:t>. For this example, your input range is “A1:A31”.</w:t>
      </w:r>
    </w:p>
    <w:p w14:paraId="51BDA98B"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69DDE24" w14:textId="1612290E"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4: </w:t>
      </w:r>
      <w:r w:rsidRPr="00E70B2B">
        <w:rPr>
          <w:rStyle w:val="Strong"/>
          <w:rFonts w:ascii="inherit" w:hAnsi="inherit" w:cs="Arial"/>
          <w:color w:val="777777"/>
          <w:sz w:val="26"/>
          <w:szCs w:val="20"/>
          <w:bdr w:val="none" w:sz="0" w:space="0" w:color="auto" w:frame="1"/>
        </w:rPr>
        <w:t>Type an output range into the Output Range box.</w:t>
      </w:r>
      <w:r w:rsidRPr="00E70B2B">
        <w:rPr>
          <w:rFonts w:ascii="inherit" w:hAnsi="inherit" w:cs="Arial"/>
          <w:color w:val="777777"/>
          <w:sz w:val="26"/>
          <w:szCs w:val="20"/>
        </w:rPr>
        <w:t> This is where you want your answer to appear. For example, type “B1.”</w:t>
      </w:r>
    </w:p>
    <w:p w14:paraId="42DE04A3"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215FFB19" w14:textId="741E20D2"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5: </w:t>
      </w:r>
      <w:r w:rsidRPr="00E70B2B">
        <w:rPr>
          <w:rStyle w:val="Strong"/>
          <w:rFonts w:ascii="inherit" w:hAnsi="inherit" w:cs="Arial"/>
          <w:color w:val="777777"/>
          <w:sz w:val="26"/>
          <w:szCs w:val="20"/>
          <w:bdr w:val="none" w:sz="0" w:space="0" w:color="auto" w:frame="1"/>
        </w:rPr>
        <w:t>Click the “Summary Statistics” check box</w:t>
      </w:r>
      <w:r w:rsidRPr="00E70B2B">
        <w:rPr>
          <w:rFonts w:ascii="inherit" w:hAnsi="inherit" w:cs="Arial"/>
          <w:color w:val="777777"/>
          <w:sz w:val="26"/>
          <w:szCs w:val="20"/>
        </w:rPr>
        <w:t xml:space="preserve"> and then place your chosen confidence level into the ‘Confidence Level for Mean’ check box. For this example, </w:t>
      </w:r>
      <w:r w:rsidRPr="00E70B2B">
        <w:rPr>
          <w:rFonts w:ascii="inherit" w:hAnsi="inherit" w:cs="Arial"/>
          <w:color w:val="777777"/>
          <w:sz w:val="26"/>
          <w:szCs w:val="20"/>
        </w:rPr>
        <w:lastRenderedPageBreak/>
        <w:t>type “95”.</w:t>
      </w:r>
      <w:r w:rsidRPr="00E70B2B">
        <w:rPr>
          <w:rFonts w:ascii="inherit" w:hAnsi="inherit" w:cs="Arial"/>
          <w:color w:val="777777"/>
          <w:sz w:val="26"/>
          <w:szCs w:val="20"/>
        </w:rPr>
        <w:br/>
      </w:r>
      <w:r w:rsidRPr="00E70B2B">
        <w:rPr>
          <w:rFonts w:ascii="inherit" w:hAnsi="inherit" w:cs="Arial"/>
          <w:noProof/>
          <w:color w:val="05A9C5"/>
          <w:sz w:val="26"/>
          <w:szCs w:val="20"/>
          <w:bdr w:val="none" w:sz="0" w:space="0" w:color="auto" w:frame="1"/>
        </w:rPr>
        <w:drawing>
          <wp:inline distT="0" distB="0" distL="0" distR="0" wp14:anchorId="2693CC95" wp14:editId="2A43CF99">
            <wp:extent cx="4038600" cy="3451860"/>
            <wp:effectExtent l="0" t="0" r="0" b="0"/>
            <wp:docPr id="165" name="Picture 165" descr="ci mean excel">
              <a:hlinkClick xmlns:a="http://schemas.openxmlformats.org/drawingml/2006/main" r:id="rId1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i mean excel">
                      <a:hlinkClick r:id="rId1482"/>
                    </pic:cNvPr>
                    <pic:cNvPicPr>
                      <a:picLocks noChangeAspect="1" noChangeArrowheads="1"/>
                    </pic:cNvPicPr>
                  </pic:nvPicPr>
                  <pic:blipFill>
                    <a:blip r:embed="rId1483">
                      <a:extLst>
                        <a:ext uri="{28A0092B-C50C-407E-A947-70E740481C1C}">
                          <a14:useLocalDpi xmlns:a14="http://schemas.microsoft.com/office/drawing/2010/main" val="0"/>
                        </a:ext>
                      </a:extLst>
                    </a:blip>
                    <a:srcRect/>
                    <a:stretch>
                      <a:fillRect/>
                    </a:stretch>
                  </pic:blipFill>
                  <pic:spPr bwMode="auto">
                    <a:xfrm>
                      <a:off x="0" y="0"/>
                      <a:ext cx="4038600" cy="3451860"/>
                    </a:xfrm>
                    <a:prstGeom prst="rect">
                      <a:avLst/>
                    </a:prstGeom>
                    <a:noFill/>
                    <a:ln>
                      <a:noFill/>
                    </a:ln>
                  </pic:spPr>
                </pic:pic>
              </a:graphicData>
            </a:graphic>
          </wp:inline>
        </w:drawing>
      </w:r>
    </w:p>
    <w:p w14:paraId="636EF084" w14:textId="77777777" w:rsidR="000707DC" w:rsidRDefault="000707DC" w:rsidP="00E8039D">
      <w:pPr>
        <w:pStyle w:val="NormalWeb"/>
        <w:shd w:val="clear" w:color="auto" w:fill="FFFFFF"/>
        <w:spacing w:before="0" w:beforeAutospacing="0" w:after="0" w:afterAutospacing="0"/>
        <w:textAlignment w:val="baseline"/>
        <w:rPr>
          <w:rFonts w:ascii="inherit" w:hAnsi="inherit" w:cs="Arial"/>
          <w:color w:val="0000FF"/>
          <w:sz w:val="26"/>
          <w:szCs w:val="20"/>
          <w:bdr w:val="none" w:sz="0" w:space="0" w:color="auto" w:frame="1"/>
        </w:rPr>
      </w:pPr>
    </w:p>
    <w:p w14:paraId="7A30B6D6" w14:textId="5A64ADDD" w:rsidR="00E8039D" w:rsidRPr="00E70B2B"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E70B2B">
        <w:rPr>
          <w:rFonts w:ascii="inherit" w:hAnsi="inherit" w:cs="Arial"/>
          <w:color w:val="0000FF"/>
          <w:sz w:val="26"/>
          <w:szCs w:val="20"/>
          <w:bdr w:val="none" w:sz="0" w:space="0" w:color="auto" w:frame="1"/>
        </w:rPr>
        <w:t>Step 5: </w:t>
      </w:r>
      <w:r w:rsidRPr="00E70B2B">
        <w:rPr>
          <w:rStyle w:val="Strong"/>
          <w:rFonts w:ascii="inherit" w:hAnsi="inherit" w:cs="Arial"/>
          <w:color w:val="777777"/>
          <w:sz w:val="26"/>
          <w:szCs w:val="20"/>
          <w:bdr w:val="none" w:sz="0" w:space="0" w:color="auto" w:frame="1"/>
        </w:rPr>
        <w:t>Click “</w:t>
      </w:r>
      <w:proofErr w:type="spellStart"/>
      <w:r w:rsidRPr="00E70B2B">
        <w:rPr>
          <w:rStyle w:val="Strong"/>
          <w:rFonts w:ascii="inherit" w:hAnsi="inherit" w:cs="Arial"/>
          <w:color w:val="777777"/>
          <w:sz w:val="26"/>
          <w:szCs w:val="20"/>
          <w:bdr w:val="none" w:sz="0" w:space="0" w:color="auto" w:frame="1"/>
        </w:rPr>
        <w:t>OK</w:t>
      </w:r>
      <w:proofErr w:type="gramStart"/>
      <w:r w:rsidRPr="00E70B2B">
        <w:rPr>
          <w:rStyle w:val="Strong"/>
          <w:rFonts w:ascii="inherit" w:hAnsi="inherit" w:cs="Arial"/>
          <w:color w:val="777777"/>
          <w:sz w:val="26"/>
          <w:szCs w:val="20"/>
          <w:bdr w:val="none" w:sz="0" w:space="0" w:color="auto" w:frame="1"/>
        </w:rPr>
        <w:t>.”</w:t>
      </w:r>
      <w:r w:rsidRPr="00E70B2B">
        <w:rPr>
          <w:rFonts w:ascii="inherit" w:hAnsi="inherit" w:cs="Arial"/>
          <w:color w:val="777777"/>
          <w:sz w:val="26"/>
          <w:szCs w:val="20"/>
        </w:rPr>
        <w:t>Microsoft</w:t>
      </w:r>
      <w:proofErr w:type="spellEnd"/>
      <w:proofErr w:type="gramEnd"/>
      <w:r w:rsidRPr="00E70B2B">
        <w:rPr>
          <w:rFonts w:ascii="inherit" w:hAnsi="inherit" w:cs="Arial"/>
          <w:color w:val="777777"/>
          <w:sz w:val="26"/>
          <w:szCs w:val="20"/>
        </w:rPr>
        <w:t xml:space="preserve"> Excel will return the confidence interval for the mean and the margin of error for your data. For this sample, </w:t>
      </w:r>
      <w:r w:rsidRPr="00105B7A">
        <w:rPr>
          <w:rFonts w:ascii="inherit" w:hAnsi="inherit" w:cs="Arial"/>
          <w:color w:val="ED7D31" w:themeColor="accent2"/>
          <w:sz w:val="26"/>
          <w:szCs w:val="20"/>
        </w:rPr>
        <w:t>the mean (</w:t>
      </w:r>
      <w:proofErr w:type="spellStart"/>
      <w:r w:rsidRPr="00105B7A">
        <w:rPr>
          <w:rFonts w:ascii="inherit" w:hAnsi="inherit" w:cs="Arial"/>
          <w:color w:val="ED7D31" w:themeColor="accent2"/>
          <w:sz w:val="26"/>
          <w:szCs w:val="20"/>
        </w:rPr>
        <w:t>Xbar</w:t>
      </w:r>
      <w:proofErr w:type="spellEnd"/>
      <w:r w:rsidRPr="00105B7A">
        <w:rPr>
          <w:rFonts w:ascii="inherit" w:hAnsi="inherit" w:cs="Arial"/>
          <w:color w:val="ED7D31" w:themeColor="accent2"/>
          <w:sz w:val="26"/>
          <w:szCs w:val="20"/>
        </w:rPr>
        <w:t xml:space="preserve">) is 149.742 and the margin of error is 66.9367. </w:t>
      </w:r>
      <w:proofErr w:type="gramStart"/>
      <w:r w:rsidRPr="00105B7A">
        <w:rPr>
          <w:rFonts w:ascii="inherit" w:hAnsi="inherit" w:cs="Arial"/>
          <w:color w:val="ED7D31" w:themeColor="accent2"/>
          <w:sz w:val="26"/>
          <w:szCs w:val="20"/>
        </w:rPr>
        <w:t>So</w:t>
      </w:r>
      <w:proofErr w:type="gramEnd"/>
      <w:r w:rsidRPr="00105B7A">
        <w:rPr>
          <w:rFonts w:ascii="inherit" w:hAnsi="inherit" w:cs="Arial"/>
          <w:color w:val="ED7D31" w:themeColor="accent2"/>
          <w:sz w:val="26"/>
          <w:szCs w:val="20"/>
        </w:rPr>
        <w:t xml:space="preserve"> the mean has a lower limit of 149.742-66.936 and an upper limit of 149.742+66.936.</w:t>
      </w:r>
      <w:r w:rsidRPr="00105B7A">
        <w:rPr>
          <w:rFonts w:ascii="inherit" w:hAnsi="inherit" w:cs="Arial"/>
          <w:noProof/>
          <w:color w:val="05A9C5"/>
          <w:sz w:val="26"/>
          <w:szCs w:val="20"/>
          <w:bdr w:val="none" w:sz="0" w:space="0" w:color="auto" w:frame="1"/>
        </w:rPr>
        <w:br/>
      </w:r>
      <w:r w:rsidRPr="00E70B2B">
        <w:rPr>
          <w:rFonts w:ascii="inherit" w:hAnsi="inherit" w:cs="Arial"/>
          <w:noProof/>
          <w:color w:val="05A9C5"/>
          <w:sz w:val="26"/>
          <w:szCs w:val="20"/>
          <w:bdr w:val="none" w:sz="0" w:space="0" w:color="auto" w:frame="1"/>
        </w:rPr>
        <w:drawing>
          <wp:inline distT="0" distB="0" distL="0" distR="0" wp14:anchorId="0F1C3943" wp14:editId="758673BC">
            <wp:extent cx="1897380" cy="3406140"/>
            <wp:effectExtent l="0" t="0" r="7620" b="3810"/>
            <wp:docPr id="164" name="Picture 164" descr="confidence interval for the mean excel results">
              <a:hlinkClick xmlns:a="http://schemas.openxmlformats.org/drawingml/2006/main" r:id="rId1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nfidence interval for the mean excel results">
                      <a:hlinkClick r:id="rId1484"/>
                    </pic:cNvPr>
                    <pic:cNvPicPr>
                      <a:picLocks noChangeAspect="1" noChangeArrowheads="1"/>
                    </pic:cNvPicPr>
                  </pic:nvPicPr>
                  <pic:blipFill>
                    <a:blip r:embed="rId1485">
                      <a:extLst>
                        <a:ext uri="{28A0092B-C50C-407E-A947-70E740481C1C}">
                          <a14:useLocalDpi xmlns:a14="http://schemas.microsoft.com/office/drawing/2010/main" val="0"/>
                        </a:ext>
                      </a:extLst>
                    </a:blip>
                    <a:srcRect/>
                    <a:stretch>
                      <a:fillRect/>
                    </a:stretch>
                  </pic:blipFill>
                  <pic:spPr bwMode="auto">
                    <a:xfrm>
                      <a:off x="0" y="0"/>
                      <a:ext cx="1897380" cy="3406140"/>
                    </a:xfrm>
                    <a:prstGeom prst="rect">
                      <a:avLst/>
                    </a:prstGeom>
                    <a:noFill/>
                    <a:ln>
                      <a:noFill/>
                    </a:ln>
                  </pic:spPr>
                </pic:pic>
              </a:graphicData>
            </a:graphic>
          </wp:inline>
        </w:drawing>
      </w:r>
      <w:r w:rsidRPr="00E70B2B">
        <w:rPr>
          <w:rFonts w:ascii="inherit" w:hAnsi="inherit" w:cs="Arial"/>
          <w:color w:val="777777"/>
          <w:sz w:val="26"/>
          <w:szCs w:val="20"/>
        </w:rPr>
        <w:br/>
        <w:t>That’s it!</w:t>
      </w:r>
    </w:p>
    <w:p w14:paraId="5C5AAF2F" w14:textId="77777777" w:rsidR="000707DC" w:rsidRDefault="000707DC" w:rsidP="00E8039D">
      <w:pPr>
        <w:pStyle w:val="NormalWeb"/>
        <w:shd w:val="clear" w:color="auto" w:fill="FFFFFF"/>
        <w:spacing w:before="0" w:beforeAutospacing="0" w:after="0" w:afterAutospacing="0"/>
        <w:textAlignment w:val="baseline"/>
        <w:rPr>
          <w:rStyle w:val="Strong"/>
          <w:rFonts w:ascii="inherit" w:hAnsi="inherit" w:cs="Arial"/>
          <w:color w:val="777777"/>
          <w:sz w:val="26"/>
          <w:szCs w:val="20"/>
          <w:bdr w:val="none" w:sz="0" w:space="0" w:color="auto" w:frame="1"/>
        </w:rPr>
      </w:pPr>
    </w:p>
    <w:p w14:paraId="39E317E5" w14:textId="5B8DB903"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sidRPr="00E70B2B">
        <w:rPr>
          <w:rStyle w:val="Strong"/>
          <w:rFonts w:ascii="inherit" w:hAnsi="inherit" w:cs="Arial"/>
          <w:color w:val="777777"/>
          <w:sz w:val="26"/>
          <w:szCs w:val="20"/>
          <w:bdr w:val="none" w:sz="0" w:space="0" w:color="auto" w:frame="1"/>
        </w:rPr>
        <w:t>Warning:</w:t>
      </w:r>
      <w:r w:rsidRPr="00E70B2B">
        <w:rPr>
          <w:rFonts w:ascii="inherit" w:hAnsi="inherit" w:cs="Arial"/>
          <w:color w:val="777777"/>
          <w:sz w:val="26"/>
          <w:szCs w:val="20"/>
        </w:rPr>
        <w:t xml:space="preserve"> A 99 percent confidence interval doesn’t mean that there’s a 99 percent probability that the calculated interval has the actual mean. Your sample </w:t>
      </w:r>
      <w:r w:rsidRPr="00E70B2B">
        <w:rPr>
          <w:rFonts w:ascii="inherit" w:hAnsi="inherit" w:cs="Arial"/>
          <w:color w:val="777777"/>
          <w:sz w:val="26"/>
          <w:szCs w:val="20"/>
        </w:rPr>
        <w:lastRenderedPageBreak/>
        <w:t>is either going to contain the actual mean, or it isn’t. Over the long-term, if you ran tests on many, many samples, there is a 99 percent probability that the calculated intervals would contain the true mean.</w:t>
      </w:r>
      <w:r w:rsidRPr="00E70B2B">
        <w:rPr>
          <w:rFonts w:ascii="inherit" w:hAnsi="inherit" w:cs="Arial"/>
          <w:color w:val="777777"/>
          <w:sz w:val="26"/>
          <w:szCs w:val="20"/>
        </w:rPr>
        <w:br/>
      </w:r>
    </w:p>
    <w:p w14:paraId="64324796" w14:textId="1B03E496" w:rsidR="00E8039D" w:rsidRDefault="00E8039D" w:rsidP="00F101A1">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01A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95% Confidence Interval Explained</w:t>
      </w:r>
    </w:p>
    <w:p w14:paraId="7F65044A" w14:textId="77777777" w:rsidR="00F101A1" w:rsidRPr="00F101A1" w:rsidRDefault="00F101A1" w:rsidP="00F101A1">
      <w:pPr>
        <w:rPr>
          <w:lang w:eastAsia="en-IN"/>
        </w:rPr>
      </w:pPr>
    </w:p>
    <w:p w14:paraId="77F13C37" w14:textId="77777777" w:rsidR="00E8039D" w:rsidRPr="00F101A1"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The terms confidence </w:t>
      </w:r>
      <w:r w:rsidRPr="00F101A1">
        <w:rPr>
          <w:rStyle w:val="Strong"/>
          <w:rFonts w:ascii="inherit" w:hAnsi="inherit" w:cs="Arial"/>
          <w:color w:val="777777"/>
          <w:sz w:val="26"/>
          <w:szCs w:val="20"/>
          <w:bdr w:val="none" w:sz="0" w:space="0" w:color="auto" w:frame="1"/>
        </w:rPr>
        <w:t>level </w:t>
      </w:r>
      <w:r w:rsidRPr="00F101A1">
        <w:rPr>
          <w:rFonts w:ascii="inherit" w:hAnsi="inherit" w:cs="Arial"/>
          <w:color w:val="777777"/>
          <w:sz w:val="26"/>
          <w:szCs w:val="20"/>
        </w:rPr>
        <w:t>and confidence </w:t>
      </w:r>
      <w:r w:rsidRPr="00F101A1">
        <w:rPr>
          <w:rStyle w:val="Strong"/>
          <w:rFonts w:ascii="inherit" w:hAnsi="inherit" w:cs="Arial"/>
          <w:color w:val="777777"/>
          <w:sz w:val="26"/>
          <w:szCs w:val="20"/>
          <w:bdr w:val="none" w:sz="0" w:space="0" w:color="auto" w:frame="1"/>
        </w:rPr>
        <w:t>interval </w:t>
      </w:r>
      <w:r w:rsidRPr="00F101A1">
        <w:rPr>
          <w:rFonts w:ascii="inherit" w:hAnsi="inherit" w:cs="Arial"/>
          <w:color w:val="777777"/>
          <w:sz w:val="26"/>
          <w:szCs w:val="20"/>
        </w:rPr>
        <w:t>are often confused.</w:t>
      </w:r>
    </w:p>
    <w:p w14:paraId="7C9FEFBB" w14:textId="239D925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A </w:t>
      </w:r>
      <w:r w:rsidRPr="00F101A1">
        <w:rPr>
          <w:rStyle w:val="Strong"/>
          <w:rFonts w:ascii="inherit" w:hAnsi="inherit" w:cs="Arial"/>
          <w:color w:val="777777"/>
          <w:sz w:val="26"/>
          <w:szCs w:val="20"/>
          <w:bdr w:val="none" w:sz="0" w:space="0" w:color="auto" w:frame="1"/>
        </w:rPr>
        <w:t>95% confidence level</w:t>
      </w:r>
      <w:r w:rsidRPr="00F101A1">
        <w:rPr>
          <w:rFonts w:ascii="inherit" w:hAnsi="inherit" w:cs="Arial"/>
          <w:color w:val="777777"/>
          <w:sz w:val="26"/>
          <w:szCs w:val="20"/>
        </w:rPr>
        <w:t> means is that if the survey or experiment were repeated, 95 percent of the time the data would match the results from the entire </w:t>
      </w:r>
      <w:hyperlink r:id="rId1486" w:history="1">
        <w:r w:rsidRPr="00F101A1">
          <w:rPr>
            <w:rStyle w:val="Hyperlink"/>
            <w:rFonts w:ascii="inherit" w:eastAsiaTheme="majorEastAsia" w:hAnsi="inherit" w:cs="Arial"/>
            <w:color w:val="05A9C5"/>
            <w:sz w:val="26"/>
            <w:szCs w:val="20"/>
            <w:bdr w:val="none" w:sz="0" w:space="0" w:color="auto" w:frame="1"/>
          </w:rPr>
          <w:t>population</w:t>
        </w:r>
      </w:hyperlink>
      <w:r w:rsidRPr="00F101A1">
        <w:rPr>
          <w:rFonts w:ascii="inherit" w:hAnsi="inherit" w:cs="Arial"/>
          <w:color w:val="777777"/>
          <w:sz w:val="26"/>
          <w:szCs w:val="20"/>
        </w:rPr>
        <w:t>. Sometimes you just can’t survey everyone because of time or cost (think about how much it would cost to do a telephone survey of over 300 million Americans!).Therefore, you take a </w:t>
      </w:r>
      <w:hyperlink r:id="rId1487" w:history="1">
        <w:r w:rsidRPr="00F101A1">
          <w:rPr>
            <w:rStyle w:val="Hyperlink"/>
            <w:rFonts w:ascii="inherit" w:eastAsiaTheme="majorEastAsia" w:hAnsi="inherit" w:cs="Arial"/>
            <w:color w:val="05A9C5"/>
            <w:sz w:val="26"/>
            <w:szCs w:val="20"/>
            <w:bdr w:val="none" w:sz="0" w:space="0" w:color="auto" w:frame="1"/>
          </w:rPr>
          <w:t>sample </w:t>
        </w:r>
      </w:hyperlink>
      <w:r w:rsidRPr="00F101A1">
        <w:rPr>
          <w:rFonts w:ascii="inherit" w:hAnsi="inherit" w:cs="Arial"/>
          <w:color w:val="777777"/>
          <w:sz w:val="26"/>
          <w:szCs w:val="20"/>
        </w:rPr>
        <w:t>of the population. Having a 95% confidence level means that you’re almost certain your results are the same as if you </w:t>
      </w:r>
      <w:r w:rsidRPr="00F101A1">
        <w:rPr>
          <w:rStyle w:val="Emphasis"/>
          <w:rFonts w:ascii="inherit" w:hAnsi="inherit" w:cs="Arial"/>
          <w:color w:val="777777"/>
          <w:sz w:val="26"/>
          <w:szCs w:val="20"/>
          <w:bdr w:val="none" w:sz="0" w:space="0" w:color="auto" w:frame="1"/>
        </w:rPr>
        <w:t>had</w:t>
      </w:r>
      <w:r w:rsidRPr="00F101A1">
        <w:rPr>
          <w:rFonts w:ascii="inherit" w:hAnsi="inherit" w:cs="Arial"/>
          <w:color w:val="777777"/>
          <w:sz w:val="26"/>
          <w:szCs w:val="20"/>
        </w:rPr>
        <w:t> surveyed everyone.</w:t>
      </w:r>
    </w:p>
    <w:p w14:paraId="6F03CFFF" w14:textId="77777777" w:rsidR="009447BF" w:rsidRPr="00F101A1" w:rsidRDefault="009447BF"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1EBCCC8D" w14:textId="12645107" w:rsidR="00E8039D" w:rsidRPr="00F101A1"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A </w:t>
      </w:r>
      <w:r w:rsidRPr="00F101A1">
        <w:rPr>
          <w:rStyle w:val="Strong"/>
          <w:rFonts w:ascii="inherit" w:hAnsi="inherit" w:cs="Arial"/>
          <w:color w:val="777777"/>
          <w:sz w:val="26"/>
          <w:szCs w:val="20"/>
          <w:bdr w:val="none" w:sz="0" w:space="0" w:color="auto" w:frame="1"/>
        </w:rPr>
        <w:t>95% confidence interval</w:t>
      </w:r>
      <w:r w:rsidRPr="00F101A1">
        <w:rPr>
          <w:rFonts w:ascii="inherit" w:hAnsi="inherit" w:cs="Arial"/>
          <w:color w:val="777777"/>
          <w:sz w:val="26"/>
          <w:szCs w:val="20"/>
        </w:rPr>
        <w:t> gives you a very specific set of numbers for your confidence level. For example, let’s suppose you were surveying a local school to see what the student’s stat</w:t>
      </w:r>
      <w:r w:rsidR="006443CC">
        <w:rPr>
          <w:rFonts w:ascii="inherit" w:hAnsi="inherit" w:cs="Arial"/>
          <w:color w:val="777777"/>
          <w:sz w:val="26"/>
          <w:szCs w:val="20"/>
        </w:rPr>
        <w:t>s</w:t>
      </w:r>
      <w:r w:rsidRPr="00F101A1">
        <w:rPr>
          <w:rFonts w:ascii="inherit" w:hAnsi="inherit" w:cs="Arial"/>
          <w:color w:val="777777"/>
          <w:sz w:val="26"/>
          <w:szCs w:val="20"/>
        </w:rPr>
        <w:t xml:space="preserve"> test scores are. You set a 95% confidence level and find that the 95% confidence interval is (780,900). That means if you repeated this over and over, 95 percent of the time the scores would fall somewhere between 780 and 900.</w:t>
      </w:r>
    </w:p>
    <w:p w14:paraId="4BFFFB30" w14:textId="5310A213" w:rsidR="00E8039D" w:rsidRPr="00F101A1" w:rsidRDefault="00E8039D" w:rsidP="00E8039D">
      <w:pPr>
        <w:shd w:val="clear" w:color="auto" w:fill="FFFFFF"/>
        <w:textAlignment w:val="baseline"/>
        <w:rPr>
          <w:rFonts w:ascii="inherit" w:hAnsi="inherit" w:cs="Arial"/>
          <w:color w:val="777777"/>
          <w:sz w:val="26"/>
          <w:szCs w:val="20"/>
        </w:rPr>
      </w:pPr>
      <w:r w:rsidRPr="00F101A1">
        <w:rPr>
          <w:rFonts w:ascii="inherit" w:hAnsi="inherit" w:cs="Arial"/>
          <w:noProof/>
          <w:color w:val="05A9C5"/>
          <w:sz w:val="26"/>
          <w:szCs w:val="20"/>
          <w:bdr w:val="none" w:sz="0" w:space="0" w:color="auto" w:frame="1"/>
        </w:rPr>
        <w:drawing>
          <wp:inline distT="0" distB="0" distL="0" distR="0" wp14:anchorId="236E24E6" wp14:editId="058B7B94">
            <wp:extent cx="2857500" cy="1988820"/>
            <wp:effectExtent l="0" t="0" r="0" b="0"/>
            <wp:docPr id="157" name="Picture 157" descr="95% confidence interval">
              <a:hlinkClick xmlns:a="http://schemas.openxmlformats.org/drawingml/2006/main" r:id="rId1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5% confidence interval">
                      <a:hlinkClick r:id="rId1417"/>
                    </pic:cNvPr>
                    <pic:cNvPicPr>
                      <a:picLocks noChangeAspect="1" noChangeArrowheads="1"/>
                    </pic:cNvPicPr>
                  </pic:nvPicPr>
                  <pic:blipFill>
                    <a:blip r:embed="rId1418">
                      <a:extLst>
                        <a:ext uri="{28A0092B-C50C-407E-A947-70E740481C1C}">
                          <a14:useLocalDpi xmlns:a14="http://schemas.microsoft.com/office/drawing/2010/main" val="0"/>
                        </a:ext>
                      </a:extLst>
                    </a:blip>
                    <a:srcRect/>
                    <a:stretch>
                      <a:fillRect/>
                    </a:stretch>
                  </pic:blipFill>
                  <pic:spPr bwMode="auto">
                    <a:xfrm>
                      <a:off x="0" y="0"/>
                      <a:ext cx="2857500" cy="1988820"/>
                    </a:xfrm>
                    <a:prstGeom prst="rect">
                      <a:avLst/>
                    </a:prstGeom>
                    <a:noFill/>
                    <a:ln>
                      <a:noFill/>
                    </a:ln>
                  </pic:spPr>
                </pic:pic>
              </a:graphicData>
            </a:graphic>
          </wp:inline>
        </w:drawing>
      </w:r>
    </w:p>
    <w:p w14:paraId="36544298" w14:textId="77777777" w:rsidR="00E8039D" w:rsidRPr="00F101A1" w:rsidRDefault="00E8039D" w:rsidP="00E8039D">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6"/>
          <w:szCs w:val="20"/>
        </w:rPr>
      </w:pPr>
      <w:r w:rsidRPr="00F101A1">
        <w:rPr>
          <w:rFonts w:ascii="inherit" w:hAnsi="inherit" w:cs="Arial"/>
          <w:i/>
          <w:iCs/>
          <w:color w:val="777777"/>
          <w:sz w:val="26"/>
          <w:szCs w:val="20"/>
        </w:rPr>
        <w:t>Image: WUSTL.EDU</w:t>
      </w:r>
    </w:p>
    <w:p w14:paraId="598B991C" w14:textId="640C2278"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6"/>
          <w:szCs w:val="20"/>
        </w:rPr>
      </w:pPr>
      <w:r w:rsidRPr="00F101A1">
        <w:rPr>
          <w:rFonts w:ascii="inherit" w:hAnsi="inherit" w:cs="Arial"/>
          <w:color w:val="777777"/>
          <w:sz w:val="26"/>
          <w:szCs w:val="20"/>
        </w:rPr>
        <w:t>The above image shows a 95% confidence interval on a </w:t>
      </w:r>
      <w:hyperlink r:id="rId1488" w:history="1">
        <w:r w:rsidRPr="00F101A1">
          <w:rPr>
            <w:rStyle w:val="Hyperlink"/>
            <w:rFonts w:ascii="inherit" w:eastAsiaTheme="majorEastAsia" w:hAnsi="inherit" w:cs="Arial"/>
            <w:color w:val="05A9C5"/>
            <w:sz w:val="26"/>
            <w:szCs w:val="20"/>
            <w:bdr w:val="none" w:sz="0" w:space="0" w:color="auto" w:frame="1"/>
          </w:rPr>
          <w:t>normal distribution</w:t>
        </w:r>
      </w:hyperlink>
      <w:r w:rsidRPr="00F101A1">
        <w:rPr>
          <w:rFonts w:ascii="inherit" w:hAnsi="inherit" w:cs="Arial"/>
          <w:color w:val="777777"/>
          <w:sz w:val="26"/>
          <w:szCs w:val="20"/>
        </w:rPr>
        <w:t> graph. The red “tails” are the remaining 5 percent of the interval. Each tail has 2.5 percent (that’s .025 as a decimal). You don’t </w:t>
      </w:r>
      <w:r w:rsidRPr="00F101A1">
        <w:rPr>
          <w:rStyle w:val="Emphasis"/>
          <w:rFonts w:ascii="inherit" w:hAnsi="inherit" w:cs="Arial"/>
          <w:color w:val="777777"/>
          <w:sz w:val="26"/>
          <w:szCs w:val="20"/>
          <w:bdr w:val="none" w:sz="0" w:space="0" w:color="auto" w:frame="1"/>
        </w:rPr>
        <w:t>have</w:t>
      </w:r>
      <w:r w:rsidRPr="00F101A1">
        <w:rPr>
          <w:rFonts w:ascii="inherit" w:hAnsi="inherit" w:cs="Arial"/>
          <w:color w:val="777777"/>
          <w:sz w:val="26"/>
          <w:szCs w:val="20"/>
        </w:rPr>
        <w:t> to draw a graph when you’re working with confidence intervals, but it can help you visualize exactly what you are doing — especially in </w:t>
      </w:r>
      <w:hyperlink r:id="rId1489" w:history="1">
        <w:r w:rsidRPr="00F101A1">
          <w:rPr>
            <w:rStyle w:val="Hyperlink"/>
            <w:rFonts w:ascii="inherit" w:eastAsiaTheme="majorEastAsia" w:hAnsi="inherit" w:cs="Arial"/>
            <w:color w:val="05A9C5"/>
            <w:sz w:val="26"/>
            <w:szCs w:val="20"/>
            <w:bdr w:val="none" w:sz="0" w:space="0" w:color="auto" w:frame="1"/>
          </w:rPr>
          <w:t>hypothesis testing</w:t>
        </w:r>
      </w:hyperlink>
      <w:r w:rsidRPr="00F101A1">
        <w:rPr>
          <w:rFonts w:ascii="inherit" w:hAnsi="inherit" w:cs="Arial"/>
          <w:color w:val="777777"/>
          <w:sz w:val="26"/>
          <w:szCs w:val="20"/>
        </w:rPr>
        <w:t>. If your results fall into the red region, then that’s outside of the 95% confidence level that you, as a researcher, set.</w:t>
      </w:r>
    </w:p>
    <w:p w14:paraId="4093343A" w14:textId="77777777" w:rsidR="00C709DC" w:rsidRPr="00F101A1" w:rsidRDefault="00C709DC" w:rsidP="00E8039D">
      <w:pPr>
        <w:pStyle w:val="NormalWeb"/>
        <w:shd w:val="clear" w:color="auto" w:fill="FFFFFF"/>
        <w:spacing w:before="0" w:beforeAutospacing="0" w:after="0" w:afterAutospacing="0"/>
        <w:textAlignment w:val="baseline"/>
        <w:rPr>
          <w:rFonts w:ascii="inherit" w:hAnsi="inherit" w:cs="Arial"/>
          <w:color w:val="777777"/>
          <w:sz w:val="26"/>
          <w:szCs w:val="20"/>
        </w:rPr>
      </w:pPr>
    </w:p>
    <w:p w14:paraId="7DF59D7E" w14:textId="7C28FE15" w:rsidR="00E8039D" w:rsidRPr="00F101A1" w:rsidRDefault="00E8039D" w:rsidP="00E8039D">
      <w:pPr>
        <w:pStyle w:val="NormalWeb"/>
        <w:shd w:val="clear" w:color="auto" w:fill="FFFFFF"/>
        <w:spacing w:before="0" w:beforeAutospacing="0" w:after="0" w:afterAutospacing="0"/>
        <w:textAlignment w:val="baseline"/>
        <w:rPr>
          <w:rStyle w:val="Hyperlink"/>
          <w:rFonts w:ascii="inherit" w:hAnsi="inherit" w:cs="Arial"/>
          <w:color w:val="777777"/>
          <w:sz w:val="26"/>
          <w:szCs w:val="20"/>
          <w:u w:val="none"/>
        </w:rPr>
      </w:pPr>
      <w:r w:rsidRPr="00F101A1">
        <w:rPr>
          <w:rFonts w:ascii="inherit" w:hAnsi="inherit" w:cs="Arial"/>
          <w:color w:val="777777"/>
          <w:sz w:val="26"/>
          <w:szCs w:val="20"/>
        </w:rPr>
        <w:t>If you have a small sample or if you don’t know the population </w:t>
      </w:r>
      <w:hyperlink r:id="rId1490" w:history="1">
        <w:r w:rsidRPr="00F101A1">
          <w:rPr>
            <w:rStyle w:val="Hyperlink"/>
            <w:rFonts w:ascii="inherit" w:eastAsiaTheme="majorEastAsia" w:hAnsi="inherit" w:cs="Arial"/>
            <w:color w:val="05A9C5"/>
            <w:sz w:val="26"/>
            <w:szCs w:val="20"/>
            <w:bdr w:val="none" w:sz="0" w:space="0" w:color="auto" w:frame="1"/>
          </w:rPr>
          <w:t>standard deviation</w:t>
        </w:r>
      </w:hyperlink>
      <w:r w:rsidRPr="00F101A1">
        <w:rPr>
          <w:rFonts w:ascii="inherit" w:hAnsi="inherit" w:cs="Arial"/>
          <w:color w:val="777777"/>
          <w:sz w:val="26"/>
          <w:szCs w:val="20"/>
        </w:rPr>
        <w:t> which in most real-life cases is true), then you’ll find the 95% Confidence Interval with a </w:t>
      </w:r>
      <w:hyperlink r:id="rId1491" w:history="1">
        <w:r w:rsidRPr="00F101A1">
          <w:rPr>
            <w:rStyle w:val="Hyperlink"/>
            <w:rFonts w:ascii="inherit" w:eastAsiaTheme="majorEastAsia" w:hAnsi="inherit" w:cs="Arial"/>
            <w:color w:val="05A9C5"/>
            <w:sz w:val="26"/>
            <w:szCs w:val="20"/>
            <w:bdr w:val="none" w:sz="0" w:space="0" w:color="auto" w:frame="1"/>
          </w:rPr>
          <w:t>t-distribution</w:t>
        </w:r>
      </w:hyperlink>
      <w:r w:rsidRPr="00F101A1">
        <w:rPr>
          <w:rFonts w:ascii="inherit" w:hAnsi="inherit" w:cs="Arial"/>
          <w:color w:val="777777"/>
          <w:sz w:val="26"/>
          <w:szCs w:val="20"/>
        </w:rPr>
        <w:t>.</w:t>
      </w:r>
    </w:p>
    <w:p w14:paraId="2386CF4C" w14:textId="77777777" w:rsidR="0009108F" w:rsidRDefault="0009108F" w:rsidP="00E8039D">
      <w:pPr>
        <w:pStyle w:val="NormalWeb"/>
        <w:shd w:val="clear" w:color="auto" w:fill="FFFFFF"/>
        <w:spacing w:before="0" w:beforeAutospacing="0" w:after="0" w:afterAutospacing="0"/>
        <w:textAlignment w:val="baseline"/>
        <w:rPr>
          <w:rFonts w:ascii="inherit" w:hAnsi="inherit" w:cs="Arial"/>
          <w:color w:val="777777"/>
          <w:sz w:val="20"/>
          <w:szCs w:val="20"/>
        </w:rPr>
      </w:pPr>
    </w:p>
    <w:p w14:paraId="52A7D59F" w14:textId="7F121357" w:rsidR="00E8039D" w:rsidRDefault="00E8039D" w:rsidP="0009108F">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9108F">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Asymmetric Confidence Interval</w:t>
      </w:r>
    </w:p>
    <w:p w14:paraId="737CF800" w14:textId="77777777" w:rsidR="00D6419A" w:rsidRPr="00D6419A" w:rsidRDefault="00D6419A" w:rsidP="00D6419A">
      <w:pPr>
        <w:rPr>
          <w:lang w:eastAsia="en-IN"/>
        </w:rPr>
      </w:pPr>
    </w:p>
    <w:p w14:paraId="0BBB0F81" w14:textId="77777777" w:rsidR="00E8039D" w:rsidRDefault="00E8039D" w:rsidP="00E8039D">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t>An asymmetric confidence interval just means that the </w:t>
      </w:r>
      <w:hyperlink r:id="rId1492" w:history="1">
        <w:r>
          <w:rPr>
            <w:rStyle w:val="Hyperlink"/>
            <w:rFonts w:ascii="inherit" w:eastAsiaTheme="majorEastAsia" w:hAnsi="inherit" w:cs="Arial"/>
            <w:color w:val="05A9C5"/>
            <w:sz w:val="20"/>
            <w:szCs w:val="20"/>
            <w:bdr w:val="none" w:sz="0" w:space="0" w:color="auto" w:frame="1"/>
          </w:rPr>
          <w:t>point estimate</w:t>
        </w:r>
      </w:hyperlink>
      <w:r>
        <w:rPr>
          <w:rFonts w:ascii="inherit" w:hAnsi="inherit" w:cs="Arial"/>
          <w:color w:val="777777"/>
          <w:sz w:val="20"/>
          <w:szCs w:val="20"/>
        </w:rPr>
        <w:t xml:space="preserve"> doesn’t lie in the exact </w:t>
      </w:r>
      <w:proofErr w:type="spellStart"/>
      <w:r>
        <w:rPr>
          <w:rFonts w:ascii="inherit" w:hAnsi="inherit" w:cs="Arial"/>
          <w:color w:val="777777"/>
          <w:sz w:val="20"/>
          <w:szCs w:val="20"/>
        </w:rPr>
        <w:t>center</w:t>
      </w:r>
      <w:proofErr w:type="spellEnd"/>
      <w:r>
        <w:rPr>
          <w:rFonts w:ascii="inherit" w:hAnsi="inherit" w:cs="Arial"/>
          <w:color w:val="777777"/>
          <w:sz w:val="20"/>
          <w:szCs w:val="20"/>
        </w:rPr>
        <w:t xml:space="preserve"> of the CI. You can end up with asymmetric CIs for many reasons, including:</w:t>
      </w:r>
    </w:p>
    <w:p w14:paraId="224E7A11"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transform your data (for example, using log transformations).</w:t>
      </w:r>
    </w:p>
    <w:p w14:paraId="37ADAC7A"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incorporate </w:t>
      </w:r>
      <w:hyperlink r:id="rId1493" w:tgtFrame="_blank" w:history="1">
        <w:r>
          <w:rPr>
            <w:rStyle w:val="Hyperlink"/>
            <w:rFonts w:ascii="inherit" w:hAnsi="inherit" w:cs="Arial"/>
            <w:color w:val="777777"/>
            <w:sz w:val="20"/>
            <w:szCs w:val="20"/>
            <w:bdr w:val="none" w:sz="0" w:space="0" w:color="auto" w:frame="1"/>
          </w:rPr>
          <w:t>random error</w:t>
        </w:r>
      </w:hyperlink>
      <w:r>
        <w:rPr>
          <w:rFonts w:ascii="inherit" w:hAnsi="inherit" w:cs="Arial"/>
          <w:color w:val="777777"/>
          <w:sz w:val="20"/>
          <w:szCs w:val="20"/>
        </w:rPr>
        <w:t>.</w:t>
      </w:r>
    </w:p>
    <w:p w14:paraId="1CBE970B" w14:textId="77777777" w:rsidR="00E8039D" w:rsidRDefault="00E8039D" w:rsidP="008755CD">
      <w:pPr>
        <w:numPr>
          <w:ilvl w:val="0"/>
          <w:numId w:val="83"/>
        </w:numPr>
        <w:shd w:val="clear" w:color="auto" w:fill="FFFFFF"/>
        <w:spacing w:after="0" w:line="240" w:lineRule="auto"/>
        <w:ind w:left="450"/>
        <w:textAlignment w:val="baseline"/>
        <w:rPr>
          <w:rFonts w:ascii="inherit" w:hAnsi="inherit" w:cs="Arial"/>
          <w:color w:val="777777"/>
          <w:sz w:val="20"/>
          <w:szCs w:val="20"/>
        </w:rPr>
      </w:pPr>
      <w:r>
        <w:rPr>
          <w:rFonts w:ascii="inherit" w:hAnsi="inherit" w:cs="Arial"/>
          <w:color w:val="777777"/>
          <w:sz w:val="20"/>
          <w:szCs w:val="20"/>
        </w:rPr>
        <w:t>You incorporate </w:t>
      </w:r>
      <w:hyperlink r:id="rId1494" w:history="1">
        <w:r>
          <w:rPr>
            <w:rStyle w:val="Hyperlink"/>
            <w:rFonts w:ascii="inherit" w:hAnsi="inherit" w:cs="Arial"/>
            <w:color w:val="777777"/>
            <w:sz w:val="20"/>
            <w:szCs w:val="20"/>
            <w:bdr w:val="none" w:sz="0" w:space="0" w:color="auto" w:frame="1"/>
          </w:rPr>
          <w:t>systematic bias </w:t>
        </w:r>
      </w:hyperlink>
      <w:r>
        <w:rPr>
          <w:rFonts w:ascii="inherit" w:hAnsi="inherit" w:cs="Arial"/>
          <w:color w:val="777777"/>
          <w:sz w:val="20"/>
          <w:szCs w:val="20"/>
        </w:rPr>
        <w:t>into the interval:</w:t>
      </w:r>
    </w:p>
    <w:p w14:paraId="56B548DA" w14:textId="77777777" w:rsidR="00E8039D" w:rsidRDefault="00E8039D" w:rsidP="008755CD">
      <w:pPr>
        <w:numPr>
          <w:ilvl w:val="1"/>
          <w:numId w:val="83"/>
        </w:numPr>
        <w:shd w:val="clear" w:color="auto" w:fill="FFFFFF"/>
        <w:spacing w:after="0" w:line="240" w:lineRule="auto"/>
        <w:ind w:left="900"/>
        <w:textAlignment w:val="baseline"/>
        <w:rPr>
          <w:rFonts w:ascii="inherit" w:hAnsi="inherit" w:cs="Arial"/>
          <w:color w:val="777777"/>
          <w:sz w:val="20"/>
          <w:szCs w:val="20"/>
        </w:rPr>
      </w:pPr>
      <w:r>
        <w:rPr>
          <w:rFonts w:ascii="inherit" w:hAnsi="inherit" w:cs="Arial"/>
          <w:color w:val="777777"/>
          <w:sz w:val="20"/>
          <w:szCs w:val="20"/>
        </w:rPr>
        <w:t>A positive systematic bias will increase the right side of the interval.</w:t>
      </w:r>
    </w:p>
    <w:p w14:paraId="03B8B475" w14:textId="77777777" w:rsidR="00E8039D" w:rsidRDefault="00E8039D" w:rsidP="008755CD">
      <w:pPr>
        <w:numPr>
          <w:ilvl w:val="1"/>
          <w:numId w:val="83"/>
        </w:numPr>
        <w:shd w:val="clear" w:color="auto" w:fill="FFFFFF"/>
        <w:spacing w:after="0" w:line="240" w:lineRule="auto"/>
        <w:ind w:left="900"/>
        <w:textAlignment w:val="baseline"/>
        <w:rPr>
          <w:rFonts w:ascii="inherit" w:hAnsi="inherit" w:cs="Arial"/>
          <w:color w:val="777777"/>
          <w:sz w:val="20"/>
          <w:szCs w:val="20"/>
        </w:rPr>
      </w:pPr>
      <w:r>
        <w:rPr>
          <w:rFonts w:ascii="inherit" w:hAnsi="inherit" w:cs="Arial"/>
          <w:color w:val="777777"/>
          <w:sz w:val="20"/>
          <w:szCs w:val="20"/>
        </w:rPr>
        <w:t>A negative systematic bias will increase the left side of the interval.</w:t>
      </w:r>
    </w:p>
    <w:p w14:paraId="6F60F6C1" w14:textId="77777777" w:rsidR="00D622DF" w:rsidRDefault="00D622DF" w:rsidP="00611245">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4EC3DBA" w14:textId="13FA2348" w:rsidR="00C42FF9" w:rsidRPr="003426ED" w:rsidRDefault="00C42FF9" w:rsidP="00C42FF9">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26ED">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P-Value in Statistical Hypothesis Tests: What is it?</w:t>
      </w:r>
    </w:p>
    <w:p w14:paraId="31F33900" w14:textId="77777777" w:rsidR="00C42FF9" w:rsidRPr="003426ED"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426ED">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 Definition</w:t>
      </w:r>
    </w:p>
    <w:p w14:paraId="5ADE92BC" w14:textId="77777777" w:rsidR="00C42FF9" w:rsidRDefault="00C42FF9" w:rsidP="00C42FF9">
      <w:pPr>
        <w:pStyle w:val="NormalWeb"/>
        <w:shd w:val="clear" w:color="auto" w:fill="FFFFFF"/>
        <w:spacing w:before="0" w:beforeAutospacing="0" w:after="225" w:afterAutospacing="0"/>
        <w:textAlignment w:val="baseline"/>
        <w:rPr>
          <w:rFonts w:ascii="inherit" w:hAnsi="inherit" w:cs="Arial"/>
          <w:color w:val="777777"/>
          <w:sz w:val="20"/>
          <w:szCs w:val="20"/>
        </w:rPr>
      </w:pPr>
      <w:r>
        <w:rPr>
          <w:rFonts w:ascii="inherit" w:hAnsi="inherit" w:cs="Arial"/>
          <w:color w:val="777777"/>
          <w:sz w:val="20"/>
          <w:szCs w:val="20"/>
        </w:rPr>
        <w:t>Watch the video or read the article below:</w:t>
      </w:r>
    </w:p>
    <w:p w14:paraId="27B0190E" w14:textId="5643F1FA" w:rsidR="00C42FF9" w:rsidRDefault="004533DA" w:rsidP="00C42FF9">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drawing>
          <wp:inline distT="0" distB="0" distL="0" distR="0" wp14:anchorId="07A6EFB9" wp14:editId="21C9049A">
            <wp:extent cx="4572000" cy="3429000"/>
            <wp:effectExtent l="0" t="0" r="0" b="0"/>
            <wp:docPr id="102" name="Video 102">
              <a:hlinkClick xmlns:a="http://schemas.openxmlformats.org/drawingml/2006/main" r:id="rId14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Video 102">
                      <a:hlinkClick r:id="rId1495"/>
                    </pic:cNvPr>
                    <pic:cNvPicPr/>
                  </pic:nvPicPr>
                  <pic:blipFill>
                    <a:blip r:embed="rId149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oAfpRO5WZ7o&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29BDF100" w14:textId="77777777" w:rsidR="00C42FF9" w:rsidRPr="00E51D49" w:rsidRDefault="00C42FF9" w:rsidP="00C42FF9">
      <w:pPr>
        <w:shd w:val="clear" w:color="auto" w:fill="FFFFFF"/>
        <w:textAlignment w:val="baseline"/>
        <w:rPr>
          <w:rFonts w:ascii="Arial" w:hAnsi="Arial" w:cs="Arial"/>
          <w:color w:val="777777"/>
          <w:sz w:val="24"/>
          <w:szCs w:val="20"/>
        </w:rPr>
      </w:pPr>
      <w:r>
        <w:rPr>
          <w:rFonts w:ascii="Arial" w:hAnsi="Arial" w:cs="Arial"/>
          <w:color w:val="777777"/>
          <w:sz w:val="20"/>
          <w:szCs w:val="20"/>
        </w:rPr>
        <w:br/>
      </w:r>
      <w:r w:rsidRPr="00E51D49">
        <w:rPr>
          <w:rFonts w:ascii="Arial" w:hAnsi="Arial" w:cs="Arial"/>
          <w:color w:val="ED7D31" w:themeColor="accent2"/>
          <w:sz w:val="24"/>
          <w:szCs w:val="20"/>
        </w:rPr>
        <w:t>A p value is used in </w:t>
      </w:r>
      <w:hyperlink r:id="rId1497" w:tgtFrame="_blank" w:history="1">
        <w:r w:rsidRPr="00E51D49">
          <w:rPr>
            <w:rStyle w:val="Hyperlink"/>
            <w:rFonts w:ascii="inherit" w:hAnsi="inherit" w:cs="Arial"/>
            <w:color w:val="ED7D31" w:themeColor="accent2"/>
            <w:sz w:val="24"/>
            <w:szCs w:val="20"/>
            <w:bdr w:val="none" w:sz="0" w:space="0" w:color="auto" w:frame="1"/>
          </w:rPr>
          <w:t>hypothesis testing</w:t>
        </w:r>
      </w:hyperlink>
      <w:r w:rsidRPr="00E51D49">
        <w:rPr>
          <w:rFonts w:ascii="Arial" w:hAnsi="Arial" w:cs="Arial"/>
          <w:color w:val="ED7D31" w:themeColor="accent2"/>
          <w:sz w:val="24"/>
          <w:szCs w:val="20"/>
        </w:rPr>
        <w:t> to help you </w:t>
      </w:r>
      <w:hyperlink r:id="rId1498" w:history="1">
        <w:r w:rsidRPr="00E51D49">
          <w:rPr>
            <w:rStyle w:val="Hyperlink"/>
            <w:rFonts w:ascii="inherit" w:hAnsi="inherit" w:cs="Arial"/>
            <w:color w:val="ED7D31" w:themeColor="accent2"/>
            <w:sz w:val="24"/>
            <w:szCs w:val="20"/>
            <w:bdr w:val="none" w:sz="0" w:space="0" w:color="auto" w:frame="1"/>
          </w:rPr>
          <w:t>support or reject the null hypothesis</w:t>
        </w:r>
      </w:hyperlink>
      <w:r w:rsidRPr="00E51D49">
        <w:rPr>
          <w:rFonts w:ascii="Arial" w:hAnsi="Arial" w:cs="Arial"/>
          <w:color w:val="ED7D31" w:themeColor="accent2"/>
          <w:sz w:val="24"/>
          <w:szCs w:val="20"/>
        </w:rPr>
        <w:t>. The p value is the evidence </w:t>
      </w:r>
      <w:r w:rsidRPr="00E51D49">
        <w:rPr>
          <w:rStyle w:val="Strong"/>
          <w:rFonts w:ascii="inherit" w:hAnsi="inherit" w:cs="Arial"/>
          <w:color w:val="ED7D31" w:themeColor="accent2"/>
          <w:sz w:val="24"/>
          <w:szCs w:val="20"/>
          <w:bdr w:val="none" w:sz="0" w:space="0" w:color="auto" w:frame="1"/>
        </w:rPr>
        <w:t>against</w:t>
      </w:r>
      <w:r w:rsidRPr="00E51D49">
        <w:rPr>
          <w:rFonts w:ascii="Arial" w:hAnsi="Arial" w:cs="Arial"/>
          <w:color w:val="ED7D31" w:themeColor="accent2"/>
          <w:sz w:val="24"/>
          <w:szCs w:val="20"/>
        </w:rPr>
        <w:t> a </w:t>
      </w:r>
      <w:hyperlink r:id="rId1499" w:tgtFrame="_blank" w:history="1">
        <w:r w:rsidRPr="00E51D49">
          <w:rPr>
            <w:rStyle w:val="Hyperlink"/>
            <w:rFonts w:ascii="inherit" w:hAnsi="inherit" w:cs="Arial"/>
            <w:color w:val="ED7D31" w:themeColor="accent2"/>
            <w:sz w:val="24"/>
            <w:szCs w:val="20"/>
            <w:bdr w:val="none" w:sz="0" w:space="0" w:color="auto" w:frame="1"/>
          </w:rPr>
          <w:t>null hypothesis</w:t>
        </w:r>
      </w:hyperlink>
      <w:r w:rsidRPr="00E51D49">
        <w:rPr>
          <w:rFonts w:ascii="Arial" w:hAnsi="Arial" w:cs="Arial"/>
          <w:color w:val="ED7D31" w:themeColor="accent2"/>
          <w:sz w:val="24"/>
          <w:szCs w:val="20"/>
        </w:rPr>
        <w:t>. The smaller the p-value, the stronger the evidence that you should reject the null hypothesis</w:t>
      </w:r>
      <w:r w:rsidRPr="00E51D49">
        <w:rPr>
          <w:rFonts w:ascii="Arial" w:hAnsi="Arial" w:cs="Arial"/>
          <w:color w:val="777777"/>
          <w:sz w:val="24"/>
          <w:szCs w:val="20"/>
        </w:rPr>
        <w:t>.</w:t>
      </w:r>
    </w:p>
    <w:p w14:paraId="76D34857" w14:textId="6A57BEEC" w:rsidR="00C42FF9" w:rsidRPr="00E51D49"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51D49">
        <w:rPr>
          <w:rFonts w:ascii="inherit" w:hAnsi="inherit" w:cs="Arial"/>
          <w:color w:val="777777"/>
          <w:szCs w:val="20"/>
        </w:rPr>
        <w:t>P values are expressed as decimals although it may be easier to understand what they are if you </w:t>
      </w:r>
      <w:hyperlink r:id="rId1500" w:tgtFrame="_blank" w:history="1">
        <w:r w:rsidRPr="00E51D49">
          <w:rPr>
            <w:rStyle w:val="Hyperlink"/>
            <w:rFonts w:ascii="inherit" w:eastAsiaTheme="majorEastAsia" w:hAnsi="inherit" w:cs="Arial"/>
            <w:color w:val="05A9C5"/>
            <w:szCs w:val="20"/>
            <w:bdr w:val="none" w:sz="0" w:space="0" w:color="auto" w:frame="1"/>
          </w:rPr>
          <w:t>convert them to a percentage</w:t>
        </w:r>
      </w:hyperlink>
      <w:r w:rsidRPr="00E51D49">
        <w:rPr>
          <w:rFonts w:ascii="inherit" w:hAnsi="inherit" w:cs="Arial"/>
          <w:color w:val="777777"/>
          <w:szCs w:val="20"/>
        </w:rPr>
        <w:t xml:space="preserve">. For example, a p value of 0.0254 is 2.54%. This means </w:t>
      </w:r>
      <w:r w:rsidRPr="00E51D49">
        <w:rPr>
          <w:rFonts w:ascii="inherit" w:hAnsi="inherit" w:cs="Arial"/>
          <w:color w:val="ED7D31" w:themeColor="accent2"/>
          <w:szCs w:val="20"/>
        </w:rPr>
        <w:t xml:space="preserve">there is a 2.54% chance your results could be random (i.e. happened by chance). </w:t>
      </w:r>
      <w:r w:rsidRPr="00E51D49">
        <w:rPr>
          <w:rFonts w:ascii="inherit" w:hAnsi="inherit" w:cs="Arial"/>
          <w:color w:val="777777"/>
          <w:szCs w:val="20"/>
        </w:rPr>
        <w:t xml:space="preserve">That’s </w:t>
      </w:r>
      <w:proofErr w:type="gramStart"/>
      <w:r w:rsidRPr="00E51D49">
        <w:rPr>
          <w:rFonts w:ascii="inherit" w:hAnsi="inherit" w:cs="Arial"/>
          <w:color w:val="777777"/>
          <w:szCs w:val="20"/>
        </w:rPr>
        <w:t>pretty tiny</w:t>
      </w:r>
      <w:proofErr w:type="gramEnd"/>
      <w:r w:rsidRPr="00E51D49">
        <w:rPr>
          <w:rFonts w:ascii="inherit" w:hAnsi="inherit" w:cs="Arial"/>
          <w:color w:val="777777"/>
          <w:szCs w:val="20"/>
        </w:rPr>
        <w:t xml:space="preserve">. On the other hand, a large p-value of .9(90%) means your results have a </w:t>
      </w:r>
      <w:r w:rsidRPr="00E51D49">
        <w:rPr>
          <w:rFonts w:ascii="inherit" w:hAnsi="inherit" w:cs="Arial"/>
          <w:color w:val="ED7D31" w:themeColor="accent2"/>
          <w:szCs w:val="20"/>
        </w:rPr>
        <w:t>90% probability of being completely random and </w:t>
      </w:r>
      <w:r w:rsidRPr="00E51D49">
        <w:rPr>
          <w:rStyle w:val="Emphasis"/>
          <w:rFonts w:ascii="inherit" w:hAnsi="inherit" w:cs="Arial"/>
          <w:color w:val="ED7D31" w:themeColor="accent2"/>
          <w:szCs w:val="20"/>
          <w:bdr w:val="none" w:sz="0" w:space="0" w:color="auto" w:frame="1"/>
        </w:rPr>
        <w:t>not</w:t>
      </w:r>
      <w:r w:rsidRPr="00E51D49">
        <w:rPr>
          <w:rFonts w:ascii="inherit" w:hAnsi="inherit" w:cs="Arial"/>
          <w:color w:val="ED7D31" w:themeColor="accent2"/>
          <w:szCs w:val="20"/>
        </w:rPr>
        <w:t> due to anything in your experiment. Therefore, the smaller the p-value, the more important (“significant”) your results.</w:t>
      </w:r>
    </w:p>
    <w:p w14:paraId="43445ADF" w14:textId="77777777" w:rsidR="00865ECF" w:rsidRPr="00E51D49" w:rsidRDefault="00865ECF" w:rsidP="00C42FF9">
      <w:pPr>
        <w:pStyle w:val="NormalWeb"/>
        <w:shd w:val="clear" w:color="auto" w:fill="FFFFFF"/>
        <w:spacing w:before="0" w:beforeAutospacing="0" w:after="0" w:afterAutospacing="0"/>
        <w:textAlignment w:val="baseline"/>
        <w:rPr>
          <w:rFonts w:ascii="inherit" w:hAnsi="inherit" w:cs="Arial"/>
          <w:color w:val="777777"/>
          <w:szCs w:val="20"/>
        </w:rPr>
      </w:pPr>
    </w:p>
    <w:p w14:paraId="228B2C6A" w14:textId="305EEF82" w:rsidR="00C42FF9" w:rsidRPr="00A23944"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A23944">
        <w:rPr>
          <w:rFonts w:ascii="inherit" w:hAnsi="inherit" w:cs="Arial"/>
          <w:color w:val="ED7D31" w:themeColor="accent2"/>
          <w:szCs w:val="20"/>
        </w:rPr>
        <w:lastRenderedPageBreak/>
        <w:t>When you run a </w:t>
      </w:r>
      <w:hyperlink r:id="rId1501" w:history="1">
        <w:r w:rsidRPr="00A23944">
          <w:rPr>
            <w:rStyle w:val="Hyperlink"/>
            <w:rFonts w:ascii="inherit" w:eastAsiaTheme="majorEastAsia" w:hAnsi="inherit" w:cs="Arial"/>
            <w:color w:val="ED7D31" w:themeColor="accent2"/>
            <w:szCs w:val="20"/>
            <w:bdr w:val="none" w:sz="0" w:space="0" w:color="auto" w:frame="1"/>
          </w:rPr>
          <w:t>hypothesis test</w:t>
        </w:r>
      </w:hyperlink>
      <w:r w:rsidRPr="00A23944">
        <w:rPr>
          <w:rFonts w:ascii="inherit" w:hAnsi="inherit" w:cs="Arial"/>
          <w:color w:val="ED7D31" w:themeColor="accent2"/>
          <w:szCs w:val="20"/>
        </w:rPr>
        <w:t>, you compare the p value from your test to the </w:t>
      </w:r>
      <w:hyperlink r:id="rId1502" w:tgtFrame="_blank" w:history="1">
        <w:r w:rsidRPr="00A23944">
          <w:rPr>
            <w:rStyle w:val="Hyperlink"/>
            <w:rFonts w:ascii="inherit" w:eastAsiaTheme="majorEastAsia" w:hAnsi="inherit" w:cs="Arial"/>
            <w:color w:val="ED7D31" w:themeColor="accent2"/>
            <w:szCs w:val="20"/>
            <w:bdr w:val="none" w:sz="0" w:space="0" w:color="auto" w:frame="1"/>
          </w:rPr>
          <w:t>alpha level </w:t>
        </w:r>
      </w:hyperlink>
      <w:r w:rsidRPr="00A23944">
        <w:rPr>
          <w:rFonts w:ascii="inherit" w:hAnsi="inherit" w:cs="Arial"/>
          <w:color w:val="ED7D31" w:themeColor="accent2"/>
          <w:szCs w:val="20"/>
        </w:rPr>
        <w:t>you selected when you ran the test. Alpha levels can also be written as percentages.</w:t>
      </w:r>
    </w:p>
    <w:p w14:paraId="4517278B" w14:textId="77777777" w:rsidR="00865ECF" w:rsidRPr="00A23944" w:rsidRDefault="00865ECF"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p>
    <w:p w14:paraId="65462ACF" w14:textId="77777777" w:rsidR="00E51D49" w:rsidRPr="00A23944" w:rsidRDefault="00C42FF9" w:rsidP="00C42FF9">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A23944">
        <w:rPr>
          <w:rFonts w:ascii="inherit" w:hAnsi="inherit" w:cs="Arial"/>
          <w:color w:val="ED7D31" w:themeColor="accent2"/>
          <w:szCs w:val="20"/>
        </w:rPr>
        <w:t>Graphically, the p value is the area in the </w:t>
      </w:r>
      <w:r w:rsidRPr="00A23944">
        <w:rPr>
          <w:rStyle w:val="Strong"/>
          <w:rFonts w:ascii="inherit" w:hAnsi="inherit" w:cs="Arial"/>
          <w:color w:val="ED7D31" w:themeColor="accent2"/>
          <w:szCs w:val="20"/>
          <w:bdr w:val="none" w:sz="0" w:space="0" w:color="auto" w:frame="1"/>
        </w:rPr>
        <w:t>tail</w:t>
      </w:r>
      <w:r w:rsidRPr="00A23944">
        <w:rPr>
          <w:rFonts w:ascii="inherit" w:hAnsi="inherit" w:cs="Arial"/>
          <w:color w:val="ED7D31" w:themeColor="accent2"/>
          <w:szCs w:val="20"/>
        </w:rPr>
        <w:t> of a </w:t>
      </w:r>
      <w:hyperlink r:id="rId1503" w:history="1">
        <w:r w:rsidRPr="00A23944">
          <w:rPr>
            <w:rStyle w:val="Hyperlink"/>
            <w:rFonts w:ascii="inherit" w:eastAsiaTheme="majorEastAsia" w:hAnsi="inherit" w:cs="Arial"/>
            <w:color w:val="ED7D31" w:themeColor="accent2"/>
            <w:szCs w:val="20"/>
            <w:bdr w:val="none" w:sz="0" w:space="0" w:color="auto" w:frame="1"/>
          </w:rPr>
          <w:t>probability distribution</w:t>
        </w:r>
      </w:hyperlink>
      <w:r w:rsidRPr="00A23944">
        <w:rPr>
          <w:rFonts w:ascii="inherit" w:hAnsi="inherit" w:cs="Arial"/>
          <w:color w:val="ED7D31" w:themeColor="accent2"/>
          <w:szCs w:val="20"/>
        </w:rPr>
        <w:t>. It’s calculated when you run hypothesis test and is the area to the right of the test statistic (if you’re running a two-tailed test, it’s the area to the left and to the right).</w:t>
      </w:r>
    </w:p>
    <w:p w14:paraId="5033AD42" w14:textId="345CC033" w:rsidR="00C42FF9" w:rsidRDefault="00C42FF9" w:rsidP="00C42FF9">
      <w:pPr>
        <w:pStyle w:val="NormalWeb"/>
        <w:shd w:val="clear" w:color="auto" w:fill="FFFFFF"/>
        <w:spacing w:before="0" w:beforeAutospacing="0" w:after="0" w:afterAutospacing="0"/>
        <w:textAlignment w:val="baseline"/>
        <w:rPr>
          <w:rFonts w:ascii="inherit" w:hAnsi="inherit" w:cs="Arial"/>
          <w:color w:val="777777"/>
          <w:sz w:val="20"/>
          <w:szCs w:val="20"/>
        </w:rPr>
      </w:pPr>
      <w:r>
        <w:rPr>
          <w:rFonts w:ascii="inherit" w:hAnsi="inherit" w:cs="Arial"/>
          <w:color w:val="777777"/>
          <w:sz w:val="20"/>
          <w:szCs w:val="20"/>
        </w:rPr>
        <w:br/>
      </w:r>
      <w:r>
        <w:rPr>
          <w:rFonts w:ascii="inherit" w:hAnsi="inherit" w:cs="Arial"/>
          <w:noProof/>
          <w:color w:val="05A9C5"/>
          <w:sz w:val="20"/>
          <w:szCs w:val="20"/>
          <w:bdr w:val="none" w:sz="0" w:space="0" w:color="auto" w:frame="1"/>
        </w:rPr>
        <w:drawing>
          <wp:inline distT="0" distB="0" distL="0" distR="0" wp14:anchorId="6ADEC06C" wp14:editId="71B0F5D3">
            <wp:extent cx="3429000" cy="1905000"/>
            <wp:effectExtent l="0" t="0" r="0" b="0"/>
            <wp:docPr id="91" name="Picture 91" descr="p value">
              <a:hlinkClick xmlns:a="http://schemas.openxmlformats.org/drawingml/2006/main" r:id="rId1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value">
                      <a:hlinkClick r:id="rId1504"/>
                    </pic:cNvPr>
                    <pic:cNvPicPr>
                      <a:picLocks noChangeAspect="1" noChangeArrowheads="1"/>
                    </pic:cNvPicPr>
                  </pic:nvPicPr>
                  <pic:blipFill>
                    <a:blip r:embed="rId1505">
                      <a:extLst>
                        <a:ext uri="{28A0092B-C50C-407E-A947-70E740481C1C}">
                          <a14:useLocalDpi xmlns:a14="http://schemas.microsoft.com/office/drawing/2010/main" val="0"/>
                        </a:ext>
                      </a:extLst>
                    </a:blip>
                    <a:srcRect/>
                    <a:stretch>
                      <a:fillRect/>
                    </a:stretch>
                  </pic:blipFill>
                  <pic:spPr bwMode="auto">
                    <a:xfrm>
                      <a:off x="0" y="0"/>
                      <a:ext cx="3429000" cy="1905000"/>
                    </a:xfrm>
                    <a:prstGeom prst="rect">
                      <a:avLst/>
                    </a:prstGeom>
                    <a:noFill/>
                    <a:ln>
                      <a:noFill/>
                    </a:ln>
                  </pic:spPr>
                </pic:pic>
              </a:graphicData>
            </a:graphic>
          </wp:inline>
        </w:drawing>
      </w:r>
    </w:p>
    <w:p w14:paraId="3D1E7A61" w14:textId="77777777" w:rsidR="001D7B0B" w:rsidRDefault="001D7B0B"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98A9324" w14:textId="4D348758" w:rsidR="00C42FF9"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D7B0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 vs Alpha level</w:t>
      </w:r>
    </w:p>
    <w:p w14:paraId="73392A29" w14:textId="77777777" w:rsidR="008F30AE" w:rsidRPr="008F30AE" w:rsidRDefault="008F30AE" w:rsidP="008F30AE">
      <w:pPr>
        <w:rPr>
          <w:lang w:eastAsia="en-IN"/>
        </w:rPr>
      </w:pPr>
    </w:p>
    <w:p w14:paraId="043BC7F0" w14:textId="77777777" w:rsidR="00C42FF9" w:rsidRPr="001D7B0B"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2E6C59">
        <w:rPr>
          <w:rFonts w:ascii="inherit" w:hAnsi="inherit" w:cs="Arial"/>
          <w:color w:val="ED7D31" w:themeColor="accent2"/>
          <w:szCs w:val="20"/>
        </w:rPr>
        <w:t>Alpha levels are controlled by the researcher and are related to </w:t>
      </w:r>
      <w:hyperlink r:id="rId1506" w:tgtFrame="_blank" w:history="1">
        <w:r w:rsidRPr="002E6C59">
          <w:rPr>
            <w:rStyle w:val="Hyperlink"/>
            <w:rFonts w:ascii="inherit" w:eastAsiaTheme="majorEastAsia" w:hAnsi="inherit" w:cs="Arial"/>
            <w:color w:val="ED7D31" w:themeColor="accent2"/>
            <w:szCs w:val="20"/>
            <w:bdr w:val="none" w:sz="0" w:space="0" w:color="auto" w:frame="1"/>
          </w:rPr>
          <w:t>confidence levels</w:t>
        </w:r>
      </w:hyperlink>
      <w:r w:rsidRPr="001D7B0B">
        <w:rPr>
          <w:rFonts w:ascii="inherit" w:hAnsi="inherit" w:cs="Arial"/>
          <w:color w:val="777777"/>
          <w:szCs w:val="20"/>
        </w:rPr>
        <w:t>. You get an alpha level by subtracting your confidence level from 100%. For example, if you want to be 98 percent confident in your research, the alpha level would be 2% (100% – 98%). When you run the hypothesis test, the test will give you a value for p. Compare that value to your chosen alpha level. For example, let’s say you chose an alpha level of 5% (0.05). If the results from the test give you:</w:t>
      </w:r>
    </w:p>
    <w:p w14:paraId="0471FF55" w14:textId="77777777" w:rsidR="00C42FF9" w:rsidRPr="001D7B0B" w:rsidRDefault="00C42FF9" w:rsidP="00C42FF9">
      <w:pPr>
        <w:numPr>
          <w:ilvl w:val="0"/>
          <w:numId w:val="58"/>
        </w:numPr>
        <w:shd w:val="clear" w:color="auto" w:fill="FFFFFF"/>
        <w:spacing w:after="0" w:line="240" w:lineRule="auto"/>
        <w:ind w:left="450"/>
        <w:textAlignment w:val="baseline"/>
        <w:rPr>
          <w:rFonts w:ascii="inherit" w:hAnsi="inherit" w:cs="Arial"/>
          <w:color w:val="777777"/>
          <w:sz w:val="24"/>
          <w:szCs w:val="20"/>
        </w:rPr>
      </w:pPr>
      <w:r w:rsidRPr="002E6C59">
        <w:rPr>
          <w:rStyle w:val="Strong"/>
          <w:rFonts w:ascii="inherit" w:hAnsi="inherit" w:cs="Arial"/>
          <w:color w:val="ED7D31" w:themeColor="accent2"/>
          <w:sz w:val="24"/>
          <w:szCs w:val="20"/>
          <w:bdr w:val="none" w:sz="0" w:space="0" w:color="auto" w:frame="1"/>
        </w:rPr>
        <w:t>A small p </w:t>
      </w:r>
      <w:r w:rsidRPr="002E6C59">
        <w:rPr>
          <w:rFonts w:ascii="inherit" w:hAnsi="inherit" w:cs="Arial"/>
          <w:color w:val="ED7D31" w:themeColor="accent2"/>
          <w:sz w:val="24"/>
          <w:szCs w:val="20"/>
        </w:rPr>
        <w:t>(≤ 0.05), </w:t>
      </w:r>
      <w:hyperlink r:id="rId1507" w:tgtFrame="_blank" w:history="1">
        <w:r w:rsidRPr="002E6C59">
          <w:rPr>
            <w:rStyle w:val="Hyperlink"/>
            <w:rFonts w:ascii="inherit" w:hAnsi="inherit" w:cs="Arial"/>
            <w:color w:val="ED7D31" w:themeColor="accent2"/>
            <w:sz w:val="24"/>
            <w:szCs w:val="20"/>
            <w:bdr w:val="none" w:sz="0" w:space="0" w:color="auto" w:frame="1"/>
          </w:rPr>
          <w:t>reject the null hypothesis</w:t>
        </w:r>
      </w:hyperlink>
      <w:r w:rsidRPr="001D7B0B">
        <w:rPr>
          <w:rFonts w:ascii="inherit" w:hAnsi="inherit" w:cs="Arial"/>
          <w:color w:val="777777"/>
          <w:sz w:val="24"/>
          <w:szCs w:val="20"/>
        </w:rPr>
        <w:t>. This is strong evidence that the null hypothesis is invalid.</w:t>
      </w:r>
    </w:p>
    <w:p w14:paraId="245D1BC0" w14:textId="77777777" w:rsidR="00C42FF9" w:rsidRPr="001D7B0B" w:rsidRDefault="00C42FF9" w:rsidP="00C42FF9">
      <w:pPr>
        <w:numPr>
          <w:ilvl w:val="0"/>
          <w:numId w:val="58"/>
        </w:numPr>
        <w:shd w:val="clear" w:color="auto" w:fill="FFFFFF"/>
        <w:spacing w:after="0" w:line="240" w:lineRule="auto"/>
        <w:ind w:left="450"/>
        <w:textAlignment w:val="baseline"/>
        <w:rPr>
          <w:rFonts w:ascii="inherit" w:hAnsi="inherit" w:cs="Arial"/>
          <w:color w:val="777777"/>
          <w:sz w:val="24"/>
          <w:szCs w:val="20"/>
        </w:rPr>
      </w:pPr>
      <w:r w:rsidRPr="002E6C59">
        <w:rPr>
          <w:rStyle w:val="Strong"/>
          <w:rFonts w:ascii="inherit" w:hAnsi="inherit" w:cs="Arial"/>
          <w:color w:val="ED7D31" w:themeColor="accent2"/>
          <w:sz w:val="24"/>
          <w:szCs w:val="20"/>
          <w:bdr w:val="none" w:sz="0" w:space="0" w:color="auto" w:frame="1"/>
        </w:rPr>
        <w:t>A large p </w:t>
      </w:r>
      <w:r w:rsidRPr="002E6C59">
        <w:rPr>
          <w:rFonts w:ascii="inherit" w:hAnsi="inherit" w:cs="Arial"/>
          <w:color w:val="ED7D31" w:themeColor="accent2"/>
          <w:sz w:val="24"/>
          <w:szCs w:val="20"/>
        </w:rPr>
        <w:t>(&gt; 0.05) means the </w:t>
      </w:r>
      <w:hyperlink r:id="rId1508" w:history="1">
        <w:r w:rsidRPr="002E6C59">
          <w:rPr>
            <w:rStyle w:val="Hyperlink"/>
            <w:rFonts w:ascii="inherit" w:hAnsi="inherit" w:cs="Arial"/>
            <w:color w:val="ED7D31" w:themeColor="accent2"/>
            <w:sz w:val="24"/>
            <w:szCs w:val="20"/>
            <w:bdr w:val="none" w:sz="0" w:space="0" w:color="auto" w:frame="1"/>
          </w:rPr>
          <w:t>alternate hypothesis</w:t>
        </w:r>
      </w:hyperlink>
      <w:r w:rsidRPr="002E6C59">
        <w:rPr>
          <w:rFonts w:ascii="inherit" w:hAnsi="inherit" w:cs="Arial"/>
          <w:color w:val="ED7D31" w:themeColor="accent2"/>
          <w:sz w:val="24"/>
          <w:szCs w:val="20"/>
        </w:rPr>
        <w:t> is weak</w:t>
      </w:r>
      <w:r w:rsidRPr="001D7B0B">
        <w:rPr>
          <w:rFonts w:ascii="inherit" w:hAnsi="inherit" w:cs="Arial"/>
          <w:color w:val="777777"/>
          <w:sz w:val="24"/>
          <w:szCs w:val="20"/>
        </w:rPr>
        <w:t>, so you do not reject the null.</w:t>
      </w:r>
    </w:p>
    <w:p w14:paraId="5C84C519" w14:textId="77777777" w:rsidR="002E6C59" w:rsidRDefault="002E6C5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FE4D3F" w14:textId="6C8A49B0" w:rsidR="00C42FF9" w:rsidRDefault="00C42FF9" w:rsidP="00C42FF9">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6C5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 Values and </w:t>
      </w:r>
      <w:hyperlink r:id="rId1509" w:history="1">
        <w:r w:rsidRPr="002E6C59">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Critical Values</w:t>
        </w:r>
      </w:hyperlink>
    </w:p>
    <w:p w14:paraId="1039DD93" w14:textId="77777777" w:rsidR="002E6C59" w:rsidRPr="002E6C59" w:rsidRDefault="002E6C59" w:rsidP="002E6C59">
      <w:pPr>
        <w:rPr>
          <w:lang w:eastAsia="en-IN"/>
        </w:rPr>
      </w:pPr>
    </w:p>
    <w:p w14:paraId="682A0345" w14:textId="77777777" w:rsidR="00AD61B2"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AD61B2">
        <w:rPr>
          <w:rFonts w:ascii="inherit" w:hAnsi="inherit" w:cs="Arial"/>
          <w:color w:val="777777"/>
          <w:szCs w:val="20"/>
        </w:rPr>
        <w:t>The p value is just one piece of information you can use when deciding if your </w:t>
      </w:r>
      <w:hyperlink r:id="rId1510" w:history="1">
        <w:r w:rsidRPr="00AD61B2">
          <w:rPr>
            <w:rStyle w:val="Hyperlink"/>
            <w:rFonts w:ascii="inherit" w:eastAsiaTheme="majorEastAsia" w:hAnsi="inherit" w:cs="Arial"/>
            <w:color w:val="05A9C5"/>
            <w:szCs w:val="20"/>
            <w:bdr w:val="none" w:sz="0" w:space="0" w:color="auto" w:frame="1"/>
          </w:rPr>
          <w:t>null hypothesis</w:t>
        </w:r>
      </w:hyperlink>
      <w:r w:rsidRPr="00AD61B2">
        <w:rPr>
          <w:rFonts w:ascii="inherit" w:hAnsi="inherit" w:cs="Arial"/>
          <w:color w:val="777777"/>
          <w:szCs w:val="20"/>
        </w:rPr>
        <w:t> is true or not. You can use other values given by your test to help you decide. For example, if you run an</w:t>
      </w:r>
      <w:hyperlink r:id="rId1511" w:anchor="excel" w:tgtFrame="_blank" w:history="1">
        <w:r w:rsidRPr="00AD61B2">
          <w:rPr>
            <w:rStyle w:val="Hyperlink"/>
            <w:rFonts w:ascii="inherit" w:eastAsiaTheme="majorEastAsia" w:hAnsi="inherit" w:cs="Arial"/>
            <w:color w:val="05A9C5"/>
            <w:szCs w:val="20"/>
            <w:bdr w:val="none" w:sz="0" w:space="0" w:color="auto" w:frame="1"/>
          </w:rPr>
          <w:t> f test two sample for variances in Excel</w:t>
        </w:r>
      </w:hyperlink>
      <w:r w:rsidRPr="00AD61B2">
        <w:rPr>
          <w:rFonts w:ascii="inherit" w:hAnsi="inherit" w:cs="Arial"/>
          <w:color w:val="777777"/>
          <w:szCs w:val="20"/>
        </w:rPr>
        <w:t>, you’ll get a p value, an f-critical value and a </w:t>
      </w:r>
      <w:hyperlink r:id="rId1512" w:anchor="ANOVA" w:history="1">
        <w:r w:rsidRPr="00AD61B2">
          <w:rPr>
            <w:rStyle w:val="Hyperlink"/>
            <w:rFonts w:ascii="inherit" w:eastAsiaTheme="majorEastAsia" w:hAnsi="inherit" w:cs="Arial"/>
            <w:color w:val="05A9C5"/>
            <w:szCs w:val="20"/>
            <w:bdr w:val="none" w:sz="0" w:space="0" w:color="auto" w:frame="1"/>
          </w:rPr>
          <w:t>f-value</w:t>
        </w:r>
      </w:hyperlink>
      <w:r w:rsidRPr="00AD61B2">
        <w:rPr>
          <w:rFonts w:ascii="inherit" w:hAnsi="inherit" w:cs="Arial"/>
          <w:color w:val="777777"/>
          <w:szCs w:val="20"/>
        </w:rPr>
        <w:t>.</w:t>
      </w:r>
    </w:p>
    <w:p w14:paraId="10E64215" w14:textId="4C2CA7B1" w:rsidR="00C42FF9" w:rsidRPr="00AD61B2"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AD61B2">
        <w:rPr>
          <w:rFonts w:ascii="inherit" w:hAnsi="inherit" w:cs="Arial"/>
          <w:color w:val="777777"/>
          <w:szCs w:val="20"/>
        </w:rPr>
        <w:br/>
      </w:r>
      <w:r w:rsidRPr="00AD61B2">
        <w:rPr>
          <w:rFonts w:ascii="inherit" w:hAnsi="inherit" w:cs="Arial"/>
          <w:noProof/>
          <w:color w:val="05A9C5"/>
          <w:szCs w:val="20"/>
          <w:bdr w:val="none" w:sz="0" w:space="0" w:color="auto" w:frame="1"/>
        </w:rPr>
        <w:drawing>
          <wp:inline distT="0" distB="0" distL="0" distR="0" wp14:anchorId="7E88E5FE" wp14:editId="11BDB6DC">
            <wp:extent cx="3665220" cy="723900"/>
            <wp:effectExtent l="0" t="0" r="0" b="0"/>
            <wp:docPr id="56" name="Picture 56" descr="p-value">
              <a:hlinkClick xmlns:a="http://schemas.openxmlformats.org/drawingml/2006/main" r:id="rId15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value">
                      <a:hlinkClick r:id="rId1513"/>
                    </pic:cNvPr>
                    <pic:cNvPicPr>
                      <a:picLocks noChangeAspect="1" noChangeArrowheads="1"/>
                    </pic:cNvPicPr>
                  </pic:nvPicPr>
                  <pic:blipFill>
                    <a:blip r:embed="rId1514">
                      <a:extLst>
                        <a:ext uri="{28A0092B-C50C-407E-A947-70E740481C1C}">
                          <a14:useLocalDpi xmlns:a14="http://schemas.microsoft.com/office/drawing/2010/main" val="0"/>
                        </a:ext>
                      </a:extLst>
                    </a:blip>
                    <a:srcRect/>
                    <a:stretch>
                      <a:fillRect/>
                    </a:stretch>
                  </pic:blipFill>
                  <pic:spPr bwMode="auto">
                    <a:xfrm>
                      <a:off x="0" y="0"/>
                      <a:ext cx="3665220" cy="723900"/>
                    </a:xfrm>
                    <a:prstGeom prst="rect">
                      <a:avLst/>
                    </a:prstGeom>
                    <a:noFill/>
                    <a:ln>
                      <a:noFill/>
                    </a:ln>
                  </pic:spPr>
                </pic:pic>
              </a:graphicData>
            </a:graphic>
          </wp:inline>
        </w:drawing>
      </w:r>
      <w:r w:rsidRPr="00AD61B2">
        <w:rPr>
          <w:rFonts w:ascii="inherit" w:hAnsi="inherit" w:cs="Arial"/>
          <w:color w:val="777777"/>
          <w:szCs w:val="20"/>
        </w:rPr>
        <w:br/>
      </w:r>
      <w:r w:rsidRPr="00AD61B2">
        <w:rPr>
          <w:rFonts w:ascii="inherit" w:hAnsi="inherit" w:cs="Arial"/>
          <w:color w:val="777777"/>
          <w:szCs w:val="20"/>
        </w:rPr>
        <w:br w:type="textWrapping" w:clear="left"/>
      </w:r>
      <w:r w:rsidRPr="00AD61B2">
        <w:rPr>
          <w:rFonts w:ascii="inherit" w:hAnsi="inherit" w:cs="Arial"/>
          <w:color w:val="777777"/>
          <w:szCs w:val="20"/>
        </w:rPr>
        <w:lastRenderedPageBreak/>
        <w:t>In the above image, the results from the </w:t>
      </w:r>
      <w:hyperlink r:id="rId1515" w:history="1">
        <w:r w:rsidRPr="00AD61B2">
          <w:rPr>
            <w:rStyle w:val="Hyperlink"/>
            <w:rFonts w:ascii="inherit" w:eastAsiaTheme="majorEastAsia" w:hAnsi="inherit" w:cs="Arial"/>
            <w:color w:val="05A9C5"/>
            <w:szCs w:val="20"/>
            <w:bdr w:val="none" w:sz="0" w:space="0" w:color="auto" w:frame="1"/>
          </w:rPr>
          <w:t>f-test</w:t>
        </w:r>
      </w:hyperlink>
      <w:r w:rsidRPr="00AD61B2">
        <w:rPr>
          <w:rFonts w:ascii="inherit" w:hAnsi="inherit" w:cs="Arial"/>
          <w:color w:val="777777"/>
          <w:szCs w:val="20"/>
        </w:rPr>
        <w:t> show a large p value (.244531, or 24.4531%), so you would not reject the null. However, there’s also another way you can decide: compare your f-value with your f-critical value. If the f-critical value is smaller than the f-value, you should reject the null hypothesis. In this particular test, the p value </w:t>
      </w:r>
      <w:r w:rsidRPr="00AD61B2">
        <w:rPr>
          <w:rStyle w:val="Emphasis"/>
          <w:rFonts w:ascii="inherit" w:hAnsi="inherit" w:cs="Arial"/>
          <w:color w:val="777777"/>
          <w:szCs w:val="20"/>
          <w:bdr w:val="none" w:sz="0" w:space="0" w:color="auto" w:frame="1"/>
        </w:rPr>
        <w:t>and</w:t>
      </w:r>
      <w:r w:rsidRPr="00AD61B2">
        <w:rPr>
          <w:rFonts w:ascii="inherit" w:hAnsi="inherit" w:cs="Arial"/>
          <w:color w:val="777777"/>
          <w:szCs w:val="20"/>
        </w:rPr>
        <w:t xml:space="preserve"> the f-critical values are both very </w:t>
      </w:r>
      <w:proofErr w:type="gramStart"/>
      <w:r w:rsidRPr="00AD61B2">
        <w:rPr>
          <w:rFonts w:ascii="inherit" w:hAnsi="inherit" w:cs="Arial"/>
          <w:color w:val="777777"/>
          <w:szCs w:val="20"/>
        </w:rPr>
        <w:t>large</w:t>
      </w:r>
      <w:proofErr w:type="gramEnd"/>
      <w:r w:rsidRPr="00AD61B2">
        <w:rPr>
          <w:rFonts w:ascii="inherit" w:hAnsi="inherit" w:cs="Arial"/>
          <w:color w:val="777777"/>
          <w:szCs w:val="20"/>
        </w:rPr>
        <w:t xml:space="preserve"> so you do not have enough evidence to reject the null.</w:t>
      </w:r>
    </w:p>
    <w:p w14:paraId="1315F282" w14:textId="77777777" w:rsidR="00DD11D8" w:rsidRDefault="00DD11D8" w:rsidP="00DD11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57A8575" w14:textId="70D1D3E6" w:rsidR="00DD11D8" w:rsidRDefault="00C42FF9" w:rsidP="00DD11D8">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D11D8">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What if I Don’t Have an Alpha Level?</w:t>
      </w:r>
    </w:p>
    <w:p w14:paraId="3CBB06C8" w14:textId="77777777" w:rsidR="00BC1DE1" w:rsidRPr="00BC1DE1" w:rsidRDefault="00BC1DE1" w:rsidP="00BC1DE1">
      <w:pPr>
        <w:rPr>
          <w:lang w:eastAsia="en-IN"/>
        </w:rPr>
      </w:pPr>
    </w:p>
    <w:p w14:paraId="4A58F251" w14:textId="77777777" w:rsidR="00C42FF9" w:rsidRPr="00DD11D8" w:rsidRDefault="00C42FF9" w:rsidP="00C42FF9">
      <w:pPr>
        <w:pStyle w:val="NormalWeb"/>
        <w:shd w:val="clear" w:color="auto" w:fill="FFFFFF"/>
        <w:spacing w:before="0" w:beforeAutospacing="0" w:after="0" w:afterAutospacing="0"/>
        <w:textAlignment w:val="baseline"/>
        <w:rPr>
          <w:rFonts w:ascii="inherit" w:hAnsi="inherit" w:cs="Arial"/>
          <w:color w:val="777777"/>
          <w:szCs w:val="20"/>
        </w:rPr>
      </w:pPr>
      <w:r w:rsidRPr="00DD11D8">
        <w:rPr>
          <w:rFonts w:ascii="inherit" w:hAnsi="inherit" w:cs="Arial"/>
          <w:color w:val="777777"/>
          <w:szCs w:val="20"/>
        </w:rPr>
        <w:t>In an ideal world, you’ll have an alpha level. But if you do not, you can still use the following rough guidelines in deciding whether to support or reject the null hypothesis:</w:t>
      </w:r>
    </w:p>
    <w:p w14:paraId="5154F9D9"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&gt; .10 → “not significant”</w:t>
      </w:r>
    </w:p>
    <w:p w14:paraId="4401CD4D"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.10 → “marginally significant”</w:t>
      </w:r>
    </w:p>
    <w:p w14:paraId="142DEA27" w14:textId="77777777" w:rsidR="00C42FF9" w:rsidRPr="00DD11D8"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.05 → “significant”</w:t>
      </w:r>
    </w:p>
    <w:p w14:paraId="407C9237" w14:textId="7AB887C0" w:rsidR="00C42FF9" w:rsidRDefault="00C42FF9" w:rsidP="00C42FF9">
      <w:pPr>
        <w:numPr>
          <w:ilvl w:val="0"/>
          <w:numId w:val="59"/>
        </w:numPr>
        <w:shd w:val="clear" w:color="auto" w:fill="FFFFFF"/>
        <w:spacing w:after="0" w:line="240" w:lineRule="auto"/>
        <w:ind w:left="450"/>
        <w:textAlignment w:val="baseline"/>
        <w:rPr>
          <w:rFonts w:ascii="inherit" w:hAnsi="inherit" w:cs="Arial"/>
          <w:color w:val="777777"/>
          <w:sz w:val="24"/>
          <w:szCs w:val="20"/>
        </w:rPr>
      </w:pPr>
      <w:r w:rsidRPr="00DD11D8">
        <w:rPr>
          <w:rFonts w:ascii="inherit" w:hAnsi="inherit" w:cs="Arial"/>
          <w:color w:val="777777"/>
          <w:sz w:val="24"/>
          <w:szCs w:val="20"/>
        </w:rPr>
        <w:t>If p ≤ .01 → “highly significant.”</w:t>
      </w:r>
    </w:p>
    <w:p w14:paraId="143CC378" w14:textId="77777777" w:rsidR="00CD2BC1" w:rsidRPr="00DD11D8" w:rsidRDefault="00CD2BC1" w:rsidP="00CD2BC1">
      <w:pPr>
        <w:shd w:val="clear" w:color="auto" w:fill="FFFFFF"/>
        <w:spacing w:after="0" w:line="240" w:lineRule="auto"/>
        <w:ind w:left="450"/>
        <w:textAlignment w:val="baseline"/>
        <w:rPr>
          <w:rFonts w:ascii="inherit" w:hAnsi="inherit" w:cs="Arial"/>
          <w:color w:val="777777"/>
          <w:sz w:val="24"/>
          <w:szCs w:val="20"/>
        </w:rPr>
      </w:pPr>
    </w:p>
    <w:p w14:paraId="34AF5C76" w14:textId="77777777" w:rsidR="00CD2BC1" w:rsidRPr="00CD2BC1"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D2BC1">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When to Reject the Null hypothesis</w:t>
      </w:r>
    </w:p>
    <w:p w14:paraId="467AF8D4" w14:textId="0EF4ECBE"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137CA1">
        <w:rPr>
          <w:rFonts w:ascii="Arial" w:hAnsi="Arial" w:cs="Arial"/>
          <w:color w:val="777777"/>
          <w:szCs w:val="20"/>
        </w:rPr>
        <w:t>Basically, you reject the null hypothesis when your test value falls into the </w:t>
      </w:r>
      <w:hyperlink r:id="rId1516" w:history="1">
        <w:r w:rsidRPr="00137CA1">
          <w:rPr>
            <w:rStyle w:val="Hyperlink"/>
            <w:rFonts w:ascii="inherit" w:eastAsiaTheme="majorEastAsia" w:hAnsi="inherit" w:cs="Arial"/>
            <w:color w:val="05A9C5"/>
            <w:szCs w:val="20"/>
            <w:bdr w:val="none" w:sz="0" w:space="0" w:color="auto" w:frame="1"/>
          </w:rPr>
          <w:t>rejection region</w:t>
        </w:r>
      </w:hyperlink>
      <w:r w:rsidRPr="00137CA1">
        <w:rPr>
          <w:rFonts w:ascii="Arial" w:hAnsi="Arial" w:cs="Arial"/>
          <w:color w:val="777777"/>
          <w:szCs w:val="20"/>
        </w:rPr>
        <w:t>. There are four main ways you’ll compute test values and either support or reject your null hypothesis. Which method you choose depends mainly on if you have a proportion or a </w:t>
      </w:r>
      <w:hyperlink r:id="rId1517" w:tgtFrame="_blank" w:history="1">
        <w:r w:rsidRPr="00137CA1">
          <w:rPr>
            <w:rStyle w:val="Hyperlink"/>
            <w:rFonts w:ascii="inherit" w:eastAsiaTheme="majorEastAsia" w:hAnsi="inherit" w:cs="Arial"/>
            <w:color w:val="05A9C5"/>
            <w:szCs w:val="20"/>
            <w:bdr w:val="none" w:sz="0" w:space="0" w:color="auto" w:frame="1"/>
          </w:rPr>
          <w:t>p-value</w:t>
        </w:r>
      </w:hyperlink>
      <w:r w:rsidRPr="00137CA1">
        <w:rPr>
          <w:rFonts w:ascii="Arial" w:hAnsi="Arial" w:cs="Arial"/>
          <w:color w:val="777777"/>
          <w:szCs w:val="20"/>
        </w:rPr>
        <w:t>.</w:t>
      </w:r>
    </w:p>
    <w:p w14:paraId="652AE247" w14:textId="77777777" w:rsidR="001E05D3" w:rsidRPr="00137CA1" w:rsidRDefault="001E05D3" w:rsidP="00CD2BC1">
      <w:pPr>
        <w:pStyle w:val="NormalWeb"/>
        <w:shd w:val="clear" w:color="auto" w:fill="FFFFFF"/>
        <w:spacing w:before="0" w:beforeAutospacing="0" w:after="0" w:afterAutospacing="0"/>
        <w:textAlignment w:val="baseline"/>
        <w:rPr>
          <w:rFonts w:ascii="Arial" w:hAnsi="Arial" w:cs="Arial"/>
          <w:color w:val="777777"/>
          <w:szCs w:val="20"/>
        </w:rPr>
      </w:pPr>
    </w:p>
    <w:p w14:paraId="76A8AE4F" w14:textId="7624BECC" w:rsidR="00CD2BC1" w:rsidRPr="00137CA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137CA1">
        <w:rPr>
          <w:rFonts w:ascii="inherit" w:hAnsi="inherit" w:cs="Arial"/>
          <w:noProof/>
          <w:color w:val="05A9C5"/>
          <w:szCs w:val="20"/>
          <w:bdr w:val="none" w:sz="0" w:space="0" w:color="auto" w:frame="1"/>
        </w:rPr>
        <w:drawing>
          <wp:inline distT="0" distB="0" distL="0" distR="0" wp14:anchorId="399A536D" wp14:editId="6A6314E0">
            <wp:extent cx="769620" cy="548640"/>
            <wp:effectExtent l="0" t="0" r="0" b="3810"/>
            <wp:docPr id="117" name="Picture 117" descr="support or reject null hypothesis">
              <a:hlinkClick xmlns:a="http://schemas.openxmlformats.org/drawingml/2006/main" r:id="rId1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or reject null hypothesis">
                      <a:hlinkClick r:id="rId1518"/>
                    </pic:cNvPr>
                    <pic:cNvPicPr>
                      <a:picLocks noChangeAspect="1" noChangeArrowheads="1"/>
                    </pic:cNvPicPr>
                  </pic:nvPicPr>
                  <pic:blipFill>
                    <a:blip r:embed="rId1519">
                      <a:extLst>
                        <a:ext uri="{28A0092B-C50C-407E-A947-70E740481C1C}">
                          <a14:useLocalDpi xmlns:a14="http://schemas.microsoft.com/office/drawing/2010/main" val="0"/>
                        </a:ext>
                      </a:extLst>
                    </a:blip>
                    <a:srcRect/>
                    <a:stretch>
                      <a:fillRect/>
                    </a:stretch>
                  </pic:blipFill>
                  <pic:spPr bwMode="auto">
                    <a:xfrm>
                      <a:off x="0" y="0"/>
                      <a:ext cx="769620" cy="548640"/>
                    </a:xfrm>
                    <a:prstGeom prst="rect">
                      <a:avLst/>
                    </a:prstGeom>
                    <a:noFill/>
                    <a:ln>
                      <a:noFill/>
                    </a:ln>
                  </pic:spPr>
                </pic:pic>
              </a:graphicData>
            </a:graphic>
          </wp:inline>
        </w:drawing>
      </w:r>
    </w:p>
    <w:p w14:paraId="40340FF9" w14:textId="55A74A6B" w:rsidR="00CD2BC1"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04C03">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the Null Hypothesis: Steps</w:t>
      </w:r>
    </w:p>
    <w:p w14:paraId="0DDEC277" w14:textId="77777777" w:rsidR="00505D65" w:rsidRPr="00505D65" w:rsidRDefault="00505D65" w:rsidP="00505D65">
      <w:pPr>
        <w:rPr>
          <w:lang w:eastAsia="en-IN"/>
        </w:rPr>
      </w:pPr>
    </w:p>
    <w:p w14:paraId="3EE3CC6D" w14:textId="6741B49C" w:rsidR="00CD2BC1" w:rsidRDefault="00505D65" w:rsidP="00CD2BC1">
      <w:pPr>
        <w:shd w:val="clear" w:color="auto" w:fill="FFFFFF"/>
        <w:textAlignment w:val="baseline"/>
        <w:rPr>
          <w:rFonts w:ascii="inherit" w:hAnsi="inherit" w:cs="Arial"/>
          <w:color w:val="777777"/>
          <w:sz w:val="20"/>
          <w:szCs w:val="20"/>
        </w:rPr>
      </w:pPr>
      <w:r>
        <w:rPr>
          <w:rFonts w:ascii="inherit" w:hAnsi="inherit" w:cs="Arial"/>
          <w:noProof/>
          <w:color w:val="777777"/>
          <w:sz w:val="20"/>
          <w:szCs w:val="20"/>
        </w:rPr>
        <w:lastRenderedPageBreak/>
        <w:drawing>
          <wp:inline distT="0" distB="0" distL="0" distR="0" wp14:anchorId="5EBAB0B8" wp14:editId="3102DB64">
            <wp:extent cx="4572000" cy="3429000"/>
            <wp:effectExtent l="0" t="0" r="0" b="0"/>
            <wp:docPr id="129" name="Video 129">
              <a:hlinkClick xmlns:a="http://schemas.openxmlformats.org/drawingml/2006/main" r:id="rId1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Video 129">
                      <a:hlinkClick r:id="rId1520"/>
                    </pic:cNvPr>
                    <pic:cNvPicPr/>
                  </pic:nvPicPr>
                  <pic:blipFill>
                    <a:blip r:embed="rId152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UgqwBYSqc-A&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426467E" w14:textId="77777777" w:rsidR="00CD2BC1" w:rsidRPr="00CA6BC9" w:rsidRDefault="00CD2BC1" w:rsidP="00CD2BC1">
      <w:pPr>
        <w:rPr>
          <w:rFonts w:ascii="Times New Roman" w:hAnsi="Times New Roman" w:cs="Times New Roman"/>
          <w:sz w:val="28"/>
          <w:szCs w:val="24"/>
        </w:rPr>
      </w:pPr>
      <w:r>
        <w:rPr>
          <w:rFonts w:ascii="Arial" w:hAnsi="Arial" w:cs="Arial"/>
          <w:color w:val="777777"/>
          <w:sz w:val="20"/>
          <w:szCs w:val="20"/>
        </w:rPr>
        <w:br/>
      </w:r>
      <w:r w:rsidRPr="00CA6BC9">
        <w:rPr>
          <w:rFonts w:ascii="Arial" w:hAnsi="Arial" w:cs="Arial"/>
          <w:color w:val="777777"/>
          <w:szCs w:val="20"/>
          <w:shd w:val="clear" w:color="auto" w:fill="FFFFFF"/>
        </w:rPr>
        <w:t>If you have a </w:t>
      </w:r>
      <w:hyperlink r:id="rId1522" w:history="1">
        <w:r w:rsidRPr="00CA6BC9">
          <w:rPr>
            <w:rStyle w:val="Hyperlink"/>
            <w:rFonts w:ascii="Arial" w:hAnsi="Arial" w:cs="Arial"/>
            <w:color w:val="05A9C5"/>
            <w:szCs w:val="20"/>
            <w:bdr w:val="none" w:sz="0" w:space="0" w:color="auto" w:frame="1"/>
            <w:shd w:val="clear" w:color="auto" w:fill="FFFFFF"/>
          </w:rPr>
          <w:t>P-value</w:t>
        </w:r>
      </w:hyperlink>
      <w:r w:rsidRPr="00CA6BC9">
        <w:rPr>
          <w:rFonts w:ascii="Arial" w:hAnsi="Arial" w:cs="Arial"/>
          <w:color w:val="777777"/>
          <w:szCs w:val="20"/>
          <w:shd w:val="clear" w:color="auto" w:fill="FFFFFF"/>
        </w:rPr>
        <w:t>, or are asked to find a p-value, follow these instructions to support or reject the null hypothesis. This method works if you are given an </w:t>
      </w:r>
      <w:hyperlink r:id="rId1523" w:history="1">
        <w:r w:rsidRPr="00CA6BC9">
          <w:rPr>
            <w:rStyle w:val="Hyperlink"/>
            <w:rFonts w:ascii="Arial" w:hAnsi="Arial" w:cs="Arial"/>
            <w:color w:val="05A9C5"/>
            <w:szCs w:val="20"/>
            <w:bdr w:val="none" w:sz="0" w:space="0" w:color="auto" w:frame="1"/>
            <w:shd w:val="clear" w:color="auto" w:fill="FFFFFF"/>
          </w:rPr>
          <w:t>alpha level</w:t>
        </w:r>
      </w:hyperlink>
      <w:r w:rsidRPr="00CA6BC9">
        <w:rPr>
          <w:rFonts w:ascii="Arial" w:hAnsi="Arial" w:cs="Arial"/>
          <w:color w:val="777777"/>
          <w:szCs w:val="20"/>
          <w:shd w:val="clear" w:color="auto" w:fill="FFFFFF"/>
        </w:rPr>
        <w:t> </w:t>
      </w:r>
      <w:r w:rsidRPr="00CA6BC9">
        <w:rPr>
          <w:rStyle w:val="Emphasis"/>
          <w:rFonts w:ascii="Arial" w:hAnsi="Arial" w:cs="Arial"/>
          <w:color w:val="777777"/>
          <w:szCs w:val="20"/>
          <w:bdr w:val="none" w:sz="0" w:space="0" w:color="auto" w:frame="1"/>
          <w:shd w:val="clear" w:color="auto" w:fill="FFFFFF"/>
        </w:rPr>
        <w:t>and </w:t>
      </w:r>
      <w:r w:rsidRPr="00CA6BC9">
        <w:rPr>
          <w:rFonts w:ascii="Arial" w:hAnsi="Arial" w:cs="Arial"/>
          <w:color w:val="777777"/>
          <w:szCs w:val="20"/>
          <w:shd w:val="clear" w:color="auto" w:fill="FFFFFF"/>
        </w:rPr>
        <w:t>if you are </w:t>
      </w:r>
      <w:r w:rsidRPr="00CA6BC9">
        <w:rPr>
          <w:rStyle w:val="Emphasis"/>
          <w:rFonts w:ascii="Arial" w:hAnsi="Arial" w:cs="Arial"/>
          <w:color w:val="777777"/>
          <w:szCs w:val="20"/>
          <w:bdr w:val="none" w:sz="0" w:space="0" w:color="auto" w:frame="1"/>
          <w:shd w:val="clear" w:color="auto" w:fill="FFFFFF"/>
        </w:rPr>
        <w:t>not</w:t>
      </w:r>
      <w:r w:rsidRPr="00CA6BC9">
        <w:rPr>
          <w:rFonts w:ascii="Arial" w:hAnsi="Arial" w:cs="Arial"/>
          <w:color w:val="777777"/>
          <w:szCs w:val="20"/>
          <w:shd w:val="clear" w:color="auto" w:fill="FFFFFF"/>
        </w:rPr>
        <w:t> given an alpha level. If you are given a </w:t>
      </w:r>
      <w:hyperlink r:id="rId1524" w:history="1">
        <w:r w:rsidRPr="00CA6BC9">
          <w:rPr>
            <w:rStyle w:val="Hyperlink"/>
            <w:rFonts w:ascii="Arial" w:hAnsi="Arial" w:cs="Arial"/>
            <w:color w:val="05A9C5"/>
            <w:szCs w:val="20"/>
            <w:bdr w:val="none" w:sz="0" w:space="0" w:color="auto" w:frame="1"/>
            <w:shd w:val="clear" w:color="auto" w:fill="FFFFFF"/>
          </w:rPr>
          <w:t>confidence level</w:t>
        </w:r>
      </w:hyperlink>
      <w:r w:rsidRPr="00CA6BC9">
        <w:rPr>
          <w:rFonts w:ascii="Arial" w:hAnsi="Arial" w:cs="Arial"/>
          <w:color w:val="777777"/>
          <w:szCs w:val="20"/>
          <w:shd w:val="clear" w:color="auto" w:fill="FFFFFF"/>
        </w:rPr>
        <w:t>, just subtract from 1 to get the alpha level. See: </w:t>
      </w:r>
      <w:hyperlink r:id="rId1525" w:anchor="alphacalc" w:history="1">
        <w:r w:rsidRPr="00CA6BC9">
          <w:rPr>
            <w:rStyle w:val="Hyperlink"/>
            <w:rFonts w:ascii="Arial" w:hAnsi="Arial" w:cs="Arial"/>
            <w:color w:val="05A9C5"/>
            <w:szCs w:val="20"/>
            <w:bdr w:val="none" w:sz="0" w:space="0" w:color="auto" w:frame="1"/>
            <w:shd w:val="clear" w:color="auto" w:fill="FFFFFF"/>
          </w:rPr>
          <w:t>How to calculate an alpha level</w:t>
        </w:r>
      </w:hyperlink>
      <w:r w:rsidRPr="00CA6BC9">
        <w:rPr>
          <w:rFonts w:ascii="Arial" w:hAnsi="Arial" w:cs="Arial"/>
          <w:color w:val="777777"/>
          <w:szCs w:val="20"/>
          <w:shd w:val="clear" w:color="auto" w:fill="FFFFFF"/>
        </w:rPr>
        <w:t>.</w:t>
      </w:r>
    </w:p>
    <w:p w14:paraId="0B6B21E6" w14:textId="2AB25E69"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1:</w:t>
      </w:r>
      <w:r w:rsidRPr="00512DD8">
        <w:rPr>
          <w:rStyle w:val="Emphasis"/>
          <w:rFonts w:ascii="inherit" w:hAnsi="inherit" w:cs="Arial"/>
          <w:color w:val="777777"/>
          <w:sz w:val="22"/>
          <w:szCs w:val="20"/>
          <w:bdr w:val="none" w:sz="0" w:space="0" w:color="auto" w:frame="1"/>
        </w:rPr>
        <w:t> </w:t>
      </w:r>
      <w:hyperlink r:id="rId1526" w:anchor="state" w:history="1">
        <w:r w:rsidRPr="00512DD8">
          <w:rPr>
            <w:rStyle w:val="Hyperlink"/>
            <w:rFonts w:ascii="inherit" w:eastAsiaTheme="majorEastAsia" w:hAnsi="inherit" w:cs="Arial"/>
            <w:i/>
            <w:iCs/>
            <w:color w:val="05A9C5"/>
            <w:sz w:val="22"/>
            <w:szCs w:val="20"/>
            <w:bdr w:val="none" w:sz="0" w:space="0" w:color="auto" w:frame="1"/>
          </w:rPr>
          <w:t>State the null hypothesis</w:t>
        </w:r>
      </w:hyperlink>
      <w:r w:rsidRPr="00512DD8">
        <w:rPr>
          <w:rStyle w:val="Emphasis"/>
          <w:rFonts w:ascii="inherit" w:hAnsi="inherit" w:cs="Arial"/>
          <w:color w:val="777777"/>
          <w:sz w:val="22"/>
          <w:szCs w:val="20"/>
          <w:bdr w:val="none" w:sz="0" w:space="0" w:color="auto" w:frame="1"/>
        </w:rPr>
        <w:t> and the</w:t>
      </w:r>
      <w:hyperlink r:id="rId1527" w:history="1">
        <w:r w:rsidRPr="00512DD8">
          <w:rPr>
            <w:rStyle w:val="Hyperlink"/>
            <w:rFonts w:ascii="inherit" w:eastAsiaTheme="majorEastAsia" w:hAnsi="inherit" w:cs="Arial"/>
            <w:i/>
            <w:iCs/>
            <w:color w:val="05A9C5"/>
            <w:sz w:val="22"/>
            <w:szCs w:val="20"/>
            <w:bdr w:val="none" w:sz="0" w:space="0" w:color="auto" w:frame="1"/>
          </w:rPr>
          <w:t> alternate hypothesis</w:t>
        </w:r>
      </w:hyperlink>
      <w:r w:rsidRPr="00512DD8">
        <w:rPr>
          <w:rStyle w:val="Emphasis"/>
          <w:rFonts w:ascii="inherit" w:hAnsi="inherit" w:cs="Arial"/>
          <w:color w:val="777777"/>
          <w:sz w:val="22"/>
          <w:szCs w:val="20"/>
          <w:bdr w:val="none" w:sz="0" w:space="0" w:color="auto" w:frame="1"/>
        </w:rPr>
        <w:t> (“the claim”).</w:t>
      </w:r>
      <w:r w:rsidRPr="00512DD8">
        <w:rPr>
          <w:rFonts w:ascii="Arial" w:hAnsi="Arial" w:cs="Arial"/>
          <w:color w:val="777777"/>
          <w:sz w:val="22"/>
          <w:szCs w:val="20"/>
        </w:rPr>
        <w:br/>
        <w:t>If you aren’t sure how to do this, follow </w:t>
      </w:r>
      <w:hyperlink r:id="rId1528" w:anchor="state" w:history="1">
        <w:r w:rsidRPr="00512DD8">
          <w:rPr>
            <w:rStyle w:val="Hyperlink"/>
            <w:rFonts w:ascii="inherit" w:eastAsiaTheme="majorEastAsia" w:hAnsi="inherit" w:cs="Arial"/>
            <w:color w:val="05A9C5"/>
            <w:sz w:val="22"/>
            <w:szCs w:val="20"/>
            <w:bdr w:val="none" w:sz="0" w:space="0" w:color="auto" w:frame="1"/>
          </w:rPr>
          <w:t>this link for How To State the Null and Alternate Hypothesis</w:t>
        </w:r>
      </w:hyperlink>
      <w:r w:rsidRPr="00512DD8">
        <w:rPr>
          <w:rFonts w:ascii="Arial" w:hAnsi="Arial" w:cs="Arial"/>
          <w:color w:val="777777"/>
          <w:sz w:val="22"/>
          <w:szCs w:val="20"/>
        </w:rPr>
        <w:t>.</w:t>
      </w:r>
    </w:p>
    <w:p w14:paraId="17DCBE62"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28002B08" w14:textId="77777777" w:rsidR="00CD2BC1" w:rsidRPr="00512DD8"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2:</w:t>
      </w:r>
      <w:r w:rsidRPr="00512DD8">
        <w:rPr>
          <w:rFonts w:ascii="Arial" w:hAnsi="Arial" w:cs="Arial"/>
          <w:color w:val="777777"/>
          <w:sz w:val="22"/>
          <w:szCs w:val="20"/>
        </w:rPr>
        <w:t> </w:t>
      </w:r>
      <w:r w:rsidRPr="00512DD8">
        <w:rPr>
          <w:rStyle w:val="Emphasis"/>
          <w:rFonts w:ascii="inherit" w:hAnsi="inherit" w:cs="Arial"/>
          <w:color w:val="777777"/>
          <w:sz w:val="22"/>
          <w:szCs w:val="20"/>
          <w:bdr w:val="none" w:sz="0" w:space="0" w:color="auto" w:frame="1"/>
        </w:rPr>
        <w:t>Find the </w:t>
      </w:r>
      <w:hyperlink r:id="rId1529" w:history="1">
        <w:r w:rsidRPr="00512DD8">
          <w:rPr>
            <w:rStyle w:val="Hyperlink"/>
            <w:rFonts w:ascii="inherit" w:eastAsiaTheme="majorEastAsia" w:hAnsi="inherit" w:cs="Arial"/>
            <w:i/>
            <w:iCs/>
            <w:color w:val="05A9C5"/>
            <w:sz w:val="22"/>
            <w:szCs w:val="20"/>
            <w:bdr w:val="none" w:sz="0" w:space="0" w:color="auto" w:frame="1"/>
          </w:rPr>
          <w:t>critical value</w:t>
        </w:r>
      </w:hyperlink>
      <w:r w:rsidRPr="00512DD8">
        <w:rPr>
          <w:rStyle w:val="Emphasis"/>
          <w:rFonts w:ascii="inherit" w:hAnsi="inherit" w:cs="Arial"/>
          <w:color w:val="777777"/>
          <w:sz w:val="22"/>
          <w:szCs w:val="20"/>
          <w:bdr w:val="none" w:sz="0" w:space="0" w:color="auto" w:frame="1"/>
        </w:rPr>
        <w:t>. </w:t>
      </w:r>
      <w:r w:rsidRPr="00512DD8">
        <w:rPr>
          <w:rFonts w:ascii="Arial" w:hAnsi="Arial" w:cs="Arial"/>
          <w:color w:val="777777"/>
          <w:sz w:val="22"/>
          <w:szCs w:val="20"/>
        </w:rPr>
        <w:t>We’re dealing with a </w:t>
      </w:r>
      <w:hyperlink r:id="rId1530" w:history="1">
        <w:r w:rsidRPr="00512DD8">
          <w:rPr>
            <w:rStyle w:val="Hyperlink"/>
            <w:rFonts w:ascii="inherit" w:eastAsiaTheme="majorEastAsia" w:hAnsi="inherit" w:cs="Arial"/>
            <w:color w:val="05A9C5"/>
            <w:sz w:val="22"/>
            <w:szCs w:val="20"/>
            <w:bdr w:val="none" w:sz="0" w:space="0" w:color="auto" w:frame="1"/>
          </w:rPr>
          <w:t>normally distributed</w:t>
        </w:r>
      </w:hyperlink>
      <w:r w:rsidRPr="00512DD8">
        <w:rPr>
          <w:rFonts w:ascii="Arial" w:hAnsi="Arial" w:cs="Arial"/>
          <w:color w:val="777777"/>
          <w:sz w:val="22"/>
          <w:szCs w:val="20"/>
        </w:rPr>
        <w:t> population, so the critical value is a </w:t>
      </w:r>
      <w:hyperlink r:id="rId1531" w:history="1">
        <w:r w:rsidRPr="00512DD8">
          <w:rPr>
            <w:rStyle w:val="Hyperlink"/>
            <w:rFonts w:ascii="inherit" w:eastAsiaTheme="majorEastAsia" w:hAnsi="inherit" w:cs="Arial"/>
            <w:color w:val="05A9C5"/>
            <w:sz w:val="22"/>
            <w:szCs w:val="20"/>
            <w:bdr w:val="none" w:sz="0" w:space="0" w:color="auto" w:frame="1"/>
          </w:rPr>
          <w:t>z-score</w:t>
        </w:r>
      </w:hyperlink>
      <w:r w:rsidRPr="00512DD8">
        <w:rPr>
          <w:rFonts w:ascii="Arial" w:hAnsi="Arial" w:cs="Arial"/>
          <w:color w:val="777777"/>
          <w:sz w:val="22"/>
          <w:szCs w:val="20"/>
        </w:rPr>
        <w:t>.</w:t>
      </w:r>
      <w:r w:rsidRPr="00512DD8">
        <w:rPr>
          <w:rFonts w:ascii="Arial" w:hAnsi="Arial" w:cs="Arial"/>
          <w:color w:val="777777"/>
          <w:sz w:val="22"/>
          <w:szCs w:val="20"/>
        </w:rPr>
        <w:br/>
        <w:t>Use the following formula to find the </w:t>
      </w:r>
      <w:hyperlink r:id="rId1532" w:history="1">
        <w:r w:rsidRPr="00512DD8">
          <w:rPr>
            <w:rStyle w:val="Hyperlink"/>
            <w:rFonts w:ascii="inherit" w:eastAsiaTheme="majorEastAsia" w:hAnsi="inherit" w:cs="Arial"/>
            <w:color w:val="05A9C5"/>
            <w:sz w:val="22"/>
            <w:szCs w:val="20"/>
            <w:bdr w:val="none" w:sz="0" w:space="0" w:color="auto" w:frame="1"/>
          </w:rPr>
          <w:t>z-score</w:t>
        </w:r>
      </w:hyperlink>
      <w:r w:rsidRPr="00512DD8">
        <w:rPr>
          <w:rFonts w:ascii="Arial" w:hAnsi="Arial" w:cs="Arial"/>
          <w:color w:val="777777"/>
          <w:sz w:val="22"/>
          <w:szCs w:val="20"/>
        </w:rPr>
        <w:t>.</w:t>
      </w:r>
    </w:p>
    <w:p w14:paraId="297F8768" w14:textId="52E5F283" w:rsidR="00CD2BC1" w:rsidRPr="00512DD8" w:rsidRDefault="00CD2BC1" w:rsidP="00CD2BC1">
      <w:pPr>
        <w:pStyle w:val="NormalWeb"/>
        <w:shd w:val="clear" w:color="auto" w:fill="FFFFFF"/>
        <w:spacing w:before="0" w:beforeAutospacing="0" w:after="225" w:afterAutospacing="0"/>
        <w:textAlignment w:val="baseline"/>
        <w:rPr>
          <w:rFonts w:ascii="Arial" w:hAnsi="Arial" w:cs="Arial"/>
          <w:color w:val="777777"/>
          <w:sz w:val="22"/>
          <w:szCs w:val="20"/>
        </w:rPr>
      </w:pPr>
      <w:r w:rsidRPr="00512DD8">
        <w:rPr>
          <w:rFonts w:ascii="Arial" w:hAnsi="Arial" w:cs="Arial"/>
          <w:noProof/>
          <w:color w:val="777777"/>
          <w:sz w:val="22"/>
          <w:szCs w:val="20"/>
        </w:rPr>
        <w:drawing>
          <wp:inline distT="0" distB="0" distL="0" distR="0" wp14:anchorId="5DD692DF" wp14:editId="4CFAF716">
            <wp:extent cx="769620" cy="548640"/>
            <wp:effectExtent l="0" t="0" r="0" b="3810"/>
            <wp:docPr id="115" name="Picture 115" descr="null hypothesis z 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ll hypothesis z formula "/>
                    <pic:cNvPicPr>
                      <a:picLocks noChangeAspect="1" noChangeArrowheads="1"/>
                    </pic:cNvPicPr>
                  </pic:nvPicPr>
                  <pic:blipFill>
                    <a:blip r:embed="rId1519">
                      <a:extLst>
                        <a:ext uri="{28A0092B-C50C-407E-A947-70E740481C1C}">
                          <a14:useLocalDpi xmlns:a14="http://schemas.microsoft.com/office/drawing/2010/main" val="0"/>
                        </a:ext>
                      </a:extLst>
                    </a:blip>
                    <a:srcRect/>
                    <a:stretch>
                      <a:fillRect/>
                    </a:stretch>
                  </pic:blipFill>
                  <pic:spPr bwMode="auto">
                    <a:xfrm>
                      <a:off x="0" y="0"/>
                      <a:ext cx="769620" cy="548640"/>
                    </a:xfrm>
                    <a:prstGeom prst="rect">
                      <a:avLst/>
                    </a:prstGeom>
                    <a:noFill/>
                    <a:ln>
                      <a:noFill/>
                    </a:ln>
                  </pic:spPr>
                </pic:pic>
              </a:graphicData>
            </a:graphic>
          </wp:inline>
        </w:drawing>
      </w:r>
    </w:p>
    <w:p w14:paraId="1C7A6EC9" w14:textId="0A808015" w:rsidR="00CD2BC1" w:rsidRDefault="00D07F14" w:rsidP="00CD2BC1">
      <w:pPr>
        <w:pStyle w:val="NormalWeb"/>
        <w:shd w:val="clear" w:color="auto" w:fill="FFFFFF"/>
        <w:spacing w:before="0" w:beforeAutospacing="0" w:after="0" w:afterAutospacing="0"/>
        <w:textAlignment w:val="baseline"/>
        <w:rPr>
          <w:rFonts w:ascii="Arial" w:hAnsi="Arial" w:cs="Arial"/>
          <w:color w:val="777777"/>
          <w:sz w:val="22"/>
          <w:szCs w:val="20"/>
        </w:rPr>
      </w:pPr>
      <w:hyperlink r:id="rId1533" w:history="1">
        <w:r w:rsidR="00CD2BC1" w:rsidRPr="00512DD8">
          <w:rPr>
            <w:rStyle w:val="Hyperlink"/>
            <w:rFonts w:ascii="inherit" w:eastAsiaTheme="majorEastAsia" w:hAnsi="inherit" w:cs="Arial"/>
            <w:color w:val="05A9C5"/>
            <w:sz w:val="22"/>
            <w:szCs w:val="20"/>
            <w:bdr w:val="none" w:sz="0" w:space="0" w:color="auto" w:frame="1"/>
          </w:rPr>
          <w:t>Click here if you want easy, step-by-step instructions for solving this formula.</w:t>
        </w:r>
      </w:hyperlink>
    </w:p>
    <w:p w14:paraId="7EBE6E3B"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1FF8CBDF" w14:textId="1F567BB1"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4:</w:t>
      </w:r>
      <w:r w:rsidRPr="00512DD8">
        <w:rPr>
          <w:rFonts w:ascii="Arial" w:hAnsi="Arial" w:cs="Arial"/>
          <w:color w:val="777777"/>
          <w:sz w:val="22"/>
          <w:szCs w:val="20"/>
        </w:rPr>
        <w:t> Find the </w:t>
      </w:r>
      <w:hyperlink r:id="rId1534" w:history="1">
        <w:r w:rsidRPr="00512DD8">
          <w:rPr>
            <w:rStyle w:val="Hyperlink"/>
            <w:rFonts w:ascii="inherit" w:eastAsiaTheme="majorEastAsia" w:hAnsi="inherit" w:cs="Arial"/>
            <w:color w:val="05A9C5"/>
            <w:sz w:val="22"/>
            <w:szCs w:val="20"/>
            <w:bdr w:val="none" w:sz="0" w:space="0" w:color="auto" w:frame="1"/>
          </w:rPr>
          <w:t>P-Value</w:t>
        </w:r>
      </w:hyperlink>
      <w:r w:rsidRPr="00512DD8">
        <w:rPr>
          <w:rFonts w:ascii="Arial" w:hAnsi="Arial" w:cs="Arial"/>
          <w:color w:val="777777"/>
          <w:sz w:val="22"/>
          <w:szCs w:val="20"/>
        </w:rPr>
        <w:t xml:space="preserve"> by looking up your answer from step </w:t>
      </w:r>
      <w:r w:rsidR="00746B2F">
        <w:rPr>
          <w:rFonts w:ascii="Arial" w:hAnsi="Arial" w:cs="Arial"/>
          <w:color w:val="777777"/>
          <w:sz w:val="22"/>
          <w:szCs w:val="20"/>
        </w:rPr>
        <w:t>2</w:t>
      </w:r>
      <w:r w:rsidRPr="00512DD8">
        <w:rPr>
          <w:rFonts w:ascii="Arial" w:hAnsi="Arial" w:cs="Arial"/>
          <w:color w:val="777777"/>
          <w:sz w:val="22"/>
          <w:szCs w:val="20"/>
        </w:rPr>
        <w:t xml:space="preserve"> in the </w:t>
      </w:r>
      <w:hyperlink r:id="rId1535" w:history="1">
        <w:r w:rsidRPr="00512DD8">
          <w:rPr>
            <w:rStyle w:val="Hyperlink"/>
            <w:rFonts w:ascii="inherit" w:eastAsiaTheme="majorEastAsia" w:hAnsi="inherit" w:cs="Arial"/>
            <w:color w:val="05A9C5"/>
            <w:sz w:val="22"/>
            <w:szCs w:val="20"/>
            <w:bdr w:val="none" w:sz="0" w:space="0" w:color="auto" w:frame="1"/>
          </w:rPr>
          <w:t>z-table</w:t>
        </w:r>
      </w:hyperlink>
      <w:r w:rsidRPr="00512DD8">
        <w:rPr>
          <w:rFonts w:ascii="Arial" w:hAnsi="Arial" w:cs="Arial"/>
          <w:color w:val="777777"/>
          <w:sz w:val="22"/>
          <w:szCs w:val="20"/>
        </w:rPr>
        <w:t>. To get the p-value, subtract the area from 1. For example, if your area is .990 then your p-value is 1-.9950 = 0.005. Note: for a two-tailed test, you’ll need to halve this amount to get the p-value in one tail.</w:t>
      </w:r>
    </w:p>
    <w:p w14:paraId="5CC7173D"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p w14:paraId="26B1DBFE" w14:textId="080B18A0"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512DD8">
        <w:rPr>
          <w:rStyle w:val="Strong"/>
          <w:rFonts w:ascii="inherit" w:hAnsi="inherit" w:cs="Arial"/>
          <w:color w:val="0000FF"/>
          <w:sz w:val="22"/>
          <w:szCs w:val="20"/>
          <w:bdr w:val="none" w:sz="0" w:space="0" w:color="auto" w:frame="1"/>
        </w:rPr>
        <w:t>Step 5:</w:t>
      </w:r>
      <w:r w:rsidRPr="00512DD8">
        <w:rPr>
          <w:rFonts w:ascii="Arial" w:hAnsi="Arial" w:cs="Arial"/>
          <w:color w:val="777777"/>
          <w:sz w:val="22"/>
          <w:szCs w:val="20"/>
        </w:rPr>
        <w:t> Compare your answer from step 4 with the α value given in the question. Should you support or reject the null hypothesis?</w:t>
      </w:r>
      <w:r w:rsidRPr="00512DD8">
        <w:rPr>
          <w:rFonts w:ascii="Arial" w:hAnsi="Arial" w:cs="Arial"/>
          <w:color w:val="777777"/>
          <w:sz w:val="22"/>
          <w:szCs w:val="20"/>
        </w:rPr>
        <w:br/>
        <w:t xml:space="preserve">If step </w:t>
      </w:r>
      <w:r w:rsidR="00746B2F">
        <w:rPr>
          <w:rFonts w:ascii="Arial" w:hAnsi="Arial" w:cs="Arial"/>
          <w:color w:val="777777"/>
          <w:sz w:val="22"/>
          <w:szCs w:val="20"/>
        </w:rPr>
        <w:t>4</w:t>
      </w:r>
      <w:r w:rsidRPr="00512DD8">
        <w:rPr>
          <w:rFonts w:ascii="Arial" w:hAnsi="Arial" w:cs="Arial"/>
          <w:color w:val="777777"/>
          <w:sz w:val="22"/>
          <w:szCs w:val="20"/>
        </w:rPr>
        <w:t xml:space="preserve"> is less than or equal to α, reject the null hypothesis, otherwise do not reject it.</w:t>
      </w:r>
    </w:p>
    <w:p w14:paraId="35A228CC" w14:textId="77777777" w:rsidR="00512DD8" w:rsidRPr="00512DD8" w:rsidRDefault="00512DD8" w:rsidP="00CD2BC1">
      <w:pPr>
        <w:pStyle w:val="NormalWeb"/>
        <w:shd w:val="clear" w:color="auto" w:fill="FFFFFF"/>
        <w:spacing w:before="0" w:beforeAutospacing="0" w:after="0" w:afterAutospacing="0"/>
        <w:textAlignment w:val="baseline"/>
        <w:rPr>
          <w:rFonts w:ascii="Arial" w:hAnsi="Arial" w:cs="Arial"/>
          <w:color w:val="777777"/>
          <w:sz w:val="22"/>
          <w:szCs w:val="20"/>
        </w:rPr>
      </w:pPr>
    </w:p>
    <w:bookmarkStart w:id="35" w:name="noP"/>
    <w:bookmarkEnd w:id="35"/>
    <w:p w14:paraId="105158AC" w14:textId="77777777"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begin"/>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instrText xml:space="preserve"> HYPERLINK "https://www.statisticshowto.datasciencecentral.com/p-value/" </w:instrTex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separate"/>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P-Value Guidelines</w: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fldChar w:fldCharType="end"/>
      </w:r>
    </w:p>
    <w:p w14:paraId="1BC37735" w14:textId="77777777" w:rsidR="00CD2BC1" w:rsidRPr="00D21B5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D21B57">
        <w:rPr>
          <w:rFonts w:ascii="Arial" w:hAnsi="Arial" w:cs="Arial"/>
          <w:color w:val="777777"/>
          <w:szCs w:val="20"/>
        </w:rPr>
        <w:t>Use these general guidelines to decide if you should reject or keep the null:</w:t>
      </w:r>
    </w:p>
    <w:p w14:paraId="34C0F2FD" w14:textId="77777777" w:rsidR="00CD2BC1" w:rsidRPr="00D21B5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D21B57">
        <w:rPr>
          <w:rFonts w:ascii="Arial" w:hAnsi="Arial" w:cs="Arial"/>
          <w:color w:val="777777"/>
          <w:szCs w:val="20"/>
        </w:rPr>
        <w:lastRenderedPageBreak/>
        <w:t>If p value &gt; .10 → “not </w:t>
      </w:r>
      <w:hyperlink r:id="rId1536" w:history="1">
        <w:r w:rsidRPr="00D21B57">
          <w:rPr>
            <w:rStyle w:val="Hyperlink"/>
            <w:rFonts w:ascii="inherit" w:eastAsiaTheme="majorEastAsia" w:hAnsi="inherit" w:cs="Arial"/>
            <w:color w:val="05A9C5"/>
            <w:szCs w:val="20"/>
            <w:bdr w:val="none" w:sz="0" w:space="0" w:color="auto" w:frame="1"/>
          </w:rPr>
          <w:t>significant</w:t>
        </w:r>
      </w:hyperlink>
      <w:r w:rsidRPr="00D21B57">
        <w:rPr>
          <w:rFonts w:ascii="Arial" w:hAnsi="Arial" w:cs="Arial"/>
          <w:color w:val="777777"/>
          <w:szCs w:val="20"/>
        </w:rPr>
        <w:t>”</w:t>
      </w:r>
      <w:r w:rsidRPr="00D21B57">
        <w:rPr>
          <w:rFonts w:ascii="Arial" w:hAnsi="Arial" w:cs="Arial"/>
          <w:color w:val="777777"/>
          <w:szCs w:val="20"/>
        </w:rPr>
        <w:br/>
        <w:t>If p value ≤ .10 → “marginally significant”</w:t>
      </w:r>
      <w:r w:rsidRPr="00D21B57">
        <w:rPr>
          <w:rFonts w:ascii="Arial" w:hAnsi="Arial" w:cs="Arial"/>
          <w:color w:val="777777"/>
          <w:szCs w:val="20"/>
        </w:rPr>
        <w:br/>
        <w:t>If p value ≤ .05 → “significant”</w:t>
      </w:r>
      <w:r w:rsidRPr="00D21B57">
        <w:rPr>
          <w:rFonts w:ascii="Arial" w:hAnsi="Arial" w:cs="Arial"/>
          <w:color w:val="777777"/>
          <w:szCs w:val="20"/>
        </w:rPr>
        <w:br/>
        <w:t>If p value ≤ .01 → “highly significant.”</w:t>
      </w:r>
    </w:p>
    <w:p w14:paraId="6EA69399" w14:textId="0791E46A" w:rsidR="00CD2BC1" w:rsidRPr="00F90CA7" w:rsidRDefault="00CD2BC1" w:rsidP="00F90CA7">
      <w:pPr>
        <w:pStyle w:val="NormalWeb"/>
        <w:shd w:val="clear" w:color="auto" w:fill="FFFFFF"/>
        <w:spacing w:before="0" w:beforeAutospacing="0" w:after="225" w:afterAutospacing="0"/>
        <w:textAlignment w:val="baseline"/>
        <w:rPr>
          <w:rFonts w:ascii="Arial" w:hAnsi="Arial" w:cs="Arial"/>
          <w:color w:val="777777"/>
          <w:szCs w:val="20"/>
        </w:rPr>
      </w:pPr>
      <w:r w:rsidRPr="00D21B57">
        <w:rPr>
          <w:rFonts w:ascii="Arial" w:hAnsi="Arial" w:cs="Arial"/>
          <w:color w:val="777777"/>
          <w:szCs w:val="20"/>
        </w:rPr>
        <w:t>That’s it!</w:t>
      </w:r>
    </w:p>
    <w:p w14:paraId="0779365E" w14:textId="77777777"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6" w:name="proportion"/>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Null Hypothesis for a Proportion</w:t>
      </w:r>
      <w:bookmarkEnd w:id="36"/>
    </w:p>
    <w:p w14:paraId="50276946"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Arial" w:hAnsi="Arial" w:cs="Arial"/>
          <w:color w:val="777777"/>
          <w:szCs w:val="20"/>
        </w:rPr>
        <w:t>Sometimes, you’ll be given a proportion of the population or a percentage and asked to support or reject null hypothesis. In this case you can’t compute a test value by calculating a </w:t>
      </w:r>
      <w:hyperlink r:id="rId1537" w:history="1">
        <w:r w:rsidRPr="00F90CA7">
          <w:rPr>
            <w:rStyle w:val="Hyperlink"/>
            <w:rFonts w:ascii="inherit" w:eastAsiaTheme="majorEastAsia" w:hAnsi="inherit" w:cs="Arial"/>
            <w:b/>
            <w:bCs/>
            <w:color w:val="05A9C5"/>
            <w:szCs w:val="20"/>
            <w:bdr w:val="none" w:sz="0" w:space="0" w:color="auto" w:frame="1"/>
          </w:rPr>
          <w:t>z-score</w:t>
        </w:r>
      </w:hyperlink>
      <w:r w:rsidRPr="00F90CA7">
        <w:rPr>
          <w:rFonts w:ascii="Arial" w:hAnsi="Arial" w:cs="Arial"/>
          <w:color w:val="777777"/>
          <w:szCs w:val="20"/>
        </w:rPr>
        <w:t> (you need actual numbers for that), so we use a slightly different technique.</w:t>
      </w:r>
    </w:p>
    <w:p w14:paraId="12FE73F4" w14:textId="681B3BC5" w:rsidR="00CD2BC1" w:rsidRPr="00F90CA7" w:rsidRDefault="001E2FCA" w:rsidP="00CD2BC1">
      <w:pPr>
        <w:shd w:val="clear" w:color="auto" w:fill="FFFFFF"/>
        <w:textAlignment w:val="baseline"/>
        <w:rPr>
          <w:rFonts w:ascii="inherit" w:hAnsi="inherit" w:cs="Arial"/>
          <w:color w:val="777777"/>
          <w:sz w:val="24"/>
          <w:szCs w:val="20"/>
        </w:rPr>
      </w:pPr>
      <w:r>
        <w:rPr>
          <w:rFonts w:ascii="inherit" w:hAnsi="inherit" w:cs="Arial"/>
          <w:noProof/>
          <w:color w:val="777777"/>
          <w:sz w:val="24"/>
          <w:szCs w:val="20"/>
        </w:rPr>
        <w:drawing>
          <wp:inline distT="0" distB="0" distL="0" distR="0" wp14:anchorId="77D0D2F9" wp14:editId="38726501">
            <wp:extent cx="4572000" cy="3429000"/>
            <wp:effectExtent l="0" t="0" r="0" b="0"/>
            <wp:docPr id="130" name="Video 130">
              <a:hlinkClick xmlns:a="http://schemas.openxmlformats.org/drawingml/2006/main" r:id="rId15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Video 130">
                      <a:hlinkClick r:id="rId1538"/>
                    </pic:cNvPr>
                    <pic:cNvPicPr/>
                  </pic:nvPicPr>
                  <pic:blipFill>
                    <a:blip r:embed="rId153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H-Nl-PpPOcU&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46B32318" w14:textId="238086E3"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777777"/>
          <w:szCs w:val="20"/>
          <w:bdr w:val="none" w:sz="0" w:space="0" w:color="auto" w:frame="1"/>
        </w:rPr>
        <w:t>Sample question:</w:t>
      </w:r>
      <w:r w:rsidRPr="00F90CA7">
        <w:rPr>
          <w:rFonts w:ascii="Arial" w:hAnsi="Arial" w:cs="Arial"/>
          <w:color w:val="777777"/>
          <w:szCs w:val="20"/>
        </w:rPr>
        <w:t> A researcher claims that Democrats will win the next election. 4300 voters were polled; 2200 said they would vote Democrat. Decide if you should support or reject null hypothesis. Is there enough evidence at α=0.05 to support this claim?</w:t>
      </w:r>
    </w:p>
    <w:p w14:paraId="14C370E2"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6156262F"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1:</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State the </w:t>
      </w:r>
      <w:hyperlink r:id="rId1540" w:history="1">
        <w:r w:rsidRPr="00F90CA7">
          <w:rPr>
            <w:rStyle w:val="Hyperlink"/>
            <w:rFonts w:ascii="inherit" w:eastAsiaTheme="majorEastAsia" w:hAnsi="inherit" w:cs="Arial"/>
            <w:i/>
            <w:iCs/>
            <w:color w:val="05A9C5"/>
            <w:szCs w:val="20"/>
            <w:bdr w:val="none" w:sz="0" w:space="0" w:color="auto" w:frame="1"/>
          </w:rPr>
          <w:t>null hypothesis</w:t>
        </w:r>
      </w:hyperlink>
      <w:r w:rsidRPr="00F90CA7">
        <w:rPr>
          <w:rStyle w:val="Emphasis"/>
          <w:rFonts w:ascii="inherit" w:hAnsi="inherit" w:cs="Arial"/>
          <w:color w:val="777777"/>
          <w:szCs w:val="20"/>
          <w:bdr w:val="none" w:sz="0" w:space="0" w:color="auto" w:frame="1"/>
        </w:rPr>
        <w:t> and the </w:t>
      </w:r>
      <w:hyperlink r:id="rId1541" w:history="1">
        <w:r w:rsidRPr="00F90CA7">
          <w:rPr>
            <w:rStyle w:val="Hyperlink"/>
            <w:rFonts w:ascii="inherit" w:eastAsiaTheme="majorEastAsia" w:hAnsi="inherit" w:cs="Arial"/>
            <w:i/>
            <w:iCs/>
            <w:color w:val="05A9C5"/>
            <w:szCs w:val="20"/>
            <w:bdr w:val="none" w:sz="0" w:space="0" w:color="auto" w:frame="1"/>
          </w:rPr>
          <w:t>alternate hypothesis</w:t>
        </w:r>
      </w:hyperlink>
      <w:r w:rsidRPr="00F90CA7">
        <w:rPr>
          <w:rStyle w:val="Emphasis"/>
          <w:rFonts w:ascii="inherit" w:hAnsi="inherit" w:cs="Arial"/>
          <w:color w:val="777777"/>
          <w:szCs w:val="20"/>
          <w:bdr w:val="none" w:sz="0" w:space="0" w:color="auto" w:frame="1"/>
        </w:rPr>
        <w:t> (“the claim”)</w:t>
      </w:r>
      <w:r w:rsidRPr="00F90CA7">
        <w:rPr>
          <w:rFonts w:ascii="Arial" w:hAnsi="Arial" w:cs="Arial"/>
          <w:color w:val="777777"/>
          <w:szCs w:val="20"/>
        </w:rPr>
        <w:t>.</w:t>
      </w:r>
      <w:r w:rsidRPr="00F90CA7">
        <w:rPr>
          <w:rFonts w:ascii="Arial" w:hAnsi="Arial" w:cs="Arial"/>
          <w:color w:val="777777"/>
          <w:szCs w:val="20"/>
        </w:rPr>
        <w:br/>
      </w:r>
      <w:proofErr w:type="spellStart"/>
      <w:r w:rsidRPr="00F90CA7">
        <w:rPr>
          <w:rFonts w:ascii="Arial" w:hAnsi="Arial" w:cs="Arial"/>
          <w:color w:val="777777"/>
          <w:szCs w:val="20"/>
        </w:rPr>
        <w:t>H</w:t>
      </w:r>
      <w:r w:rsidRPr="00F90CA7">
        <w:rPr>
          <w:rFonts w:ascii="inherit" w:hAnsi="inherit" w:cs="Arial"/>
          <w:color w:val="777777"/>
          <w:sz w:val="19"/>
          <w:szCs w:val="15"/>
          <w:bdr w:val="none" w:sz="0" w:space="0" w:color="auto" w:frame="1"/>
          <w:vertAlign w:val="subscript"/>
        </w:rPr>
        <w:t>o</w:t>
      </w:r>
      <w:r w:rsidRPr="00F90CA7">
        <w:rPr>
          <w:rFonts w:ascii="Arial" w:hAnsi="Arial" w:cs="Arial"/>
          <w:color w:val="777777"/>
          <w:szCs w:val="20"/>
        </w:rPr>
        <w:t>:p</w:t>
      </w:r>
      <w:proofErr w:type="spellEnd"/>
      <w:r w:rsidRPr="00F90CA7">
        <w:rPr>
          <w:rFonts w:ascii="Arial" w:hAnsi="Arial" w:cs="Arial"/>
          <w:color w:val="777777"/>
          <w:szCs w:val="20"/>
        </w:rPr>
        <w:t xml:space="preserve"> ≤ 0.5</w:t>
      </w:r>
      <w:r w:rsidRPr="00F90CA7">
        <w:rPr>
          <w:rFonts w:ascii="Arial" w:hAnsi="Arial" w:cs="Arial"/>
          <w:color w:val="777777"/>
          <w:szCs w:val="20"/>
        </w:rPr>
        <w:br/>
        <w:t>H</w:t>
      </w:r>
      <w:r w:rsidRPr="00F90CA7">
        <w:rPr>
          <w:rFonts w:ascii="inherit" w:hAnsi="inherit" w:cs="Arial"/>
          <w:color w:val="777777"/>
          <w:sz w:val="19"/>
          <w:szCs w:val="15"/>
          <w:bdr w:val="none" w:sz="0" w:space="0" w:color="auto" w:frame="1"/>
          <w:vertAlign w:val="subscript"/>
        </w:rPr>
        <w:t>1</w:t>
      </w:r>
      <w:r w:rsidRPr="00F90CA7">
        <w:rPr>
          <w:rFonts w:ascii="Arial" w:hAnsi="Arial" w:cs="Arial"/>
          <w:color w:val="777777"/>
          <w:szCs w:val="20"/>
        </w:rPr>
        <w:t>:p &gt; .5</w:t>
      </w:r>
    </w:p>
    <w:p w14:paraId="4103CA71" w14:textId="775D94FF"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2:</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Compute </w:t>
      </w:r>
      <w:r w:rsidRPr="00F90CA7">
        <w:rPr>
          <w:rFonts w:ascii="inherit" w:hAnsi="inherit" w:cs="Arial"/>
          <w:i/>
          <w:iCs/>
          <w:noProof/>
          <w:color w:val="777777"/>
          <w:szCs w:val="20"/>
          <w:bdr w:val="none" w:sz="0" w:space="0" w:color="auto" w:frame="1"/>
        </w:rPr>
        <w:drawing>
          <wp:inline distT="0" distB="0" distL="0" distR="0" wp14:anchorId="5E681217" wp14:editId="4DA2BDF1">
            <wp:extent cx="182880" cy="236220"/>
            <wp:effectExtent l="0" t="0" r="7620" b="0"/>
            <wp:docPr id="111" name="Picture 111"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F90CA7">
        <w:rPr>
          <w:rFonts w:ascii="Arial" w:hAnsi="Arial" w:cs="Arial"/>
          <w:color w:val="777777"/>
          <w:szCs w:val="20"/>
        </w:rPr>
        <w:t> by dividing the number of positive respondents from the number in the </w:t>
      </w:r>
      <w:hyperlink r:id="rId1542" w:history="1">
        <w:r w:rsidRPr="00F90CA7">
          <w:rPr>
            <w:rStyle w:val="Hyperlink"/>
            <w:rFonts w:ascii="inherit" w:eastAsiaTheme="majorEastAsia" w:hAnsi="inherit" w:cs="Arial"/>
            <w:color w:val="05A9C5"/>
            <w:szCs w:val="20"/>
            <w:bdr w:val="none" w:sz="0" w:space="0" w:color="auto" w:frame="1"/>
          </w:rPr>
          <w:t>random sample</w:t>
        </w:r>
      </w:hyperlink>
      <w:r w:rsidRPr="00F90CA7">
        <w:rPr>
          <w:rFonts w:ascii="Arial" w:hAnsi="Arial" w:cs="Arial"/>
          <w:color w:val="777777"/>
          <w:szCs w:val="20"/>
        </w:rPr>
        <w:t>:</w:t>
      </w:r>
      <w:r w:rsidRPr="00F90CA7">
        <w:rPr>
          <w:rFonts w:ascii="Arial" w:hAnsi="Arial" w:cs="Arial"/>
          <w:color w:val="777777"/>
          <w:szCs w:val="20"/>
        </w:rPr>
        <w:br/>
        <w:t>2200/4300 = 0.512.</w:t>
      </w:r>
    </w:p>
    <w:p w14:paraId="497A2412"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3:</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Use the following formula to calculate your test value.</w:t>
      </w:r>
    </w:p>
    <w:p w14:paraId="6DC6AA44" w14:textId="05809F9A" w:rsidR="00CD2BC1" w:rsidRPr="00F90CA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F90CA7">
        <w:rPr>
          <w:rFonts w:ascii="Arial" w:hAnsi="Arial" w:cs="Arial"/>
          <w:noProof/>
          <w:color w:val="777777"/>
          <w:szCs w:val="20"/>
        </w:rPr>
        <w:drawing>
          <wp:inline distT="0" distB="0" distL="0" distR="0" wp14:anchorId="598AE361" wp14:editId="523CE742">
            <wp:extent cx="830580" cy="464820"/>
            <wp:effectExtent l="0" t="0" r="7620" b="0"/>
            <wp:docPr id="107" name="Picture 107" descr="test value with a 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value with a proportion"/>
                    <pic:cNvPicPr>
                      <a:picLocks noChangeAspect="1" noChangeArrowheads="1"/>
                    </pic:cNvPicPr>
                  </pic:nvPicPr>
                  <pic:blipFill>
                    <a:blip r:embed="rId1543">
                      <a:extLst>
                        <a:ext uri="{28A0092B-C50C-407E-A947-70E740481C1C}">
                          <a14:useLocalDpi xmlns:a14="http://schemas.microsoft.com/office/drawing/2010/main" val="0"/>
                        </a:ext>
                      </a:extLst>
                    </a:blip>
                    <a:srcRect/>
                    <a:stretch>
                      <a:fillRect/>
                    </a:stretch>
                  </pic:blipFill>
                  <pic:spPr bwMode="auto">
                    <a:xfrm>
                      <a:off x="0" y="0"/>
                      <a:ext cx="830580" cy="464820"/>
                    </a:xfrm>
                    <a:prstGeom prst="rect">
                      <a:avLst/>
                    </a:prstGeom>
                    <a:noFill/>
                    <a:ln>
                      <a:noFill/>
                    </a:ln>
                  </pic:spPr>
                </pic:pic>
              </a:graphicData>
            </a:graphic>
          </wp:inline>
        </w:drawing>
      </w:r>
    </w:p>
    <w:p w14:paraId="797EE9D6"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Arial" w:hAnsi="Arial" w:cs="Arial"/>
          <w:color w:val="777777"/>
          <w:szCs w:val="20"/>
        </w:rPr>
        <w:t>Where:</w:t>
      </w:r>
      <w:r w:rsidRPr="00F90CA7">
        <w:rPr>
          <w:rFonts w:ascii="Arial" w:hAnsi="Arial" w:cs="Arial"/>
          <w:color w:val="777777"/>
          <w:szCs w:val="20"/>
        </w:rPr>
        <w:br/>
        <w:t>Phat is calculated in Step 2</w:t>
      </w:r>
      <w:r w:rsidRPr="00F90CA7">
        <w:rPr>
          <w:rFonts w:ascii="Arial" w:hAnsi="Arial" w:cs="Arial"/>
          <w:color w:val="777777"/>
          <w:szCs w:val="20"/>
        </w:rPr>
        <w:br/>
      </w:r>
      <w:r w:rsidRPr="00F90CA7">
        <w:rPr>
          <w:rFonts w:ascii="Arial" w:hAnsi="Arial" w:cs="Arial"/>
          <w:color w:val="777777"/>
          <w:szCs w:val="20"/>
        </w:rPr>
        <w:lastRenderedPageBreak/>
        <w:t>P the </w:t>
      </w:r>
      <w:hyperlink r:id="rId1544" w:history="1">
        <w:r w:rsidRPr="00F90CA7">
          <w:rPr>
            <w:rStyle w:val="Hyperlink"/>
            <w:rFonts w:ascii="inherit" w:eastAsiaTheme="majorEastAsia" w:hAnsi="inherit" w:cs="Arial"/>
            <w:color w:val="05A9C5"/>
            <w:szCs w:val="20"/>
            <w:bdr w:val="none" w:sz="0" w:space="0" w:color="auto" w:frame="1"/>
          </w:rPr>
          <w:t>null hypothesis</w:t>
        </w:r>
      </w:hyperlink>
      <w:r w:rsidRPr="00F90CA7">
        <w:rPr>
          <w:rFonts w:ascii="Arial" w:hAnsi="Arial" w:cs="Arial"/>
          <w:color w:val="777777"/>
          <w:szCs w:val="20"/>
        </w:rPr>
        <w:t> </w:t>
      </w:r>
      <w:hyperlink r:id="rId1545" w:history="1">
        <w:r w:rsidRPr="00F90CA7">
          <w:rPr>
            <w:rStyle w:val="Hyperlink"/>
            <w:rFonts w:ascii="inherit" w:eastAsiaTheme="majorEastAsia" w:hAnsi="inherit" w:cs="Arial"/>
            <w:color w:val="05A9C5"/>
            <w:szCs w:val="20"/>
            <w:bdr w:val="none" w:sz="0" w:space="0" w:color="auto" w:frame="1"/>
          </w:rPr>
          <w:t>p value</w:t>
        </w:r>
      </w:hyperlink>
      <w:r w:rsidRPr="00F90CA7">
        <w:rPr>
          <w:rFonts w:ascii="Arial" w:hAnsi="Arial" w:cs="Arial"/>
          <w:color w:val="777777"/>
          <w:szCs w:val="20"/>
        </w:rPr>
        <w:t> (.05)</w:t>
      </w:r>
      <w:r w:rsidRPr="00F90CA7">
        <w:rPr>
          <w:rFonts w:ascii="Arial" w:hAnsi="Arial" w:cs="Arial"/>
          <w:color w:val="777777"/>
          <w:szCs w:val="20"/>
        </w:rPr>
        <w:br/>
        <w:t>Q is 1 – p</w:t>
      </w:r>
    </w:p>
    <w:p w14:paraId="14DDAFC1" w14:textId="77777777" w:rsidR="00CD2BC1" w:rsidRPr="00F90CA7"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F90CA7">
        <w:rPr>
          <w:rFonts w:ascii="Arial" w:hAnsi="Arial" w:cs="Arial"/>
          <w:color w:val="777777"/>
          <w:szCs w:val="20"/>
        </w:rPr>
        <w:t>The z-score is:</w:t>
      </w:r>
      <w:r w:rsidRPr="00F90CA7">
        <w:rPr>
          <w:rFonts w:ascii="Arial" w:hAnsi="Arial" w:cs="Arial"/>
          <w:color w:val="777777"/>
          <w:szCs w:val="20"/>
        </w:rPr>
        <w:br/>
        <w:t xml:space="preserve">.512 – .5 / </w:t>
      </w:r>
      <w:proofErr w:type="gramStart"/>
      <w:r w:rsidRPr="00F90CA7">
        <w:rPr>
          <w:rFonts w:ascii="Arial" w:hAnsi="Arial" w:cs="Arial"/>
          <w:color w:val="777777"/>
          <w:szCs w:val="20"/>
        </w:rPr>
        <w:t>√(</w:t>
      </w:r>
      <w:proofErr w:type="gramEnd"/>
      <w:r w:rsidRPr="00F90CA7">
        <w:rPr>
          <w:rFonts w:ascii="Arial" w:hAnsi="Arial" w:cs="Arial"/>
          <w:color w:val="777777"/>
          <w:szCs w:val="20"/>
        </w:rPr>
        <w:t>.5(.5) / 4300)) = 1.57</w:t>
      </w:r>
    </w:p>
    <w:p w14:paraId="17AC4014" w14:textId="28CE4D58"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inherit" w:hAnsi="inherit" w:cs="Arial"/>
          <w:color w:val="0000FF"/>
          <w:szCs w:val="20"/>
          <w:bdr w:val="none" w:sz="0" w:space="0" w:color="auto" w:frame="1"/>
        </w:rPr>
        <w:t>Step 4:</w:t>
      </w:r>
      <w:r w:rsidRPr="00F90CA7">
        <w:rPr>
          <w:rFonts w:ascii="Arial" w:hAnsi="Arial" w:cs="Arial"/>
          <w:color w:val="777777"/>
          <w:szCs w:val="20"/>
        </w:rPr>
        <w:t> Look up Step 3 in the </w:t>
      </w:r>
      <w:hyperlink r:id="rId1546" w:history="1">
        <w:r w:rsidRPr="00F90CA7">
          <w:rPr>
            <w:rStyle w:val="Hyperlink"/>
            <w:rFonts w:ascii="inherit" w:eastAsiaTheme="majorEastAsia" w:hAnsi="inherit" w:cs="Arial"/>
            <w:color w:val="05A9C5"/>
            <w:szCs w:val="20"/>
            <w:bdr w:val="none" w:sz="0" w:space="0" w:color="auto" w:frame="1"/>
          </w:rPr>
          <w:t>z-table</w:t>
        </w:r>
      </w:hyperlink>
      <w:r w:rsidRPr="00F90CA7">
        <w:rPr>
          <w:rFonts w:ascii="Arial" w:hAnsi="Arial" w:cs="Arial"/>
          <w:color w:val="777777"/>
          <w:szCs w:val="20"/>
        </w:rPr>
        <w:t> to get .9418.</w:t>
      </w:r>
    </w:p>
    <w:p w14:paraId="0D79E823"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46230540" w14:textId="18CB3EEA"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Fonts w:ascii="inherit" w:hAnsi="inherit" w:cs="Arial"/>
          <w:color w:val="0000FF"/>
          <w:szCs w:val="20"/>
          <w:bdr w:val="none" w:sz="0" w:space="0" w:color="auto" w:frame="1"/>
        </w:rPr>
        <w:t>Step 5: </w:t>
      </w:r>
      <w:r w:rsidRPr="00F90CA7">
        <w:rPr>
          <w:rFonts w:ascii="Arial" w:hAnsi="Arial" w:cs="Arial"/>
          <w:color w:val="777777"/>
          <w:szCs w:val="20"/>
        </w:rPr>
        <w:t>Calculate your </w:t>
      </w:r>
      <w:hyperlink r:id="rId1547" w:history="1">
        <w:r w:rsidRPr="00F90CA7">
          <w:rPr>
            <w:rStyle w:val="Hyperlink"/>
            <w:rFonts w:ascii="inherit" w:eastAsiaTheme="majorEastAsia" w:hAnsi="inherit" w:cs="Arial"/>
            <w:color w:val="05A9C5"/>
            <w:szCs w:val="20"/>
            <w:bdr w:val="none" w:sz="0" w:space="0" w:color="auto" w:frame="1"/>
          </w:rPr>
          <w:t>p-value </w:t>
        </w:r>
      </w:hyperlink>
      <w:r w:rsidRPr="00F90CA7">
        <w:rPr>
          <w:rFonts w:ascii="Arial" w:hAnsi="Arial" w:cs="Arial"/>
          <w:color w:val="777777"/>
          <w:szCs w:val="20"/>
        </w:rPr>
        <w:t>by subtracting Step 4 from 1.</w:t>
      </w:r>
      <w:r w:rsidRPr="00F90CA7">
        <w:rPr>
          <w:rFonts w:ascii="Arial" w:hAnsi="Arial" w:cs="Arial"/>
          <w:color w:val="777777"/>
          <w:szCs w:val="20"/>
        </w:rPr>
        <w:br/>
        <w:t>1-.9418 = .0582</w:t>
      </w:r>
    </w:p>
    <w:p w14:paraId="48395353" w14:textId="77777777" w:rsidR="00F90CA7" w:rsidRPr="00F90CA7" w:rsidRDefault="00F90CA7" w:rsidP="00CD2BC1">
      <w:pPr>
        <w:pStyle w:val="NormalWeb"/>
        <w:shd w:val="clear" w:color="auto" w:fill="FFFFFF"/>
        <w:spacing w:before="0" w:beforeAutospacing="0" w:after="0" w:afterAutospacing="0"/>
        <w:textAlignment w:val="baseline"/>
        <w:rPr>
          <w:rFonts w:ascii="Arial" w:hAnsi="Arial" w:cs="Arial"/>
          <w:color w:val="777777"/>
          <w:szCs w:val="20"/>
        </w:rPr>
      </w:pPr>
    </w:p>
    <w:p w14:paraId="488D34C0" w14:textId="77777777" w:rsidR="00CD2BC1" w:rsidRPr="00F90CA7"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F90CA7">
        <w:rPr>
          <w:rStyle w:val="Strong"/>
          <w:rFonts w:ascii="inherit" w:hAnsi="inherit" w:cs="Arial"/>
          <w:color w:val="0000FF"/>
          <w:szCs w:val="20"/>
          <w:bdr w:val="none" w:sz="0" w:space="0" w:color="auto" w:frame="1"/>
        </w:rPr>
        <w:t>Step 6:</w:t>
      </w:r>
      <w:r w:rsidRPr="00F90CA7">
        <w:rPr>
          <w:rFonts w:ascii="Arial" w:hAnsi="Arial" w:cs="Arial"/>
          <w:color w:val="777777"/>
          <w:szCs w:val="20"/>
        </w:rPr>
        <w:t> </w:t>
      </w:r>
      <w:r w:rsidRPr="00F90CA7">
        <w:rPr>
          <w:rStyle w:val="Emphasis"/>
          <w:rFonts w:ascii="inherit" w:hAnsi="inherit" w:cs="Arial"/>
          <w:color w:val="777777"/>
          <w:szCs w:val="20"/>
          <w:bdr w:val="none" w:sz="0" w:space="0" w:color="auto" w:frame="1"/>
        </w:rPr>
        <w:t>Compare your answer from step 5 with the α value given in the question</w:t>
      </w:r>
      <w:r w:rsidRPr="00F90CA7">
        <w:rPr>
          <w:rFonts w:ascii="Arial" w:hAnsi="Arial" w:cs="Arial"/>
          <w:color w:val="777777"/>
          <w:szCs w:val="20"/>
        </w:rPr>
        <w:t>. Support or reject the null hypothesis? If step 5 is less than α, reject the null hypothesis, otherwise do not reject it. In this case, .582 (5.82%) is not less than our α, so we do not reject the null hypothesis.</w:t>
      </w:r>
    </w:p>
    <w:p w14:paraId="6C2D950C" w14:textId="281D6A9D" w:rsidR="00CD2BC1" w:rsidRDefault="00CD2BC1" w:rsidP="00CD2BC1">
      <w:pPr>
        <w:pStyle w:val="NormalWeb"/>
        <w:shd w:val="clear" w:color="auto" w:fill="FFFFFF"/>
        <w:spacing w:before="0" w:beforeAutospacing="0" w:after="0" w:afterAutospacing="0"/>
        <w:textAlignment w:val="baseline"/>
        <w:rPr>
          <w:rFonts w:ascii="Arial" w:hAnsi="Arial" w:cs="Arial"/>
          <w:color w:val="777777"/>
          <w:sz w:val="20"/>
          <w:szCs w:val="20"/>
        </w:rPr>
      </w:pPr>
    </w:p>
    <w:p w14:paraId="2BBBCB65" w14:textId="548683AA" w:rsidR="00CD2BC1" w:rsidRPr="007A35B9" w:rsidRDefault="00CD2BC1" w:rsidP="00CD2BC1">
      <w:pPr>
        <w:pStyle w:val="Heading2"/>
        <w:shd w:val="clear" w:color="auto" w:fill="FFFFFF"/>
        <w:spacing w:before="0" w:line="525" w:lineRule="atLeast"/>
        <w:textAlignment w:val="baseline"/>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37" w:name="p_value_method"/>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Support or Reject Null Hypothesis for a Proportion: Second</w:t>
      </w:r>
      <w:r w:rsidR="00A44177">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7A35B9">
        <w:rPr>
          <w:rFonts w:ascii="Arial" w:eastAsia="Times New Roman" w:hAnsi="Arial" w:cs="Arial"/>
          <w:b/>
          <w:bCs/>
          <w:color w:val="5B9BD5" w:themeColor="accent5"/>
          <w:sz w:val="28"/>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example</w:t>
      </w:r>
      <w:bookmarkEnd w:id="37"/>
    </w:p>
    <w:p w14:paraId="5E76BA08" w14:textId="6D315A2F" w:rsidR="00CD2BC1" w:rsidRPr="00473EDF" w:rsidRDefault="00CD2BC1" w:rsidP="00CD2BC1">
      <w:pPr>
        <w:pStyle w:val="NormalWeb"/>
        <w:shd w:val="clear" w:color="auto" w:fill="FFFFFF"/>
        <w:spacing w:before="0" w:beforeAutospacing="0" w:after="0" w:afterAutospacing="0"/>
        <w:textAlignment w:val="baseline"/>
        <w:rPr>
          <w:rFonts w:ascii="Arial" w:hAnsi="Arial" w:cs="Arial"/>
          <w:color w:val="777777"/>
          <w:sz w:val="22"/>
          <w:szCs w:val="20"/>
        </w:rPr>
      </w:pPr>
      <w:r w:rsidRPr="007F6221">
        <w:rPr>
          <w:rStyle w:val="Strong"/>
          <w:rFonts w:ascii="inherit" w:hAnsi="inherit" w:cs="Arial"/>
          <w:color w:val="777777"/>
          <w:szCs w:val="20"/>
          <w:bdr w:val="none" w:sz="0" w:space="0" w:color="auto" w:frame="1"/>
        </w:rPr>
        <w:t>Sample question:</w:t>
      </w:r>
      <w:r w:rsidRPr="007F6221">
        <w:rPr>
          <w:rFonts w:ascii="Arial" w:hAnsi="Arial" w:cs="Arial"/>
          <w:color w:val="777777"/>
          <w:szCs w:val="20"/>
        </w:rPr>
        <w:t> </w:t>
      </w:r>
      <w:r w:rsidRPr="00473EDF">
        <w:rPr>
          <w:rFonts w:ascii="Arial" w:hAnsi="Arial" w:cs="Arial"/>
          <w:color w:val="777777"/>
          <w:sz w:val="22"/>
          <w:szCs w:val="20"/>
        </w:rPr>
        <w:t>A researcher claims that more than 23% of community members go to church regularly. In a recent survey, 126 out of 420 people stated they went to church regularly. Is there enough evidence at α = 0.05 to support this claim? Use the P-Value method to support or reject null hypothesis.</w:t>
      </w:r>
    </w:p>
    <w:p w14:paraId="195DAD8B"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0BCBA4AB" w14:textId="77777777" w:rsidR="00CD2BC1" w:rsidRPr="007F622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1:</w:t>
      </w:r>
      <w:r w:rsidRPr="007F6221">
        <w:rPr>
          <w:rFonts w:ascii="Arial" w:hAnsi="Arial" w:cs="Arial"/>
          <w:color w:val="777777"/>
          <w:szCs w:val="20"/>
        </w:rPr>
        <w:t> </w:t>
      </w:r>
      <w:hyperlink r:id="rId1548" w:anchor="state" w:history="1">
        <w:r w:rsidRPr="007F6221">
          <w:rPr>
            <w:rStyle w:val="Hyperlink"/>
            <w:rFonts w:ascii="inherit" w:eastAsiaTheme="majorEastAsia" w:hAnsi="inherit" w:cs="Arial"/>
            <w:i/>
            <w:iCs/>
            <w:color w:val="05A9C5"/>
            <w:szCs w:val="20"/>
            <w:bdr w:val="none" w:sz="0" w:space="0" w:color="auto" w:frame="1"/>
          </w:rPr>
          <w:t>State the null hypothesis</w:t>
        </w:r>
      </w:hyperlink>
      <w:r w:rsidRPr="007F6221">
        <w:rPr>
          <w:rStyle w:val="Emphasis"/>
          <w:rFonts w:ascii="inherit" w:hAnsi="inherit" w:cs="Arial"/>
          <w:color w:val="777777"/>
          <w:szCs w:val="20"/>
          <w:bdr w:val="none" w:sz="0" w:space="0" w:color="auto" w:frame="1"/>
        </w:rPr>
        <w:t> and the</w:t>
      </w:r>
      <w:hyperlink r:id="rId1549" w:history="1">
        <w:r w:rsidRPr="007F6221">
          <w:rPr>
            <w:rStyle w:val="Hyperlink"/>
            <w:rFonts w:ascii="inherit" w:eastAsiaTheme="majorEastAsia" w:hAnsi="inherit" w:cs="Arial"/>
            <w:i/>
            <w:iCs/>
            <w:color w:val="05A9C5"/>
            <w:szCs w:val="20"/>
            <w:bdr w:val="none" w:sz="0" w:space="0" w:color="auto" w:frame="1"/>
          </w:rPr>
          <w:t> alternate hypothesis</w:t>
        </w:r>
      </w:hyperlink>
      <w:r w:rsidRPr="007F6221">
        <w:rPr>
          <w:rStyle w:val="Emphasis"/>
          <w:rFonts w:ascii="inherit" w:hAnsi="inherit" w:cs="Arial"/>
          <w:color w:val="777777"/>
          <w:szCs w:val="20"/>
          <w:bdr w:val="none" w:sz="0" w:space="0" w:color="auto" w:frame="1"/>
        </w:rPr>
        <w:t> (“the claim”)</w:t>
      </w:r>
      <w:r w:rsidRPr="007F6221">
        <w:rPr>
          <w:rFonts w:ascii="Arial" w:hAnsi="Arial" w:cs="Arial"/>
          <w:color w:val="777777"/>
          <w:szCs w:val="20"/>
        </w:rPr>
        <w:t xml:space="preserve">. </w:t>
      </w:r>
      <w:proofErr w:type="spellStart"/>
      <w:proofErr w:type="gramStart"/>
      <w:r w:rsidRPr="007F6221">
        <w:rPr>
          <w:rFonts w:ascii="Arial" w:hAnsi="Arial" w:cs="Arial"/>
          <w:color w:val="777777"/>
          <w:szCs w:val="20"/>
        </w:rPr>
        <w:t>H</w:t>
      </w:r>
      <w:r w:rsidRPr="007F6221">
        <w:rPr>
          <w:rFonts w:ascii="inherit" w:hAnsi="inherit" w:cs="Arial"/>
          <w:color w:val="777777"/>
          <w:sz w:val="19"/>
          <w:szCs w:val="15"/>
          <w:bdr w:val="none" w:sz="0" w:space="0" w:color="auto" w:frame="1"/>
          <w:vertAlign w:val="subscript"/>
        </w:rPr>
        <w:t>o</w:t>
      </w:r>
      <w:r w:rsidRPr="007F6221">
        <w:rPr>
          <w:rFonts w:ascii="Arial" w:hAnsi="Arial" w:cs="Arial"/>
          <w:color w:val="777777"/>
          <w:szCs w:val="20"/>
        </w:rPr>
        <w:t>:p</w:t>
      </w:r>
      <w:proofErr w:type="spellEnd"/>
      <w:proofErr w:type="gramEnd"/>
      <w:r w:rsidRPr="007F6221">
        <w:rPr>
          <w:rFonts w:ascii="Arial" w:hAnsi="Arial" w:cs="Arial"/>
          <w:color w:val="777777"/>
          <w:szCs w:val="20"/>
        </w:rPr>
        <w:t xml:space="preserve"> ≤ 0.23; H</w:t>
      </w:r>
      <w:r w:rsidRPr="007F6221">
        <w:rPr>
          <w:rFonts w:ascii="inherit" w:hAnsi="inherit" w:cs="Arial"/>
          <w:color w:val="777777"/>
          <w:sz w:val="19"/>
          <w:szCs w:val="15"/>
          <w:bdr w:val="none" w:sz="0" w:space="0" w:color="auto" w:frame="1"/>
          <w:vertAlign w:val="subscript"/>
        </w:rPr>
        <w:t>1</w:t>
      </w:r>
      <w:r w:rsidRPr="007F6221">
        <w:rPr>
          <w:rFonts w:ascii="Arial" w:hAnsi="Arial" w:cs="Arial"/>
          <w:color w:val="777777"/>
          <w:szCs w:val="20"/>
        </w:rPr>
        <w:t>:p &gt; 0.23 (claim)</w:t>
      </w:r>
    </w:p>
    <w:p w14:paraId="1E78ECD8" w14:textId="245869BE"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2:</w:t>
      </w:r>
      <w:r w:rsidRPr="007F6221">
        <w:rPr>
          <w:rFonts w:ascii="Arial" w:hAnsi="Arial" w:cs="Arial"/>
          <w:color w:val="777777"/>
          <w:szCs w:val="20"/>
        </w:rPr>
        <w:t> </w:t>
      </w:r>
      <w:r w:rsidRPr="007F6221">
        <w:rPr>
          <w:rStyle w:val="Emphasis"/>
          <w:rFonts w:ascii="inherit" w:hAnsi="inherit" w:cs="Arial"/>
          <w:color w:val="777777"/>
          <w:szCs w:val="20"/>
          <w:bdr w:val="none" w:sz="0" w:space="0" w:color="auto" w:frame="1"/>
        </w:rPr>
        <w:t>Compute </w:t>
      </w:r>
      <w:r w:rsidRPr="007F6221">
        <w:rPr>
          <w:rFonts w:ascii="inherit" w:hAnsi="inherit" w:cs="Arial"/>
          <w:i/>
          <w:iCs/>
          <w:noProof/>
          <w:color w:val="777777"/>
          <w:szCs w:val="20"/>
          <w:bdr w:val="none" w:sz="0" w:space="0" w:color="auto" w:frame="1"/>
        </w:rPr>
        <w:drawing>
          <wp:inline distT="0" distB="0" distL="0" distR="0" wp14:anchorId="4041F713" wp14:editId="43AFAD44">
            <wp:extent cx="182880" cy="236220"/>
            <wp:effectExtent l="0" t="0" r="7620" b="0"/>
            <wp:docPr id="105" name="Picture 105"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7F6221">
        <w:rPr>
          <w:rFonts w:ascii="Arial" w:hAnsi="Arial" w:cs="Arial"/>
          <w:color w:val="777777"/>
          <w:szCs w:val="20"/>
        </w:rPr>
        <w:t> </w:t>
      </w:r>
      <w:r w:rsidRPr="00C02B0B">
        <w:rPr>
          <w:rFonts w:ascii="Arial" w:hAnsi="Arial" w:cs="Arial"/>
          <w:color w:val="777777"/>
          <w:sz w:val="22"/>
          <w:szCs w:val="20"/>
        </w:rPr>
        <w:t>by dividing the number of positive respondents from the number in the random sample:</w:t>
      </w:r>
      <w:r w:rsidRPr="00C02B0B">
        <w:rPr>
          <w:rFonts w:ascii="Arial" w:hAnsi="Arial" w:cs="Arial"/>
          <w:color w:val="777777"/>
          <w:sz w:val="22"/>
          <w:szCs w:val="20"/>
        </w:rPr>
        <w:br/>
      </w:r>
      <w:r w:rsidR="00723169">
        <w:rPr>
          <w:rFonts w:ascii="Arial" w:hAnsi="Arial" w:cs="Arial"/>
          <w:color w:val="777777"/>
          <w:szCs w:val="20"/>
        </w:rPr>
        <w:t>126</w:t>
      </w:r>
      <w:r w:rsidRPr="007F6221">
        <w:rPr>
          <w:rFonts w:ascii="Arial" w:hAnsi="Arial" w:cs="Arial"/>
          <w:color w:val="777777"/>
          <w:szCs w:val="20"/>
        </w:rPr>
        <w:t xml:space="preserve"> / </w:t>
      </w:r>
      <w:r w:rsidR="00723169">
        <w:rPr>
          <w:rFonts w:ascii="Arial" w:hAnsi="Arial" w:cs="Arial"/>
          <w:color w:val="777777"/>
          <w:szCs w:val="20"/>
        </w:rPr>
        <w:t>4</w:t>
      </w:r>
      <w:r w:rsidRPr="007F6221">
        <w:rPr>
          <w:rFonts w:ascii="Arial" w:hAnsi="Arial" w:cs="Arial"/>
          <w:color w:val="777777"/>
          <w:szCs w:val="20"/>
        </w:rPr>
        <w:t>20 = 0.3.</w:t>
      </w:r>
    </w:p>
    <w:p w14:paraId="1A649774"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2022E134" w14:textId="2013054D"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3: </w:t>
      </w:r>
      <w:r w:rsidRPr="007F6221">
        <w:rPr>
          <w:rStyle w:val="Emphasis"/>
          <w:rFonts w:ascii="inherit" w:hAnsi="inherit" w:cs="Arial"/>
          <w:color w:val="777777"/>
          <w:szCs w:val="20"/>
          <w:bdr w:val="none" w:sz="0" w:space="0" w:color="auto" w:frame="1"/>
        </w:rPr>
        <w:t>Find ‘p’ by converting the stated claim to a decimal:</w:t>
      </w:r>
      <w:r w:rsidRPr="007F6221">
        <w:rPr>
          <w:rFonts w:ascii="Arial" w:hAnsi="Arial" w:cs="Arial"/>
          <w:color w:val="777777"/>
          <w:szCs w:val="20"/>
        </w:rPr>
        <w:br/>
        <w:t>23% = 0.23.</w:t>
      </w:r>
      <w:r w:rsidRPr="007F6221">
        <w:rPr>
          <w:rFonts w:ascii="Arial" w:hAnsi="Arial" w:cs="Arial"/>
          <w:color w:val="777777"/>
          <w:szCs w:val="20"/>
        </w:rPr>
        <w:br/>
      </w:r>
      <w:r w:rsidRPr="00C02B0B">
        <w:rPr>
          <w:rFonts w:ascii="Arial" w:hAnsi="Arial" w:cs="Arial"/>
          <w:color w:val="777777"/>
          <w:sz w:val="22"/>
          <w:szCs w:val="20"/>
        </w:rPr>
        <w:t>Also, find ‘q’ by subtracting ‘p’ from 1: 1 – 0.23 = 0.77.</w:t>
      </w:r>
    </w:p>
    <w:p w14:paraId="14BF0B61" w14:textId="77777777" w:rsidR="00DE6967" w:rsidRPr="007F6221" w:rsidRDefault="00DE6967" w:rsidP="00CD2BC1">
      <w:pPr>
        <w:pStyle w:val="NormalWeb"/>
        <w:shd w:val="clear" w:color="auto" w:fill="FFFFFF"/>
        <w:spacing w:before="0" w:beforeAutospacing="0" w:after="0" w:afterAutospacing="0"/>
        <w:textAlignment w:val="baseline"/>
        <w:rPr>
          <w:rFonts w:ascii="Arial" w:hAnsi="Arial" w:cs="Arial"/>
          <w:color w:val="777777"/>
          <w:szCs w:val="20"/>
        </w:rPr>
      </w:pPr>
    </w:p>
    <w:p w14:paraId="75264D59" w14:textId="77777777" w:rsidR="00CD2BC1" w:rsidRPr="007F622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F6221">
        <w:rPr>
          <w:rStyle w:val="Strong"/>
          <w:rFonts w:ascii="inherit" w:hAnsi="inherit" w:cs="Arial"/>
          <w:color w:val="0000FF"/>
          <w:szCs w:val="20"/>
          <w:bdr w:val="none" w:sz="0" w:space="0" w:color="auto" w:frame="1"/>
        </w:rPr>
        <w:t>Step 4: </w:t>
      </w:r>
      <w:r w:rsidRPr="007F6221">
        <w:rPr>
          <w:rStyle w:val="Emphasis"/>
          <w:rFonts w:ascii="inherit" w:hAnsi="inherit" w:cs="Arial"/>
          <w:color w:val="777777"/>
          <w:szCs w:val="20"/>
          <w:bdr w:val="none" w:sz="0" w:space="0" w:color="auto" w:frame="1"/>
        </w:rPr>
        <w:t>Use the following formula to calculate your test value.</w:t>
      </w:r>
    </w:p>
    <w:p w14:paraId="597237C8" w14:textId="45B3C8B5" w:rsidR="00CD2BC1" w:rsidRPr="007F6221"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7F6221">
        <w:rPr>
          <w:rFonts w:ascii="Arial" w:hAnsi="Arial" w:cs="Arial"/>
          <w:noProof/>
          <w:color w:val="777777"/>
          <w:szCs w:val="20"/>
        </w:rPr>
        <w:drawing>
          <wp:inline distT="0" distB="0" distL="0" distR="0" wp14:anchorId="3DB070E4" wp14:editId="35EC4F87">
            <wp:extent cx="830580" cy="464820"/>
            <wp:effectExtent l="0" t="0" r="7620" b="0"/>
            <wp:docPr id="104" name="Picture 104" descr="HYPOTHESIS test value with a pro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YPOTHESIS test value with a proportion"/>
                    <pic:cNvPicPr>
                      <a:picLocks noChangeAspect="1" noChangeArrowheads="1"/>
                    </pic:cNvPicPr>
                  </pic:nvPicPr>
                  <pic:blipFill>
                    <a:blip r:embed="rId1543">
                      <a:extLst>
                        <a:ext uri="{28A0092B-C50C-407E-A947-70E740481C1C}">
                          <a14:useLocalDpi xmlns:a14="http://schemas.microsoft.com/office/drawing/2010/main" val="0"/>
                        </a:ext>
                      </a:extLst>
                    </a:blip>
                    <a:srcRect/>
                    <a:stretch>
                      <a:fillRect/>
                    </a:stretch>
                  </pic:blipFill>
                  <pic:spPr bwMode="auto">
                    <a:xfrm>
                      <a:off x="0" y="0"/>
                      <a:ext cx="830580" cy="464820"/>
                    </a:xfrm>
                    <a:prstGeom prst="rect">
                      <a:avLst/>
                    </a:prstGeom>
                    <a:noFill/>
                    <a:ln>
                      <a:noFill/>
                    </a:ln>
                  </pic:spPr>
                </pic:pic>
              </a:graphicData>
            </a:graphic>
          </wp:inline>
        </w:drawing>
      </w:r>
    </w:p>
    <w:p w14:paraId="0DD2D597" w14:textId="77777777" w:rsidR="00CD2BC1" w:rsidRPr="007F6221" w:rsidRDefault="00D07F14" w:rsidP="00CD2BC1">
      <w:pPr>
        <w:pStyle w:val="NormalWeb"/>
        <w:shd w:val="clear" w:color="auto" w:fill="FFFFFF"/>
        <w:spacing w:before="0" w:beforeAutospacing="0" w:after="0" w:afterAutospacing="0"/>
        <w:textAlignment w:val="baseline"/>
        <w:rPr>
          <w:rFonts w:ascii="Arial" w:hAnsi="Arial" w:cs="Arial"/>
          <w:color w:val="777777"/>
          <w:szCs w:val="20"/>
        </w:rPr>
      </w:pPr>
      <w:hyperlink r:id="rId1550" w:history="1">
        <w:r w:rsidR="00CD2BC1" w:rsidRPr="007F6221">
          <w:rPr>
            <w:rStyle w:val="Hyperlink"/>
            <w:rFonts w:ascii="inherit" w:eastAsiaTheme="majorEastAsia" w:hAnsi="inherit" w:cs="Arial"/>
            <w:color w:val="05A9C5"/>
            <w:szCs w:val="20"/>
            <w:bdr w:val="none" w:sz="0" w:space="0" w:color="auto" w:frame="1"/>
          </w:rPr>
          <w:t>Click here if you want easy, step-by-step instructions for solving this formula.</w:t>
        </w:r>
      </w:hyperlink>
    </w:p>
    <w:p w14:paraId="6C58C4D7" w14:textId="77777777" w:rsidR="00CD2BC1" w:rsidRPr="007F6221" w:rsidRDefault="00CD2BC1" w:rsidP="00CD2BC1">
      <w:pPr>
        <w:pStyle w:val="NormalWeb"/>
        <w:shd w:val="clear" w:color="auto" w:fill="FFFFFF"/>
        <w:spacing w:before="0" w:beforeAutospacing="0" w:after="225" w:afterAutospacing="0"/>
        <w:textAlignment w:val="baseline"/>
        <w:rPr>
          <w:rFonts w:ascii="Arial" w:hAnsi="Arial" w:cs="Arial"/>
          <w:color w:val="777777"/>
          <w:szCs w:val="20"/>
        </w:rPr>
      </w:pPr>
      <w:r w:rsidRPr="007F6221">
        <w:rPr>
          <w:rFonts w:ascii="Arial" w:hAnsi="Arial" w:cs="Arial"/>
          <w:color w:val="777777"/>
          <w:szCs w:val="20"/>
        </w:rPr>
        <w:t>If formulas confuse you, this is asking you to:</w:t>
      </w:r>
    </w:p>
    <w:p w14:paraId="248454C8" w14:textId="43C5CE6D"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Subtract p from</w:t>
      </w:r>
      <w:r w:rsidRPr="007F6221">
        <w:rPr>
          <w:rFonts w:ascii="inherit" w:hAnsi="inherit" w:cs="Arial"/>
          <w:noProof/>
          <w:color w:val="777777"/>
          <w:sz w:val="24"/>
          <w:szCs w:val="20"/>
        </w:rPr>
        <w:drawing>
          <wp:inline distT="0" distB="0" distL="0" distR="0" wp14:anchorId="34E79E44" wp14:editId="0029198C">
            <wp:extent cx="182880" cy="236220"/>
            <wp:effectExtent l="0" t="0" r="7620" b="0"/>
            <wp:docPr id="103" name="Picture 103" descr="p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t"/>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182880" cy="236220"/>
                    </a:xfrm>
                    <a:prstGeom prst="rect">
                      <a:avLst/>
                    </a:prstGeom>
                    <a:noFill/>
                    <a:ln>
                      <a:noFill/>
                    </a:ln>
                  </pic:spPr>
                </pic:pic>
              </a:graphicData>
            </a:graphic>
          </wp:inline>
        </w:drawing>
      </w:r>
      <w:r w:rsidRPr="007F6221">
        <w:rPr>
          <w:rFonts w:ascii="inherit" w:hAnsi="inherit" w:cs="Arial"/>
          <w:color w:val="777777"/>
          <w:sz w:val="24"/>
          <w:szCs w:val="20"/>
        </w:rPr>
        <w:t>(0.3 – 0.23 = 0.07). Set this number aside.</w:t>
      </w:r>
    </w:p>
    <w:p w14:paraId="03B54D0F" w14:textId="77777777"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Multiply p and q together, then divide by the number in the random sample. (0.23 x 0.77) / 420 = 0.00042</w:t>
      </w:r>
    </w:p>
    <w:p w14:paraId="5D59E81A" w14:textId="42B521ED" w:rsidR="00CD2BC1" w:rsidRPr="007F622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Take the square root of your answer to 2</w:t>
      </w:r>
      <w:r w:rsidRPr="007F6221">
        <w:rPr>
          <w:rStyle w:val="Emphasis"/>
          <w:rFonts w:ascii="inherit" w:hAnsi="inherit" w:cs="Arial"/>
          <w:color w:val="777777"/>
          <w:sz w:val="24"/>
          <w:szCs w:val="20"/>
          <w:bdr w:val="none" w:sz="0" w:space="0" w:color="auto" w:frame="1"/>
        </w:rPr>
        <w:t xml:space="preserve">. </w:t>
      </w:r>
      <w:proofErr w:type="gramStart"/>
      <w:r w:rsidRPr="007F6221">
        <w:rPr>
          <w:rStyle w:val="Emphasis"/>
          <w:rFonts w:ascii="inherit" w:hAnsi="inherit" w:cs="Arial"/>
          <w:color w:val="777777"/>
          <w:sz w:val="24"/>
          <w:szCs w:val="20"/>
          <w:bdr w:val="none" w:sz="0" w:space="0" w:color="auto" w:frame="1"/>
        </w:rPr>
        <w:t>√(</w:t>
      </w:r>
      <w:proofErr w:type="gramEnd"/>
      <w:r w:rsidRPr="007F6221">
        <w:rPr>
          <w:rFonts w:ascii="inherit" w:hAnsi="inherit" w:cs="Arial"/>
          <w:color w:val="777777"/>
          <w:sz w:val="24"/>
          <w:szCs w:val="20"/>
        </w:rPr>
        <w:t>0.</w:t>
      </w:r>
      <w:r w:rsidR="00370E86">
        <w:rPr>
          <w:rFonts w:ascii="inherit" w:hAnsi="inherit" w:cs="Arial"/>
          <w:color w:val="777777"/>
          <w:sz w:val="24"/>
          <w:szCs w:val="20"/>
        </w:rPr>
        <w:t>00042</w:t>
      </w:r>
      <w:r w:rsidRPr="007F6221">
        <w:rPr>
          <w:rFonts w:ascii="inherit" w:hAnsi="inherit" w:cs="Arial"/>
          <w:color w:val="777777"/>
          <w:sz w:val="24"/>
          <w:szCs w:val="20"/>
        </w:rPr>
        <w:t>) = </w:t>
      </w:r>
      <w:r w:rsidRPr="007F6221">
        <w:rPr>
          <w:rStyle w:val="Emphasis"/>
          <w:rFonts w:ascii="inherit" w:hAnsi="inherit" w:cs="Arial"/>
          <w:color w:val="777777"/>
          <w:sz w:val="24"/>
          <w:szCs w:val="20"/>
          <w:bdr w:val="none" w:sz="0" w:space="0" w:color="auto" w:frame="1"/>
        </w:rPr>
        <w:t>0.</w:t>
      </w:r>
      <w:r w:rsidRPr="007F6221">
        <w:rPr>
          <w:rFonts w:ascii="inherit" w:hAnsi="inherit" w:cs="Arial"/>
          <w:color w:val="777777"/>
          <w:sz w:val="24"/>
          <w:szCs w:val="20"/>
        </w:rPr>
        <w:t>0205</w:t>
      </w:r>
    </w:p>
    <w:p w14:paraId="5D2A1B5D" w14:textId="62945562" w:rsidR="00CD2BC1" w:rsidRDefault="00CD2BC1" w:rsidP="00CD2BC1">
      <w:pPr>
        <w:numPr>
          <w:ilvl w:val="0"/>
          <w:numId w:val="61"/>
        </w:numPr>
        <w:shd w:val="clear" w:color="auto" w:fill="FFFFFF"/>
        <w:spacing w:after="0" w:line="240" w:lineRule="auto"/>
        <w:ind w:left="450"/>
        <w:textAlignment w:val="baseline"/>
        <w:rPr>
          <w:rFonts w:ascii="inherit" w:hAnsi="inherit" w:cs="Arial"/>
          <w:color w:val="777777"/>
          <w:sz w:val="24"/>
          <w:szCs w:val="20"/>
        </w:rPr>
      </w:pPr>
      <w:r w:rsidRPr="007F6221">
        <w:rPr>
          <w:rFonts w:ascii="inherit" w:hAnsi="inherit" w:cs="Arial"/>
          <w:color w:val="777777"/>
          <w:sz w:val="24"/>
          <w:szCs w:val="20"/>
        </w:rPr>
        <w:t>Divide your answer to 1. by your answer in 3. 0.07 / </w:t>
      </w:r>
      <w:r w:rsidRPr="007F6221">
        <w:rPr>
          <w:rStyle w:val="Emphasis"/>
          <w:rFonts w:ascii="inherit" w:hAnsi="inherit" w:cs="Arial"/>
          <w:color w:val="777777"/>
          <w:sz w:val="24"/>
          <w:szCs w:val="20"/>
          <w:bdr w:val="none" w:sz="0" w:space="0" w:color="auto" w:frame="1"/>
        </w:rPr>
        <w:t>0.</w:t>
      </w:r>
      <w:r w:rsidRPr="007F6221">
        <w:rPr>
          <w:rFonts w:ascii="inherit" w:hAnsi="inherit" w:cs="Arial"/>
          <w:color w:val="777777"/>
          <w:sz w:val="24"/>
          <w:szCs w:val="20"/>
        </w:rPr>
        <w:t>0205 = 3.41</w:t>
      </w:r>
    </w:p>
    <w:p w14:paraId="6F9C77DA" w14:textId="77777777" w:rsidR="00691FAA" w:rsidRPr="007F6221" w:rsidRDefault="00691FAA" w:rsidP="00691FAA">
      <w:pPr>
        <w:shd w:val="clear" w:color="auto" w:fill="FFFFFF"/>
        <w:spacing w:after="0" w:line="240" w:lineRule="auto"/>
        <w:ind w:left="450"/>
        <w:textAlignment w:val="baseline"/>
        <w:rPr>
          <w:rFonts w:ascii="inherit" w:hAnsi="inherit" w:cs="Arial"/>
          <w:color w:val="777777"/>
          <w:sz w:val="24"/>
          <w:szCs w:val="20"/>
        </w:rPr>
      </w:pPr>
    </w:p>
    <w:p w14:paraId="3368AA88" w14:textId="01EC6088"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0000FF"/>
          <w:szCs w:val="20"/>
          <w:bdr w:val="none" w:sz="0" w:space="0" w:color="auto" w:frame="1"/>
        </w:rPr>
        <w:t>Step 5:</w:t>
      </w:r>
      <w:r w:rsidRPr="00774E9D">
        <w:rPr>
          <w:rFonts w:ascii="Arial" w:hAnsi="Arial" w:cs="Arial"/>
          <w:color w:val="777777"/>
          <w:szCs w:val="20"/>
        </w:rPr>
        <w:t> Find the </w:t>
      </w:r>
      <w:hyperlink r:id="rId1551" w:history="1">
        <w:r w:rsidRPr="00774E9D">
          <w:rPr>
            <w:rStyle w:val="Hyperlink"/>
            <w:rFonts w:ascii="inherit" w:eastAsiaTheme="majorEastAsia" w:hAnsi="inherit" w:cs="Arial"/>
            <w:color w:val="05A9C5"/>
            <w:szCs w:val="20"/>
            <w:bdr w:val="none" w:sz="0" w:space="0" w:color="auto" w:frame="1"/>
          </w:rPr>
          <w:t>P-Value</w:t>
        </w:r>
      </w:hyperlink>
      <w:r w:rsidRPr="00774E9D">
        <w:rPr>
          <w:rFonts w:ascii="Arial" w:hAnsi="Arial" w:cs="Arial"/>
          <w:color w:val="777777"/>
          <w:szCs w:val="20"/>
        </w:rPr>
        <w:t> by looking up your answer from step 5 in the </w:t>
      </w:r>
      <w:hyperlink r:id="rId1552" w:history="1">
        <w:r w:rsidRPr="00774E9D">
          <w:rPr>
            <w:rStyle w:val="Hyperlink"/>
            <w:rFonts w:ascii="inherit" w:eastAsiaTheme="majorEastAsia" w:hAnsi="inherit" w:cs="Arial"/>
            <w:color w:val="05A9C5"/>
            <w:szCs w:val="20"/>
            <w:bdr w:val="none" w:sz="0" w:space="0" w:color="auto" w:frame="1"/>
          </w:rPr>
          <w:t>z-table</w:t>
        </w:r>
      </w:hyperlink>
      <w:r w:rsidRPr="00774E9D">
        <w:rPr>
          <w:rFonts w:ascii="Arial" w:hAnsi="Arial" w:cs="Arial"/>
          <w:color w:val="777777"/>
          <w:szCs w:val="20"/>
        </w:rPr>
        <w:t>.</w:t>
      </w:r>
      <w:r w:rsidRPr="00774E9D">
        <w:rPr>
          <w:rStyle w:val="Strong"/>
          <w:rFonts w:ascii="inherit" w:hAnsi="inherit" w:cs="Arial"/>
          <w:color w:val="777777"/>
          <w:szCs w:val="20"/>
          <w:bdr w:val="none" w:sz="0" w:space="0" w:color="auto" w:frame="1"/>
        </w:rPr>
        <w:t> </w:t>
      </w:r>
      <w:r w:rsidRPr="00774E9D">
        <w:rPr>
          <w:rFonts w:ascii="Arial" w:hAnsi="Arial" w:cs="Arial"/>
          <w:color w:val="777777"/>
          <w:szCs w:val="20"/>
        </w:rPr>
        <w:t>The z-score for 3.41 is .4997. Subtract from 0.500: 0.500-.4997 = 0.003.</w:t>
      </w:r>
    </w:p>
    <w:p w14:paraId="643FE4B2" w14:textId="77777777" w:rsidR="00774E9D" w:rsidRPr="00774E9D" w:rsidRDefault="00774E9D" w:rsidP="00CD2BC1">
      <w:pPr>
        <w:pStyle w:val="NormalWeb"/>
        <w:shd w:val="clear" w:color="auto" w:fill="FFFFFF"/>
        <w:spacing w:before="0" w:beforeAutospacing="0" w:after="0" w:afterAutospacing="0"/>
        <w:textAlignment w:val="baseline"/>
        <w:rPr>
          <w:rFonts w:ascii="Arial" w:hAnsi="Arial" w:cs="Arial"/>
          <w:color w:val="777777"/>
          <w:szCs w:val="20"/>
        </w:rPr>
      </w:pPr>
    </w:p>
    <w:p w14:paraId="516304E3" w14:textId="02356FB7"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0000FF"/>
          <w:szCs w:val="20"/>
          <w:bdr w:val="none" w:sz="0" w:space="0" w:color="auto" w:frame="1"/>
        </w:rPr>
        <w:t>Step 6:</w:t>
      </w:r>
      <w:r w:rsidRPr="00774E9D">
        <w:rPr>
          <w:rFonts w:ascii="Arial" w:hAnsi="Arial" w:cs="Arial"/>
          <w:color w:val="777777"/>
          <w:szCs w:val="20"/>
        </w:rPr>
        <w:t> </w:t>
      </w:r>
      <w:r w:rsidRPr="00774E9D">
        <w:rPr>
          <w:rStyle w:val="Emphasis"/>
          <w:rFonts w:ascii="inherit" w:hAnsi="inherit" w:cs="Arial"/>
          <w:color w:val="777777"/>
          <w:szCs w:val="20"/>
          <w:bdr w:val="none" w:sz="0" w:space="0" w:color="auto" w:frame="1"/>
        </w:rPr>
        <w:t>Compare your </w:t>
      </w:r>
      <w:hyperlink r:id="rId1553" w:history="1">
        <w:r w:rsidRPr="00774E9D">
          <w:rPr>
            <w:rStyle w:val="Hyperlink"/>
            <w:rFonts w:ascii="inherit" w:eastAsiaTheme="majorEastAsia" w:hAnsi="inherit" w:cs="Arial"/>
            <w:i/>
            <w:iCs/>
            <w:color w:val="05A9C5"/>
            <w:szCs w:val="20"/>
            <w:bdr w:val="none" w:sz="0" w:space="0" w:color="auto" w:frame="1"/>
          </w:rPr>
          <w:t>P-value</w:t>
        </w:r>
      </w:hyperlink>
      <w:r w:rsidRPr="00774E9D">
        <w:rPr>
          <w:rStyle w:val="Emphasis"/>
          <w:rFonts w:ascii="inherit" w:hAnsi="inherit" w:cs="Arial"/>
          <w:color w:val="777777"/>
          <w:szCs w:val="20"/>
          <w:bdr w:val="none" w:sz="0" w:space="0" w:color="auto" w:frame="1"/>
        </w:rPr>
        <w:t> to α</w:t>
      </w:r>
      <w:r w:rsidRPr="00774E9D">
        <w:rPr>
          <w:rFonts w:ascii="Arial" w:hAnsi="Arial" w:cs="Arial"/>
          <w:color w:val="777777"/>
          <w:szCs w:val="20"/>
        </w:rPr>
        <w:t>. Support or reject null hypothesis? If the </w:t>
      </w:r>
      <w:hyperlink r:id="rId1554" w:history="1">
        <w:r w:rsidRPr="00774E9D">
          <w:rPr>
            <w:rStyle w:val="Hyperlink"/>
            <w:rFonts w:ascii="inherit" w:eastAsiaTheme="majorEastAsia" w:hAnsi="inherit" w:cs="Arial"/>
            <w:color w:val="05A9C5"/>
            <w:szCs w:val="20"/>
            <w:bdr w:val="none" w:sz="0" w:space="0" w:color="auto" w:frame="1"/>
          </w:rPr>
          <w:t>P-value</w:t>
        </w:r>
      </w:hyperlink>
      <w:r w:rsidRPr="00774E9D">
        <w:rPr>
          <w:rFonts w:ascii="Arial" w:hAnsi="Arial" w:cs="Arial"/>
          <w:color w:val="777777"/>
          <w:szCs w:val="20"/>
        </w:rPr>
        <w:t> is less, reject the null hypothesis. If the P-value is more, keep the null hypothesis.</w:t>
      </w:r>
      <w:r w:rsidRPr="00774E9D">
        <w:rPr>
          <w:rFonts w:ascii="Arial" w:hAnsi="Arial" w:cs="Arial"/>
          <w:color w:val="777777"/>
          <w:szCs w:val="20"/>
        </w:rPr>
        <w:br/>
        <w:t>0.003 &lt; 0.05, so we have enough evidence to reject the null hypothesis and accept the claim.</w:t>
      </w:r>
    </w:p>
    <w:p w14:paraId="570B6AF0" w14:textId="77777777" w:rsidR="00774E9D" w:rsidRPr="00774E9D" w:rsidRDefault="00774E9D" w:rsidP="00CD2BC1">
      <w:pPr>
        <w:pStyle w:val="NormalWeb"/>
        <w:shd w:val="clear" w:color="auto" w:fill="FFFFFF"/>
        <w:spacing w:before="0" w:beforeAutospacing="0" w:after="0" w:afterAutospacing="0"/>
        <w:textAlignment w:val="baseline"/>
        <w:rPr>
          <w:rFonts w:ascii="Arial" w:hAnsi="Arial" w:cs="Arial"/>
          <w:color w:val="777777"/>
          <w:szCs w:val="20"/>
        </w:rPr>
      </w:pPr>
    </w:p>
    <w:p w14:paraId="5EBF5E5E" w14:textId="500B0E15" w:rsidR="00CD2BC1" w:rsidRDefault="00CD2BC1" w:rsidP="00CD2BC1">
      <w:pPr>
        <w:pStyle w:val="NormalWeb"/>
        <w:shd w:val="clear" w:color="auto" w:fill="FFFFFF"/>
        <w:spacing w:before="0" w:beforeAutospacing="0" w:after="0" w:afterAutospacing="0"/>
        <w:textAlignment w:val="baseline"/>
        <w:rPr>
          <w:rFonts w:ascii="Arial" w:hAnsi="Arial" w:cs="Arial"/>
          <w:color w:val="777777"/>
          <w:szCs w:val="20"/>
        </w:rPr>
      </w:pPr>
      <w:r w:rsidRPr="00774E9D">
        <w:rPr>
          <w:rStyle w:val="Strong"/>
          <w:rFonts w:ascii="inherit" w:hAnsi="inherit" w:cs="Arial"/>
          <w:color w:val="777777"/>
          <w:szCs w:val="20"/>
          <w:bdr w:val="none" w:sz="0" w:space="0" w:color="auto" w:frame="1"/>
        </w:rPr>
        <w:t>Note:</w:t>
      </w:r>
      <w:r w:rsidRPr="00774E9D">
        <w:rPr>
          <w:rFonts w:ascii="Arial" w:hAnsi="Arial" w:cs="Arial"/>
          <w:color w:val="777777"/>
          <w:szCs w:val="20"/>
        </w:rPr>
        <w:t> In Step 5, I’m using the </w:t>
      </w:r>
      <w:hyperlink r:id="rId1555" w:history="1">
        <w:r w:rsidRPr="00774E9D">
          <w:rPr>
            <w:rStyle w:val="Hyperlink"/>
            <w:rFonts w:ascii="inherit" w:eastAsiaTheme="majorEastAsia" w:hAnsi="inherit" w:cs="Arial"/>
            <w:color w:val="05A9C5"/>
            <w:szCs w:val="20"/>
            <w:bdr w:val="none" w:sz="0" w:space="0" w:color="auto" w:frame="1"/>
          </w:rPr>
          <w:t>z-table on this site</w:t>
        </w:r>
      </w:hyperlink>
      <w:r w:rsidRPr="00774E9D">
        <w:rPr>
          <w:rFonts w:ascii="Arial" w:hAnsi="Arial" w:cs="Arial"/>
          <w:color w:val="777777"/>
          <w:szCs w:val="20"/>
        </w:rPr>
        <w:t> to solve this problem. Most textbooks have the </w:t>
      </w:r>
      <w:hyperlink r:id="rId1556" w:history="1">
        <w:r w:rsidRPr="00774E9D">
          <w:rPr>
            <w:rStyle w:val="Hyperlink"/>
            <w:rFonts w:ascii="inherit" w:eastAsiaTheme="majorEastAsia" w:hAnsi="inherit" w:cs="Arial"/>
            <w:color w:val="05A9C5"/>
            <w:szCs w:val="20"/>
            <w:bdr w:val="none" w:sz="0" w:space="0" w:color="auto" w:frame="1"/>
          </w:rPr>
          <w:t>right of z-table</w:t>
        </w:r>
      </w:hyperlink>
      <w:r w:rsidRPr="00774E9D">
        <w:rPr>
          <w:rFonts w:ascii="Arial" w:hAnsi="Arial" w:cs="Arial"/>
          <w:color w:val="777777"/>
          <w:szCs w:val="20"/>
        </w:rPr>
        <w:t>. If you’re seeing .9997 as an answer in your textbook table, then your textbook has a “whole z” table, in which case don’t subtract from .5, subtract from 1. 1-.9997 = 0.003</w:t>
      </w:r>
      <w:r w:rsidRPr="007F6221">
        <w:rPr>
          <w:rFonts w:ascii="Arial" w:hAnsi="Arial" w:cs="Arial"/>
          <w:color w:val="777777"/>
          <w:szCs w:val="20"/>
        </w:rPr>
        <w:t>.</w:t>
      </w:r>
    </w:p>
    <w:p w14:paraId="532818FD" w14:textId="44538830" w:rsidR="00A41C6E" w:rsidRPr="0062177D" w:rsidRDefault="00A41C6E" w:rsidP="00CD2BC1">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5E99B7F" w14:textId="06DB48B8" w:rsidR="00A41C6E" w:rsidRPr="0062177D"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2177D">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w:t>
      </w:r>
    </w:p>
    <w:p w14:paraId="77F5CF51" w14:textId="77777777" w:rsidR="0062177D" w:rsidRPr="0062177D" w:rsidRDefault="0062177D" w:rsidP="0062177D"/>
    <w:p w14:paraId="7DFF2B21" w14:textId="57AA8FD0" w:rsidR="00A41C6E" w:rsidRDefault="0062177D" w:rsidP="00A41C6E">
      <w:pPr>
        <w:shd w:val="clear" w:color="auto" w:fill="FFFFFF"/>
        <w:textAlignment w:val="baseline"/>
        <w:rPr>
          <w:rFonts w:ascii="Arial" w:hAnsi="Arial" w:cs="Arial"/>
          <w:color w:val="777777"/>
          <w:sz w:val="20"/>
          <w:szCs w:val="20"/>
        </w:rPr>
      </w:pPr>
      <w:r>
        <w:rPr>
          <w:noProof/>
        </w:rPr>
        <w:drawing>
          <wp:inline distT="0" distB="0" distL="0" distR="0" wp14:anchorId="4C22CA91" wp14:editId="2AA6AF94">
            <wp:extent cx="2827020" cy="2164080"/>
            <wp:effectExtent l="0" t="0" r="0" b="7620"/>
            <wp:docPr id="126" name="Picture 126" descr="degrees of free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grees of freedom"/>
                    <pic:cNvPicPr>
                      <a:picLocks noChangeAspect="1" noChangeArrowheads="1"/>
                    </pic:cNvPicPr>
                  </pic:nvPicPr>
                  <pic:blipFill>
                    <a:blip r:embed="rId1557">
                      <a:extLst>
                        <a:ext uri="{28A0092B-C50C-407E-A947-70E740481C1C}">
                          <a14:useLocalDpi xmlns:a14="http://schemas.microsoft.com/office/drawing/2010/main" val="0"/>
                        </a:ext>
                      </a:extLst>
                    </a:blip>
                    <a:srcRect/>
                    <a:stretch>
                      <a:fillRect/>
                    </a:stretch>
                  </pic:blipFill>
                  <pic:spPr bwMode="auto">
                    <a:xfrm>
                      <a:off x="0" y="0"/>
                      <a:ext cx="2827020" cy="2164080"/>
                    </a:xfrm>
                    <a:prstGeom prst="rect">
                      <a:avLst/>
                    </a:prstGeom>
                    <a:noFill/>
                    <a:ln>
                      <a:noFill/>
                    </a:ln>
                  </pic:spPr>
                </pic:pic>
              </a:graphicData>
            </a:graphic>
          </wp:inline>
        </w:drawing>
      </w:r>
    </w:p>
    <w:p w14:paraId="41268294" w14:textId="77777777" w:rsidR="00A41C6E" w:rsidRDefault="00A41C6E" w:rsidP="00A41C6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Degrees of freedom in the left column of the t distribution table.</w:t>
      </w:r>
    </w:p>
    <w:p w14:paraId="47A97D9F" w14:textId="77777777" w:rsidR="00B9051F" w:rsidRDefault="00B9051F"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7D6C4FB0" w14:textId="1EE4B968" w:rsidR="00A41C6E" w:rsidRPr="00B9051F"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ED7D31" w:themeColor="accent2"/>
          <w:szCs w:val="20"/>
        </w:rPr>
        <w:t>Degrees of freedom of an estimate is </w:t>
      </w:r>
      <w:r w:rsidRPr="00B9051F">
        <w:rPr>
          <w:rStyle w:val="Strong"/>
          <w:rFonts w:ascii="inherit" w:hAnsi="inherit" w:cs="Arial"/>
          <w:color w:val="ED7D31" w:themeColor="accent2"/>
          <w:szCs w:val="20"/>
          <w:bdr w:val="none" w:sz="0" w:space="0" w:color="auto" w:frame="1"/>
        </w:rPr>
        <w:t>the number of independent pieces of information that went into calculating the estimate</w:t>
      </w:r>
      <w:r w:rsidRPr="00B9051F">
        <w:rPr>
          <w:rFonts w:ascii="Arial" w:hAnsi="Arial" w:cs="Arial"/>
          <w:color w:val="777777"/>
          <w:szCs w:val="20"/>
        </w:rPr>
        <w:t xml:space="preserve">. It’s not quite the same as the number of items in the sample. In order to get the df for the estimate, you </w:t>
      </w:r>
      <w:proofErr w:type="gramStart"/>
      <w:r w:rsidRPr="00B9051F">
        <w:rPr>
          <w:rFonts w:ascii="Arial" w:hAnsi="Arial" w:cs="Arial"/>
          <w:color w:val="777777"/>
          <w:szCs w:val="20"/>
        </w:rPr>
        <w:t>have to</w:t>
      </w:r>
      <w:proofErr w:type="gramEnd"/>
      <w:r w:rsidRPr="00B9051F">
        <w:rPr>
          <w:rFonts w:ascii="Arial" w:hAnsi="Arial" w:cs="Arial"/>
          <w:color w:val="777777"/>
          <w:szCs w:val="20"/>
        </w:rPr>
        <w:t xml:space="preserve"> subtract 1 from the number of items. Let’s say you were finding the mean weight loss for a low-carb diet. You could use 4 people, giving 3 degrees of freedom (4 – 1 = 3), or you could use one hundred people with df = 99.</w:t>
      </w:r>
    </w:p>
    <w:p w14:paraId="3F3A10AB" w14:textId="77777777" w:rsidR="00A41C6E" w:rsidRPr="00B9051F"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B9051F">
        <w:rPr>
          <w:rFonts w:ascii="Arial" w:hAnsi="Arial" w:cs="Arial"/>
          <w:color w:val="777777"/>
          <w:szCs w:val="20"/>
        </w:rPr>
        <w:t>In math terms (where “n” is the number of items in your set):</w:t>
      </w:r>
    </w:p>
    <w:p w14:paraId="319E422B" w14:textId="77777777" w:rsidR="00A41C6E" w:rsidRPr="00B9051F"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B9051F">
        <w:rPr>
          <w:rFonts w:ascii="inherit" w:hAnsi="inherit" w:cs="Arial"/>
          <w:i/>
          <w:iCs/>
          <w:color w:val="ED7D31" w:themeColor="accent2"/>
          <w:szCs w:val="20"/>
        </w:rPr>
        <w:t>Degrees of Freedom = n – 1</w:t>
      </w:r>
    </w:p>
    <w:p w14:paraId="1006E497" w14:textId="77777777" w:rsidR="00B9051F" w:rsidRDefault="00B9051F" w:rsidP="00A41C6E">
      <w:pPr>
        <w:pStyle w:val="NormalWeb"/>
        <w:shd w:val="clear" w:color="auto" w:fill="FFFFFF"/>
        <w:spacing w:before="0" w:beforeAutospacing="0" w:after="0" w:afterAutospacing="0"/>
        <w:textAlignment w:val="baseline"/>
        <w:rPr>
          <w:rStyle w:val="Strong"/>
          <w:rFonts w:ascii="inherit" w:hAnsi="inherit" w:cs="Arial"/>
          <w:color w:val="777777"/>
          <w:szCs w:val="20"/>
          <w:bdr w:val="none" w:sz="0" w:space="0" w:color="auto" w:frame="1"/>
        </w:rPr>
      </w:pPr>
    </w:p>
    <w:p w14:paraId="075F316F" w14:textId="77777777" w:rsidR="00BF2276"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Style w:val="Strong"/>
          <w:rFonts w:ascii="inherit" w:hAnsi="inherit" w:cs="Arial"/>
          <w:color w:val="777777"/>
          <w:szCs w:val="20"/>
          <w:bdr w:val="none" w:sz="0" w:space="0" w:color="auto" w:frame="1"/>
        </w:rPr>
        <w:t>Why do we subtract 1 from the number of items?</w:t>
      </w:r>
      <w:r w:rsidRPr="00B9051F">
        <w:rPr>
          <w:rFonts w:ascii="Arial" w:hAnsi="Arial" w:cs="Arial"/>
          <w:color w:val="777777"/>
          <w:szCs w:val="20"/>
        </w:rPr>
        <w:t> Another way to look at degrees of freedom is that they are </w:t>
      </w:r>
      <w:r w:rsidRPr="00872403">
        <w:rPr>
          <w:rStyle w:val="Strong"/>
          <w:rFonts w:ascii="inherit" w:hAnsi="inherit" w:cs="Arial"/>
          <w:color w:val="ED7D31" w:themeColor="accent2"/>
          <w:szCs w:val="20"/>
          <w:bdr w:val="none" w:sz="0" w:space="0" w:color="auto" w:frame="1"/>
        </w:rPr>
        <w:t>the number of values that are free to vary </w:t>
      </w:r>
      <w:r w:rsidRPr="00872403">
        <w:rPr>
          <w:rFonts w:ascii="Arial" w:hAnsi="Arial" w:cs="Arial"/>
          <w:color w:val="ED7D31" w:themeColor="accent2"/>
          <w:szCs w:val="20"/>
        </w:rPr>
        <w:t>in a data set</w:t>
      </w:r>
      <w:r w:rsidRPr="00B9051F">
        <w:rPr>
          <w:rFonts w:ascii="Arial" w:hAnsi="Arial" w:cs="Arial"/>
          <w:color w:val="777777"/>
          <w:szCs w:val="20"/>
        </w:rPr>
        <w:t>. What does “free to vary” mean? Here’s an example using the mean (average):</w:t>
      </w:r>
    </w:p>
    <w:p w14:paraId="1F5D417E" w14:textId="407FF177" w:rsidR="00A41C6E" w:rsidRPr="00B9051F"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777777"/>
          <w:szCs w:val="20"/>
        </w:rPr>
        <w:br/>
      </w:r>
      <w:r w:rsidRPr="00B9051F">
        <w:rPr>
          <w:rStyle w:val="Strong"/>
          <w:rFonts w:ascii="inherit" w:hAnsi="inherit" w:cs="Arial"/>
          <w:color w:val="777777"/>
          <w:szCs w:val="20"/>
          <w:bdr w:val="none" w:sz="0" w:space="0" w:color="auto" w:frame="1"/>
        </w:rPr>
        <w:t>Q</w:t>
      </w:r>
      <w:r w:rsidRPr="00B9051F">
        <w:rPr>
          <w:rFonts w:ascii="Arial" w:hAnsi="Arial" w:cs="Arial"/>
          <w:color w:val="777777"/>
          <w:szCs w:val="20"/>
        </w:rPr>
        <w:t>. Pick a set of numbers that have a mean (average) of 10.</w:t>
      </w:r>
      <w:r w:rsidRPr="00B9051F">
        <w:rPr>
          <w:rFonts w:ascii="Arial" w:hAnsi="Arial" w:cs="Arial"/>
          <w:color w:val="777777"/>
          <w:szCs w:val="20"/>
        </w:rPr>
        <w:br/>
      </w:r>
      <w:r w:rsidRPr="00B9051F">
        <w:rPr>
          <w:rStyle w:val="Strong"/>
          <w:rFonts w:ascii="inherit" w:hAnsi="inherit" w:cs="Arial"/>
          <w:color w:val="777777"/>
          <w:szCs w:val="20"/>
          <w:bdr w:val="none" w:sz="0" w:space="0" w:color="auto" w:frame="1"/>
        </w:rPr>
        <w:t>A</w:t>
      </w:r>
      <w:r w:rsidRPr="00B9051F">
        <w:rPr>
          <w:rFonts w:ascii="Arial" w:hAnsi="Arial" w:cs="Arial"/>
          <w:color w:val="777777"/>
          <w:szCs w:val="20"/>
        </w:rPr>
        <w:t>. Some sets of numbers you might pick: 9, 10, 11 or 8, 10, 12 or 5, 10, 15.</w:t>
      </w:r>
      <w:r w:rsidRPr="00B9051F">
        <w:rPr>
          <w:rFonts w:ascii="Arial" w:hAnsi="Arial" w:cs="Arial"/>
          <w:color w:val="777777"/>
          <w:szCs w:val="20"/>
        </w:rPr>
        <w:br/>
      </w:r>
      <w:r w:rsidRPr="00552A27">
        <w:rPr>
          <w:rFonts w:ascii="Arial" w:hAnsi="Arial" w:cs="Arial"/>
          <w:color w:val="808080" w:themeColor="background1" w:themeShade="80"/>
          <w:szCs w:val="20"/>
        </w:rPr>
        <w:t>Once you have chosen the first two numbers in the set, the third is fixed. In other words, </w:t>
      </w:r>
      <w:r w:rsidRPr="00552A27">
        <w:rPr>
          <w:rStyle w:val="Strong"/>
          <w:rFonts w:ascii="inherit" w:hAnsi="inherit" w:cs="Arial"/>
          <w:color w:val="808080" w:themeColor="background1" w:themeShade="80"/>
          <w:szCs w:val="20"/>
          <w:bdr w:val="none" w:sz="0" w:space="0" w:color="auto" w:frame="1"/>
        </w:rPr>
        <w:t>you can’t choose the third item in the set</w:t>
      </w:r>
      <w:r w:rsidRPr="00552A27">
        <w:rPr>
          <w:rFonts w:ascii="Arial" w:hAnsi="Arial" w:cs="Arial"/>
          <w:color w:val="808080" w:themeColor="background1" w:themeShade="80"/>
          <w:szCs w:val="20"/>
        </w:rPr>
        <w:t xml:space="preserve">. The only numbers that are free to vary are the first two. </w:t>
      </w:r>
      <w:r w:rsidRPr="00BD5079">
        <w:rPr>
          <w:rFonts w:ascii="Arial" w:hAnsi="Arial" w:cs="Arial"/>
          <w:color w:val="ED7D31" w:themeColor="accent2"/>
          <w:szCs w:val="20"/>
        </w:rPr>
        <w:t xml:space="preserve">You can pick 9 + 10 or 5 + 15, but once you’ve made that </w:t>
      </w:r>
      <w:r w:rsidRPr="00BD5079">
        <w:rPr>
          <w:rFonts w:ascii="Arial" w:hAnsi="Arial" w:cs="Arial"/>
          <w:color w:val="ED7D31" w:themeColor="accent2"/>
          <w:szCs w:val="20"/>
        </w:rPr>
        <w:lastRenderedPageBreak/>
        <w:t>decision you </w:t>
      </w:r>
      <w:r w:rsidRPr="00BD5079">
        <w:rPr>
          <w:rStyle w:val="Strong"/>
          <w:rFonts w:ascii="inherit" w:hAnsi="inherit" w:cs="Arial"/>
          <w:color w:val="ED7D31" w:themeColor="accent2"/>
          <w:szCs w:val="20"/>
          <w:bdr w:val="none" w:sz="0" w:space="0" w:color="auto" w:frame="1"/>
        </w:rPr>
        <w:t>must</w:t>
      </w:r>
      <w:r w:rsidRPr="00BD5079">
        <w:rPr>
          <w:rFonts w:ascii="Arial" w:hAnsi="Arial" w:cs="Arial"/>
          <w:color w:val="ED7D31" w:themeColor="accent2"/>
          <w:szCs w:val="20"/>
        </w:rPr>
        <w:t xml:space="preserve"> choose a </w:t>
      </w:r>
      <w:proofErr w:type="gramStart"/>
      <w:r w:rsidRPr="00BD5079">
        <w:rPr>
          <w:rFonts w:ascii="Arial" w:hAnsi="Arial" w:cs="Arial"/>
          <w:color w:val="ED7D31" w:themeColor="accent2"/>
          <w:szCs w:val="20"/>
        </w:rPr>
        <w:t>particular number</w:t>
      </w:r>
      <w:proofErr w:type="gramEnd"/>
      <w:r w:rsidRPr="00BD5079">
        <w:rPr>
          <w:rFonts w:ascii="Arial" w:hAnsi="Arial" w:cs="Arial"/>
          <w:color w:val="ED7D31" w:themeColor="accent2"/>
          <w:szCs w:val="20"/>
        </w:rPr>
        <w:t xml:space="preserve"> that will give you the mean you are looking for. </w:t>
      </w:r>
      <w:proofErr w:type="gramStart"/>
      <w:r w:rsidRPr="00BD5079">
        <w:rPr>
          <w:rFonts w:ascii="Arial" w:hAnsi="Arial" w:cs="Arial"/>
          <w:color w:val="ED7D31" w:themeColor="accent2"/>
          <w:szCs w:val="20"/>
        </w:rPr>
        <w:t>So</w:t>
      </w:r>
      <w:proofErr w:type="gramEnd"/>
      <w:r w:rsidRPr="00BD5079">
        <w:rPr>
          <w:rFonts w:ascii="Arial" w:hAnsi="Arial" w:cs="Arial"/>
          <w:color w:val="ED7D31" w:themeColor="accent2"/>
          <w:szCs w:val="20"/>
        </w:rPr>
        <w:t xml:space="preserve"> degrees of freedom for a set of three numbers is TWO</w:t>
      </w:r>
      <w:r w:rsidRPr="00B9051F">
        <w:rPr>
          <w:rFonts w:ascii="Arial" w:hAnsi="Arial" w:cs="Arial"/>
          <w:color w:val="777777"/>
          <w:szCs w:val="20"/>
        </w:rPr>
        <w:t>.</w:t>
      </w:r>
    </w:p>
    <w:p w14:paraId="5ECC4591" w14:textId="77777777" w:rsidR="006640FC" w:rsidRDefault="006640FC" w:rsidP="00A41C6E">
      <w:pPr>
        <w:pStyle w:val="NormalWeb"/>
        <w:shd w:val="clear" w:color="auto" w:fill="FFFFFF"/>
        <w:spacing w:before="0" w:beforeAutospacing="0" w:after="0" w:afterAutospacing="0"/>
        <w:textAlignment w:val="baseline"/>
        <w:rPr>
          <w:rFonts w:ascii="Arial" w:hAnsi="Arial" w:cs="Arial"/>
          <w:color w:val="777777"/>
          <w:szCs w:val="20"/>
        </w:rPr>
      </w:pPr>
    </w:p>
    <w:p w14:paraId="57A63864" w14:textId="3DE03E8C" w:rsidR="00A41C6E"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9051F">
        <w:rPr>
          <w:rFonts w:ascii="Arial" w:hAnsi="Arial" w:cs="Arial"/>
          <w:color w:val="777777"/>
          <w:szCs w:val="20"/>
        </w:rPr>
        <w:t>For example: if you wanted to </w:t>
      </w:r>
      <w:hyperlink r:id="rId1558" w:history="1">
        <w:r w:rsidRPr="00B9051F">
          <w:rPr>
            <w:rStyle w:val="Hyperlink"/>
            <w:rFonts w:ascii="inherit" w:hAnsi="inherit" w:cs="Arial"/>
            <w:color w:val="05A9C5"/>
            <w:szCs w:val="20"/>
            <w:u w:val="none"/>
            <w:bdr w:val="none" w:sz="0" w:space="0" w:color="auto" w:frame="1"/>
          </w:rPr>
          <w:t>find a confidence interval for a sample</w:t>
        </w:r>
      </w:hyperlink>
      <w:r w:rsidRPr="00B9051F">
        <w:rPr>
          <w:rFonts w:ascii="Arial" w:hAnsi="Arial" w:cs="Arial"/>
          <w:color w:val="777777"/>
          <w:szCs w:val="20"/>
        </w:rPr>
        <w:t>, degrees of freedom is n – 1. “N’ can also be the number of classes or categories. See:</w:t>
      </w:r>
      <w:hyperlink r:id="rId1559" w:tgtFrame="_blank" w:history="1">
        <w:r w:rsidRPr="00B9051F">
          <w:rPr>
            <w:rStyle w:val="Hyperlink"/>
            <w:rFonts w:ascii="inherit" w:hAnsi="inherit" w:cs="Arial"/>
            <w:color w:val="05A9C5"/>
            <w:szCs w:val="20"/>
            <w:u w:val="none"/>
            <w:bdr w:val="none" w:sz="0" w:space="0" w:color="auto" w:frame="1"/>
          </w:rPr>
          <w:t> Critical chi-square value</w:t>
        </w:r>
      </w:hyperlink>
      <w:r w:rsidRPr="00B9051F">
        <w:rPr>
          <w:rFonts w:ascii="Arial" w:hAnsi="Arial" w:cs="Arial"/>
          <w:color w:val="777777"/>
          <w:szCs w:val="20"/>
        </w:rPr>
        <w:t> for an example.</w:t>
      </w:r>
    </w:p>
    <w:p w14:paraId="7A5F2DB5" w14:textId="77777777" w:rsidR="00F85BBE" w:rsidRDefault="00F85BBE"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1ECE4852" w14:textId="7F48C114" w:rsidR="00A41C6E"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33AE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 Two Samples</w:t>
      </w:r>
    </w:p>
    <w:p w14:paraId="2524082A" w14:textId="77777777" w:rsidR="00533AE7" w:rsidRPr="00533AE7" w:rsidRDefault="00533AE7" w:rsidP="00533AE7">
      <w:pPr>
        <w:rPr>
          <w:lang w:eastAsia="en-IN"/>
        </w:rPr>
      </w:pPr>
    </w:p>
    <w:p w14:paraId="6AB92C28" w14:textId="77777777" w:rsidR="00A41C6E" w:rsidRPr="00A74829"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4D5CE5">
        <w:rPr>
          <w:rFonts w:ascii="Arial" w:hAnsi="Arial" w:cs="Arial"/>
          <w:color w:val="ED7D31" w:themeColor="accent2"/>
          <w:szCs w:val="20"/>
        </w:rPr>
        <w:t>If you have two </w:t>
      </w:r>
      <w:hyperlink r:id="rId1560" w:history="1">
        <w:r w:rsidRPr="004D5CE5">
          <w:rPr>
            <w:rStyle w:val="Hyperlink"/>
            <w:rFonts w:ascii="inherit" w:hAnsi="inherit" w:cs="Arial"/>
            <w:color w:val="ED7D31" w:themeColor="accent2"/>
            <w:szCs w:val="20"/>
            <w:u w:val="none"/>
            <w:bdr w:val="none" w:sz="0" w:space="0" w:color="auto" w:frame="1"/>
          </w:rPr>
          <w:t>samples </w:t>
        </w:r>
      </w:hyperlink>
      <w:r w:rsidRPr="004D5CE5">
        <w:rPr>
          <w:rFonts w:ascii="Arial" w:hAnsi="Arial" w:cs="Arial"/>
          <w:color w:val="ED7D31" w:themeColor="accent2"/>
          <w:szCs w:val="20"/>
        </w:rPr>
        <w:t>and want to find a </w:t>
      </w:r>
      <w:hyperlink r:id="rId1561" w:history="1">
        <w:r w:rsidRPr="004D5CE5">
          <w:rPr>
            <w:rStyle w:val="Hyperlink"/>
            <w:rFonts w:ascii="inherit" w:hAnsi="inherit" w:cs="Arial"/>
            <w:color w:val="ED7D31" w:themeColor="accent2"/>
            <w:szCs w:val="20"/>
            <w:u w:val="none"/>
            <w:bdr w:val="none" w:sz="0" w:space="0" w:color="auto" w:frame="1"/>
          </w:rPr>
          <w:t>parameter</w:t>
        </w:r>
      </w:hyperlink>
      <w:r w:rsidRPr="004D5CE5">
        <w:rPr>
          <w:rFonts w:ascii="Arial" w:hAnsi="Arial" w:cs="Arial"/>
          <w:color w:val="ED7D31" w:themeColor="accent2"/>
          <w:szCs w:val="20"/>
        </w:rPr>
        <w:t>, like the </w:t>
      </w:r>
      <w:hyperlink r:id="rId1562" w:history="1">
        <w:r w:rsidRPr="004D5CE5">
          <w:rPr>
            <w:rStyle w:val="Hyperlink"/>
            <w:rFonts w:ascii="inherit" w:hAnsi="inherit" w:cs="Arial"/>
            <w:color w:val="ED7D31" w:themeColor="accent2"/>
            <w:szCs w:val="20"/>
            <w:u w:val="none"/>
            <w:bdr w:val="none" w:sz="0" w:space="0" w:color="auto" w:frame="1"/>
          </w:rPr>
          <w:t>mean</w:t>
        </w:r>
      </w:hyperlink>
      <w:r w:rsidRPr="00A74829">
        <w:rPr>
          <w:rFonts w:ascii="Arial" w:hAnsi="Arial" w:cs="Arial"/>
          <w:color w:val="777777"/>
          <w:szCs w:val="20"/>
        </w:rPr>
        <w:t>, you have two “</w:t>
      </w:r>
      <w:proofErr w:type="spellStart"/>
      <w:r w:rsidRPr="00A74829">
        <w:rPr>
          <w:rFonts w:ascii="Arial" w:hAnsi="Arial" w:cs="Arial"/>
          <w:color w:val="777777"/>
          <w:szCs w:val="20"/>
        </w:rPr>
        <w:t>n”s</w:t>
      </w:r>
      <w:proofErr w:type="spellEnd"/>
      <w:r w:rsidRPr="00A74829">
        <w:rPr>
          <w:rFonts w:ascii="Arial" w:hAnsi="Arial" w:cs="Arial"/>
          <w:color w:val="777777"/>
          <w:szCs w:val="20"/>
        </w:rPr>
        <w:t xml:space="preserve"> to consider (sample 1 and sample 2). Degrees of freedom in that case is:</w:t>
      </w:r>
    </w:p>
    <w:p w14:paraId="5CDFE77A" w14:textId="77777777" w:rsidR="00A41C6E" w:rsidRPr="00A74829"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A74829">
        <w:rPr>
          <w:rFonts w:ascii="inherit" w:hAnsi="inherit" w:cs="Arial"/>
          <w:i/>
          <w:iCs/>
          <w:color w:val="ED7D31" w:themeColor="accent2"/>
          <w:szCs w:val="20"/>
        </w:rPr>
        <w:t>Degrees of Freedom (Two Samples): (N</w:t>
      </w:r>
      <w:r w:rsidRPr="00A74829">
        <w:rPr>
          <w:rFonts w:ascii="inherit" w:hAnsi="inherit" w:cs="Arial"/>
          <w:i/>
          <w:iCs/>
          <w:color w:val="ED7D31" w:themeColor="accent2"/>
          <w:sz w:val="19"/>
          <w:szCs w:val="15"/>
          <w:bdr w:val="none" w:sz="0" w:space="0" w:color="auto" w:frame="1"/>
          <w:vertAlign w:val="subscript"/>
        </w:rPr>
        <w:t>1</w:t>
      </w:r>
      <w:r w:rsidRPr="00A74829">
        <w:rPr>
          <w:rFonts w:ascii="inherit" w:hAnsi="inherit" w:cs="Arial"/>
          <w:i/>
          <w:iCs/>
          <w:color w:val="ED7D31" w:themeColor="accent2"/>
          <w:szCs w:val="20"/>
        </w:rPr>
        <w:t> + N</w:t>
      </w:r>
      <w:r w:rsidRPr="00A74829">
        <w:rPr>
          <w:rFonts w:ascii="inherit" w:hAnsi="inherit" w:cs="Arial"/>
          <w:i/>
          <w:iCs/>
          <w:color w:val="ED7D31" w:themeColor="accent2"/>
          <w:sz w:val="19"/>
          <w:szCs w:val="15"/>
          <w:bdr w:val="none" w:sz="0" w:space="0" w:color="auto" w:frame="1"/>
          <w:vertAlign w:val="subscript"/>
        </w:rPr>
        <w:t>2</w:t>
      </w:r>
      <w:r w:rsidRPr="00A74829">
        <w:rPr>
          <w:rFonts w:ascii="inherit" w:hAnsi="inherit" w:cs="Arial"/>
          <w:i/>
          <w:iCs/>
          <w:color w:val="ED7D31" w:themeColor="accent2"/>
          <w:szCs w:val="20"/>
        </w:rPr>
        <w:t>) – 2.</w:t>
      </w:r>
    </w:p>
    <w:p w14:paraId="04CBE88C" w14:textId="77777777" w:rsidR="00A74829" w:rsidRDefault="00A74829" w:rsidP="00A41C6E">
      <w:pPr>
        <w:pStyle w:val="Heading2"/>
        <w:shd w:val="clear" w:color="auto" w:fill="FFFFFF"/>
        <w:spacing w:before="0" w:line="525" w:lineRule="atLeast"/>
        <w:textAlignment w:val="baseline"/>
        <w:rPr>
          <w:rFonts w:ascii="Arial" w:hAnsi="Arial" w:cs="Arial"/>
          <w:b/>
          <w:bCs/>
          <w:color w:val="555555"/>
          <w:sz w:val="42"/>
          <w:szCs w:val="42"/>
        </w:rPr>
      </w:pPr>
    </w:p>
    <w:p w14:paraId="2760E896" w14:textId="393688AF" w:rsidR="00A41C6E"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D6B47">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Degrees of Freedom in ANOVA</w:t>
      </w:r>
    </w:p>
    <w:p w14:paraId="7C266D53" w14:textId="77777777" w:rsidR="00A333BB" w:rsidRPr="00A333BB" w:rsidRDefault="00A333BB" w:rsidP="00A333BB">
      <w:pPr>
        <w:rPr>
          <w:lang w:eastAsia="en-IN"/>
        </w:rPr>
      </w:pPr>
    </w:p>
    <w:p w14:paraId="5ABCCFD9" w14:textId="77777777" w:rsidR="009E75E1"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A333BB">
        <w:rPr>
          <w:rFonts w:ascii="Arial" w:hAnsi="Arial" w:cs="Arial"/>
          <w:color w:val="777777"/>
          <w:szCs w:val="20"/>
        </w:rPr>
        <w:t>Degrees of freedom becomes a little more complicated in </w:t>
      </w:r>
      <w:hyperlink r:id="rId1563" w:history="1">
        <w:r w:rsidRPr="00A333BB">
          <w:rPr>
            <w:rStyle w:val="Hyperlink"/>
            <w:rFonts w:ascii="inherit" w:hAnsi="inherit" w:cs="Arial"/>
            <w:color w:val="05A9C5"/>
            <w:szCs w:val="20"/>
            <w:u w:val="none"/>
            <w:bdr w:val="none" w:sz="0" w:space="0" w:color="auto" w:frame="1"/>
          </w:rPr>
          <w:t>ANOVA </w:t>
        </w:r>
      </w:hyperlink>
      <w:r w:rsidRPr="00A333BB">
        <w:rPr>
          <w:rFonts w:ascii="Arial" w:hAnsi="Arial" w:cs="Arial"/>
          <w:color w:val="777777"/>
          <w:szCs w:val="20"/>
        </w:rPr>
        <w:t>tests. Instead of a simple parameter (like finding a mean), ANOVA tests involve comparing known means in sets of data. For example, in a one-way ANOVA you are comparing two means in two cells. The </w:t>
      </w:r>
      <w:hyperlink r:id="rId1564" w:history="1">
        <w:r w:rsidRPr="00A333BB">
          <w:rPr>
            <w:rStyle w:val="Hyperlink"/>
            <w:rFonts w:ascii="inherit" w:hAnsi="inherit" w:cs="Arial"/>
            <w:color w:val="05A9C5"/>
            <w:szCs w:val="20"/>
            <w:u w:val="none"/>
            <w:bdr w:val="none" w:sz="0" w:space="0" w:color="auto" w:frame="1"/>
          </w:rPr>
          <w:t>grand mean</w:t>
        </w:r>
      </w:hyperlink>
      <w:r w:rsidRPr="00A333BB">
        <w:rPr>
          <w:rFonts w:ascii="Arial" w:hAnsi="Arial" w:cs="Arial"/>
          <w:color w:val="777777"/>
          <w:szCs w:val="20"/>
        </w:rPr>
        <w:t> (the </w:t>
      </w:r>
      <w:hyperlink r:id="rId1565" w:history="1">
        <w:r w:rsidRPr="00A333BB">
          <w:rPr>
            <w:rStyle w:val="Hyperlink"/>
            <w:rFonts w:ascii="inherit" w:hAnsi="inherit" w:cs="Arial"/>
            <w:color w:val="05A9C5"/>
            <w:szCs w:val="20"/>
            <w:u w:val="none"/>
            <w:bdr w:val="none" w:sz="0" w:space="0" w:color="auto" w:frame="1"/>
          </w:rPr>
          <w:t>average </w:t>
        </w:r>
      </w:hyperlink>
      <w:r w:rsidRPr="00A333BB">
        <w:rPr>
          <w:rFonts w:ascii="Arial" w:hAnsi="Arial" w:cs="Arial"/>
          <w:color w:val="777777"/>
          <w:szCs w:val="20"/>
        </w:rPr>
        <w:t>of the averages) would be:</w:t>
      </w:r>
      <w:r w:rsidRPr="00A333BB">
        <w:rPr>
          <w:rFonts w:ascii="Arial" w:hAnsi="Arial" w:cs="Arial"/>
          <w:color w:val="777777"/>
          <w:szCs w:val="20"/>
        </w:rPr>
        <w:br/>
        <w:t>Mean </w:t>
      </w:r>
      <w:r w:rsidRPr="00A333BB">
        <w:rPr>
          <w:rFonts w:ascii="inherit" w:hAnsi="inherit" w:cs="Arial"/>
          <w:color w:val="777777"/>
          <w:sz w:val="19"/>
          <w:szCs w:val="15"/>
          <w:bdr w:val="none" w:sz="0" w:space="0" w:color="auto" w:frame="1"/>
          <w:vertAlign w:val="subscript"/>
        </w:rPr>
        <w:t>1</w:t>
      </w:r>
      <w:r w:rsidRPr="00A333BB">
        <w:rPr>
          <w:rFonts w:ascii="Arial" w:hAnsi="Arial" w:cs="Arial"/>
          <w:color w:val="777777"/>
          <w:szCs w:val="20"/>
        </w:rPr>
        <w:t> + mean </w:t>
      </w:r>
      <w:r w:rsidRPr="00A333BB">
        <w:rPr>
          <w:rFonts w:ascii="inherit" w:hAnsi="inherit" w:cs="Arial"/>
          <w:color w:val="777777"/>
          <w:sz w:val="19"/>
          <w:szCs w:val="15"/>
          <w:bdr w:val="none" w:sz="0" w:space="0" w:color="auto" w:frame="1"/>
          <w:vertAlign w:val="subscript"/>
        </w:rPr>
        <w:t>2</w:t>
      </w:r>
      <w:r w:rsidRPr="00A333BB">
        <w:rPr>
          <w:rFonts w:ascii="Arial" w:hAnsi="Arial" w:cs="Arial"/>
          <w:color w:val="777777"/>
          <w:szCs w:val="20"/>
        </w:rPr>
        <w:t> = grand mean.</w:t>
      </w:r>
    </w:p>
    <w:p w14:paraId="4BC77D29" w14:textId="71BF80CB" w:rsidR="00A41C6E"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A333BB">
        <w:rPr>
          <w:rFonts w:ascii="Arial" w:hAnsi="Arial" w:cs="Arial"/>
          <w:color w:val="777777"/>
          <w:szCs w:val="20"/>
        </w:rPr>
        <w:br/>
        <w:t xml:space="preserve">What if you chose </w:t>
      </w:r>
      <w:proofErr w:type="gramStart"/>
      <w:r w:rsidRPr="00A333BB">
        <w:rPr>
          <w:rFonts w:ascii="Arial" w:hAnsi="Arial" w:cs="Arial"/>
          <w:color w:val="777777"/>
          <w:szCs w:val="20"/>
        </w:rPr>
        <w:t>mean</w:t>
      </w:r>
      <w:proofErr w:type="gramEnd"/>
      <w:r w:rsidRPr="00A333BB">
        <w:rPr>
          <w:rFonts w:ascii="Arial" w:hAnsi="Arial" w:cs="Arial"/>
          <w:color w:val="777777"/>
          <w:szCs w:val="20"/>
        </w:rPr>
        <w:t> </w:t>
      </w:r>
      <w:r w:rsidRPr="00A333BB">
        <w:rPr>
          <w:rFonts w:ascii="inherit" w:hAnsi="inherit" w:cs="Arial"/>
          <w:color w:val="777777"/>
          <w:sz w:val="19"/>
          <w:szCs w:val="15"/>
          <w:bdr w:val="none" w:sz="0" w:space="0" w:color="auto" w:frame="1"/>
          <w:vertAlign w:val="subscript"/>
        </w:rPr>
        <w:t>1</w:t>
      </w:r>
      <w:r w:rsidRPr="00A333BB">
        <w:rPr>
          <w:rFonts w:ascii="Arial" w:hAnsi="Arial" w:cs="Arial"/>
          <w:color w:val="777777"/>
          <w:szCs w:val="20"/>
        </w:rPr>
        <w:t> and you knew the grand mean? You wouldn’t have a choice about Mean</w:t>
      </w:r>
      <w:r w:rsidRPr="00A333BB">
        <w:rPr>
          <w:rFonts w:ascii="inherit" w:hAnsi="inherit" w:cs="Arial"/>
          <w:color w:val="777777"/>
          <w:sz w:val="19"/>
          <w:szCs w:val="15"/>
          <w:bdr w:val="none" w:sz="0" w:space="0" w:color="auto" w:frame="1"/>
          <w:vertAlign w:val="subscript"/>
        </w:rPr>
        <w:t>2</w:t>
      </w:r>
      <w:r w:rsidRPr="00A333BB">
        <w:rPr>
          <w:rFonts w:ascii="Arial" w:hAnsi="Arial" w:cs="Arial"/>
          <w:color w:val="777777"/>
          <w:szCs w:val="20"/>
        </w:rPr>
        <w:t>, so your degrees of freedom for a two-group ANOVA is 1.</w:t>
      </w:r>
    </w:p>
    <w:p w14:paraId="21D2AD9D" w14:textId="77777777" w:rsidR="009E75E1" w:rsidRPr="00A333BB" w:rsidRDefault="009E75E1" w:rsidP="00A41C6E">
      <w:pPr>
        <w:pStyle w:val="NormalWeb"/>
        <w:shd w:val="clear" w:color="auto" w:fill="FFFFFF"/>
        <w:spacing w:before="0" w:beforeAutospacing="0" w:after="0" w:afterAutospacing="0"/>
        <w:textAlignment w:val="baseline"/>
        <w:rPr>
          <w:rFonts w:ascii="Arial" w:hAnsi="Arial" w:cs="Arial"/>
          <w:color w:val="777777"/>
          <w:szCs w:val="20"/>
        </w:rPr>
      </w:pPr>
    </w:p>
    <w:p w14:paraId="3F19705A" w14:textId="77777777" w:rsidR="00A41C6E" w:rsidRPr="009E75E1"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9E75E1">
        <w:rPr>
          <w:rFonts w:ascii="inherit" w:hAnsi="inherit" w:cs="Arial"/>
          <w:i/>
          <w:iCs/>
          <w:color w:val="ED7D31" w:themeColor="accent2"/>
          <w:szCs w:val="20"/>
        </w:rPr>
        <w:t>Two Group ANOVA df1 = n – 1</w:t>
      </w:r>
    </w:p>
    <w:p w14:paraId="05781E34" w14:textId="77777777" w:rsidR="009E75E1" w:rsidRDefault="009E75E1" w:rsidP="00A41C6E">
      <w:pPr>
        <w:pStyle w:val="NormalWeb"/>
        <w:shd w:val="clear" w:color="auto" w:fill="FFFFFF"/>
        <w:spacing w:before="0" w:beforeAutospacing="0" w:after="225" w:afterAutospacing="0"/>
        <w:textAlignment w:val="baseline"/>
        <w:rPr>
          <w:rFonts w:ascii="Arial" w:hAnsi="Arial" w:cs="Arial"/>
          <w:color w:val="777777"/>
          <w:szCs w:val="20"/>
        </w:rPr>
      </w:pPr>
    </w:p>
    <w:p w14:paraId="4DF7FA19" w14:textId="2A5B23C6" w:rsidR="00A41C6E" w:rsidRPr="00A333BB"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A333BB">
        <w:rPr>
          <w:rFonts w:ascii="Arial" w:hAnsi="Arial" w:cs="Arial"/>
          <w:color w:val="777777"/>
          <w:szCs w:val="20"/>
        </w:rPr>
        <w:t xml:space="preserve">For a three-group ANOVA, you can vary two means so degrees of freedom </w:t>
      </w:r>
      <w:proofErr w:type="gramStart"/>
      <w:r w:rsidRPr="00A333BB">
        <w:rPr>
          <w:rFonts w:ascii="Arial" w:hAnsi="Arial" w:cs="Arial"/>
          <w:color w:val="777777"/>
          <w:szCs w:val="20"/>
        </w:rPr>
        <w:t>is</w:t>
      </w:r>
      <w:proofErr w:type="gramEnd"/>
      <w:r w:rsidRPr="00A333BB">
        <w:rPr>
          <w:rFonts w:ascii="Arial" w:hAnsi="Arial" w:cs="Arial"/>
          <w:color w:val="777777"/>
          <w:szCs w:val="20"/>
        </w:rPr>
        <w:t xml:space="preserve"> 2.</w:t>
      </w:r>
    </w:p>
    <w:p w14:paraId="3D425CE9" w14:textId="077EFC3F" w:rsidR="00A41C6E"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A333BB">
        <w:rPr>
          <w:rFonts w:ascii="Arial" w:hAnsi="Arial" w:cs="Arial"/>
          <w:color w:val="777777"/>
          <w:szCs w:val="20"/>
        </w:rPr>
        <w:t xml:space="preserve">It’s </w:t>
      </w:r>
      <w:proofErr w:type="gramStart"/>
      <w:r w:rsidRPr="00A333BB">
        <w:rPr>
          <w:rFonts w:ascii="Arial" w:hAnsi="Arial" w:cs="Arial"/>
          <w:color w:val="777777"/>
          <w:szCs w:val="20"/>
        </w:rPr>
        <w:t>actually a</w:t>
      </w:r>
      <w:proofErr w:type="gramEnd"/>
      <w:r w:rsidRPr="00A333BB">
        <w:rPr>
          <w:rFonts w:ascii="Arial" w:hAnsi="Arial" w:cs="Arial"/>
          <w:color w:val="777777"/>
          <w:szCs w:val="20"/>
        </w:rPr>
        <w:t> </w:t>
      </w:r>
      <w:r w:rsidRPr="00A333BB">
        <w:rPr>
          <w:rStyle w:val="Emphasis"/>
          <w:rFonts w:ascii="inherit" w:hAnsi="inherit" w:cs="Arial"/>
          <w:color w:val="777777"/>
          <w:szCs w:val="20"/>
          <w:bdr w:val="none" w:sz="0" w:space="0" w:color="auto" w:frame="1"/>
        </w:rPr>
        <w:t>little</w:t>
      </w:r>
      <w:r w:rsidRPr="00A333BB">
        <w:rPr>
          <w:rFonts w:ascii="Arial" w:hAnsi="Arial" w:cs="Arial"/>
          <w:color w:val="777777"/>
          <w:szCs w:val="20"/>
        </w:rPr>
        <w:t> more complicated because there are </w:t>
      </w:r>
      <w:r w:rsidRPr="00A333BB">
        <w:rPr>
          <w:rStyle w:val="Strong"/>
          <w:rFonts w:ascii="inherit" w:hAnsi="inherit" w:cs="Arial"/>
          <w:color w:val="777777"/>
          <w:szCs w:val="20"/>
          <w:bdr w:val="none" w:sz="0" w:space="0" w:color="auto" w:frame="1"/>
        </w:rPr>
        <w:t>two</w:t>
      </w:r>
      <w:r w:rsidRPr="00A333BB">
        <w:rPr>
          <w:rFonts w:ascii="Arial" w:hAnsi="Arial" w:cs="Arial"/>
          <w:color w:val="777777"/>
          <w:szCs w:val="20"/>
        </w:rPr>
        <w:t xml:space="preserve"> degrees of freedom in ANOVA: df1 and df2. The explanation above is for df1. </w:t>
      </w:r>
      <w:r w:rsidRPr="00AB379A">
        <w:rPr>
          <w:rFonts w:ascii="Arial" w:hAnsi="Arial" w:cs="Arial"/>
          <w:color w:val="ED7D31" w:themeColor="accent2"/>
          <w:szCs w:val="20"/>
        </w:rPr>
        <w:t>Df2 in ANOVA is the total number of observations in all cells – degrees of freedoms lost because the cell means are set.</w:t>
      </w:r>
    </w:p>
    <w:p w14:paraId="2D9FC38C" w14:textId="77777777" w:rsidR="00991541" w:rsidRPr="00AB379A" w:rsidRDefault="00991541"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35F32997" w14:textId="77777777" w:rsidR="00A41C6E" w:rsidRPr="00991541" w:rsidRDefault="00A41C6E" w:rsidP="00A41C6E">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991541">
        <w:rPr>
          <w:rFonts w:ascii="inherit" w:hAnsi="inherit" w:cs="Arial"/>
          <w:i/>
          <w:iCs/>
          <w:color w:val="ED7D31" w:themeColor="accent2"/>
          <w:szCs w:val="20"/>
        </w:rPr>
        <w:t>Two Group ANOVA df2 = n – k</w:t>
      </w:r>
    </w:p>
    <w:p w14:paraId="3A3792E7" w14:textId="77777777" w:rsidR="00991541" w:rsidRDefault="00991541" w:rsidP="00A41C6E">
      <w:pPr>
        <w:pStyle w:val="NormalWeb"/>
        <w:shd w:val="clear" w:color="auto" w:fill="FFFFFF"/>
        <w:spacing w:before="0" w:beforeAutospacing="0" w:after="0" w:afterAutospacing="0"/>
        <w:textAlignment w:val="baseline"/>
        <w:rPr>
          <w:rFonts w:ascii="Arial" w:hAnsi="Arial" w:cs="Arial"/>
          <w:color w:val="777777"/>
          <w:szCs w:val="20"/>
        </w:rPr>
      </w:pPr>
    </w:p>
    <w:p w14:paraId="4C8F629E" w14:textId="2712FC31" w:rsidR="00A41C6E" w:rsidRDefault="00A41C6E" w:rsidP="00A41C6E">
      <w:pPr>
        <w:pStyle w:val="NormalWeb"/>
        <w:shd w:val="clear" w:color="auto" w:fill="FFFFFF"/>
        <w:spacing w:before="0" w:beforeAutospacing="0" w:after="0" w:afterAutospacing="0"/>
        <w:textAlignment w:val="baseline"/>
        <w:rPr>
          <w:rFonts w:ascii="Arial" w:hAnsi="Arial" w:cs="Arial"/>
          <w:color w:val="777777"/>
          <w:sz w:val="20"/>
          <w:szCs w:val="20"/>
        </w:rPr>
      </w:pPr>
      <w:r w:rsidRPr="00A333BB">
        <w:rPr>
          <w:rFonts w:ascii="Arial" w:hAnsi="Arial" w:cs="Arial"/>
          <w:color w:val="777777"/>
          <w:szCs w:val="20"/>
        </w:rPr>
        <w:t xml:space="preserve">The “k” in that formula is the number of </w:t>
      </w:r>
      <w:proofErr w:type="gramStart"/>
      <w:r w:rsidRPr="00A333BB">
        <w:rPr>
          <w:rFonts w:ascii="Arial" w:hAnsi="Arial" w:cs="Arial"/>
          <w:color w:val="777777"/>
          <w:szCs w:val="20"/>
        </w:rPr>
        <w:t>cell</w:t>
      </w:r>
      <w:proofErr w:type="gramEnd"/>
      <w:r w:rsidRPr="00A333BB">
        <w:rPr>
          <w:rFonts w:ascii="Arial" w:hAnsi="Arial" w:cs="Arial"/>
          <w:color w:val="777777"/>
          <w:szCs w:val="20"/>
        </w:rPr>
        <w:t xml:space="preserve"> means or groups/conditions.</w:t>
      </w:r>
      <w:r w:rsidRPr="00A333BB">
        <w:rPr>
          <w:rFonts w:ascii="Arial" w:hAnsi="Arial" w:cs="Arial"/>
          <w:color w:val="777777"/>
          <w:szCs w:val="20"/>
        </w:rPr>
        <w:br/>
        <w:t>For example, let’s say you had 200 observations and four cell means. Degrees of freedom in this case would be: Df2 = 200 – 4 = 196.</w:t>
      </w:r>
      <w:r>
        <w:rPr>
          <w:rFonts w:ascii="Arial" w:hAnsi="Arial" w:cs="Arial"/>
          <w:color w:val="777777"/>
          <w:sz w:val="20"/>
          <w:szCs w:val="20"/>
        </w:rPr>
        <w:br/>
      </w:r>
    </w:p>
    <w:p w14:paraId="33C71C4B" w14:textId="77777777" w:rsidR="00A41C6E" w:rsidRPr="009D2F55" w:rsidRDefault="00A41C6E" w:rsidP="00A41C6E">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D2F55">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Why Do Critical Values Decrease While DF Increase?</w:t>
      </w:r>
    </w:p>
    <w:p w14:paraId="78953B5D" w14:textId="046C8100" w:rsidR="00A41C6E" w:rsidRDefault="00A41C6E" w:rsidP="00A41C6E">
      <w:pPr>
        <w:pStyle w:val="NormalWeb"/>
        <w:shd w:val="clear" w:color="auto" w:fill="FFFFFF"/>
        <w:spacing w:before="0" w:beforeAutospacing="0" w:after="0" w:afterAutospacing="0"/>
        <w:textAlignment w:val="baseline"/>
        <w:rPr>
          <w:rFonts w:ascii="Arial" w:hAnsi="Arial" w:cs="Arial"/>
          <w:color w:val="777777"/>
          <w:sz w:val="20"/>
          <w:szCs w:val="20"/>
        </w:rPr>
      </w:pPr>
    </w:p>
    <w:p w14:paraId="101361FD" w14:textId="6DA4E1CE" w:rsidR="00A41C6E" w:rsidRPr="00FD4079"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B777CB">
        <w:rPr>
          <w:rFonts w:ascii="Arial" w:hAnsi="Arial" w:cs="Arial"/>
          <w:color w:val="777777"/>
          <w:szCs w:val="20"/>
        </w:rPr>
        <w:lastRenderedPageBreak/>
        <w:t xml:space="preserve">Let’s </w:t>
      </w:r>
      <w:proofErr w:type="gramStart"/>
      <w:r w:rsidRPr="00B777CB">
        <w:rPr>
          <w:rFonts w:ascii="Arial" w:hAnsi="Arial" w:cs="Arial"/>
          <w:color w:val="777777"/>
          <w:szCs w:val="20"/>
        </w:rPr>
        <w:t>take a look</w:t>
      </w:r>
      <w:proofErr w:type="gramEnd"/>
      <w:r w:rsidRPr="00B777CB">
        <w:rPr>
          <w:rFonts w:ascii="Arial" w:hAnsi="Arial" w:cs="Arial"/>
          <w:color w:val="777777"/>
          <w:szCs w:val="20"/>
        </w:rPr>
        <w:t xml:space="preserve"> at the t-score formula in a hypothesis test:</w:t>
      </w:r>
      <w:r w:rsidRPr="00B777CB">
        <w:rPr>
          <w:rFonts w:ascii="Arial" w:hAnsi="Arial" w:cs="Arial"/>
          <w:color w:val="777777"/>
          <w:szCs w:val="20"/>
        </w:rPr>
        <w:br/>
      </w:r>
      <w:r w:rsidRPr="00B777CB">
        <w:rPr>
          <w:rFonts w:ascii="inherit" w:hAnsi="inherit" w:cs="Arial"/>
          <w:noProof/>
          <w:color w:val="05A9C5"/>
          <w:szCs w:val="20"/>
          <w:bdr w:val="none" w:sz="0" w:space="0" w:color="auto" w:frame="1"/>
        </w:rPr>
        <w:drawing>
          <wp:inline distT="0" distB="0" distL="0" distR="0" wp14:anchorId="5E8609B7" wp14:editId="73A87535">
            <wp:extent cx="922020" cy="662940"/>
            <wp:effectExtent l="0" t="0" r="0" b="3810"/>
            <wp:docPr id="119" name="Picture 119" descr="t-score">
              <a:hlinkClick xmlns:a="http://schemas.openxmlformats.org/drawingml/2006/main" r:id="rId1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score">
                      <a:hlinkClick r:id="rId1197"/>
                    </pic:cNvPr>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922020" cy="662940"/>
                    </a:xfrm>
                    <a:prstGeom prst="rect">
                      <a:avLst/>
                    </a:prstGeom>
                    <a:noFill/>
                    <a:ln>
                      <a:noFill/>
                    </a:ln>
                  </pic:spPr>
                </pic:pic>
              </a:graphicData>
            </a:graphic>
          </wp:inline>
        </w:drawing>
      </w:r>
      <w:r w:rsidRPr="00B777CB">
        <w:rPr>
          <w:rFonts w:ascii="Arial" w:hAnsi="Arial" w:cs="Arial"/>
          <w:color w:val="777777"/>
          <w:szCs w:val="20"/>
        </w:rPr>
        <w:br/>
      </w:r>
      <w:r w:rsidRPr="00FD4079">
        <w:rPr>
          <w:rFonts w:ascii="Arial" w:hAnsi="Arial" w:cs="Arial"/>
          <w:color w:val="ED7D31" w:themeColor="accent2"/>
          <w:szCs w:val="20"/>
        </w:rPr>
        <w:t>When n increases, the t-score goes up. This is because of the square root in the denominator: as it gets larger, the fraction s/√n gets smaller and the t-score (the result of another fraction) gets bigger. As the degrees of freedom are defined above as n-1, you would think that the </w:t>
      </w:r>
      <w:hyperlink r:id="rId1566" w:history="1">
        <w:r w:rsidRPr="00FD4079">
          <w:rPr>
            <w:rStyle w:val="Hyperlink"/>
            <w:rFonts w:ascii="inherit" w:hAnsi="inherit" w:cs="Arial"/>
            <w:color w:val="ED7D31" w:themeColor="accent2"/>
            <w:szCs w:val="20"/>
            <w:u w:val="none"/>
            <w:bdr w:val="none" w:sz="0" w:space="0" w:color="auto" w:frame="1"/>
          </w:rPr>
          <w:t>t-critical value</w:t>
        </w:r>
      </w:hyperlink>
      <w:r w:rsidRPr="00FD4079">
        <w:rPr>
          <w:rFonts w:ascii="Arial" w:hAnsi="Arial" w:cs="Arial"/>
          <w:color w:val="ED7D31" w:themeColor="accent2"/>
          <w:szCs w:val="20"/>
        </w:rPr>
        <w:t> should get bigger too, but they don’t: they get </w:t>
      </w:r>
      <w:r w:rsidRPr="00FD4079">
        <w:rPr>
          <w:rStyle w:val="Emphasis"/>
          <w:rFonts w:ascii="inherit" w:hAnsi="inherit" w:cs="Arial"/>
          <w:color w:val="ED7D31" w:themeColor="accent2"/>
          <w:szCs w:val="20"/>
          <w:bdr w:val="none" w:sz="0" w:space="0" w:color="auto" w:frame="1"/>
        </w:rPr>
        <w:t>smaller</w:t>
      </w:r>
      <w:r w:rsidRPr="00FD4079">
        <w:rPr>
          <w:rFonts w:ascii="Arial" w:hAnsi="Arial" w:cs="Arial"/>
          <w:color w:val="ED7D31" w:themeColor="accent2"/>
          <w:szCs w:val="20"/>
        </w:rPr>
        <w:t>. This seems counter-intuitive.</w:t>
      </w:r>
    </w:p>
    <w:p w14:paraId="697784F5" w14:textId="77777777" w:rsidR="008A5DBD" w:rsidRPr="00FD4079" w:rsidRDefault="008A5DBD"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p>
    <w:p w14:paraId="52A2DC7C" w14:textId="2934A537" w:rsidR="00A41C6E" w:rsidRPr="00FD4079" w:rsidRDefault="00A41C6E" w:rsidP="00A41C6E">
      <w:pPr>
        <w:pStyle w:val="NormalWeb"/>
        <w:shd w:val="clear" w:color="auto" w:fill="FFFFFF"/>
        <w:spacing w:before="0" w:beforeAutospacing="0" w:after="0" w:afterAutospacing="0"/>
        <w:textAlignment w:val="baseline"/>
        <w:rPr>
          <w:rFonts w:ascii="Arial" w:hAnsi="Arial" w:cs="Arial"/>
          <w:color w:val="ED7D31" w:themeColor="accent2"/>
          <w:szCs w:val="20"/>
        </w:rPr>
      </w:pPr>
      <w:r w:rsidRPr="00FD4079">
        <w:rPr>
          <w:rFonts w:ascii="Arial" w:hAnsi="Arial" w:cs="Arial"/>
          <w:color w:val="ED7D31" w:themeColor="accent2"/>
          <w:szCs w:val="20"/>
        </w:rPr>
        <w:t>However, </w:t>
      </w:r>
      <w:r w:rsidRPr="00FD4079">
        <w:rPr>
          <w:rStyle w:val="Strong"/>
          <w:rFonts w:ascii="inherit" w:hAnsi="inherit" w:cs="Arial"/>
          <w:color w:val="ED7D31" w:themeColor="accent2"/>
          <w:szCs w:val="20"/>
          <w:bdr w:val="none" w:sz="0" w:space="0" w:color="auto" w:frame="1"/>
        </w:rPr>
        <w:t xml:space="preserve">think about what a t-test is </w:t>
      </w:r>
      <w:proofErr w:type="gramStart"/>
      <w:r w:rsidRPr="00FD4079">
        <w:rPr>
          <w:rStyle w:val="Strong"/>
          <w:rFonts w:ascii="inherit" w:hAnsi="inherit" w:cs="Arial"/>
          <w:color w:val="ED7D31" w:themeColor="accent2"/>
          <w:szCs w:val="20"/>
          <w:bdr w:val="none" w:sz="0" w:space="0" w:color="auto" w:frame="1"/>
        </w:rPr>
        <w:t>actually for</w:t>
      </w:r>
      <w:proofErr w:type="gramEnd"/>
      <w:r w:rsidRPr="00FD4079">
        <w:rPr>
          <w:rFonts w:ascii="Arial" w:hAnsi="Arial" w:cs="Arial"/>
          <w:color w:val="ED7D31" w:themeColor="accent2"/>
          <w:szCs w:val="20"/>
        </w:rPr>
        <w:t xml:space="preserve">. You’re using the t-test because you don’t know the standard deviation of your population and therefore you don’t know the shape of your graph. </w:t>
      </w:r>
      <w:r w:rsidRPr="00FD4079">
        <w:rPr>
          <w:rFonts w:ascii="Arial" w:hAnsi="Arial" w:cs="Arial"/>
          <w:b/>
          <w:color w:val="ED7D31" w:themeColor="accent2"/>
          <w:szCs w:val="20"/>
        </w:rPr>
        <w:t>It could have short, </w:t>
      </w:r>
      <w:hyperlink r:id="rId1567" w:history="1">
        <w:r w:rsidRPr="00FD4079">
          <w:rPr>
            <w:rStyle w:val="Hyperlink"/>
            <w:rFonts w:ascii="inherit" w:hAnsi="inherit" w:cs="Arial"/>
            <w:b/>
            <w:color w:val="ED7D31" w:themeColor="accent2"/>
            <w:szCs w:val="20"/>
            <w:u w:val="none"/>
            <w:bdr w:val="none" w:sz="0" w:space="0" w:color="auto" w:frame="1"/>
          </w:rPr>
          <w:t>fat tails</w:t>
        </w:r>
      </w:hyperlink>
      <w:r w:rsidRPr="00FD4079">
        <w:rPr>
          <w:rFonts w:ascii="Arial" w:hAnsi="Arial" w:cs="Arial"/>
          <w:b/>
          <w:color w:val="ED7D31" w:themeColor="accent2"/>
          <w:szCs w:val="20"/>
        </w:rPr>
        <w:t>. It could have long skinny tails</w:t>
      </w:r>
      <w:r w:rsidRPr="00FD4079">
        <w:rPr>
          <w:rFonts w:ascii="Arial" w:hAnsi="Arial" w:cs="Arial"/>
          <w:color w:val="ED7D31" w:themeColor="accent2"/>
          <w:szCs w:val="20"/>
        </w:rPr>
        <w:t xml:space="preserve">. You just have no idea. The degrees of freedom affect the shape of the graph in the t-distribution; </w:t>
      </w:r>
      <w:r w:rsidRPr="007450E3">
        <w:rPr>
          <w:rFonts w:ascii="Arial" w:hAnsi="Arial" w:cs="Arial"/>
          <w:b/>
          <w:color w:val="ED7D31" w:themeColor="accent2"/>
          <w:szCs w:val="20"/>
        </w:rPr>
        <w:t>as the df get larger, the area in the tails of the distribution get smaller. As df approaches infinity, the t-distribution will look like a normal distribution. When this happens, you can be certain of your standard deviation (which is 1 on a normal distribution)</w:t>
      </w:r>
      <w:r w:rsidRPr="00FD4079">
        <w:rPr>
          <w:rFonts w:ascii="Arial" w:hAnsi="Arial" w:cs="Arial"/>
          <w:color w:val="ED7D31" w:themeColor="accent2"/>
          <w:szCs w:val="20"/>
        </w:rPr>
        <w:t>.</w:t>
      </w:r>
    </w:p>
    <w:p w14:paraId="63B2EC45" w14:textId="77777777" w:rsidR="008A5DBD" w:rsidRPr="00B777CB" w:rsidRDefault="008A5DBD" w:rsidP="00A41C6E">
      <w:pPr>
        <w:pStyle w:val="NormalWeb"/>
        <w:shd w:val="clear" w:color="auto" w:fill="FFFFFF"/>
        <w:spacing w:before="0" w:beforeAutospacing="0" w:after="0" w:afterAutospacing="0"/>
        <w:textAlignment w:val="baseline"/>
        <w:rPr>
          <w:rFonts w:ascii="Arial" w:hAnsi="Arial" w:cs="Arial"/>
          <w:color w:val="777777"/>
          <w:szCs w:val="20"/>
        </w:rPr>
      </w:pPr>
    </w:p>
    <w:p w14:paraId="4CF15604" w14:textId="77777777" w:rsidR="00A41C6E" w:rsidRPr="00B777CB" w:rsidRDefault="00A41C6E" w:rsidP="00A41C6E">
      <w:pPr>
        <w:pStyle w:val="NormalWeb"/>
        <w:shd w:val="clear" w:color="auto" w:fill="FFFFFF"/>
        <w:spacing w:before="0" w:beforeAutospacing="0" w:after="0" w:afterAutospacing="0"/>
        <w:textAlignment w:val="baseline"/>
        <w:rPr>
          <w:rFonts w:ascii="Arial" w:hAnsi="Arial" w:cs="Arial"/>
          <w:color w:val="777777"/>
          <w:szCs w:val="20"/>
        </w:rPr>
      </w:pPr>
      <w:r w:rsidRPr="00B777CB">
        <w:rPr>
          <w:rFonts w:ascii="Arial" w:hAnsi="Arial" w:cs="Arial"/>
          <w:color w:val="777777"/>
          <w:szCs w:val="20"/>
        </w:rPr>
        <w:t>Let’s say you took repeated sample weights from four people, drawn from a population with an unknown standard deviation. You measure their weights, calculate the mean difference between the sample pairs and repeat the process over and over. The tiny sample size of 4 will result a t-distribution with fat tails. The fat tails tell you that you’re more likely to have extreme values in your sample. You test your hypothesis at an alpha level of 5%, which </w:t>
      </w:r>
      <w:r w:rsidRPr="00B777CB">
        <w:rPr>
          <w:rStyle w:val="Strong"/>
          <w:rFonts w:ascii="inherit" w:hAnsi="inherit" w:cs="Arial"/>
          <w:color w:val="777777"/>
          <w:szCs w:val="20"/>
          <w:bdr w:val="none" w:sz="0" w:space="0" w:color="auto" w:frame="1"/>
        </w:rPr>
        <w:t>cuts off the last 5% of your distribution</w:t>
      </w:r>
      <w:r w:rsidRPr="00B777CB">
        <w:rPr>
          <w:rFonts w:ascii="Arial" w:hAnsi="Arial" w:cs="Arial"/>
          <w:color w:val="777777"/>
          <w:szCs w:val="20"/>
        </w:rPr>
        <w:t>. The graph below shows the t-distribution with a 5% cut off. This gives a critical value of 2.6. (</w:t>
      </w:r>
      <w:r w:rsidRPr="00B777CB">
        <w:rPr>
          <w:rStyle w:val="Strong"/>
          <w:rFonts w:ascii="inherit" w:hAnsi="inherit" w:cs="Arial"/>
          <w:color w:val="777777"/>
          <w:szCs w:val="20"/>
          <w:bdr w:val="none" w:sz="0" w:space="0" w:color="auto" w:frame="1"/>
        </w:rPr>
        <w:t>Note</w:t>
      </w:r>
      <w:r w:rsidRPr="00B777CB">
        <w:rPr>
          <w:rFonts w:ascii="Arial" w:hAnsi="Arial" w:cs="Arial"/>
          <w:color w:val="777777"/>
          <w:szCs w:val="20"/>
        </w:rPr>
        <w:t>: I’m using a hypothetical t-distribution here as an example–the CV is not exact).</w:t>
      </w:r>
    </w:p>
    <w:p w14:paraId="617DB08B" w14:textId="7775892F" w:rsidR="00A41C6E" w:rsidRPr="00B777CB" w:rsidRDefault="0062177D" w:rsidP="00A41C6E">
      <w:pPr>
        <w:pStyle w:val="NormalWeb"/>
        <w:shd w:val="clear" w:color="auto" w:fill="FFFFFF"/>
        <w:spacing w:before="0" w:beforeAutospacing="0" w:after="0" w:afterAutospacing="0"/>
        <w:textAlignment w:val="baseline"/>
        <w:rPr>
          <w:rFonts w:ascii="Arial" w:hAnsi="Arial" w:cs="Arial"/>
          <w:color w:val="777777"/>
          <w:szCs w:val="20"/>
        </w:rPr>
      </w:pPr>
      <w:r w:rsidRPr="00B777CB">
        <w:rPr>
          <w:noProof/>
          <w:sz w:val="32"/>
        </w:rPr>
        <w:drawing>
          <wp:inline distT="0" distB="0" distL="0" distR="0" wp14:anchorId="1DB25A44" wp14:editId="58C778E3">
            <wp:extent cx="2849880" cy="1600200"/>
            <wp:effectExtent l="0" t="0" r="7620" b="0"/>
            <wp:docPr id="121" name="Picture 121" descr="sample size and t dist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mple size and t dist shape"/>
                    <pic:cNvPicPr>
                      <a:picLocks noChangeAspect="1" noChangeArrowheads="1"/>
                    </pic:cNvPicPr>
                  </pic:nvPicPr>
                  <pic:blipFill>
                    <a:blip r:embed="rId1568">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r w:rsidR="00A41C6E" w:rsidRPr="00B777CB">
        <w:rPr>
          <w:rFonts w:ascii="Arial" w:hAnsi="Arial" w:cs="Arial"/>
          <w:color w:val="777777"/>
          <w:szCs w:val="20"/>
        </w:rPr>
        <w:br/>
      </w:r>
      <w:r w:rsidR="00A41C6E" w:rsidRPr="00B400FB">
        <w:rPr>
          <w:rFonts w:ascii="Arial" w:hAnsi="Arial" w:cs="Arial"/>
          <w:color w:val="ED7D31" w:themeColor="accent2"/>
          <w:szCs w:val="20"/>
        </w:rPr>
        <w:t>Now look at the normal distribution. We have less chance of extreme values with the normal distribution</w:t>
      </w:r>
      <w:r w:rsidR="00A41C6E" w:rsidRPr="00B777CB">
        <w:rPr>
          <w:rFonts w:ascii="Arial" w:hAnsi="Arial" w:cs="Arial"/>
          <w:color w:val="777777"/>
          <w:szCs w:val="20"/>
        </w:rPr>
        <w:t>. Our 5% alpha level cuts off at a CV of 2.</w:t>
      </w:r>
    </w:p>
    <w:p w14:paraId="7FB6C3A3" w14:textId="77777777" w:rsidR="00AF4E41" w:rsidRDefault="00AF4E41" w:rsidP="00A41C6E">
      <w:pPr>
        <w:pStyle w:val="NormalWeb"/>
        <w:shd w:val="clear" w:color="auto" w:fill="FFFFFF"/>
        <w:spacing w:before="0" w:beforeAutospacing="0" w:after="225" w:afterAutospacing="0"/>
        <w:textAlignment w:val="baseline"/>
        <w:rPr>
          <w:rFonts w:ascii="Arial" w:hAnsi="Arial" w:cs="Arial"/>
          <w:color w:val="777777"/>
          <w:szCs w:val="20"/>
        </w:rPr>
      </w:pPr>
    </w:p>
    <w:p w14:paraId="2DEA9D36" w14:textId="6602424F" w:rsidR="00A41C6E" w:rsidRPr="00B777CB" w:rsidRDefault="00A41C6E" w:rsidP="00A41C6E">
      <w:pPr>
        <w:pStyle w:val="NormalWeb"/>
        <w:shd w:val="clear" w:color="auto" w:fill="FFFFFF"/>
        <w:spacing w:before="0" w:beforeAutospacing="0" w:after="225" w:afterAutospacing="0"/>
        <w:textAlignment w:val="baseline"/>
        <w:rPr>
          <w:rFonts w:ascii="Arial" w:hAnsi="Arial" w:cs="Arial"/>
          <w:color w:val="777777"/>
          <w:szCs w:val="20"/>
        </w:rPr>
      </w:pPr>
      <w:r w:rsidRPr="00B777CB">
        <w:rPr>
          <w:rFonts w:ascii="Arial" w:hAnsi="Arial" w:cs="Arial"/>
          <w:color w:val="777777"/>
          <w:szCs w:val="20"/>
        </w:rPr>
        <w:t>Back to the original question “Why Do Critical Values Decrease While DF Increases?” Here’s the short answer:</w:t>
      </w:r>
    </w:p>
    <w:p w14:paraId="1C9DFCDB" w14:textId="77777777" w:rsidR="00A41C6E" w:rsidRPr="00B777CB" w:rsidRDefault="00A41C6E" w:rsidP="00A41C6E">
      <w:pPr>
        <w:pStyle w:val="NormalWeb"/>
        <w:shd w:val="clear" w:color="auto" w:fill="F9F9F9"/>
        <w:spacing w:before="0" w:beforeAutospacing="0" w:after="0" w:afterAutospacing="0"/>
        <w:textAlignment w:val="baseline"/>
        <w:rPr>
          <w:rFonts w:ascii="inherit" w:hAnsi="inherit" w:cs="Arial"/>
          <w:i/>
          <w:iCs/>
          <w:color w:val="777777"/>
          <w:szCs w:val="20"/>
        </w:rPr>
      </w:pPr>
      <w:r w:rsidRPr="00B777CB">
        <w:rPr>
          <w:rFonts w:ascii="inherit" w:hAnsi="inherit" w:cs="Arial"/>
          <w:i/>
          <w:iCs/>
          <w:color w:val="ED7D31" w:themeColor="accent2"/>
          <w:sz w:val="26"/>
          <w:szCs w:val="20"/>
        </w:rPr>
        <w:t>Degrees of freedom are related to sample size (n-1). If the df increases, it also stands that the sample size is increasing; the graph of the t-distribution will have skinnier tails, pushing the critical value towards the mean</w:t>
      </w:r>
      <w:r w:rsidRPr="00B777CB">
        <w:rPr>
          <w:rFonts w:ascii="inherit" w:hAnsi="inherit" w:cs="Arial"/>
          <w:i/>
          <w:iCs/>
          <w:color w:val="777777"/>
          <w:szCs w:val="20"/>
        </w:rPr>
        <w:t>.</w:t>
      </w:r>
    </w:p>
    <w:p w14:paraId="539C70F4" w14:textId="77777777" w:rsidR="00A41C6E" w:rsidRPr="007F6221" w:rsidRDefault="00A41C6E" w:rsidP="00CD2BC1">
      <w:pPr>
        <w:pStyle w:val="NormalWeb"/>
        <w:shd w:val="clear" w:color="auto" w:fill="FFFFFF"/>
        <w:spacing w:before="0" w:beforeAutospacing="0" w:after="0" w:afterAutospacing="0"/>
        <w:textAlignment w:val="baseline"/>
        <w:rPr>
          <w:rFonts w:ascii="Arial" w:hAnsi="Arial" w:cs="Arial"/>
          <w:color w:val="777777"/>
          <w:szCs w:val="20"/>
        </w:rPr>
      </w:pPr>
    </w:p>
    <w:p w14:paraId="238631F1" w14:textId="6C845C32" w:rsidR="00A65A03" w:rsidRPr="00A65A03" w:rsidRDefault="00A65A03" w:rsidP="00A65A03">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5A03">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Raw Score</w:t>
      </w:r>
    </w:p>
    <w:p w14:paraId="6E36BFF7" w14:textId="60B28952" w:rsidR="00A65A03" w:rsidRPr="00A65A03" w:rsidRDefault="00A65A03" w:rsidP="00A65A03">
      <w:pPr>
        <w:pStyle w:val="NormalWeb"/>
        <w:shd w:val="clear" w:color="auto" w:fill="FFFFFF"/>
        <w:spacing w:before="0" w:beforeAutospacing="0" w:after="225" w:afterAutospacing="0"/>
        <w:textAlignment w:val="baseline"/>
        <w:rPr>
          <w:rFonts w:ascii="inherit" w:hAnsi="inherit" w:cs="Arial"/>
          <w:color w:val="777777"/>
          <w:szCs w:val="20"/>
        </w:rPr>
      </w:pPr>
      <w:r w:rsidRPr="0024325A">
        <w:rPr>
          <w:rFonts w:ascii="inherit" w:hAnsi="inherit" w:cs="Arial"/>
          <w:color w:val="ED7D31" w:themeColor="accent2"/>
          <w:szCs w:val="20"/>
        </w:rPr>
        <w:t>A raw score is simply unaltered data from a test or observation</w:t>
      </w:r>
      <w:r w:rsidRPr="00A65A03">
        <w:rPr>
          <w:rFonts w:ascii="inherit" w:hAnsi="inherit" w:cs="Arial"/>
          <w:color w:val="777777"/>
          <w:szCs w:val="20"/>
        </w:rPr>
        <w:t>. It is recorded in its original form by a researcher before being subjected to any statistical analysis. For instance, if a participant is given a set of ten questions and answers seven right, their raw score might be 7.</w:t>
      </w:r>
    </w:p>
    <w:p w14:paraId="456F69A1" w14:textId="556B2972" w:rsidR="00A65A03" w:rsidRDefault="00A65A03" w:rsidP="00A65A03">
      <w:pPr>
        <w:pStyle w:val="NormalWeb"/>
        <w:shd w:val="clear" w:color="auto" w:fill="FFFFFF"/>
        <w:spacing w:before="0" w:beforeAutospacing="0" w:after="225" w:afterAutospacing="0"/>
        <w:textAlignment w:val="baseline"/>
        <w:rPr>
          <w:rFonts w:ascii="inherit" w:hAnsi="inherit" w:cs="Arial"/>
          <w:color w:val="ED7D31" w:themeColor="accent2"/>
          <w:sz w:val="20"/>
          <w:szCs w:val="20"/>
        </w:rPr>
      </w:pPr>
      <w:proofErr w:type="gramStart"/>
      <w:r w:rsidRPr="0024325A">
        <w:rPr>
          <w:rFonts w:ascii="inherit" w:hAnsi="inherit" w:cs="Arial"/>
          <w:color w:val="ED7D31" w:themeColor="accent2"/>
          <w:szCs w:val="20"/>
        </w:rPr>
        <w:t>Typically</w:t>
      </w:r>
      <w:proofErr w:type="gramEnd"/>
      <w:r w:rsidRPr="0024325A">
        <w:rPr>
          <w:rFonts w:ascii="inherit" w:hAnsi="inherit" w:cs="Arial"/>
          <w:color w:val="ED7D31" w:themeColor="accent2"/>
          <w:szCs w:val="20"/>
        </w:rPr>
        <w:t xml:space="preserve"> raw scores are converted to standard scores or percentiles before being used in comparisons</w:t>
      </w:r>
      <w:r w:rsidRPr="0024325A">
        <w:rPr>
          <w:rFonts w:ascii="inherit" w:hAnsi="inherit" w:cs="Arial"/>
          <w:color w:val="ED7D31" w:themeColor="accent2"/>
          <w:sz w:val="20"/>
          <w:szCs w:val="20"/>
        </w:rPr>
        <w:t>.</w:t>
      </w:r>
    </w:p>
    <w:p w14:paraId="203A23BF" w14:textId="3150C3A6" w:rsidR="00A1225F" w:rsidRDefault="00A1225F" w:rsidP="00A1225F">
      <w:pPr>
        <w:pStyle w:val="Heading2"/>
        <w:shd w:val="clear" w:color="auto" w:fill="FFFFFF"/>
        <w:spacing w:before="0" w:line="525" w:lineRule="atLeast"/>
        <w:textAlignment w:val="baselin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3E5E">
        <w:rPr>
          <w:rFonts w:ascii="Arial" w:eastAsia="Times New Roman" w:hAnsi="Arial" w:cs="Arial"/>
          <w:b/>
          <w:bCs/>
          <w:color w:val="5B9BD5" w:themeColor="accent5"/>
          <w:sz w:val="36"/>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Probability Distribution</w:t>
      </w:r>
    </w:p>
    <w:p w14:paraId="026E7247" w14:textId="77777777" w:rsidR="004B3E5E" w:rsidRPr="004B3E5E" w:rsidRDefault="004B3E5E" w:rsidP="004B3E5E">
      <w:pPr>
        <w:rPr>
          <w:lang w:eastAsia="en-IN"/>
        </w:rPr>
      </w:pPr>
    </w:p>
    <w:p w14:paraId="717A1699" w14:textId="77777777"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ED7D31" w:themeColor="accent2"/>
          <w:szCs w:val="20"/>
        </w:rPr>
        <w:t>A probability distribution tells you what the probability of an event happening is. Probability distributions can show </w:t>
      </w:r>
      <w:r w:rsidRPr="004B3E5E">
        <w:rPr>
          <w:rStyle w:val="Strong"/>
          <w:rFonts w:ascii="inherit" w:eastAsiaTheme="majorEastAsia" w:hAnsi="inherit" w:cs="Arial"/>
          <w:color w:val="ED7D31" w:themeColor="accent2"/>
          <w:szCs w:val="20"/>
          <w:bdr w:val="none" w:sz="0" w:space="0" w:color="auto" w:frame="1"/>
        </w:rPr>
        <w:t>simple events</w:t>
      </w:r>
      <w:r w:rsidRPr="004B3E5E">
        <w:rPr>
          <w:rFonts w:ascii="Arial" w:hAnsi="Arial" w:cs="Arial"/>
          <w:color w:val="ED7D31" w:themeColor="accent2"/>
          <w:szCs w:val="20"/>
        </w:rPr>
        <w:t>, like tossing a coin or picking a card. They can also show much more </w:t>
      </w:r>
      <w:r w:rsidRPr="004B3E5E">
        <w:rPr>
          <w:rStyle w:val="Strong"/>
          <w:rFonts w:ascii="inherit" w:eastAsiaTheme="majorEastAsia" w:hAnsi="inherit" w:cs="Arial"/>
          <w:color w:val="ED7D31" w:themeColor="accent2"/>
          <w:szCs w:val="20"/>
          <w:bdr w:val="none" w:sz="0" w:space="0" w:color="auto" w:frame="1"/>
        </w:rPr>
        <w:t>complex events</w:t>
      </w:r>
      <w:r w:rsidRPr="004B3E5E">
        <w:rPr>
          <w:rFonts w:ascii="Arial" w:hAnsi="Arial" w:cs="Arial"/>
          <w:color w:val="ED7D31" w:themeColor="accent2"/>
          <w:szCs w:val="20"/>
        </w:rPr>
        <w:t>, like the </w:t>
      </w:r>
      <w:hyperlink r:id="rId1569" w:history="1">
        <w:r w:rsidRPr="004B3E5E">
          <w:rPr>
            <w:rStyle w:val="Hyperlink"/>
            <w:rFonts w:ascii="inherit" w:hAnsi="inherit" w:cs="Arial"/>
            <w:color w:val="ED7D31" w:themeColor="accent2"/>
            <w:szCs w:val="20"/>
            <w:bdr w:val="none" w:sz="0" w:space="0" w:color="auto" w:frame="1"/>
          </w:rPr>
          <w:t>probability</w:t>
        </w:r>
      </w:hyperlink>
      <w:r w:rsidRPr="004B3E5E">
        <w:rPr>
          <w:rFonts w:ascii="Arial" w:hAnsi="Arial" w:cs="Arial"/>
          <w:color w:val="ED7D31" w:themeColor="accent2"/>
          <w:szCs w:val="20"/>
        </w:rPr>
        <w:t> of a certain drug successfully treating cancer</w:t>
      </w:r>
      <w:r w:rsidRPr="004B3E5E">
        <w:rPr>
          <w:rFonts w:ascii="Arial" w:hAnsi="Arial" w:cs="Arial"/>
          <w:color w:val="777777"/>
          <w:szCs w:val="20"/>
        </w:rPr>
        <w:t>.</w:t>
      </w:r>
    </w:p>
    <w:p w14:paraId="73C1DEF8"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There are many different types of probability distributions in statistics including:</w:t>
      </w:r>
    </w:p>
    <w:p w14:paraId="6F93C5CE" w14:textId="77777777" w:rsidR="00A1225F" w:rsidRPr="004B3E5E" w:rsidRDefault="00A1225F"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r w:rsidRPr="004B3E5E">
        <w:rPr>
          <w:rFonts w:ascii="inherit" w:hAnsi="inherit" w:cs="Arial"/>
          <w:color w:val="777777"/>
          <w:sz w:val="24"/>
          <w:szCs w:val="20"/>
        </w:rPr>
        <w:t>Basic probability distributions which can be shown on a </w:t>
      </w:r>
      <w:hyperlink r:id="rId1570" w:tgtFrame="_blank" w:history="1">
        <w:r w:rsidRPr="004B3E5E">
          <w:rPr>
            <w:rStyle w:val="Hyperlink"/>
            <w:rFonts w:ascii="inherit" w:hAnsi="inherit" w:cs="Arial"/>
            <w:color w:val="777777"/>
            <w:sz w:val="24"/>
            <w:szCs w:val="20"/>
            <w:bdr w:val="none" w:sz="0" w:space="0" w:color="auto" w:frame="1"/>
          </w:rPr>
          <w:t>probability distribution table.</w:t>
        </w:r>
      </w:hyperlink>
    </w:p>
    <w:p w14:paraId="13185777" w14:textId="77777777" w:rsidR="00A1225F" w:rsidRPr="004B3E5E" w:rsidRDefault="00D07F14"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hyperlink r:id="rId1571" w:tgtFrame="_blank" w:history="1">
        <w:r w:rsidR="00A1225F" w:rsidRPr="004B3E5E">
          <w:rPr>
            <w:rStyle w:val="Hyperlink"/>
            <w:rFonts w:ascii="inherit" w:hAnsi="inherit" w:cs="Arial"/>
            <w:color w:val="777777"/>
            <w:sz w:val="24"/>
            <w:szCs w:val="20"/>
            <w:bdr w:val="none" w:sz="0" w:space="0" w:color="auto" w:frame="1"/>
          </w:rPr>
          <w:t>Binomial distributions,</w:t>
        </w:r>
      </w:hyperlink>
      <w:r w:rsidR="00A1225F" w:rsidRPr="004B3E5E">
        <w:rPr>
          <w:rFonts w:ascii="inherit" w:hAnsi="inherit" w:cs="Arial"/>
          <w:color w:val="777777"/>
          <w:sz w:val="24"/>
          <w:szCs w:val="20"/>
        </w:rPr>
        <w:t> which have “Successes” and “Failures.”</w:t>
      </w:r>
    </w:p>
    <w:p w14:paraId="27E02BCD" w14:textId="77777777" w:rsidR="00A1225F" w:rsidRPr="004B3E5E" w:rsidRDefault="00D07F14" w:rsidP="00A1225F">
      <w:pPr>
        <w:numPr>
          <w:ilvl w:val="0"/>
          <w:numId w:val="60"/>
        </w:numPr>
        <w:shd w:val="clear" w:color="auto" w:fill="FFFFFF"/>
        <w:spacing w:after="0" w:line="240" w:lineRule="auto"/>
        <w:ind w:left="450"/>
        <w:textAlignment w:val="baseline"/>
        <w:rPr>
          <w:rFonts w:ascii="inherit" w:hAnsi="inherit" w:cs="Arial"/>
          <w:color w:val="777777"/>
          <w:sz w:val="24"/>
          <w:szCs w:val="20"/>
        </w:rPr>
      </w:pPr>
      <w:hyperlink r:id="rId1572" w:tgtFrame="_blank" w:history="1">
        <w:r w:rsidR="00A1225F" w:rsidRPr="004B3E5E">
          <w:rPr>
            <w:rStyle w:val="Hyperlink"/>
            <w:rFonts w:ascii="inherit" w:hAnsi="inherit" w:cs="Arial"/>
            <w:color w:val="777777"/>
            <w:sz w:val="24"/>
            <w:szCs w:val="20"/>
            <w:bdr w:val="none" w:sz="0" w:space="0" w:color="auto" w:frame="1"/>
          </w:rPr>
          <w:t>Normal distributions,</w:t>
        </w:r>
      </w:hyperlink>
      <w:r w:rsidR="00A1225F" w:rsidRPr="004B3E5E">
        <w:rPr>
          <w:rFonts w:ascii="inherit" w:hAnsi="inherit" w:cs="Arial"/>
          <w:color w:val="777777"/>
          <w:sz w:val="24"/>
          <w:szCs w:val="20"/>
        </w:rPr>
        <w:t> sometimes called a Bell Curve.</w:t>
      </w:r>
    </w:p>
    <w:p w14:paraId="5DFD1A75"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The sum of all the probabilities in a probability distribution is always 100% (or 1 as a decimal).</w:t>
      </w:r>
    </w:p>
    <w:p w14:paraId="01E5337A" w14:textId="53BAF040" w:rsidR="004B3E5E" w:rsidRPr="004B3E5E" w:rsidRDefault="00A1225F" w:rsidP="004B3E5E">
      <w:pPr>
        <w:pStyle w:val="Heading3"/>
        <w:shd w:val="clear" w:color="auto" w:fill="FFFFFF"/>
        <w:spacing w:before="0" w:line="480"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B3E5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Ways of Displaying Probability Distributions</w:t>
      </w:r>
    </w:p>
    <w:p w14:paraId="07D42C0A" w14:textId="77777777"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777777"/>
          <w:szCs w:val="20"/>
        </w:rPr>
        <w:t>Probability distributions can be shown in </w:t>
      </w:r>
      <w:r w:rsidRPr="004B3E5E">
        <w:rPr>
          <w:rStyle w:val="Strong"/>
          <w:rFonts w:ascii="inherit" w:eastAsiaTheme="majorEastAsia" w:hAnsi="inherit" w:cs="Arial"/>
          <w:color w:val="777777"/>
          <w:szCs w:val="20"/>
          <w:bdr w:val="none" w:sz="0" w:space="0" w:color="auto" w:frame="1"/>
        </w:rPr>
        <w:t>tables </w:t>
      </w:r>
      <w:r w:rsidRPr="004B3E5E">
        <w:rPr>
          <w:rFonts w:ascii="Arial" w:hAnsi="Arial" w:cs="Arial"/>
          <w:color w:val="777777"/>
          <w:szCs w:val="20"/>
        </w:rPr>
        <w:t>and </w:t>
      </w:r>
      <w:r w:rsidRPr="004B3E5E">
        <w:rPr>
          <w:rStyle w:val="Strong"/>
          <w:rFonts w:ascii="inherit" w:eastAsiaTheme="majorEastAsia" w:hAnsi="inherit" w:cs="Arial"/>
          <w:color w:val="777777"/>
          <w:szCs w:val="20"/>
          <w:bdr w:val="none" w:sz="0" w:space="0" w:color="auto" w:frame="1"/>
        </w:rPr>
        <w:t>graphs</w:t>
      </w:r>
      <w:r w:rsidRPr="004B3E5E">
        <w:rPr>
          <w:rFonts w:ascii="Arial" w:hAnsi="Arial" w:cs="Arial"/>
          <w:color w:val="777777"/>
          <w:szCs w:val="20"/>
        </w:rPr>
        <w:t> or they can also be described by a </w:t>
      </w:r>
      <w:r w:rsidRPr="004B3E5E">
        <w:rPr>
          <w:rStyle w:val="Strong"/>
          <w:rFonts w:ascii="inherit" w:eastAsiaTheme="majorEastAsia" w:hAnsi="inherit" w:cs="Arial"/>
          <w:color w:val="777777"/>
          <w:szCs w:val="20"/>
          <w:bdr w:val="none" w:sz="0" w:space="0" w:color="auto" w:frame="1"/>
        </w:rPr>
        <w:t>formula</w:t>
      </w:r>
      <w:r w:rsidRPr="004B3E5E">
        <w:rPr>
          <w:rFonts w:ascii="Arial" w:hAnsi="Arial" w:cs="Arial"/>
          <w:color w:val="777777"/>
          <w:szCs w:val="20"/>
        </w:rPr>
        <w:t>. For example, the </w:t>
      </w:r>
      <w:hyperlink r:id="rId1573" w:history="1">
        <w:r w:rsidRPr="004B3E5E">
          <w:rPr>
            <w:rStyle w:val="Hyperlink"/>
            <w:rFonts w:ascii="inherit" w:hAnsi="inherit" w:cs="Arial"/>
            <w:color w:val="05A9C5"/>
            <w:szCs w:val="20"/>
            <w:bdr w:val="none" w:sz="0" w:space="0" w:color="auto" w:frame="1"/>
          </w:rPr>
          <w:t>binomial formula</w:t>
        </w:r>
      </w:hyperlink>
      <w:r w:rsidRPr="004B3E5E">
        <w:rPr>
          <w:rFonts w:ascii="Arial" w:hAnsi="Arial" w:cs="Arial"/>
          <w:color w:val="777777"/>
          <w:szCs w:val="20"/>
        </w:rPr>
        <w:t> is used to calculate binomial probabilities.</w:t>
      </w:r>
    </w:p>
    <w:p w14:paraId="71AA2451" w14:textId="77777777" w:rsidR="00A1225F" w:rsidRPr="004B3E5E" w:rsidRDefault="00A1225F" w:rsidP="00A1225F">
      <w:pPr>
        <w:pStyle w:val="NormalWeb"/>
        <w:shd w:val="clear" w:color="auto" w:fill="FFFFFF"/>
        <w:spacing w:before="0" w:beforeAutospacing="0" w:after="225" w:afterAutospacing="0"/>
        <w:textAlignment w:val="baseline"/>
        <w:rPr>
          <w:rFonts w:ascii="Arial" w:hAnsi="Arial" w:cs="Arial"/>
          <w:color w:val="777777"/>
          <w:szCs w:val="20"/>
        </w:rPr>
      </w:pPr>
      <w:r w:rsidRPr="004B3E5E">
        <w:rPr>
          <w:rFonts w:ascii="Arial" w:hAnsi="Arial" w:cs="Arial"/>
          <w:color w:val="777777"/>
          <w:szCs w:val="20"/>
        </w:rPr>
        <w:t xml:space="preserve">The following table shows the probability distribution of a tomato packing plant receiving rotten tomatoes. Note that if you add </w:t>
      </w:r>
      <w:proofErr w:type="gramStart"/>
      <w:r w:rsidRPr="004B3E5E">
        <w:rPr>
          <w:rFonts w:ascii="Arial" w:hAnsi="Arial" w:cs="Arial"/>
          <w:color w:val="777777"/>
          <w:szCs w:val="20"/>
        </w:rPr>
        <w:t>all of</w:t>
      </w:r>
      <w:proofErr w:type="gramEnd"/>
      <w:r w:rsidRPr="004B3E5E">
        <w:rPr>
          <w:rFonts w:ascii="Arial" w:hAnsi="Arial" w:cs="Arial"/>
          <w:color w:val="777777"/>
          <w:szCs w:val="20"/>
        </w:rPr>
        <w:t xml:space="preserve"> the probabilities in the second row, they add up to 1 (.95 + .02 +.02 +0.01 = 1).</w:t>
      </w:r>
    </w:p>
    <w:p w14:paraId="27402978" w14:textId="1C5A171E"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inherit" w:hAnsi="inherit" w:cs="Arial"/>
          <w:noProof/>
          <w:color w:val="05A9C5"/>
          <w:szCs w:val="20"/>
          <w:bdr w:val="none" w:sz="0" w:space="0" w:color="auto" w:frame="1"/>
        </w:rPr>
        <w:drawing>
          <wp:inline distT="0" distB="0" distL="0" distR="0" wp14:anchorId="2C078E09" wp14:editId="32A5C3ED">
            <wp:extent cx="4526280" cy="480060"/>
            <wp:effectExtent l="0" t="0" r="7620" b="0"/>
            <wp:docPr id="99" name="Picture 99" descr="probability distribution toms">
              <a:hlinkClick xmlns:a="http://schemas.openxmlformats.org/drawingml/2006/main" r:id="rId1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bability distribution toms">
                      <a:hlinkClick r:id="rId1574"/>
                    </pic:cNvPr>
                    <pic:cNvPicPr>
                      <a:picLocks noChangeAspect="1" noChangeArrowheads="1"/>
                    </pic:cNvPicPr>
                  </pic:nvPicPr>
                  <pic:blipFill>
                    <a:blip r:embed="rId1575">
                      <a:extLst>
                        <a:ext uri="{28A0092B-C50C-407E-A947-70E740481C1C}">
                          <a14:useLocalDpi xmlns:a14="http://schemas.microsoft.com/office/drawing/2010/main" val="0"/>
                        </a:ext>
                      </a:extLst>
                    </a:blip>
                    <a:srcRect/>
                    <a:stretch>
                      <a:fillRect/>
                    </a:stretch>
                  </pic:blipFill>
                  <pic:spPr bwMode="auto">
                    <a:xfrm>
                      <a:off x="0" y="0"/>
                      <a:ext cx="4526280" cy="480060"/>
                    </a:xfrm>
                    <a:prstGeom prst="rect">
                      <a:avLst/>
                    </a:prstGeom>
                    <a:noFill/>
                    <a:ln>
                      <a:noFill/>
                    </a:ln>
                  </pic:spPr>
                </pic:pic>
              </a:graphicData>
            </a:graphic>
          </wp:inline>
        </w:drawing>
      </w:r>
    </w:p>
    <w:p w14:paraId="0387FC24" w14:textId="77777777" w:rsidR="006A611F" w:rsidRDefault="006A611F" w:rsidP="00A1225F">
      <w:pPr>
        <w:pStyle w:val="NormalWeb"/>
        <w:shd w:val="clear" w:color="auto" w:fill="FFFFFF"/>
        <w:spacing w:before="0" w:beforeAutospacing="0" w:after="0" w:afterAutospacing="0"/>
        <w:textAlignment w:val="baseline"/>
        <w:rPr>
          <w:rFonts w:ascii="Arial" w:hAnsi="Arial" w:cs="Arial"/>
          <w:color w:val="777777"/>
          <w:szCs w:val="20"/>
        </w:rPr>
      </w:pPr>
    </w:p>
    <w:p w14:paraId="6383A5C0" w14:textId="402C6E15" w:rsidR="00A1225F" w:rsidRPr="004B3E5E" w:rsidRDefault="00A1225F" w:rsidP="00A1225F">
      <w:pPr>
        <w:pStyle w:val="NormalWeb"/>
        <w:shd w:val="clear" w:color="auto" w:fill="FFFFFF"/>
        <w:spacing w:before="0" w:beforeAutospacing="0" w:after="0" w:afterAutospacing="0"/>
        <w:textAlignment w:val="baseline"/>
        <w:rPr>
          <w:rFonts w:ascii="Arial" w:hAnsi="Arial" w:cs="Arial"/>
          <w:color w:val="777777"/>
          <w:szCs w:val="20"/>
        </w:rPr>
      </w:pPr>
      <w:r w:rsidRPr="004B3E5E">
        <w:rPr>
          <w:rFonts w:ascii="Arial" w:hAnsi="Arial" w:cs="Arial"/>
          <w:color w:val="777777"/>
          <w:szCs w:val="20"/>
        </w:rPr>
        <w:t>The following graph shows a </w:t>
      </w:r>
      <w:hyperlink r:id="rId1576" w:anchor="SNM" w:history="1">
        <w:r w:rsidRPr="004B3E5E">
          <w:rPr>
            <w:rStyle w:val="Hyperlink"/>
            <w:rFonts w:ascii="inherit" w:hAnsi="inherit" w:cs="Arial"/>
            <w:color w:val="05A9C5"/>
            <w:szCs w:val="20"/>
            <w:bdr w:val="none" w:sz="0" w:space="0" w:color="auto" w:frame="1"/>
          </w:rPr>
          <w:t>standard normal distribution</w:t>
        </w:r>
      </w:hyperlink>
      <w:r w:rsidRPr="004B3E5E">
        <w:rPr>
          <w:rFonts w:ascii="Arial" w:hAnsi="Arial" w:cs="Arial"/>
          <w:color w:val="777777"/>
          <w:szCs w:val="20"/>
        </w:rPr>
        <w:t>, which is probably the most </w:t>
      </w:r>
      <w:r w:rsidRPr="004B3E5E">
        <w:rPr>
          <w:rStyle w:val="Strong"/>
          <w:rFonts w:ascii="inherit" w:eastAsiaTheme="majorEastAsia" w:hAnsi="inherit" w:cs="Arial"/>
          <w:color w:val="777777"/>
          <w:szCs w:val="20"/>
          <w:bdr w:val="none" w:sz="0" w:space="0" w:color="auto" w:frame="1"/>
        </w:rPr>
        <w:t>widely used probability distribution</w:t>
      </w:r>
      <w:r w:rsidRPr="004B3E5E">
        <w:rPr>
          <w:rFonts w:ascii="Arial" w:hAnsi="Arial" w:cs="Arial"/>
          <w:color w:val="777777"/>
          <w:szCs w:val="20"/>
        </w:rPr>
        <w:t>. The standard normal distribution is also known as the “</w:t>
      </w:r>
      <w:hyperlink r:id="rId1577" w:history="1">
        <w:r w:rsidRPr="004B3E5E">
          <w:rPr>
            <w:rStyle w:val="Hyperlink"/>
            <w:rFonts w:ascii="inherit" w:hAnsi="inherit" w:cs="Arial"/>
            <w:color w:val="05A9C5"/>
            <w:szCs w:val="20"/>
            <w:bdr w:val="none" w:sz="0" w:space="0" w:color="auto" w:frame="1"/>
          </w:rPr>
          <w:t>bell curve</w:t>
        </w:r>
      </w:hyperlink>
      <w:r w:rsidRPr="004B3E5E">
        <w:rPr>
          <w:rFonts w:ascii="Arial" w:hAnsi="Arial" w:cs="Arial"/>
          <w:color w:val="777777"/>
          <w:szCs w:val="20"/>
        </w:rPr>
        <w:t>.” Lots of natural phenomenon fit the bell curve, including heights, weights and IQ scores. The normal curve is a </w:t>
      </w:r>
      <w:hyperlink r:id="rId1578" w:history="1">
        <w:r w:rsidRPr="004B3E5E">
          <w:rPr>
            <w:rStyle w:val="Hyperlink"/>
            <w:rFonts w:ascii="inherit" w:hAnsi="inherit" w:cs="Arial"/>
            <w:color w:val="05A9C5"/>
            <w:szCs w:val="20"/>
            <w:bdr w:val="none" w:sz="0" w:space="0" w:color="auto" w:frame="1"/>
          </w:rPr>
          <w:t>continuous probability distribution</w:t>
        </w:r>
      </w:hyperlink>
      <w:r w:rsidRPr="004B3E5E">
        <w:rPr>
          <w:rFonts w:ascii="Arial" w:hAnsi="Arial" w:cs="Arial"/>
          <w:color w:val="777777"/>
          <w:szCs w:val="20"/>
        </w:rPr>
        <w:t>, so instead of adding up individual probabilities under the curve we say that the total area under the curve is 1.</w:t>
      </w:r>
    </w:p>
    <w:p w14:paraId="4C7AA9B1" w14:textId="1A70E8D4" w:rsidR="00A1225F" w:rsidRPr="004B3E5E" w:rsidRDefault="00A1225F" w:rsidP="00A1225F">
      <w:pPr>
        <w:shd w:val="clear" w:color="auto" w:fill="FFFFFF"/>
        <w:textAlignment w:val="baseline"/>
        <w:rPr>
          <w:rFonts w:ascii="Arial" w:hAnsi="Arial" w:cs="Arial"/>
          <w:color w:val="777777"/>
          <w:sz w:val="24"/>
          <w:szCs w:val="20"/>
        </w:rPr>
      </w:pPr>
      <w:r w:rsidRPr="004B3E5E">
        <w:rPr>
          <w:rFonts w:ascii="inherit" w:hAnsi="inherit" w:cs="Arial"/>
          <w:noProof/>
          <w:color w:val="05A9C5"/>
          <w:sz w:val="24"/>
          <w:szCs w:val="20"/>
          <w:bdr w:val="none" w:sz="0" w:space="0" w:color="auto" w:frame="1"/>
        </w:rPr>
        <w:lastRenderedPageBreak/>
        <w:drawing>
          <wp:inline distT="0" distB="0" distL="0" distR="0" wp14:anchorId="38E0B986" wp14:editId="45D86A40">
            <wp:extent cx="5425440" cy="1958340"/>
            <wp:effectExtent l="0" t="0" r="3810" b="3810"/>
            <wp:docPr id="95" name="Picture 95" descr="In a normal distribution, the percentages of scores you can expect to find for any standard deviations from the mean are the same.">
              <a:hlinkClick xmlns:a="http://schemas.openxmlformats.org/drawingml/2006/main" r:id="rId1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 a normal distribution, the percentages of scores you can expect to find for any standard deviations from the mean are the same.">
                      <a:hlinkClick r:id="rId1016"/>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5425440" cy="1958340"/>
                    </a:xfrm>
                    <a:prstGeom prst="rect">
                      <a:avLst/>
                    </a:prstGeom>
                    <a:noFill/>
                    <a:ln>
                      <a:noFill/>
                    </a:ln>
                  </pic:spPr>
                </pic:pic>
              </a:graphicData>
            </a:graphic>
          </wp:inline>
        </w:drawing>
      </w:r>
    </w:p>
    <w:p w14:paraId="18CCB735" w14:textId="77777777" w:rsidR="00A1225F" w:rsidRPr="004B3E5E" w:rsidRDefault="00A1225F" w:rsidP="00A1225F">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Cs w:val="20"/>
        </w:rPr>
      </w:pPr>
      <w:r w:rsidRPr="004B3E5E">
        <w:rPr>
          <w:rFonts w:ascii="inherit" w:hAnsi="inherit" w:cs="Arial"/>
          <w:i/>
          <w:iCs/>
          <w:color w:val="777777"/>
          <w:szCs w:val="20"/>
        </w:rPr>
        <w:t>In a normal distribution, the percentages of scores you can expect to find for any standard deviations from the </w:t>
      </w:r>
      <w:hyperlink r:id="rId1579" w:history="1">
        <w:r w:rsidRPr="004B3E5E">
          <w:rPr>
            <w:rStyle w:val="Hyperlink"/>
            <w:rFonts w:ascii="inherit" w:hAnsi="inherit" w:cs="Arial"/>
            <w:i/>
            <w:iCs/>
            <w:color w:val="05A9C5"/>
            <w:szCs w:val="20"/>
            <w:bdr w:val="none" w:sz="0" w:space="0" w:color="auto" w:frame="1"/>
          </w:rPr>
          <w:t>mean </w:t>
        </w:r>
      </w:hyperlink>
      <w:r w:rsidRPr="004B3E5E">
        <w:rPr>
          <w:rFonts w:ascii="inherit" w:hAnsi="inherit" w:cs="Arial"/>
          <w:i/>
          <w:iCs/>
          <w:color w:val="777777"/>
          <w:szCs w:val="20"/>
        </w:rPr>
        <w:t>are the same.</w:t>
      </w:r>
    </w:p>
    <w:p w14:paraId="0B21CC2A" w14:textId="77777777" w:rsidR="00A1225F" w:rsidRPr="0024325A" w:rsidRDefault="00A1225F" w:rsidP="00A65A03">
      <w:pPr>
        <w:pStyle w:val="NormalWeb"/>
        <w:shd w:val="clear" w:color="auto" w:fill="FFFFFF"/>
        <w:spacing w:before="0" w:beforeAutospacing="0" w:after="225" w:afterAutospacing="0"/>
        <w:textAlignment w:val="baseline"/>
        <w:rPr>
          <w:rFonts w:ascii="inherit" w:hAnsi="inherit" w:cs="Arial"/>
          <w:color w:val="ED7D31" w:themeColor="accent2"/>
          <w:sz w:val="20"/>
          <w:szCs w:val="20"/>
        </w:rPr>
      </w:pPr>
    </w:p>
    <w:p w14:paraId="15914450" w14:textId="77777777" w:rsidR="00A65A03" w:rsidRDefault="00A65A03" w:rsidP="00912C98">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9AE65A9" w14:textId="7581F497" w:rsidR="00912C98" w:rsidRPr="00323E83" w:rsidRDefault="00912C98" w:rsidP="00912C98">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23E83">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Randomization</w:t>
      </w:r>
    </w:p>
    <w:bookmarkEnd w:id="29"/>
    <w:p w14:paraId="527ED41E" w14:textId="77777777" w:rsidR="00912C98" w:rsidRDefault="00912C98" w:rsidP="00912C98">
      <w:pPr>
        <w:pStyle w:val="NormalWeb"/>
        <w:shd w:val="clear" w:color="auto" w:fill="FFFFFF"/>
        <w:spacing w:before="0" w:beforeAutospacing="0" w:after="0" w:afterAutospacing="0"/>
        <w:textAlignment w:val="baseline"/>
        <w:rPr>
          <w:rFonts w:ascii="Arial" w:hAnsi="Arial" w:cs="Arial"/>
          <w:b/>
          <w:bCs/>
          <w:color w:val="5B9BD5" w:themeColor="accent5"/>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9C66ED"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sidRPr="006901A1">
        <w:rPr>
          <w:rFonts w:ascii="Arial" w:hAnsi="Arial" w:cs="Arial"/>
          <w:color w:val="777777"/>
          <w:sz w:val="22"/>
          <w:szCs w:val="20"/>
        </w:rPr>
        <w:t>Randomization in an experiment is where you </w:t>
      </w:r>
      <w:r w:rsidRPr="006901A1">
        <w:rPr>
          <w:rStyle w:val="Strong"/>
          <w:rFonts w:ascii="inherit" w:hAnsi="inherit" w:cs="Arial"/>
          <w:color w:val="777777"/>
          <w:sz w:val="22"/>
          <w:szCs w:val="20"/>
          <w:bdr w:val="none" w:sz="0" w:space="0" w:color="auto" w:frame="1"/>
        </w:rPr>
        <w:t>choose your experimental participants randomly</w:t>
      </w:r>
      <w:r w:rsidRPr="006901A1">
        <w:rPr>
          <w:rFonts w:ascii="Arial" w:hAnsi="Arial" w:cs="Arial"/>
          <w:color w:val="777777"/>
          <w:sz w:val="22"/>
          <w:szCs w:val="20"/>
        </w:rPr>
        <w:t>. For example, you might use </w:t>
      </w:r>
      <w:hyperlink r:id="rId1580" w:history="1">
        <w:r w:rsidRPr="006901A1">
          <w:rPr>
            <w:rStyle w:val="Hyperlink"/>
            <w:rFonts w:ascii="inherit" w:eastAsiaTheme="majorEastAsia" w:hAnsi="inherit" w:cs="Arial"/>
            <w:color w:val="05A9C5"/>
            <w:sz w:val="22"/>
            <w:szCs w:val="20"/>
            <w:bdr w:val="none" w:sz="0" w:space="0" w:color="auto" w:frame="1"/>
          </w:rPr>
          <w:t>simple random sampling</w:t>
        </w:r>
      </w:hyperlink>
      <w:r w:rsidRPr="006901A1">
        <w:rPr>
          <w:rFonts w:ascii="Arial" w:hAnsi="Arial" w:cs="Arial"/>
          <w:color w:val="777777"/>
          <w:sz w:val="22"/>
          <w:szCs w:val="20"/>
        </w:rPr>
        <w:t>, where </w:t>
      </w:r>
      <w:r w:rsidRPr="006901A1">
        <w:rPr>
          <w:rStyle w:val="Emphasis"/>
          <w:rFonts w:ascii="inherit" w:hAnsi="inherit" w:cs="Arial"/>
          <w:color w:val="777777"/>
          <w:sz w:val="22"/>
          <w:szCs w:val="20"/>
          <w:bdr w:val="none" w:sz="0" w:space="0" w:color="auto" w:frame="1"/>
        </w:rPr>
        <w:t>participants names are drawn randomly</w:t>
      </w:r>
      <w:r w:rsidRPr="006901A1">
        <w:rPr>
          <w:rFonts w:ascii="Arial" w:hAnsi="Arial" w:cs="Arial"/>
          <w:color w:val="777777"/>
          <w:sz w:val="22"/>
          <w:szCs w:val="20"/>
        </w:rPr>
        <w:t> from a pool where everyone has an even probability of being chosen. You can also assign </w:t>
      </w:r>
      <w:r w:rsidRPr="006901A1">
        <w:rPr>
          <w:rStyle w:val="Emphasis"/>
          <w:rFonts w:ascii="inherit" w:hAnsi="inherit" w:cs="Arial"/>
          <w:color w:val="777777"/>
          <w:sz w:val="22"/>
          <w:szCs w:val="20"/>
          <w:bdr w:val="none" w:sz="0" w:space="0" w:color="auto" w:frame="1"/>
        </w:rPr>
        <w:t>treatments </w:t>
      </w:r>
      <w:r w:rsidRPr="006901A1">
        <w:rPr>
          <w:rFonts w:ascii="Arial" w:hAnsi="Arial" w:cs="Arial"/>
          <w:color w:val="777777"/>
          <w:sz w:val="22"/>
          <w:szCs w:val="20"/>
        </w:rPr>
        <w:t>randomly to participants, by assigning random numbers from a random number table.</w:t>
      </w:r>
    </w:p>
    <w:p w14:paraId="19257EBF" w14:textId="77777777" w:rsidR="00912C98" w:rsidRPr="006901A1"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p>
    <w:p w14:paraId="4E7C2766"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sidRPr="006901A1">
        <w:rPr>
          <w:rFonts w:ascii="Arial" w:hAnsi="Arial" w:cs="Arial"/>
          <w:color w:val="777777"/>
          <w:sz w:val="22"/>
          <w:szCs w:val="20"/>
        </w:rPr>
        <w:t>If you use randomization in your experiments, you guard against </w:t>
      </w:r>
      <w:hyperlink r:id="rId1581" w:history="1">
        <w:r w:rsidRPr="006901A1">
          <w:rPr>
            <w:rStyle w:val="Hyperlink"/>
            <w:rFonts w:ascii="inherit" w:eastAsiaTheme="majorEastAsia" w:hAnsi="inherit" w:cs="Arial"/>
            <w:b/>
            <w:bCs/>
            <w:color w:val="05A9C5"/>
            <w:sz w:val="22"/>
            <w:szCs w:val="20"/>
            <w:bdr w:val="none" w:sz="0" w:space="0" w:color="auto" w:frame="1"/>
          </w:rPr>
          <w:t>bias</w:t>
        </w:r>
      </w:hyperlink>
      <w:r w:rsidRPr="006901A1">
        <w:rPr>
          <w:rFonts w:ascii="Arial" w:hAnsi="Arial" w:cs="Arial"/>
          <w:color w:val="777777"/>
          <w:sz w:val="22"/>
          <w:szCs w:val="20"/>
        </w:rPr>
        <w:t>. For</w:t>
      </w:r>
      <w:r>
        <w:rPr>
          <w:rFonts w:ascii="Arial" w:hAnsi="Arial" w:cs="Arial"/>
          <w:color w:val="777777"/>
          <w:sz w:val="22"/>
          <w:szCs w:val="20"/>
        </w:rPr>
        <w:t xml:space="preserve"> </w:t>
      </w:r>
      <w:r w:rsidRPr="006901A1">
        <w:rPr>
          <w:rFonts w:ascii="Arial" w:hAnsi="Arial" w:cs="Arial"/>
          <w:color w:val="777777"/>
          <w:sz w:val="22"/>
          <w:szCs w:val="20"/>
        </w:rPr>
        <w:t>example, </w:t>
      </w:r>
      <w:r>
        <w:rPr>
          <w:rFonts w:ascii="Arial" w:hAnsi="Arial" w:cs="Arial"/>
          <w:color w:val="777777"/>
          <w:sz w:val="22"/>
          <w:szCs w:val="20"/>
        </w:rPr>
        <w:t xml:space="preserve"> </w:t>
      </w:r>
      <w:hyperlink r:id="rId1582" w:anchor="SelectionB" w:history="1">
        <w:r w:rsidRPr="006901A1">
          <w:rPr>
            <w:rStyle w:val="Hyperlink"/>
            <w:rFonts w:ascii="inherit" w:eastAsiaTheme="majorEastAsia" w:hAnsi="inherit" w:cs="Arial"/>
            <w:color w:val="05A9C5"/>
            <w:sz w:val="22"/>
            <w:szCs w:val="20"/>
            <w:bdr w:val="none" w:sz="0" w:space="0" w:color="auto" w:frame="1"/>
          </w:rPr>
          <w:t>selection bias</w:t>
        </w:r>
      </w:hyperlink>
      <w:r w:rsidRPr="006901A1">
        <w:rPr>
          <w:rFonts w:ascii="Arial" w:hAnsi="Arial" w:cs="Arial"/>
          <w:color w:val="777777"/>
          <w:sz w:val="22"/>
          <w:szCs w:val="20"/>
        </w:rPr>
        <w:t> (where some groups are underrepresented) is eliminated and </w:t>
      </w:r>
      <w:hyperlink r:id="rId1583" w:history="1">
        <w:r w:rsidRPr="006901A1">
          <w:rPr>
            <w:rStyle w:val="Hyperlink"/>
            <w:rFonts w:ascii="inherit" w:eastAsiaTheme="majorEastAsia" w:hAnsi="inherit" w:cs="Arial"/>
            <w:b/>
            <w:bCs/>
            <w:color w:val="05A9C5"/>
            <w:sz w:val="22"/>
            <w:szCs w:val="20"/>
            <w:bdr w:val="none" w:sz="0" w:space="0" w:color="auto" w:frame="1"/>
          </w:rPr>
          <w:t>accidental bias</w:t>
        </w:r>
      </w:hyperlink>
      <w:r w:rsidRPr="006901A1">
        <w:rPr>
          <w:rFonts w:ascii="Arial" w:hAnsi="Arial" w:cs="Arial"/>
          <w:color w:val="777777"/>
          <w:sz w:val="22"/>
          <w:szCs w:val="20"/>
        </w:rPr>
        <w:t> (where chance imbalances happen) is minimized. You can also run a variety of statistical tests on your data (to test your hypotheses) if your sample is random.</w:t>
      </w:r>
    </w:p>
    <w:p w14:paraId="0C004EDF" w14:textId="77777777" w:rsidR="00912C98"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p>
    <w:p w14:paraId="02DE7A30" w14:textId="77777777" w:rsidR="00912C98" w:rsidRPr="006901A1" w:rsidRDefault="00912C98" w:rsidP="00912C98">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2"/>
          <w:szCs w:val="20"/>
        </w:rPr>
        <w:tab/>
      </w:r>
      <w:r>
        <w:rPr>
          <w:rFonts w:ascii="Arial" w:hAnsi="Arial" w:cs="Arial"/>
          <w:color w:val="777777"/>
          <w:sz w:val="22"/>
          <w:szCs w:val="20"/>
        </w:rPr>
        <w:tab/>
      </w:r>
      <w:r>
        <w:rPr>
          <w:rFonts w:ascii="Arial" w:hAnsi="Arial" w:cs="Arial"/>
          <w:color w:val="777777"/>
          <w:sz w:val="22"/>
          <w:szCs w:val="20"/>
        </w:rPr>
        <w:tab/>
      </w:r>
      <w:r>
        <w:rPr>
          <w:noProof/>
        </w:rPr>
        <w:drawing>
          <wp:inline distT="0" distB="0" distL="0" distR="0" wp14:anchorId="69A8BBB5" wp14:editId="09361075">
            <wp:extent cx="2857500" cy="2202180"/>
            <wp:effectExtent l="0" t="0" r="0" b="7620"/>
            <wp:docPr id="3" name="Picture 3" descr="rando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ization"/>
                    <pic:cNvPicPr>
                      <a:picLocks noChangeAspect="1" noChangeArrowheads="1"/>
                    </pic:cNvPicPr>
                  </pic:nvPicPr>
                  <pic:blipFill>
                    <a:blip r:embed="rId1584">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noFill/>
                    <a:ln>
                      <a:noFill/>
                    </a:ln>
                  </pic:spPr>
                </pic:pic>
              </a:graphicData>
            </a:graphic>
          </wp:inline>
        </w:drawing>
      </w:r>
    </w:p>
    <w:p w14:paraId="2C022741" w14:textId="7BA5F117" w:rsidR="00912C98" w:rsidRDefault="00912C98" w:rsidP="00912C98">
      <w:pPr>
        <w:pStyle w:val="Heading2"/>
        <w:shd w:val="clear" w:color="auto" w:fill="FFFFFF"/>
        <w:spacing w:before="0" w:line="525" w:lineRule="atLeast"/>
        <w:textAlignment w:val="baseline"/>
        <w:rPr>
          <w:rFonts w:ascii="Arial" w:hAnsi="Arial" w:cs="Arial"/>
          <w:i/>
          <w:iCs/>
          <w:color w:val="777777"/>
          <w:sz w:val="20"/>
          <w:szCs w:val="20"/>
          <w:shd w:val="clear" w:color="auto" w:fill="FFFFFF"/>
        </w:rPr>
      </w:pPr>
      <w:r>
        <w:rPr>
          <w:rFonts w:ascii="Arial" w:hAnsi="Arial" w:cs="Arial"/>
          <w:i/>
          <w:iCs/>
          <w:color w:val="777777"/>
          <w:sz w:val="20"/>
          <w:szCs w:val="20"/>
          <w:shd w:val="clear" w:color="auto" w:fill="FFFFFF"/>
        </w:rPr>
        <w:t xml:space="preserve">                       Simple random sampling of a sample “n” of 3 from a population “N” of 12.</w:t>
      </w:r>
    </w:p>
    <w:p w14:paraId="281EF9DD" w14:textId="77777777" w:rsidR="00184432" w:rsidRPr="00184432" w:rsidRDefault="00184432" w:rsidP="00184432">
      <w:pPr>
        <w:rPr>
          <w:lang w:eastAsia="en-IN"/>
        </w:rPr>
      </w:pPr>
    </w:p>
    <w:p w14:paraId="0453181E" w14:textId="24C4A5F5" w:rsidR="00184432" w:rsidRDefault="00184432"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84432">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Sampling</w:t>
      </w:r>
    </w:p>
    <w:p w14:paraId="271F6D04" w14:textId="5AC5C7F1" w:rsidR="00184432" w:rsidRDefault="00184432"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94515F" w14:textId="3111386F" w:rsidR="00DD1AB5" w:rsidRPr="00FD1D37" w:rsidRDefault="00DD1AB5" w:rsidP="00184432">
      <w:pPr>
        <w:pStyle w:val="NormalWeb"/>
        <w:shd w:val="clear" w:color="auto" w:fill="FFFFFF"/>
        <w:spacing w:before="0" w:beforeAutospacing="0" w:after="0" w:afterAutospacing="0"/>
        <w:textAlignment w:val="baseline"/>
        <w:rPr>
          <w:rFonts w:ascii="Arial" w:hAnsi="Arial" w:cs="Arial"/>
          <w:color w:val="777777"/>
          <w:sz w:val="22"/>
          <w:szCs w:val="20"/>
          <w:shd w:val="clear" w:color="auto" w:fill="FFFFFF"/>
        </w:rPr>
      </w:pPr>
      <w:r w:rsidRPr="00891531">
        <w:rPr>
          <w:rFonts w:ascii="Arial" w:hAnsi="Arial" w:cs="Arial"/>
          <w:color w:val="ED7D31" w:themeColor="accent2"/>
          <w:sz w:val="22"/>
          <w:szCs w:val="20"/>
          <w:shd w:val="clear" w:color="auto" w:fill="FFFFFF"/>
        </w:rPr>
        <w:lastRenderedPageBreak/>
        <w:t>Bernoulli sampling is an </w:t>
      </w:r>
      <w:r w:rsidRPr="00891531">
        <w:rPr>
          <w:rStyle w:val="Strong"/>
          <w:rFonts w:ascii="Arial" w:hAnsi="Arial" w:cs="Arial"/>
          <w:color w:val="ED7D31" w:themeColor="accent2"/>
          <w:sz w:val="22"/>
          <w:szCs w:val="20"/>
          <w:bdr w:val="none" w:sz="0" w:space="0" w:color="auto" w:frame="1"/>
          <w:shd w:val="clear" w:color="auto" w:fill="FFFFFF"/>
        </w:rPr>
        <w:t>equal probability, without replacement sampling design</w:t>
      </w:r>
      <w:r w:rsidRPr="00891531">
        <w:rPr>
          <w:rFonts w:ascii="Arial" w:hAnsi="Arial" w:cs="Arial"/>
          <w:color w:val="ED7D31" w:themeColor="accent2"/>
          <w:sz w:val="22"/>
          <w:szCs w:val="20"/>
          <w:shd w:val="clear" w:color="auto" w:fill="FFFFFF"/>
        </w:rPr>
        <w:t>. In this method, independent </w:t>
      </w:r>
      <w:hyperlink r:id="rId1585" w:anchor="trial" w:history="1">
        <w:r w:rsidRPr="00891531">
          <w:rPr>
            <w:rStyle w:val="Hyperlink"/>
            <w:rFonts w:ascii="Arial" w:hAnsi="Arial" w:cs="Arial"/>
            <w:color w:val="ED7D31" w:themeColor="accent2"/>
            <w:sz w:val="22"/>
            <w:szCs w:val="20"/>
            <w:u w:val="none"/>
            <w:bdr w:val="none" w:sz="0" w:space="0" w:color="auto" w:frame="1"/>
            <w:shd w:val="clear" w:color="auto" w:fill="FFFFFF"/>
          </w:rPr>
          <w:t>Bernoulli trials </w:t>
        </w:r>
      </w:hyperlink>
      <w:r w:rsidRPr="00891531">
        <w:rPr>
          <w:rFonts w:ascii="Arial" w:hAnsi="Arial" w:cs="Arial"/>
          <w:color w:val="ED7D31" w:themeColor="accent2"/>
          <w:sz w:val="22"/>
          <w:szCs w:val="20"/>
          <w:shd w:val="clear" w:color="auto" w:fill="FFFFFF"/>
        </w:rPr>
        <w:t>on </w:t>
      </w:r>
      <w:hyperlink r:id="rId1586" w:history="1">
        <w:r w:rsidRPr="00891531">
          <w:rPr>
            <w:rStyle w:val="Hyperlink"/>
            <w:rFonts w:ascii="Arial" w:hAnsi="Arial" w:cs="Arial"/>
            <w:color w:val="ED7D31" w:themeColor="accent2"/>
            <w:sz w:val="22"/>
            <w:szCs w:val="20"/>
            <w:u w:val="none"/>
            <w:bdr w:val="none" w:sz="0" w:space="0" w:color="auto" w:frame="1"/>
            <w:shd w:val="clear" w:color="auto" w:fill="FFFFFF"/>
          </w:rPr>
          <w:t>population </w:t>
        </w:r>
      </w:hyperlink>
      <w:r w:rsidRPr="00891531">
        <w:rPr>
          <w:rFonts w:ascii="Arial" w:hAnsi="Arial" w:cs="Arial"/>
          <w:color w:val="ED7D31" w:themeColor="accent2"/>
          <w:sz w:val="22"/>
          <w:szCs w:val="20"/>
          <w:shd w:val="clear" w:color="auto" w:fill="FFFFFF"/>
        </w:rPr>
        <w:t>members determines which members become part of a </w:t>
      </w:r>
      <w:hyperlink r:id="rId1587" w:history="1">
        <w:r w:rsidRPr="00891531">
          <w:rPr>
            <w:rStyle w:val="Hyperlink"/>
            <w:rFonts w:ascii="Arial" w:hAnsi="Arial" w:cs="Arial"/>
            <w:color w:val="ED7D31" w:themeColor="accent2"/>
            <w:sz w:val="22"/>
            <w:szCs w:val="20"/>
            <w:u w:val="none"/>
            <w:bdr w:val="none" w:sz="0" w:space="0" w:color="auto" w:frame="1"/>
            <w:shd w:val="clear" w:color="auto" w:fill="FFFFFF"/>
          </w:rPr>
          <w:t>sample</w:t>
        </w:r>
      </w:hyperlink>
      <w:r w:rsidRPr="00891531">
        <w:rPr>
          <w:rFonts w:ascii="Arial" w:hAnsi="Arial" w:cs="Arial"/>
          <w:color w:val="ED7D31" w:themeColor="accent2"/>
          <w:sz w:val="22"/>
          <w:szCs w:val="20"/>
          <w:shd w:val="clear" w:color="auto" w:fill="FFFFFF"/>
        </w:rPr>
        <w:t>. All members have an equal chance of being part of the </w:t>
      </w:r>
      <w:hyperlink r:id="rId1588" w:history="1">
        <w:r w:rsidRPr="00891531">
          <w:rPr>
            <w:rStyle w:val="Hyperlink"/>
            <w:rFonts w:ascii="Arial" w:hAnsi="Arial" w:cs="Arial"/>
            <w:color w:val="ED7D31" w:themeColor="accent2"/>
            <w:sz w:val="22"/>
            <w:szCs w:val="20"/>
            <w:u w:val="none"/>
            <w:bdr w:val="none" w:sz="0" w:space="0" w:color="auto" w:frame="1"/>
            <w:shd w:val="clear" w:color="auto" w:fill="FFFFFF"/>
          </w:rPr>
          <w:t>sample</w:t>
        </w:r>
      </w:hyperlink>
      <w:r w:rsidRPr="00891531">
        <w:rPr>
          <w:rFonts w:ascii="Arial" w:hAnsi="Arial" w:cs="Arial"/>
          <w:color w:val="ED7D31" w:themeColor="accent2"/>
          <w:sz w:val="22"/>
          <w:szCs w:val="20"/>
          <w:shd w:val="clear" w:color="auto" w:fill="FFFFFF"/>
        </w:rPr>
        <w:t>. The sample sizes in Bernoulli sampling are not fixed, because each member is considered separately for the sample</w:t>
      </w:r>
    </w:p>
    <w:p w14:paraId="7CAEC6AD" w14:textId="7A511967"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58EEC60" w14:textId="77777777" w:rsidR="00DD1AB5" w:rsidRDefault="00DD1AB5" w:rsidP="00DD1AB5">
      <w:pPr>
        <w:pStyle w:val="NormalWeb"/>
        <w:shd w:val="clear" w:color="auto" w:fill="FFFFFF"/>
        <w:spacing w:before="0" w:beforeAutospacing="0" w:after="0" w:afterAutospacing="0"/>
        <w:textAlignment w:val="baseline"/>
        <w:rPr>
          <w:rFonts w:ascii="Arial" w:hAnsi="Arial" w:cs="Arial"/>
          <w:color w:val="777777"/>
          <w:sz w:val="20"/>
          <w:szCs w:val="20"/>
        </w:rPr>
      </w:pPr>
      <w:r>
        <w:rPr>
          <w:rStyle w:val="Strong"/>
          <w:rFonts w:ascii="inherit" w:hAnsi="inherit" w:cs="Arial"/>
          <w:color w:val="777777"/>
          <w:sz w:val="20"/>
          <w:szCs w:val="20"/>
          <w:bdr w:val="none" w:sz="0" w:space="0" w:color="auto" w:frame="1"/>
        </w:rPr>
        <w:t>Example of Bernoulli Sampling</w:t>
      </w:r>
      <w:r>
        <w:rPr>
          <w:rFonts w:ascii="Arial" w:hAnsi="Arial" w:cs="Arial"/>
          <w:color w:val="777777"/>
          <w:sz w:val="20"/>
          <w:szCs w:val="20"/>
        </w:rPr>
        <w:t xml:space="preserve">: A researcher has a list of 1,000 candidates for a </w:t>
      </w:r>
      <w:proofErr w:type="gramStart"/>
      <w:r>
        <w:rPr>
          <w:rFonts w:ascii="Arial" w:hAnsi="Arial" w:cs="Arial"/>
          <w:color w:val="777777"/>
          <w:sz w:val="20"/>
          <w:szCs w:val="20"/>
        </w:rPr>
        <w:t>clinical trials</w:t>
      </w:r>
      <w:proofErr w:type="gramEnd"/>
      <w:r>
        <w:rPr>
          <w:rFonts w:ascii="Arial" w:hAnsi="Arial" w:cs="Arial"/>
          <w:color w:val="777777"/>
          <w:sz w:val="20"/>
          <w:szCs w:val="20"/>
        </w:rPr>
        <w:t>. He wants to get an overview of the candidates and so decides to take a Bernoulli sample to narrow the field. For each candidate, he tosses a die: if it’s a 1, the candidate goes into a pile for further analysis. If it’s any other number, it goes into another pile that isn’t looked at. The EV for the sample size is 1/6 * 1,000 = 167.</w:t>
      </w:r>
    </w:p>
    <w:p w14:paraId="470EE7B5" w14:textId="77777777" w:rsidR="00DD1AB5" w:rsidRDefault="00DD1AB5" w:rsidP="00DD1AB5">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An </w:t>
      </w:r>
      <w:r>
        <w:rPr>
          <w:rStyle w:val="Strong"/>
          <w:rFonts w:ascii="inherit" w:hAnsi="inherit" w:cs="Arial"/>
          <w:color w:val="777777"/>
          <w:sz w:val="20"/>
          <w:szCs w:val="20"/>
          <w:bdr w:val="none" w:sz="0" w:space="0" w:color="auto" w:frame="1"/>
        </w:rPr>
        <w:t>advantage </w:t>
      </w:r>
      <w:r>
        <w:rPr>
          <w:rFonts w:ascii="Arial" w:hAnsi="Arial" w:cs="Arial"/>
          <w:color w:val="777777"/>
          <w:sz w:val="20"/>
          <w:szCs w:val="20"/>
        </w:rPr>
        <w:t>to Bernoulli sampling is that it is one of the simplest types of </w:t>
      </w:r>
      <w:hyperlink r:id="rId1589" w:anchor="diff" w:history="1">
        <w:r>
          <w:rPr>
            <w:rStyle w:val="Hyperlink"/>
            <w:rFonts w:ascii="inherit" w:eastAsiaTheme="majorEastAsia" w:hAnsi="inherit" w:cs="Arial"/>
            <w:color w:val="05A9C5"/>
            <w:sz w:val="20"/>
            <w:szCs w:val="20"/>
            <w:bdr w:val="none" w:sz="0" w:space="0" w:color="auto" w:frame="1"/>
          </w:rPr>
          <w:t>sampling methods</w:t>
        </w:r>
      </w:hyperlink>
      <w:r>
        <w:rPr>
          <w:rFonts w:ascii="Arial" w:hAnsi="Arial" w:cs="Arial"/>
          <w:color w:val="777777"/>
          <w:sz w:val="20"/>
          <w:szCs w:val="20"/>
        </w:rPr>
        <w:t>. One </w:t>
      </w:r>
      <w:r>
        <w:rPr>
          <w:rStyle w:val="Strong"/>
          <w:rFonts w:ascii="inherit" w:hAnsi="inherit" w:cs="Arial"/>
          <w:color w:val="777777"/>
          <w:sz w:val="20"/>
          <w:szCs w:val="20"/>
          <w:bdr w:val="none" w:sz="0" w:space="0" w:color="auto" w:frame="1"/>
        </w:rPr>
        <w:t>disadvantage </w:t>
      </w:r>
      <w:r>
        <w:rPr>
          <w:rFonts w:ascii="Arial" w:hAnsi="Arial" w:cs="Arial"/>
          <w:color w:val="777777"/>
          <w:sz w:val="20"/>
          <w:szCs w:val="20"/>
        </w:rPr>
        <w:t>is that it’s not known how large the sample is at the outset.</w:t>
      </w:r>
    </w:p>
    <w:p w14:paraId="14488898" w14:textId="11F0F126"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3600456" w14:textId="753E5D67" w:rsidR="00DD1AB5"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drawing>
          <wp:inline distT="0" distB="0" distL="0" distR="0" wp14:anchorId="7F96BE84" wp14:editId="6F923770">
            <wp:extent cx="883920" cy="906780"/>
            <wp:effectExtent l="0" t="0" r="0" b="0"/>
            <wp:docPr id="11" name="Picture 11" descr="bernoulli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rnoulli sampling"/>
                    <pic:cNvPicPr>
                      <a:picLocks noChangeAspect="1" noChangeArrowheads="1"/>
                    </pic:cNvPicPr>
                  </pic:nvPicPr>
                  <pic:blipFill>
                    <a:blip r:embed="rId1590">
                      <a:extLst>
                        <a:ext uri="{28A0092B-C50C-407E-A947-70E740481C1C}">
                          <a14:useLocalDpi xmlns:a14="http://schemas.microsoft.com/office/drawing/2010/main" val="0"/>
                        </a:ext>
                      </a:extLst>
                    </a:blip>
                    <a:srcRect/>
                    <a:stretch>
                      <a:fillRect/>
                    </a:stretch>
                  </pic:blipFill>
                  <pic:spPr bwMode="auto">
                    <a:xfrm>
                      <a:off x="0" y="0"/>
                      <a:ext cx="883920" cy="906780"/>
                    </a:xfrm>
                    <a:prstGeom prst="rect">
                      <a:avLst/>
                    </a:prstGeom>
                    <a:noFill/>
                    <a:ln>
                      <a:noFill/>
                    </a:ln>
                  </pic:spPr>
                </pic:pic>
              </a:graphicData>
            </a:graphic>
          </wp:inline>
        </w:drawing>
      </w:r>
    </w:p>
    <w:p w14:paraId="3E6AB346" w14:textId="77777777" w:rsidR="00BC7655" w:rsidRDefault="00BC7655" w:rsidP="00DD1AB5">
      <w:pPr>
        <w:pStyle w:val="Heading2"/>
        <w:shd w:val="clear" w:color="auto" w:fill="FFFFFF"/>
        <w:spacing w:before="0" w:line="525" w:lineRule="atLeast"/>
        <w:textAlignment w:val="baseline"/>
        <w:rPr>
          <w:rFonts w:ascii="Arial" w:hAnsi="Arial" w:cs="Arial"/>
          <w:b/>
          <w:bCs/>
          <w:color w:val="555555"/>
          <w:sz w:val="42"/>
          <w:szCs w:val="42"/>
        </w:rPr>
      </w:pPr>
    </w:p>
    <w:p w14:paraId="1E3CBE94" w14:textId="0D84B337" w:rsidR="00DD1AB5" w:rsidRPr="007F09AE" w:rsidRDefault="00DD1AB5" w:rsidP="007F09A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F09A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The Bernoulli Distribution</w:t>
      </w:r>
    </w:p>
    <w:p w14:paraId="36DBFD7A" w14:textId="77777777" w:rsidR="007F09AE" w:rsidRPr="007F09AE" w:rsidRDefault="007F09AE" w:rsidP="007F09AE"/>
    <w:p w14:paraId="1B6808D0" w14:textId="77777777" w:rsidR="00DD1AB5" w:rsidRPr="00A465B5" w:rsidRDefault="00DD1AB5" w:rsidP="00DD1AB5">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A465B5">
        <w:rPr>
          <w:rFonts w:ascii="Arial" w:hAnsi="Arial" w:cs="Arial"/>
          <w:color w:val="ED7D31" w:themeColor="accent2"/>
          <w:sz w:val="22"/>
          <w:szCs w:val="20"/>
        </w:rPr>
        <w:t>A </w:t>
      </w:r>
      <w:hyperlink r:id="rId1591" w:history="1">
        <w:r w:rsidRPr="00A465B5">
          <w:rPr>
            <w:rStyle w:val="Hyperlink"/>
            <w:rFonts w:ascii="inherit" w:hAnsi="inherit" w:cs="Arial"/>
            <w:b/>
            <w:bCs/>
            <w:color w:val="ED7D31" w:themeColor="accent2"/>
            <w:sz w:val="22"/>
            <w:szCs w:val="20"/>
            <w:bdr w:val="none" w:sz="0" w:space="0" w:color="auto" w:frame="1"/>
          </w:rPr>
          <w:t>Bernoulli Distribution</w:t>
        </w:r>
      </w:hyperlink>
      <w:r w:rsidRPr="00A465B5">
        <w:rPr>
          <w:rFonts w:ascii="Arial" w:hAnsi="Arial" w:cs="Arial"/>
          <w:color w:val="ED7D31" w:themeColor="accent2"/>
          <w:sz w:val="22"/>
          <w:szCs w:val="20"/>
        </w:rPr>
        <w:t> is the </w:t>
      </w:r>
      <w:hyperlink r:id="rId1592" w:tgtFrame="_blank" w:history="1">
        <w:r w:rsidRPr="00A465B5">
          <w:rPr>
            <w:rStyle w:val="Hyperlink"/>
            <w:rFonts w:ascii="inherit" w:hAnsi="inherit" w:cs="Arial"/>
            <w:color w:val="ED7D31" w:themeColor="accent2"/>
            <w:sz w:val="22"/>
            <w:szCs w:val="20"/>
            <w:bdr w:val="none" w:sz="0" w:space="0" w:color="auto" w:frame="1"/>
          </w:rPr>
          <w:t>probability</w:t>
        </w:r>
      </w:hyperlink>
      <w:r w:rsidRPr="00A465B5">
        <w:rPr>
          <w:rFonts w:ascii="Arial" w:hAnsi="Arial" w:cs="Arial"/>
          <w:color w:val="ED7D31" w:themeColor="accent2"/>
          <w:sz w:val="22"/>
          <w:szCs w:val="20"/>
        </w:rPr>
        <w:t> an experiment produces a particular outcome. It is a binomial distribution with a single event (n = 1).</w:t>
      </w:r>
    </w:p>
    <w:p w14:paraId="0126CD43" w14:textId="300E0137" w:rsidR="00DD1AB5" w:rsidRDefault="00DD1AB5" w:rsidP="00DD1AB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6ABCB71B" wp14:editId="3F801763">
            <wp:extent cx="1203960" cy="1211580"/>
            <wp:effectExtent l="0" t="0" r="0" b="7620"/>
            <wp:docPr id="16" name="Picture 16" descr="bernoulli distribution">
              <a:hlinkClick xmlns:a="http://schemas.openxmlformats.org/drawingml/2006/main" r:id="rId1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rnoulli distribution">
                      <a:hlinkClick r:id="rId1593"/>
                    </pic:cNvPr>
                    <pic:cNvPicPr>
                      <a:picLocks noChangeAspect="1" noChangeArrowheads="1"/>
                    </pic:cNvPicPr>
                  </pic:nvPicPr>
                  <pic:blipFill>
                    <a:blip r:embed="rId1594">
                      <a:extLst>
                        <a:ext uri="{28A0092B-C50C-407E-A947-70E740481C1C}">
                          <a14:useLocalDpi xmlns:a14="http://schemas.microsoft.com/office/drawing/2010/main" val="0"/>
                        </a:ext>
                      </a:extLst>
                    </a:blip>
                    <a:srcRect/>
                    <a:stretch>
                      <a:fillRect/>
                    </a:stretch>
                  </pic:blipFill>
                  <pic:spPr bwMode="auto">
                    <a:xfrm>
                      <a:off x="0" y="0"/>
                      <a:ext cx="1203960" cy="1211580"/>
                    </a:xfrm>
                    <a:prstGeom prst="rect">
                      <a:avLst/>
                    </a:prstGeom>
                    <a:noFill/>
                    <a:ln>
                      <a:noFill/>
                    </a:ln>
                  </pic:spPr>
                </pic:pic>
              </a:graphicData>
            </a:graphic>
          </wp:inline>
        </w:drawing>
      </w:r>
    </w:p>
    <w:p w14:paraId="489D3192" w14:textId="77777777" w:rsidR="00DD1AB5" w:rsidRDefault="00DD1AB5" w:rsidP="00DD1AB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die roll can have a Bernoulli distribution.</w:t>
      </w:r>
    </w:p>
    <w:p w14:paraId="51838AA7" w14:textId="77777777" w:rsidR="00DD1AB5" w:rsidRDefault="00DD1AB5" w:rsidP="00DD1AB5">
      <w:pPr>
        <w:rPr>
          <w:rFonts w:ascii="Times New Roman" w:hAnsi="Times New Roman" w:cs="Times New Roman"/>
          <w:sz w:val="24"/>
          <w:szCs w:val="24"/>
        </w:rPr>
      </w:pPr>
      <w:r>
        <w:rPr>
          <w:rFonts w:ascii="Arial" w:hAnsi="Arial" w:cs="Arial"/>
          <w:color w:val="777777"/>
          <w:sz w:val="20"/>
          <w:szCs w:val="20"/>
        </w:rPr>
        <w:br/>
      </w:r>
      <w:r w:rsidRPr="007F09AE">
        <w:rPr>
          <w:rFonts w:ascii="Arial" w:hAnsi="Arial" w:cs="Arial"/>
          <w:color w:val="777777"/>
          <w:szCs w:val="20"/>
          <w:shd w:val="clear" w:color="auto" w:fill="FFFFFF"/>
        </w:rPr>
        <w:t>There are </w:t>
      </w:r>
      <w:r w:rsidRPr="007F09AE">
        <w:rPr>
          <w:rStyle w:val="Strong"/>
          <w:rFonts w:ascii="Arial" w:hAnsi="Arial" w:cs="Arial"/>
          <w:color w:val="777777"/>
          <w:szCs w:val="20"/>
          <w:bdr w:val="none" w:sz="0" w:space="0" w:color="auto" w:frame="1"/>
          <w:shd w:val="clear" w:color="auto" w:fill="FFFFFF"/>
        </w:rPr>
        <w:t>two </w:t>
      </w:r>
      <w:hyperlink r:id="rId1595" w:tgtFrame="_blank" w:history="1">
        <w:r w:rsidRPr="007F09AE">
          <w:rPr>
            <w:rStyle w:val="Hyperlink"/>
            <w:rFonts w:ascii="inherit" w:hAnsi="inherit" w:cs="Arial"/>
            <w:b/>
            <w:bCs/>
            <w:color w:val="05A9C5"/>
            <w:szCs w:val="20"/>
            <w:bdr w:val="none" w:sz="0" w:space="0" w:color="auto" w:frame="1"/>
            <w:shd w:val="clear" w:color="auto" w:fill="FFFFFF"/>
          </w:rPr>
          <w:t>variables </w:t>
        </w:r>
      </w:hyperlink>
      <w:r w:rsidRPr="007F09AE">
        <w:rPr>
          <w:rFonts w:ascii="Arial" w:hAnsi="Arial" w:cs="Arial"/>
          <w:color w:val="777777"/>
          <w:szCs w:val="20"/>
          <w:shd w:val="clear" w:color="auto" w:fill="FFFFFF"/>
        </w:rPr>
        <w:t>in a Bernoulli Distribution: n and p</w:t>
      </w:r>
      <w:r>
        <w:rPr>
          <w:rFonts w:ascii="Arial" w:hAnsi="Arial" w:cs="Arial"/>
          <w:color w:val="777777"/>
          <w:sz w:val="20"/>
          <w:szCs w:val="20"/>
          <w:shd w:val="clear" w:color="auto" w:fill="FFFFFF"/>
        </w:rPr>
        <w:t>.</w:t>
      </w:r>
    </w:p>
    <w:p w14:paraId="3E6AFB17" w14:textId="63FC7B78" w:rsidR="00DD1AB5" w:rsidRPr="007F09AE" w:rsidRDefault="00DD1AB5" w:rsidP="00C075BE">
      <w:pPr>
        <w:numPr>
          <w:ilvl w:val="0"/>
          <w:numId w:val="12"/>
        </w:numPr>
        <w:shd w:val="clear" w:color="auto" w:fill="FFFFFF"/>
        <w:spacing w:after="0" w:line="240" w:lineRule="auto"/>
        <w:ind w:left="450"/>
        <w:textAlignment w:val="baseline"/>
        <w:rPr>
          <w:rFonts w:ascii="inherit" w:hAnsi="inherit" w:cs="Arial"/>
          <w:color w:val="777777"/>
          <w:sz w:val="24"/>
          <w:szCs w:val="20"/>
        </w:rPr>
      </w:pPr>
      <w:r w:rsidRPr="007F09AE">
        <w:rPr>
          <w:rFonts w:ascii="inherit" w:hAnsi="inherit" w:cs="Arial"/>
          <w:color w:val="777777"/>
          <w:sz w:val="24"/>
          <w:szCs w:val="20"/>
        </w:rPr>
        <w:t>“n” represents how many times an experiment is repeated. In a Bernoulli, n = 1.</w:t>
      </w:r>
    </w:p>
    <w:p w14:paraId="681996F0" w14:textId="77777777" w:rsidR="007F09AE" w:rsidRPr="007F09AE" w:rsidRDefault="007F09AE" w:rsidP="007F09AE">
      <w:pPr>
        <w:shd w:val="clear" w:color="auto" w:fill="FFFFFF"/>
        <w:spacing w:after="0" w:line="240" w:lineRule="auto"/>
        <w:ind w:left="450"/>
        <w:textAlignment w:val="baseline"/>
        <w:rPr>
          <w:rFonts w:ascii="inherit" w:hAnsi="inherit" w:cs="Arial"/>
          <w:color w:val="777777"/>
          <w:sz w:val="24"/>
          <w:szCs w:val="20"/>
        </w:rPr>
      </w:pPr>
    </w:p>
    <w:p w14:paraId="292F73B4" w14:textId="38C0680E" w:rsidR="00DD1AB5" w:rsidRPr="007F09AE" w:rsidRDefault="00DD1AB5" w:rsidP="00C075BE">
      <w:pPr>
        <w:numPr>
          <w:ilvl w:val="0"/>
          <w:numId w:val="12"/>
        </w:numPr>
        <w:shd w:val="clear" w:color="auto" w:fill="FFFFFF"/>
        <w:spacing w:after="0" w:line="240" w:lineRule="auto"/>
        <w:ind w:left="450"/>
        <w:textAlignment w:val="baseline"/>
        <w:rPr>
          <w:rFonts w:ascii="inherit" w:hAnsi="inherit" w:cs="Arial"/>
          <w:color w:val="777777"/>
          <w:sz w:val="24"/>
          <w:szCs w:val="20"/>
        </w:rPr>
      </w:pPr>
      <w:r w:rsidRPr="007F09AE">
        <w:rPr>
          <w:rFonts w:ascii="inherit" w:hAnsi="inherit" w:cs="Arial"/>
          <w:color w:val="777777"/>
          <w:sz w:val="24"/>
          <w:szCs w:val="20"/>
        </w:rPr>
        <w:t>“p” is the probability of a specific outcome happening. For example, rolling a die to get a six gives a probability of 1/6. The Bernoulli Distribution for a die landing on an odd number would be p= 1/2.</w:t>
      </w:r>
    </w:p>
    <w:p w14:paraId="5841EBDA" w14:textId="77777777" w:rsidR="007F09AE" w:rsidRDefault="007F09AE" w:rsidP="007F09AE">
      <w:pPr>
        <w:pStyle w:val="ListParagraph"/>
        <w:rPr>
          <w:rFonts w:ascii="inherit" w:hAnsi="inherit" w:cs="Arial"/>
          <w:color w:val="777777"/>
          <w:sz w:val="20"/>
          <w:szCs w:val="20"/>
        </w:rPr>
      </w:pPr>
    </w:p>
    <w:p w14:paraId="4864A605" w14:textId="77777777" w:rsidR="007F09AE" w:rsidRDefault="007F09AE" w:rsidP="007F09AE">
      <w:pPr>
        <w:shd w:val="clear" w:color="auto" w:fill="FFFFFF"/>
        <w:spacing w:after="0" w:line="240" w:lineRule="auto"/>
        <w:ind w:left="450"/>
        <w:textAlignment w:val="baseline"/>
        <w:rPr>
          <w:rFonts w:ascii="inherit" w:hAnsi="inherit" w:cs="Arial"/>
          <w:color w:val="777777"/>
          <w:sz w:val="20"/>
          <w:szCs w:val="20"/>
        </w:rPr>
      </w:pPr>
    </w:p>
    <w:p w14:paraId="1C768BC5" w14:textId="77777777" w:rsidR="00DD1AB5" w:rsidRPr="007F09AE" w:rsidRDefault="00DD1AB5" w:rsidP="00DD1AB5">
      <w:pPr>
        <w:pStyle w:val="NormalWeb"/>
        <w:shd w:val="clear" w:color="auto" w:fill="FFFFFF"/>
        <w:spacing w:before="0" w:beforeAutospacing="0" w:after="225" w:afterAutospacing="0"/>
        <w:textAlignment w:val="baseline"/>
        <w:rPr>
          <w:rFonts w:ascii="Arial" w:hAnsi="Arial" w:cs="Arial"/>
          <w:color w:val="777777"/>
          <w:sz w:val="22"/>
          <w:szCs w:val="20"/>
        </w:rPr>
      </w:pPr>
      <w:r w:rsidRPr="007F09AE">
        <w:rPr>
          <w:rFonts w:ascii="Arial" w:hAnsi="Arial" w:cs="Arial"/>
          <w:color w:val="777777"/>
          <w:sz w:val="22"/>
          <w:szCs w:val="20"/>
        </w:rPr>
        <w:t xml:space="preserve">The Bernoulli and binomial distribution are often confused with each other. </w:t>
      </w:r>
      <w:r w:rsidRPr="009A30AF">
        <w:rPr>
          <w:rFonts w:ascii="Arial" w:hAnsi="Arial" w:cs="Arial"/>
          <w:color w:val="ED7D31" w:themeColor="accent2"/>
          <w:sz w:val="22"/>
          <w:szCs w:val="20"/>
        </w:rPr>
        <w:t>However, the difference between the two is slim enough for both to be used interchangeably</w:t>
      </w:r>
      <w:r w:rsidRPr="007F09AE">
        <w:rPr>
          <w:rFonts w:ascii="Arial" w:hAnsi="Arial" w:cs="Arial"/>
          <w:color w:val="777777"/>
          <w:sz w:val="22"/>
          <w:szCs w:val="20"/>
        </w:rPr>
        <w:t>. Technically, the Bernoulli distribution is the Binomial distribution with n=1.</w:t>
      </w:r>
    </w:p>
    <w:p w14:paraId="0ADCD412" w14:textId="048DF83B" w:rsidR="00DD1AB5" w:rsidRDefault="00DD1AB5" w:rsidP="00DD1AB5">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lastRenderedPageBreak/>
        <w:drawing>
          <wp:inline distT="0" distB="0" distL="0" distR="0" wp14:anchorId="64C96BE3" wp14:editId="150BE647">
            <wp:extent cx="2857500" cy="1897380"/>
            <wp:effectExtent l="0" t="0" r="0" b="7620"/>
            <wp:docPr id="14" name="Picture 14" descr="(S)uccess or (F)ailure.">
              <a:hlinkClick xmlns:a="http://schemas.openxmlformats.org/drawingml/2006/main" r:id="rId15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ccess or (F)ailure.">
                      <a:hlinkClick r:id="rId1596"/>
                    </pic:cNvPr>
                    <pic:cNvPicPr>
                      <a:picLocks noChangeAspect="1" noChangeArrowheads="1"/>
                    </pic:cNvPicPr>
                  </pic:nvPicPr>
                  <pic:blipFill>
                    <a:blip r:embed="rId1597">
                      <a:extLst>
                        <a:ext uri="{28A0092B-C50C-407E-A947-70E740481C1C}">
                          <a14:useLocalDpi xmlns:a14="http://schemas.microsoft.com/office/drawing/2010/main" val="0"/>
                        </a:ext>
                      </a:extLst>
                    </a:blip>
                    <a:srcRect/>
                    <a:stretch>
                      <a:fillRect/>
                    </a:stretch>
                  </pic:blipFill>
                  <pic:spPr bwMode="auto">
                    <a:xfrm>
                      <a:off x="0" y="0"/>
                      <a:ext cx="2857500" cy="1897380"/>
                    </a:xfrm>
                    <a:prstGeom prst="rect">
                      <a:avLst/>
                    </a:prstGeom>
                    <a:noFill/>
                    <a:ln>
                      <a:noFill/>
                    </a:ln>
                  </pic:spPr>
                </pic:pic>
              </a:graphicData>
            </a:graphic>
          </wp:inline>
        </w:drawing>
      </w:r>
    </w:p>
    <w:p w14:paraId="54C05F4D" w14:textId="77777777" w:rsidR="00DD1AB5" w:rsidRDefault="00DD1AB5" w:rsidP="00DD1AB5">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Bernoulli Distribution represents a Bernoulli trial where there is either (S)</w:t>
      </w:r>
      <w:proofErr w:type="spellStart"/>
      <w:r>
        <w:rPr>
          <w:rFonts w:ascii="inherit" w:hAnsi="inherit" w:cs="Arial"/>
          <w:i/>
          <w:iCs/>
          <w:color w:val="777777"/>
          <w:sz w:val="20"/>
          <w:szCs w:val="20"/>
        </w:rPr>
        <w:t>uccess</w:t>
      </w:r>
      <w:proofErr w:type="spellEnd"/>
      <w:r>
        <w:rPr>
          <w:rFonts w:ascii="inherit" w:hAnsi="inherit" w:cs="Arial"/>
          <w:i/>
          <w:iCs/>
          <w:color w:val="777777"/>
          <w:sz w:val="20"/>
          <w:szCs w:val="20"/>
        </w:rPr>
        <w:t xml:space="preserve"> or (F)</w:t>
      </w:r>
      <w:proofErr w:type="spellStart"/>
      <w:r>
        <w:rPr>
          <w:rFonts w:ascii="inherit" w:hAnsi="inherit" w:cs="Arial"/>
          <w:i/>
          <w:iCs/>
          <w:color w:val="777777"/>
          <w:sz w:val="20"/>
          <w:szCs w:val="20"/>
        </w:rPr>
        <w:t>ailure</w:t>
      </w:r>
      <w:proofErr w:type="spellEnd"/>
      <w:r>
        <w:rPr>
          <w:rFonts w:ascii="inherit" w:hAnsi="inherit" w:cs="Arial"/>
          <w:i/>
          <w:iCs/>
          <w:color w:val="777777"/>
          <w:sz w:val="20"/>
          <w:szCs w:val="20"/>
        </w:rPr>
        <w:t>.</w:t>
      </w:r>
    </w:p>
    <w:p w14:paraId="7314DF9E" w14:textId="77777777" w:rsidR="00DD1AB5" w:rsidRDefault="00DD1AB5" w:rsidP="00DD1AB5">
      <w:pPr>
        <w:rPr>
          <w:rFonts w:ascii="Times New Roman" w:hAnsi="Times New Roman" w:cs="Times New Roman"/>
          <w:sz w:val="24"/>
          <w:szCs w:val="24"/>
        </w:rPr>
      </w:pPr>
      <w:r>
        <w:rPr>
          <w:rFonts w:ascii="Arial" w:hAnsi="Arial" w:cs="Arial"/>
          <w:color w:val="777777"/>
          <w:sz w:val="20"/>
          <w:szCs w:val="20"/>
        </w:rPr>
        <w:br/>
      </w:r>
      <w:r>
        <w:rPr>
          <w:rFonts w:ascii="Arial" w:hAnsi="Arial" w:cs="Arial"/>
          <w:color w:val="777777"/>
          <w:sz w:val="20"/>
          <w:szCs w:val="20"/>
        </w:rPr>
        <w:br w:type="textWrapping" w:clear="left"/>
      </w:r>
    </w:p>
    <w:p w14:paraId="02D397A7" w14:textId="1E6C6B29" w:rsidR="00DD1AB5" w:rsidRPr="007F09AE" w:rsidRDefault="00DD1AB5" w:rsidP="007F09AE">
      <w:pPr>
        <w:pStyle w:val="NormalWeb"/>
        <w:shd w:val="clear" w:color="auto" w:fill="FFFFFF"/>
        <w:spacing w:before="0" w:beforeAutospacing="0" w:after="0" w:afterAutospacing="0"/>
        <w:textAlignment w:val="baselin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F09AE">
        <w:rPr>
          <w:rFonts w:ascii="Arial" w:hAnsi="Arial" w:cs="Arial"/>
          <w:b/>
          <w:bCs/>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Trial</w:t>
      </w:r>
    </w:p>
    <w:p w14:paraId="4057B87F" w14:textId="77777777" w:rsidR="00BC7655" w:rsidRPr="00BC7655" w:rsidRDefault="00BC7655" w:rsidP="00BC7655"/>
    <w:p w14:paraId="0A6DA0D6" w14:textId="77777777" w:rsidR="00DD1AB5" w:rsidRPr="00BC7655" w:rsidRDefault="00DD1AB5" w:rsidP="00DD1AB5">
      <w:pPr>
        <w:pStyle w:val="NormalWeb"/>
        <w:shd w:val="clear" w:color="auto" w:fill="FFFFFF"/>
        <w:spacing w:before="0" w:beforeAutospacing="0" w:after="0" w:afterAutospacing="0"/>
        <w:textAlignment w:val="baseline"/>
        <w:rPr>
          <w:rFonts w:ascii="Arial" w:hAnsi="Arial" w:cs="Arial"/>
          <w:color w:val="777777"/>
          <w:sz w:val="22"/>
          <w:szCs w:val="20"/>
        </w:rPr>
      </w:pPr>
      <w:r w:rsidRPr="00BC7655">
        <w:rPr>
          <w:rFonts w:ascii="Arial" w:hAnsi="Arial" w:cs="Arial"/>
          <w:color w:val="ED7D31" w:themeColor="accent2"/>
          <w:sz w:val="22"/>
          <w:szCs w:val="20"/>
        </w:rPr>
        <w:t>A Bernoulli distribution is a </w:t>
      </w:r>
      <w:r w:rsidRPr="00BC7655">
        <w:rPr>
          <w:rStyle w:val="Strong"/>
          <w:rFonts w:ascii="inherit" w:eastAsiaTheme="majorEastAsia" w:hAnsi="inherit" w:cs="Arial"/>
          <w:color w:val="ED7D31" w:themeColor="accent2"/>
          <w:sz w:val="22"/>
          <w:szCs w:val="20"/>
          <w:bdr w:val="none" w:sz="0" w:space="0" w:color="auto" w:frame="1"/>
        </w:rPr>
        <w:t>Bernoulli trial</w:t>
      </w:r>
      <w:r w:rsidRPr="00BC7655">
        <w:rPr>
          <w:rFonts w:ascii="Arial" w:hAnsi="Arial" w:cs="Arial"/>
          <w:color w:val="ED7D31" w:themeColor="accent2"/>
          <w:sz w:val="22"/>
          <w:szCs w:val="20"/>
        </w:rPr>
        <w:t>. Each Bernoulli trial has a single outcome, chosen from S, which stands for success, or F, which stands for failure</w:t>
      </w:r>
      <w:r w:rsidRPr="00BC7655">
        <w:rPr>
          <w:rFonts w:ascii="Arial" w:hAnsi="Arial" w:cs="Arial"/>
          <w:color w:val="777777"/>
          <w:sz w:val="22"/>
          <w:szCs w:val="20"/>
        </w:rPr>
        <w:t>. For example, you might try to find a parking space. You are either going to be successful, or you are going to fail. Many real-life situations can be simplified to either success, or failure, which can be represented by Bernoulli Distributions.</w:t>
      </w:r>
    </w:p>
    <w:p w14:paraId="74921F11" w14:textId="77777777" w:rsidR="00DD1AB5" w:rsidRPr="00184432" w:rsidRDefault="00DD1AB5" w:rsidP="00184432">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6CDC30F" w14:textId="77777777" w:rsidR="00D5298F" w:rsidRDefault="00D5298F"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E60DA1" w14:textId="44714AC6" w:rsidR="00BF392A" w:rsidRDefault="00BF392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5298F">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Binomial Distribution</w:t>
      </w:r>
    </w:p>
    <w:p w14:paraId="494E6825" w14:textId="5FFE2197" w:rsidR="008F3A5A" w:rsidRDefault="008F3A5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89ADE08" w14:textId="27D67CEB" w:rsidR="008F3A5A" w:rsidRDefault="008F3A5A" w:rsidP="008F3A5A">
      <w:pPr>
        <w:pStyle w:val="NormalWeb"/>
        <w:shd w:val="clear" w:color="auto" w:fill="FFFFFF"/>
        <w:spacing w:before="0" w:beforeAutospacing="0" w:after="0" w:afterAutospacing="0"/>
        <w:textAlignment w:val="baseline"/>
        <w:rPr>
          <w:rFonts w:ascii="Arial" w:hAnsi="Arial" w:cs="Arial"/>
          <w:color w:val="777777"/>
          <w:sz w:val="20"/>
          <w:szCs w:val="20"/>
        </w:rPr>
      </w:pPr>
      <w:r w:rsidRPr="002756C5">
        <w:rPr>
          <w:rFonts w:ascii="Arial" w:hAnsi="Arial" w:cs="Arial"/>
          <w:color w:val="777777"/>
          <w:sz w:val="22"/>
          <w:szCs w:val="20"/>
        </w:rPr>
        <w:t> </w:t>
      </w:r>
      <w:r w:rsidR="0024169A" w:rsidRPr="002756C5">
        <w:rPr>
          <w:rFonts w:ascii="Arial" w:hAnsi="Arial" w:cs="Arial"/>
          <w:color w:val="ED7D31" w:themeColor="accent2"/>
          <w:sz w:val="22"/>
          <w:szCs w:val="20"/>
        </w:rPr>
        <w:t xml:space="preserve">A </w:t>
      </w:r>
      <w:r w:rsidRPr="002756C5">
        <w:rPr>
          <w:rStyle w:val="Strong"/>
          <w:rFonts w:ascii="inherit" w:hAnsi="inherit" w:cs="Arial"/>
          <w:color w:val="ED7D31" w:themeColor="accent2"/>
          <w:sz w:val="22"/>
          <w:szCs w:val="20"/>
          <w:bdr w:val="none" w:sz="0" w:space="0" w:color="auto" w:frame="1"/>
        </w:rPr>
        <w:t>binomial distribution</w:t>
      </w:r>
      <w:r w:rsidRPr="002756C5">
        <w:rPr>
          <w:rFonts w:ascii="Arial" w:hAnsi="Arial" w:cs="Arial"/>
          <w:color w:val="ED7D31" w:themeColor="accent2"/>
          <w:sz w:val="22"/>
          <w:szCs w:val="20"/>
        </w:rPr>
        <w:t> can be thought of as simply the probability of a SUCCESS or FAILURE outcome in an experiment or survey that is repeated multiple times. The binomial is a type of distribution that has </w:t>
      </w:r>
      <w:r w:rsidRPr="002756C5">
        <w:rPr>
          <w:rStyle w:val="Strong"/>
          <w:rFonts w:ascii="inherit" w:hAnsi="inherit" w:cs="Arial"/>
          <w:color w:val="ED7D31" w:themeColor="accent2"/>
          <w:sz w:val="22"/>
          <w:szCs w:val="20"/>
          <w:bdr w:val="none" w:sz="0" w:space="0" w:color="auto" w:frame="1"/>
        </w:rPr>
        <w:t>two possible outcomes</w:t>
      </w:r>
      <w:r w:rsidRPr="002756C5">
        <w:rPr>
          <w:rFonts w:ascii="Arial" w:hAnsi="Arial" w:cs="Arial"/>
          <w:color w:val="ED7D31" w:themeColor="accent2"/>
          <w:sz w:val="22"/>
          <w:szCs w:val="20"/>
        </w:rPr>
        <w:t> (the prefix “</w:t>
      </w:r>
      <w:hyperlink r:id="rId1598" w:tgtFrame="_blank" w:history="1">
        <w:r w:rsidRPr="002756C5">
          <w:rPr>
            <w:rStyle w:val="Hyperlink"/>
            <w:rFonts w:ascii="inherit" w:eastAsiaTheme="majorEastAsia" w:hAnsi="inherit" w:cs="Arial"/>
            <w:color w:val="ED7D31" w:themeColor="accent2"/>
            <w:sz w:val="22"/>
            <w:szCs w:val="20"/>
            <w:bdr w:val="none" w:sz="0" w:space="0" w:color="auto" w:frame="1"/>
          </w:rPr>
          <w:t>bi</w:t>
        </w:r>
      </w:hyperlink>
      <w:r w:rsidRPr="002756C5">
        <w:rPr>
          <w:rFonts w:ascii="Arial" w:hAnsi="Arial" w:cs="Arial"/>
          <w:color w:val="ED7D31" w:themeColor="accent2"/>
          <w:sz w:val="22"/>
          <w:szCs w:val="20"/>
        </w:rPr>
        <w:t xml:space="preserve">” means two, or twice). </w:t>
      </w:r>
      <w:r w:rsidRPr="002756C5">
        <w:rPr>
          <w:rFonts w:ascii="Arial" w:hAnsi="Arial" w:cs="Arial"/>
          <w:color w:val="777777"/>
          <w:sz w:val="22"/>
          <w:szCs w:val="20"/>
        </w:rPr>
        <w:t xml:space="preserve">For example, a coin toss has only two possible outcomes: heads or tails and taking a test could have two possible </w:t>
      </w:r>
      <w:r>
        <w:rPr>
          <w:rFonts w:ascii="Arial" w:hAnsi="Arial" w:cs="Arial"/>
          <w:color w:val="777777"/>
          <w:sz w:val="20"/>
          <w:szCs w:val="20"/>
        </w:rPr>
        <w:t>outcomes: pass or fail.</w:t>
      </w:r>
    </w:p>
    <w:p w14:paraId="67D88426" w14:textId="77777777" w:rsidR="008F3A5A" w:rsidRDefault="008F3A5A" w:rsidP="008F3A5A">
      <w:pPr>
        <w:pStyle w:val="NormalWeb"/>
        <w:shd w:val="clear" w:color="auto" w:fill="FFFFFF"/>
        <w:spacing w:before="0" w:beforeAutospacing="0" w:after="0" w:afterAutospacing="0"/>
        <w:textAlignment w:val="baseline"/>
        <w:rPr>
          <w:rFonts w:ascii="Arial" w:hAnsi="Arial" w:cs="Arial"/>
          <w:color w:val="777777"/>
          <w:sz w:val="20"/>
          <w:szCs w:val="20"/>
        </w:rPr>
      </w:pPr>
    </w:p>
    <w:p w14:paraId="7844A1BC" w14:textId="525CE0C3" w:rsidR="008F3A5A" w:rsidRDefault="008F3A5A" w:rsidP="008F3A5A">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C9D72A8" wp14:editId="59D4C380">
            <wp:extent cx="1432560" cy="1432560"/>
            <wp:effectExtent l="0" t="0" r="0" b="0"/>
            <wp:docPr id="18" name="Picture 18" descr="what is a binomial distribution">
              <a:hlinkClick xmlns:a="http://schemas.openxmlformats.org/drawingml/2006/main" r:id="rId1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binomial distribution">
                      <a:hlinkClick r:id="rId1599"/>
                    </pic:cNvPr>
                    <pic:cNvPicPr>
                      <a:picLocks noChangeAspect="1" noChangeArrowheads="1"/>
                    </pic:cNvPicPr>
                  </pic:nvPicPr>
                  <pic:blipFill>
                    <a:blip r:embed="rId160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BFD986A" w14:textId="77777777" w:rsidR="008F3A5A" w:rsidRDefault="008F3A5A" w:rsidP="008F3A5A">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A Binomial Distribution shows either (S)</w:t>
      </w:r>
      <w:proofErr w:type="spellStart"/>
      <w:r>
        <w:rPr>
          <w:rFonts w:ascii="inherit" w:hAnsi="inherit" w:cs="Arial"/>
          <w:i/>
          <w:iCs/>
          <w:color w:val="777777"/>
          <w:sz w:val="20"/>
          <w:szCs w:val="20"/>
        </w:rPr>
        <w:t>uccess</w:t>
      </w:r>
      <w:proofErr w:type="spellEnd"/>
      <w:r>
        <w:rPr>
          <w:rFonts w:ascii="inherit" w:hAnsi="inherit" w:cs="Arial"/>
          <w:i/>
          <w:iCs/>
          <w:color w:val="777777"/>
          <w:sz w:val="20"/>
          <w:szCs w:val="20"/>
        </w:rPr>
        <w:t xml:space="preserve"> or (F)</w:t>
      </w:r>
      <w:proofErr w:type="spellStart"/>
      <w:r>
        <w:rPr>
          <w:rFonts w:ascii="inherit" w:hAnsi="inherit" w:cs="Arial"/>
          <w:i/>
          <w:iCs/>
          <w:color w:val="777777"/>
          <w:sz w:val="20"/>
          <w:szCs w:val="20"/>
        </w:rPr>
        <w:t>ailure</w:t>
      </w:r>
      <w:proofErr w:type="spellEnd"/>
      <w:r>
        <w:rPr>
          <w:rFonts w:ascii="inherit" w:hAnsi="inherit" w:cs="Arial"/>
          <w:i/>
          <w:iCs/>
          <w:color w:val="777777"/>
          <w:sz w:val="20"/>
          <w:szCs w:val="20"/>
        </w:rPr>
        <w:t>.</w:t>
      </w:r>
    </w:p>
    <w:p w14:paraId="4ACD02BC" w14:textId="77777777" w:rsidR="008F3A5A" w:rsidRPr="0065008B" w:rsidRDefault="008F3A5A" w:rsidP="008F3A5A">
      <w:pPr>
        <w:rPr>
          <w:rFonts w:ascii="Times New Roman" w:hAnsi="Times New Roman" w:cs="Times New Roman"/>
          <w:sz w:val="28"/>
          <w:szCs w:val="24"/>
        </w:rPr>
      </w:pPr>
      <w:r>
        <w:rPr>
          <w:rFonts w:ascii="Arial" w:hAnsi="Arial" w:cs="Arial"/>
          <w:color w:val="777777"/>
          <w:sz w:val="20"/>
          <w:szCs w:val="20"/>
        </w:rPr>
        <w:br/>
      </w:r>
      <w:r>
        <w:rPr>
          <w:rFonts w:ascii="Arial" w:hAnsi="Arial" w:cs="Arial"/>
          <w:color w:val="777777"/>
          <w:sz w:val="20"/>
          <w:szCs w:val="20"/>
        </w:rPr>
        <w:br w:type="textWrapping" w:clear="left"/>
      </w:r>
      <w:r>
        <w:rPr>
          <w:rFonts w:ascii="Arial" w:hAnsi="Arial" w:cs="Arial"/>
          <w:color w:val="777777"/>
          <w:sz w:val="20"/>
          <w:szCs w:val="20"/>
        </w:rPr>
        <w:br/>
      </w:r>
      <w:r w:rsidRPr="0065008B">
        <w:rPr>
          <w:rFonts w:ascii="Arial" w:hAnsi="Arial" w:cs="Arial"/>
          <w:color w:val="777777"/>
          <w:szCs w:val="20"/>
          <w:shd w:val="clear" w:color="auto" w:fill="FFFFFF"/>
        </w:rPr>
        <w:t xml:space="preserve">The first variable in the binomial formula, n, stands for the number of times the experiment </w:t>
      </w:r>
      <w:r w:rsidRPr="0065008B">
        <w:rPr>
          <w:rFonts w:ascii="Arial" w:hAnsi="Arial" w:cs="Arial"/>
          <w:color w:val="777777"/>
          <w:szCs w:val="20"/>
          <w:shd w:val="clear" w:color="auto" w:fill="FFFFFF"/>
        </w:rPr>
        <w:lastRenderedPageBreak/>
        <w:t>runs. The second variable, p, represents the probability of one specific outcome. For example, let’s suppose you wanted to know the probability of getting a 1 on a die roll. if you were to roll a die 20 times, the probability of rolling a one on any throw is 1/6. Roll twenty times and you have a binomial distribution of (n=20, p=1/6). SUCCESS would be “roll a one” and FAILURE would be “roll anything else.” If the outcome in question was the probability of the die landing on an even number, the binomial distribution would then become (n=20, p=1/2). That’s because your probability of throwing an even number is one half.</w:t>
      </w:r>
    </w:p>
    <w:p w14:paraId="35EEB340" w14:textId="7EA8820A" w:rsidR="008F3A5A" w:rsidRPr="0065008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5008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Criteria</w:t>
      </w:r>
    </w:p>
    <w:p w14:paraId="2191B618" w14:textId="77777777" w:rsidR="0065008B" w:rsidRPr="0065008B" w:rsidRDefault="0065008B" w:rsidP="0065008B"/>
    <w:p w14:paraId="215F66A2" w14:textId="77777777" w:rsidR="008F3A5A" w:rsidRPr="0065008B" w:rsidRDefault="008F3A5A" w:rsidP="008F3A5A">
      <w:pPr>
        <w:pStyle w:val="NormalWeb"/>
        <w:shd w:val="clear" w:color="auto" w:fill="FFFFFF"/>
        <w:spacing w:before="0" w:beforeAutospacing="0" w:after="225" w:afterAutospacing="0"/>
        <w:textAlignment w:val="baseline"/>
        <w:rPr>
          <w:rFonts w:ascii="Arial" w:hAnsi="Arial" w:cs="Arial"/>
          <w:color w:val="777777"/>
          <w:sz w:val="22"/>
          <w:szCs w:val="20"/>
        </w:rPr>
      </w:pPr>
      <w:r w:rsidRPr="0065008B">
        <w:rPr>
          <w:rFonts w:ascii="Arial" w:hAnsi="Arial" w:cs="Arial"/>
          <w:color w:val="777777"/>
          <w:sz w:val="22"/>
          <w:szCs w:val="20"/>
        </w:rPr>
        <w:t>Binomial distributions must also meet the following three criteria:</w:t>
      </w:r>
    </w:p>
    <w:p w14:paraId="63F11A29" w14:textId="572850C6" w:rsidR="008F3A5A"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Style w:val="Strong"/>
          <w:rFonts w:ascii="inherit" w:hAnsi="inherit" w:cs="Arial"/>
          <w:color w:val="777777"/>
          <w:szCs w:val="20"/>
          <w:bdr w:val="none" w:sz="0" w:space="0" w:color="auto" w:frame="1"/>
        </w:rPr>
        <w:t>The number of observations or trials is fixed.</w:t>
      </w:r>
      <w:r w:rsidRPr="0065008B">
        <w:rPr>
          <w:rFonts w:ascii="inherit" w:hAnsi="inherit" w:cs="Arial"/>
          <w:color w:val="777777"/>
          <w:szCs w:val="20"/>
        </w:rPr>
        <w:t> In other words, you can only figure out the </w:t>
      </w:r>
      <w:hyperlink r:id="rId1601" w:tgtFrame="_blank" w:history="1">
        <w:r w:rsidRPr="0065008B">
          <w:rPr>
            <w:rStyle w:val="Hyperlink"/>
            <w:rFonts w:ascii="inherit" w:hAnsi="inherit" w:cs="Arial"/>
            <w:color w:val="777777"/>
            <w:szCs w:val="20"/>
            <w:bdr w:val="none" w:sz="0" w:space="0" w:color="auto" w:frame="1"/>
          </w:rPr>
          <w:t>probability</w:t>
        </w:r>
      </w:hyperlink>
      <w:r w:rsidRPr="0065008B">
        <w:rPr>
          <w:rFonts w:ascii="inherit" w:hAnsi="inherit" w:cs="Arial"/>
          <w:color w:val="777777"/>
          <w:szCs w:val="20"/>
        </w:rPr>
        <w:t xml:space="preserve"> of something happening if you do it a certain number of times. This is common sense—if you toss a coin once, your probability of getting a </w:t>
      </w:r>
      <w:proofErr w:type="gramStart"/>
      <w:r w:rsidRPr="0065008B">
        <w:rPr>
          <w:rFonts w:ascii="inherit" w:hAnsi="inherit" w:cs="Arial"/>
          <w:color w:val="777777"/>
          <w:szCs w:val="20"/>
        </w:rPr>
        <w:t>tails</w:t>
      </w:r>
      <w:proofErr w:type="gramEnd"/>
      <w:r w:rsidRPr="0065008B">
        <w:rPr>
          <w:rFonts w:ascii="inherit" w:hAnsi="inherit" w:cs="Arial"/>
          <w:color w:val="777777"/>
          <w:szCs w:val="20"/>
        </w:rPr>
        <w:t xml:space="preserve"> is 50%. If you toss a coin </w:t>
      </w:r>
      <w:proofErr w:type="gramStart"/>
      <w:r w:rsidRPr="0065008B">
        <w:rPr>
          <w:rFonts w:ascii="inherit" w:hAnsi="inherit" w:cs="Arial"/>
          <w:color w:val="777777"/>
          <w:szCs w:val="20"/>
        </w:rPr>
        <w:t>a 20 times</w:t>
      </w:r>
      <w:proofErr w:type="gramEnd"/>
      <w:r w:rsidRPr="0065008B">
        <w:rPr>
          <w:rFonts w:ascii="inherit" w:hAnsi="inherit" w:cs="Arial"/>
          <w:color w:val="777777"/>
          <w:szCs w:val="20"/>
        </w:rPr>
        <w:t>, your probability of getting a tails is very, very close to 100%.</w:t>
      </w:r>
    </w:p>
    <w:p w14:paraId="40AFA953" w14:textId="77777777" w:rsidR="0065008B" w:rsidRPr="0065008B" w:rsidRDefault="0065008B" w:rsidP="0065008B">
      <w:pPr>
        <w:shd w:val="clear" w:color="auto" w:fill="FFFFFF"/>
        <w:spacing w:after="0" w:line="240" w:lineRule="auto"/>
        <w:ind w:left="450"/>
        <w:textAlignment w:val="baseline"/>
        <w:rPr>
          <w:rFonts w:ascii="inherit" w:hAnsi="inherit" w:cs="Arial"/>
          <w:color w:val="777777"/>
          <w:szCs w:val="20"/>
        </w:rPr>
      </w:pPr>
    </w:p>
    <w:p w14:paraId="33857169" w14:textId="2DFFB67C" w:rsidR="008F3A5A"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Style w:val="Strong"/>
          <w:rFonts w:ascii="inherit" w:hAnsi="inherit" w:cs="Arial"/>
          <w:color w:val="777777"/>
          <w:szCs w:val="20"/>
          <w:bdr w:val="none" w:sz="0" w:space="0" w:color="auto" w:frame="1"/>
        </w:rPr>
        <w:t>Each observation or trial is</w:t>
      </w:r>
      <w:r w:rsidRPr="0065008B">
        <w:rPr>
          <w:rFonts w:ascii="inherit" w:hAnsi="inherit" w:cs="Arial"/>
          <w:color w:val="777777"/>
          <w:szCs w:val="20"/>
        </w:rPr>
        <w:t> </w:t>
      </w:r>
      <w:hyperlink r:id="rId1602" w:anchor="or" w:tgtFrame="_blank" w:history="1">
        <w:r w:rsidRPr="0065008B">
          <w:rPr>
            <w:rStyle w:val="Hyperlink"/>
            <w:rFonts w:ascii="inherit" w:hAnsi="inherit" w:cs="Arial"/>
            <w:color w:val="777777"/>
            <w:szCs w:val="20"/>
            <w:bdr w:val="none" w:sz="0" w:space="0" w:color="auto" w:frame="1"/>
          </w:rPr>
          <w:t>independent</w:t>
        </w:r>
      </w:hyperlink>
      <w:r w:rsidRPr="0065008B">
        <w:rPr>
          <w:rFonts w:ascii="inherit" w:hAnsi="inherit" w:cs="Arial"/>
          <w:color w:val="777777"/>
          <w:szCs w:val="20"/>
        </w:rPr>
        <w:t xml:space="preserve">. In other words, none of your trials </w:t>
      </w:r>
      <w:proofErr w:type="gramStart"/>
      <w:r w:rsidRPr="0065008B">
        <w:rPr>
          <w:rFonts w:ascii="inherit" w:hAnsi="inherit" w:cs="Arial"/>
          <w:color w:val="777777"/>
          <w:szCs w:val="20"/>
        </w:rPr>
        <w:t>have an effect on</w:t>
      </w:r>
      <w:proofErr w:type="gramEnd"/>
      <w:r w:rsidRPr="0065008B">
        <w:rPr>
          <w:rFonts w:ascii="inherit" w:hAnsi="inherit" w:cs="Arial"/>
          <w:color w:val="777777"/>
          <w:szCs w:val="20"/>
        </w:rPr>
        <w:t xml:space="preserve"> the probability of the next trial.</w:t>
      </w:r>
    </w:p>
    <w:p w14:paraId="46088B03" w14:textId="77777777" w:rsidR="0065008B" w:rsidRPr="0065008B" w:rsidRDefault="0065008B" w:rsidP="0065008B">
      <w:pPr>
        <w:shd w:val="clear" w:color="auto" w:fill="FFFFFF"/>
        <w:spacing w:after="0" w:line="240" w:lineRule="auto"/>
        <w:textAlignment w:val="baseline"/>
        <w:rPr>
          <w:rFonts w:ascii="inherit" w:hAnsi="inherit" w:cs="Arial"/>
          <w:color w:val="777777"/>
          <w:szCs w:val="20"/>
        </w:rPr>
      </w:pPr>
    </w:p>
    <w:p w14:paraId="215C8CCF" w14:textId="77777777" w:rsidR="008F3A5A" w:rsidRPr="0065008B" w:rsidRDefault="008F3A5A" w:rsidP="00C075BE">
      <w:pPr>
        <w:numPr>
          <w:ilvl w:val="0"/>
          <w:numId w:val="13"/>
        </w:numPr>
        <w:shd w:val="clear" w:color="auto" w:fill="FFFFFF"/>
        <w:spacing w:after="0" w:line="240" w:lineRule="auto"/>
        <w:ind w:left="450"/>
        <w:textAlignment w:val="baseline"/>
        <w:rPr>
          <w:rFonts w:ascii="inherit" w:hAnsi="inherit" w:cs="Arial"/>
          <w:color w:val="777777"/>
          <w:szCs w:val="20"/>
        </w:rPr>
      </w:pPr>
      <w:r w:rsidRPr="0065008B">
        <w:rPr>
          <w:rFonts w:ascii="inherit" w:hAnsi="inherit" w:cs="Arial"/>
          <w:color w:val="777777"/>
          <w:szCs w:val="20"/>
        </w:rPr>
        <w:t>The </w:t>
      </w:r>
      <w:r w:rsidRPr="0065008B">
        <w:rPr>
          <w:rStyle w:val="Strong"/>
          <w:rFonts w:ascii="inherit" w:hAnsi="inherit" w:cs="Arial"/>
          <w:color w:val="777777"/>
          <w:szCs w:val="20"/>
          <w:bdr w:val="none" w:sz="0" w:space="0" w:color="auto" w:frame="1"/>
        </w:rPr>
        <w:t>probability of success</w:t>
      </w:r>
      <w:r w:rsidRPr="0065008B">
        <w:rPr>
          <w:rFonts w:ascii="inherit" w:hAnsi="inherit" w:cs="Arial"/>
          <w:color w:val="777777"/>
          <w:szCs w:val="20"/>
        </w:rPr>
        <w:t> (tails, heads, fail or pass) is </w:t>
      </w:r>
      <w:proofErr w:type="gramStart"/>
      <w:r w:rsidRPr="0065008B">
        <w:rPr>
          <w:rStyle w:val="Strong"/>
          <w:rFonts w:ascii="inherit" w:hAnsi="inherit" w:cs="Arial"/>
          <w:color w:val="777777"/>
          <w:szCs w:val="20"/>
          <w:bdr w:val="none" w:sz="0" w:space="0" w:color="auto" w:frame="1"/>
        </w:rPr>
        <w:t>exactly the same</w:t>
      </w:r>
      <w:proofErr w:type="gramEnd"/>
      <w:r w:rsidRPr="0065008B">
        <w:rPr>
          <w:rFonts w:ascii="inherit" w:hAnsi="inherit" w:cs="Arial"/>
          <w:color w:val="777777"/>
          <w:szCs w:val="20"/>
        </w:rPr>
        <w:t> from one trial to another.</w:t>
      </w:r>
    </w:p>
    <w:p w14:paraId="7692957F" w14:textId="77777777"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Pr>
          <w:rFonts w:ascii="Arial" w:hAnsi="Arial" w:cs="Arial"/>
          <w:color w:val="777777"/>
          <w:sz w:val="20"/>
          <w:szCs w:val="20"/>
        </w:rPr>
        <w:t> </w:t>
      </w:r>
      <w:r>
        <w:rPr>
          <w:rFonts w:ascii="Arial" w:hAnsi="Arial" w:cs="Arial"/>
          <w:color w:val="777777"/>
          <w:sz w:val="20"/>
          <w:szCs w:val="20"/>
        </w:rPr>
        <w:br/>
      </w:r>
      <w:r w:rsidRPr="00C3043B">
        <w:rPr>
          <w:rFonts w:ascii="Arial" w:hAnsi="Arial" w:cs="Arial"/>
          <w:color w:val="777777"/>
          <w:sz w:val="22"/>
          <w:szCs w:val="20"/>
        </w:rPr>
        <w:t>Once you know that your distribution is binomial, you can apply the </w:t>
      </w:r>
      <w:r w:rsidRPr="00C3043B">
        <w:rPr>
          <w:rStyle w:val="Strong"/>
          <w:rFonts w:ascii="inherit" w:hAnsi="inherit" w:cs="Arial"/>
          <w:color w:val="777777"/>
          <w:sz w:val="22"/>
          <w:szCs w:val="20"/>
          <w:bdr w:val="none" w:sz="0" w:space="0" w:color="auto" w:frame="1"/>
        </w:rPr>
        <w:t>binomial distribution formula </w:t>
      </w:r>
      <w:r w:rsidRPr="00C3043B">
        <w:rPr>
          <w:rFonts w:ascii="Arial" w:hAnsi="Arial" w:cs="Arial"/>
          <w:color w:val="777777"/>
          <w:sz w:val="22"/>
          <w:szCs w:val="20"/>
        </w:rPr>
        <w:t>to calculate the probability.</w:t>
      </w:r>
    </w:p>
    <w:p w14:paraId="707E2118" w14:textId="50277BD2" w:rsidR="008F3A5A" w:rsidRDefault="008F3A5A" w:rsidP="008F3A5A">
      <w:pPr>
        <w:shd w:val="clear" w:color="auto" w:fill="FFFFFF"/>
        <w:textAlignment w:val="baseline"/>
        <w:rPr>
          <w:rFonts w:ascii="inherit" w:hAnsi="inherit" w:cs="Arial"/>
          <w:color w:val="777777"/>
          <w:sz w:val="20"/>
          <w:szCs w:val="20"/>
        </w:rPr>
      </w:pPr>
    </w:p>
    <w:p w14:paraId="31C88E94" w14:textId="05C55582" w:rsidR="008F3A5A" w:rsidRPr="00C3043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304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Bernoulli Distribution</w:t>
      </w:r>
    </w:p>
    <w:p w14:paraId="7E6E1492" w14:textId="77777777" w:rsidR="00C3043B" w:rsidRPr="00C3043B" w:rsidRDefault="00C3043B" w:rsidP="00C3043B"/>
    <w:p w14:paraId="76129D27" w14:textId="601815A8"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sidRPr="00C3043B">
        <w:rPr>
          <w:rFonts w:ascii="Arial" w:hAnsi="Arial" w:cs="Arial"/>
          <w:color w:val="777777"/>
          <w:sz w:val="22"/>
          <w:szCs w:val="20"/>
        </w:rPr>
        <w:t>The binomial distribution is closely related to the </w:t>
      </w:r>
      <w:hyperlink r:id="rId1603" w:history="1">
        <w:r w:rsidRPr="00C3043B">
          <w:rPr>
            <w:rStyle w:val="Hyperlink"/>
            <w:rFonts w:ascii="inherit" w:eastAsiaTheme="majorEastAsia" w:hAnsi="inherit" w:cs="Arial"/>
            <w:color w:val="05A9C5"/>
            <w:sz w:val="22"/>
            <w:szCs w:val="20"/>
            <w:bdr w:val="none" w:sz="0" w:space="0" w:color="auto" w:frame="1"/>
          </w:rPr>
          <w:t>Bernoulli distribution</w:t>
        </w:r>
      </w:hyperlink>
      <w:r w:rsidRPr="00C3043B">
        <w:rPr>
          <w:rFonts w:ascii="Arial" w:hAnsi="Arial" w:cs="Arial"/>
          <w:color w:val="777777"/>
          <w:sz w:val="22"/>
          <w:szCs w:val="20"/>
        </w:rPr>
        <w:t>. According to Washington State University, “If each Bernoulli trial is independent, then the number of successes in Bernoulli trails has a binomial Distribution. On the other hand, the Bernoulli distribution is the Binomial distribution with n=1.”</w:t>
      </w:r>
    </w:p>
    <w:p w14:paraId="1703A82C" w14:textId="77777777" w:rsidR="00C3043B" w:rsidRPr="00C3043B" w:rsidRDefault="00C3043B" w:rsidP="008F3A5A">
      <w:pPr>
        <w:pStyle w:val="NormalWeb"/>
        <w:shd w:val="clear" w:color="auto" w:fill="FFFFFF"/>
        <w:spacing w:before="0" w:beforeAutospacing="0" w:after="0" w:afterAutospacing="0"/>
        <w:textAlignment w:val="baseline"/>
        <w:rPr>
          <w:rFonts w:ascii="Arial" w:hAnsi="Arial" w:cs="Arial"/>
          <w:color w:val="777777"/>
          <w:sz w:val="22"/>
          <w:szCs w:val="20"/>
        </w:rPr>
      </w:pPr>
    </w:p>
    <w:p w14:paraId="4323D5C2" w14:textId="0257672C" w:rsidR="008F3A5A" w:rsidRPr="00C3043B" w:rsidRDefault="008F3A5A" w:rsidP="008F3A5A">
      <w:pPr>
        <w:pStyle w:val="NormalWeb"/>
        <w:shd w:val="clear" w:color="auto" w:fill="FFFFFF"/>
        <w:spacing w:before="0" w:beforeAutospacing="0" w:after="0" w:afterAutospacing="0"/>
        <w:textAlignment w:val="baseline"/>
        <w:rPr>
          <w:rFonts w:ascii="Arial" w:hAnsi="Arial" w:cs="Arial"/>
          <w:color w:val="777777"/>
          <w:sz w:val="22"/>
          <w:szCs w:val="20"/>
        </w:rPr>
      </w:pPr>
      <w:r w:rsidRPr="00C3043B">
        <w:rPr>
          <w:rFonts w:ascii="Arial" w:hAnsi="Arial" w:cs="Arial"/>
          <w:color w:val="777777"/>
          <w:sz w:val="22"/>
          <w:szCs w:val="20"/>
        </w:rPr>
        <w:t>A </w:t>
      </w:r>
      <w:proofErr w:type="spellStart"/>
      <w:r w:rsidR="00D07F14">
        <w:fldChar w:fldCharType="begin"/>
      </w:r>
      <w:r w:rsidR="00D07F14">
        <w:instrText xml:space="preserve"> HYPERLINK "https://www.statisticshowto.datasciencecentral.com/bernoulli-sampling/" \t "_blank" </w:instrText>
      </w:r>
      <w:r w:rsidR="00D07F14">
        <w:fldChar w:fldCharType="separate"/>
      </w:r>
      <w:r w:rsidRPr="00C3043B">
        <w:rPr>
          <w:rStyle w:val="Hyperlink"/>
          <w:rFonts w:ascii="inherit" w:eastAsiaTheme="majorEastAsia" w:hAnsi="inherit" w:cs="Arial"/>
          <w:color w:val="05A9C5"/>
          <w:sz w:val="22"/>
          <w:szCs w:val="20"/>
          <w:bdr w:val="none" w:sz="0" w:space="0" w:color="auto" w:frame="1"/>
        </w:rPr>
        <w:t>Bernouilli</w:t>
      </w:r>
      <w:proofErr w:type="spellEnd"/>
      <w:r w:rsidRPr="00C3043B">
        <w:rPr>
          <w:rStyle w:val="Hyperlink"/>
          <w:rFonts w:ascii="inherit" w:eastAsiaTheme="majorEastAsia" w:hAnsi="inherit" w:cs="Arial"/>
          <w:color w:val="05A9C5"/>
          <w:sz w:val="22"/>
          <w:szCs w:val="20"/>
          <w:bdr w:val="none" w:sz="0" w:space="0" w:color="auto" w:frame="1"/>
        </w:rPr>
        <w:t xml:space="preserve"> distribution</w:t>
      </w:r>
      <w:r w:rsidR="00D07F14">
        <w:rPr>
          <w:rStyle w:val="Hyperlink"/>
          <w:rFonts w:ascii="inherit" w:eastAsiaTheme="majorEastAsia" w:hAnsi="inherit" w:cs="Arial"/>
          <w:color w:val="05A9C5"/>
          <w:sz w:val="22"/>
          <w:szCs w:val="20"/>
          <w:bdr w:val="none" w:sz="0" w:space="0" w:color="auto" w:frame="1"/>
        </w:rPr>
        <w:fldChar w:fldCharType="end"/>
      </w:r>
      <w:r w:rsidRPr="00C3043B">
        <w:rPr>
          <w:rFonts w:ascii="Arial" w:hAnsi="Arial" w:cs="Arial"/>
          <w:color w:val="777777"/>
          <w:sz w:val="22"/>
          <w:szCs w:val="20"/>
        </w:rPr>
        <w:t xml:space="preserve"> is a set of </w:t>
      </w:r>
      <w:proofErr w:type="spellStart"/>
      <w:r w:rsidRPr="00C3043B">
        <w:rPr>
          <w:rFonts w:ascii="Arial" w:hAnsi="Arial" w:cs="Arial"/>
          <w:color w:val="777777"/>
          <w:sz w:val="22"/>
          <w:szCs w:val="20"/>
        </w:rPr>
        <w:t>Bernouilli</w:t>
      </w:r>
      <w:proofErr w:type="spellEnd"/>
      <w:r w:rsidRPr="00C3043B">
        <w:rPr>
          <w:rFonts w:ascii="Arial" w:hAnsi="Arial" w:cs="Arial"/>
          <w:color w:val="777777"/>
          <w:sz w:val="22"/>
          <w:szCs w:val="20"/>
        </w:rPr>
        <w:t xml:space="preserve"> trials. Each </w:t>
      </w:r>
      <w:proofErr w:type="spellStart"/>
      <w:r w:rsidRPr="00C3043B">
        <w:rPr>
          <w:rFonts w:ascii="Arial" w:hAnsi="Arial" w:cs="Arial"/>
          <w:color w:val="777777"/>
          <w:sz w:val="22"/>
          <w:szCs w:val="20"/>
        </w:rPr>
        <w:t>Bernouilli</w:t>
      </w:r>
      <w:proofErr w:type="spellEnd"/>
      <w:r w:rsidRPr="00C3043B">
        <w:rPr>
          <w:rFonts w:ascii="Arial" w:hAnsi="Arial" w:cs="Arial"/>
          <w:color w:val="777777"/>
          <w:sz w:val="22"/>
          <w:szCs w:val="20"/>
        </w:rPr>
        <w:t xml:space="preserve"> trial has one possible outcome, chosen from S, success, or F, failure. In each trial, the probability of success, P(S)=p, is the same. The probability of failure is just 1 minus the probability of success: P(F) = 1-p. (Remember that “1” is the total probability of an event occurring…probability is always between zero and 1). Finally, all </w:t>
      </w:r>
      <w:proofErr w:type="spellStart"/>
      <w:r w:rsidRPr="00C3043B">
        <w:rPr>
          <w:rFonts w:ascii="Arial" w:hAnsi="Arial" w:cs="Arial"/>
          <w:color w:val="777777"/>
          <w:sz w:val="22"/>
          <w:szCs w:val="20"/>
        </w:rPr>
        <w:t>Bernouilli</w:t>
      </w:r>
      <w:proofErr w:type="spellEnd"/>
      <w:r w:rsidRPr="00C3043B">
        <w:rPr>
          <w:rFonts w:ascii="Arial" w:hAnsi="Arial" w:cs="Arial"/>
          <w:color w:val="777777"/>
          <w:sz w:val="22"/>
          <w:szCs w:val="20"/>
        </w:rPr>
        <w:t xml:space="preserve"> trials are independent from each other and the probability of success doesn’t change from trial to trial, even if you have information about the other trials’ outcomes.</w:t>
      </w:r>
    </w:p>
    <w:p w14:paraId="6E1DA586" w14:textId="77777777" w:rsidR="00C3043B" w:rsidRDefault="00C3043B" w:rsidP="008F3A5A">
      <w:pPr>
        <w:pStyle w:val="NormalWeb"/>
        <w:shd w:val="clear" w:color="auto" w:fill="FFFFFF"/>
        <w:spacing w:before="0" w:beforeAutospacing="0" w:after="0" w:afterAutospacing="0"/>
        <w:textAlignment w:val="baseline"/>
        <w:rPr>
          <w:rFonts w:ascii="Arial" w:hAnsi="Arial" w:cs="Arial"/>
          <w:color w:val="777777"/>
          <w:sz w:val="20"/>
          <w:szCs w:val="20"/>
        </w:rPr>
      </w:pPr>
    </w:p>
    <w:p w14:paraId="50CC3F3A" w14:textId="50BE894F" w:rsidR="008F3A5A" w:rsidRPr="00C3043B" w:rsidRDefault="008F3A5A" w:rsidP="008F3A5A">
      <w:pPr>
        <w:pStyle w:val="Heading2"/>
        <w:shd w:val="clear" w:color="auto" w:fill="FFFFFF"/>
        <w:spacing w:before="0" w:line="525" w:lineRule="atLeast"/>
        <w:textAlignment w:val="baseline"/>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3043B">
        <w:rPr>
          <w:rFonts w:ascii="Arial" w:eastAsia="Times New Roman" w:hAnsi="Arial" w:cs="Arial"/>
          <w:b/>
          <w:bCs/>
          <w:color w:val="5B9BD5" w:themeColor="accent5"/>
          <w:sz w:val="32"/>
          <w:szCs w:val="32"/>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Real Life Examples</w:t>
      </w:r>
    </w:p>
    <w:p w14:paraId="38A68640" w14:textId="77777777" w:rsidR="00C3043B" w:rsidRPr="00C3043B" w:rsidRDefault="00C3043B" w:rsidP="00C3043B"/>
    <w:p w14:paraId="46A28669" w14:textId="77777777" w:rsidR="008F3A5A" w:rsidRPr="00C3043B" w:rsidRDefault="008F3A5A" w:rsidP="008F3A5A">
      <w:pPr>
        <w:pStyle w:val="NormalWeb"/>
        <w:shd w:val="clear" w:color="auto" w:fill="FFFFFF"/>
        <w:spacing w:before="0" w:beforeAutospacing="0" w:after="225" w:afterAutospacing="0"/>
        <w:textAlignment w:val="baseline"/>
        <w:rPr>
          <w:rFonts w:ascii="Arial" w:hAnsi="Arial" w:cs="Arial"/>
          <w:color w:val="777777"/>
          <w:sz w:val="22"/>
          <w:szCs w:val="20"/>
        </w:rPr>
      </w:pPr>
      <w:r w:rsidRPr="00C3043B">
        <w:rPr>
          <w:rFonts w:ascii="Arial" w:hAnsi="Arial" w:cs="Arial"/>
          <w:color w:val="777777"/>
          <w:sz w:val="22"/>
          <w:szCs w:val="20"/>
        </w:rPr>
        <w:t>Many instances of binomial distributions can be found in real life. For example, if a new drug is introduced to cure a disease, it either cures the disease (it’s successful) or it doesn’t cure the disease (it’s a failure). If you purchase a lottery ticket, you’re either going to win money, or you aren’t. Basically, anything you can think of that can only be a success or a failure can be represented by a binomial distribution.</w:t>
      </w:r>
    </w:p>
    <w:p w14:paraId="462A99B2" w14:textId="759C2DA1" w:rsidR="00FF217C" w:rsidRPr="001534A5" w:rsidRDefault="00FF217C" w:rsidP="001534A5">
      <w:pPr>
        <w:pStyle w:val="Heading1"/>
        <w:spacing w:before="0" w:beforeAutospacing="0" w:after="0" w:afterAutospacing="0" w:line="450" w:lineRule="atLeast"/>
        <w:textAlignment w:val="baseline"/>
        <w:rPr>
          <w:rFonts w:ascii="Arial" w:hAnsi="Arial" w:cs="Arial"/>
          <w:color w:val="555555"/>
          <w:sz w:val="40"/>
          <w:szCs w:val="36"/>
        </w:rPr>
      </w:pPr>
      <w:r w:rsidRPr="001534A5">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Cluster Sampling in Statistics</w:t>
      </w:r>
    </w:p>
    <w:p w14:paraId="038F6769" w14:textId="77777777" w:rsidR="001534A5" w:rsidRDefault="001534A5" w:rsidP="001534A5">
      <w:pPr>
        <w:pStyle w:val="Heading1"/>
        <w:spacing w:before="0" w:beforeAutospacing="0" w:after="0" w:afterAutospacing="0" w:line="450" w:lineRule="atLeast"/>
        <w:textAlignment w:val="baseline"/>
        <w:rPr>
          <w:rFonts w:ascii="inherit" w:hAnsi="inherit" w:cs="Arial"/>
          <w:color w:val="777777"/>
          <w:sz w:val="20"/>
          <w:szCs w:val="20"/>
        </w:rPr>
      </w:pPr>
    </w:p>
    <w:p w14:paraId="6B571069" w14:textId="6179DC79"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DC3AEB">
        <w:rPr>
          <w:rFonts w:ascii="inherit" w:hAnsi="inherit" w:cs="Arial"/>
          <w:color w:val="ED7D31" w:themeColor="accent2"/>
          <w:szCs w:val="20"/>
        </w:rPr>
        <w:t>Cluster sampling is used in statistics when </w:t>
      </w:r>
      <w:r w:rsidRPr="00DC3AEB">
        <w:rPr>
          <w:rStyle w:val="Strong"/>
          <w:rFonts w:ascii="inherit" w:hAnsi="inherit" w:cs="Arial"/>
          <w:color w:val="ED7D31" w:themeColor="accent2"/>
          <w:szCs w:val="20"/>
          <w:bdr w:val="none" w:sz="0" w:space="0" w:color="auto" w:frame="1"/>
        </w:rPr>
        <w:t>natural groups</w:t>
      </w:r>
      <w:r w:rsidRPr="00DC3AEB">
        <w:rPr>
          <w:rFonts w:ascii="inherit" w:hAnsi="inherit" w:cs="Arial"/>
          <w:color w:val="ED7D31" w:themeColor="accent2"/>
          <w:szCs w:val="20"/>
        </w:rPr>
        <w:t> are present in a population. The whole population is subdivided into clusters, or groups, and random samples are then collected from each group.</w:t>
      </w:r>
    </w:p>
    <w:p w14:paraId="1B0BE95F" w14:textId="77777777" w:rsidR="001534A5" w:rsidRPr="001534A5" w:rsidRDefault="001534A5" w:rsidP="00FF217C">
      <w:pPr>
        <w:pStyle w:val="NormalWeb"/>
        <w:shd w:val="clear" w:color="auto" w:fill="FFFFFF"/>
        <w:spacing w:before="0" w:beforeAutospacing="0" w:after="0" w:afterAutospacing="0"/>
        <w:textAlignment w:val="baseline"/>
        <w:rPr>
          <w:rFonts w:ascii="inherit" w:hAnsi="inherit" w:cs="Arial"/>
          <w:color w:val="ED7D31" w:themeColor="accent2"/>
          <w:sz w:val="22"/>
          <w:szCs w:val="20"/>
        </w:rPr>
      </w:pPr>
    </w:p>
    <w:p w14:paraId="6EA6D9E6" w14:textId="2BC7F1C3" w:rsidR="001534A5" w:rsidRDefault="00FF217C" w:rsidP="001534A5">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25F05">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Use</w:t>
      </w:r>
    </w:p>
    <w:p w14:paraId="309296D7" w14:textId="77777777" w:rsidR="007C54A6" w:rsidRPr="00C04415" w:rsidRDefault="007C54A6" w:rsidP="001534A5">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6112A7E" w14:textId="77777777"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774D21">
        <w:rPr>
          <w:rFonts w:ascii="inherit" w:hAnsi="inherit" w:cs="Arial"/>
          <w:color w:val="ED7D31" w:themeColor="accent2"/>
          <w:szCs w:val="20"/>
        </w:rPr>
        <w:t>Cluster sampling is typically used in market research. It’s used when a researcher </w:t>
      </w:r>
      <w:r w:rsidRPr="00774D21">
        <w:rPr>
          <w:rStyle w:val="Strong"/>
          <w:rFonts w:ascii="inherit" w:hAnsi="inherit" w:cs="Arial"/>
          <w:color w:val="ED7D31" w:themeColor="accent2"/>
          <w:szCs w:val="20"/>
          <w:bdr w:val="none" w:sz="0" w:space="0" w:color="auto" w:frame="1"/>
        </w:rPr>
        <w:t xml:space="preserve">can’t get information about the </w:t>
      </w:r>
      <w:proofErr w:type="gramStart"/>
      <w:r w:rsidRPr="00774D21">
        <w:rPr>
          <w:rStyle w:val="Strong"/>
          <w:rFonts w:ascii="inherit" w:hAnsi="inherit" w:cs="Arial"/>
          <w:color w:val="ED7D31" w:themeColor="accent2"/>
          <w:szCs w:val="20"/>
          <w:bdr w:val="none" w:sz="0" w:space="0" w:color="auto" w:frame="1"/>
        </w:rPr>
        <w:t>population as a whole</w:t>
      </w:r>
      <w:r w:rsidRPr="00774D21">
        <w:rPr>
          <w:rFonts w:ascii="inherit" w:hAnsi="inherit" w:cs="Arial"/>
          <w:color w:val="ED7D31" w:themeColor="accent2"/>
          <w:szCs w:val="20"/>
        </w:rPr>
        <w:t>, but</w:t>
      </w:r>
      <w:proofErr w:type="gramEnd"/>
      <w:r w:rsidRPr="00774D21">
        <w:rPr>
          <w:rFonts w:ascii="inherit" w:hAnsi="inherit" w:cs="Arial"/>
          <w:color w:val="ED7D31" w:themeColor="accent2"/>
          <w:szCs w:val="20"/>
        </w:rPr>
        <w:t xml:space="preserve"> they can get information about the clusters. For example, a researcher may be interested in data about </w:t>
      </w:r>
      <w:hyperlink r:id="rId1604" w:tgtFrame="_blank" w:history="1">
        <w:r w:rsidRPr="00774D21">
          <w:rPr>
            <w:rStyle w:val="Hyperlink"/>
            <w:rFonts w:ascii="inherit" w:eastAsiaTheme="majorEastAsia" w:hAnsi="inherit" w:cs="Arial"/>
            <w:color w:val="ED7D31" w:themeColor="accent2"/>
            <w:szCs w:val="20"/>
            <w:bdr w:val="none" w:sz="0" w:space="0" w:color="auto" w:frame="1"/>
          </w:rPr>
          <w:t>city taxes in Florida</w:t>
        </w:r>
      </w:hyperlink>
      <w:r w:rsidRPr="00774D21">
        <w:rPr>
          <w:rFonts w:ascii="inherit" w:hAnsi="inherit" w:cs="Arial"/>
          <w:color w:val="ED7D31" w:themeColor="accent2"/>
          <w:szCs w:val="20"/>
        </w:rPr>
        <w:t>. The researcher would compile data from selected cities and compile them to get a picture about the state. The individual cities would be the clusters in this case</w:t>
      </w:r>
      <w:r w:rsidRPr="00DC3AEB">
        <w:rPr>
          <w:rFonts w:ascii="inherit" w:hAnsi="inherit" w:cs="Arial"/>
          <w:color w:val="777777"/>
          <w:szCs w:val="20"/>
        </w:rPr>
        <w:t xml:space="preserve">. </w:t>
      </w:r>
      <w:r w:rsidRPr="00DC3AEB">
        <w:rPr>
          <w:rFonts w:ascii="inherit" w:hAnsi="inherit" w:cs="Arial"/>
          <w:color w:val="ED7D31" w:themeColor="accent2"/>
          <w:szCs w:val="20"/>
        </w:rPr>
        <w:t>Cluster sampling is often </w:t>
      </w:r>
      <w:r w:rsidRPr="00DC3AEB">
        <w:rPr>
          <w:rStyle w:val="Strong"/>
          <w:rFonts w:ascii="inherit" w:hAnsi="inherit" w:cs="Arial"/>
          <w:color w:val="ED7D31" w:themeColor="accent2"/>
          <w:szCs w:val="20"/>
          <w:bdr w:val="none" w:sz="0" w:space="0" w:color="auto" w:frame="1"/>
        </w:rPr>
        <w:t>more economical</w:t>
      </w:r>
      <w:r w:rsidRPr="00DC3AEB">
        <w:rPr>
          <w:rFonts w:ascii="inherit" w:hAnsi="inherit" w:cs="Arial"/>
          <w:color w:val="ED7D31" w:themeColor="accent2"/>
          <w:szCs w:val="20"/>
        </w:rPr>
        <w:t> or </w:t>
      </w:r>
      <w:r w:rsidRPr="00DC3AEB">
        <w:rPr>
          <w:rStyle w:val="Strong"/>
          <w:rFonts w:ascii="inherit" w:hAnsi="inherit" w:cs="Arial"/>
          <w:color w:val="ED7D31" w:themeColor="accent2"/>
          <w:szCs w:val="20"/>
          <w:bdr w:val="none" w:sz="0" w:space="0" w:color="auto" w:frame="1"/>
        </w:rPr>
        <w:t>more practical</w:t>
      </w:r>
      <w:r w:rsidRPr="00DC3AEB">
        <w:rPr>
          <w:rFonts w:ascii="inherit" w:hAnsi="inherit" w:cs="Arial"/>
          <w:color w:val="ED7D31" w:themeColor="accent2"/>
          <w:szCs w:val="20"/>
        </w:rPr>
        <w:t> than stratified sampling or </w:t>
      </w:r>
      <w:hyperlink r:id="rId1605" w:history="1">
        <w:r w:rsidRPr="00DC3AEB">
          <w:rPr>
            <w:rStyle w:val="Hyperlink"/>
            <w:rFonts w:ascii="inherit" w:eastAsiaTheme="majorEastAsia" w:hAnsi="inherit" w:cs="Arial"/>
            <w:color w:val="ED7D31" w:themeColor="accent2"/>
            <w:szCs w:val="20"/>
            <w:bdr w:val="none" w:sz="0" w:space="0" w:color="auto" w:frame="1"/>
          </w:rPr>
          <w:t>simple random sampling</w:t>
        </w:r>
      </w:hyperlink>
      <w:r w:rsidRPr="00DC3AEB">
        <w:rPr>
          <w:rFonts w:ascii="inherit" w:hAnsi="inherit" w:cs="Arial"/>
          <w:color w:val="ED7D31" w:themeColor="accent2"/>
          <w:szCs w:val="20"/>
        </w:rPr>
        <w:t>.</w:t>
      </w:r>
    </w:p>
    <w:p w14:paraId="4B97EEDA" w14:textId="7D317765" w:rsidR="00FF217C" w:rsidRDefault="00FF217C" w:rsidP="00FF217C">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228A857E" wp14:editId="2B692EB4">
            <wp:extent cx="2857500" cy="1905000"/>
            <wp:effectExtent l="0" t="0" r="0" b="0"/>
            <wp:docPr id="19" name="Picture 19" descr="cluster sampling.">
              <a:hlinkClick xmlns:a="http://schemas.openxmlformats.org/drawingml/2006/main" r:id="rId1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 sampling.">
                      <a:hlinkClick r:id="rId1606"/>
                    </pic:cNvPr>
                    <pic:cNvPicPr>
                      <a:picLocks noChangeAspect="1" noChangeArrowheads="1"/>
                    </pic:cNvPicPr>
                  </pic:nvPicPr>
                  <pic:blipFill>
                    <a:blip r:embed="rId160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1EB2FB30" w14:textId="77777777" w:rsidR="00FF217C" w:rsidRDefault="00FF217C" w:rsidP="00FF217C">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“Cost efficiency” is the #1 reason that researchers like this form of sampling.</w:t>
      </w:r>
    </w:p>
    <w:p w14:paraId="535B19AF" w14:textId="1AB73F5E"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Requirements</w:t>
      </w:r>
    </w:p>
    <w:p w14:paraId="0306B4B8" w14:textId="77777777" w:rsidR="00A9430A" w:rsidRPr="00A9430A" w:rsidRDefault="00A9430A" w:rsidP="00A9430A"/>
    <w:p w14:paraId="68F51FB8" w14:textId="334FB9D5"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 xml:space="preserve">Cluster elements should be as </w:t>
      </w:r>
      <w:r w:rsidRPr="00FD0591">
        <w:rPr>
          <w:rFonts w:ascii="inherit" w:hAnsi="inherit" w:cs="Arial"/>
          <w:color w:val="ED7D31" w:themeColor="accent2"/>
          <w:sz w:val="24"/>
          <w:szCs w:val="20"/>
        </w:rPr>
        <w:t xml:space="preserve">heterogenous </w:t>
      </w:r>
      <w:r w:rsidRPr="00BF7349">
        <w:rPr>
          <w:rFonts w:ascii="inherit" w:hAnsi="inherit" w:cs="Arial"/>
          <w:color w:val="777777"/>
          <w:sz w:val="24"/>
          <w:szCs w:val="20"/>
        </w:rPr>
        <w:t>as possible. In other words, the population should contain distinct subpopulations of different types.</w:t>
      </w:r>
    </w:p>
    <w:p w14:paraId="1498E2B2" w14:textId="77777777" w:rsidR="00A9430A" w:rsidRPr="00BF7349" w:rsidRDefault="00A9430A" w:rsidP="00A9430A">
      <w:pPr>
        <w:shd w:val="clear" w:color="auto" w:fill="FFFFFF"/>
        <w:spacing w:after="0" w:line="240" w:lineRule="auto"/>
        <w:ind w:left="450"/>
        <w:textAlignment w:val="baseline"/>
        <w:rPr>
          <w:rFonts w:ascii="inherit" w:hAnsi="inherit" w:cs="Arial"/>
          <w:color w:val="777777"/>
          <w:sz w:val="24"/>
          <w:szCs w:val="20"/>
        </w:rPr>
      </w:pPr>
    </w:p>
    <w:p w14:paraId="1ECECB2F" w14:textId="483D87A0"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 xml:space="preserve">Each cluster should be a small </w:t>
      </w:r>
      <w:r w:rsidRPr="00FD0591">
        <w:rPr>
          <w:rFonts w:ascii="inherit" w:hAnsi="inherit" w:cs="Arial"/>
          <w:color w:val="ED7D31" w:themeColor="accent2"/>
          <w:sz w:val="24"/>
          <w:szCs w:val="20"/>
        </w:rPr>
        <w:t>representation of the entire population</w:t>
      </w:r>
      <w:r w:rsidRPr="00BF7349">
        <w:rPr>
          <w:rFonts w:ascii="inherit" w:hAnsi="inherit" w:cs="Arial"/>
          <w:color w:val="777777"/>
          <w:sz w:val="24"/>
          <w:szCs w:val="20"/>
        </w:rPr>
        <w:t>.</w:t>
      </w:r>
    </w:p>
    <w:p w14:paraId="7B88F178" w14:textId="77777777" w:rsidR="00A9430A" w:rsidRPr="00BF7349" w:rsidRDefault="00A9430A" w:rsidP="00A9430A">
      <w:pPr>
        <w:shd w:val="clear" w:color="auto" w:fill="FFFFFF"/>
        <w:spacing w:after="0" w:line="240" w:lineRule="auto"/>
        <w:textAlignment w:val="baseline"/>
        <w:rPr>
          <w:rFonts w:ascii="inherit" w:hAnsi="inherit" w:cs="Arial"/>
          <w:color w:val="777777"/>
          <w:sz w:val="24"/>
          <w:szCs w:val="20"/>
        </w:rPr>
      </w:pPr>
    </w:p>
    <w:p w14:paraId="7E558EC8" w14:textId="258C4100" w:rsidR="00FF217C" w:rsidRPr="00BF7349" w:rsidRDefault="00FF217C" w:rsidP="00C075BE">
      <w:pPr>
        <w:numPr>
          <w:ilvl w:val="0"/>
          <w:numId w:val="14"/>
        </w:numPr>
        <w:shd w:val="clear" w:color="auto" w:fill="FFFFFF"/>
        <w:spacing w:after="0" w:line="240" w:lineRule="auto"/>
        <w:ind w:left="450"/>
        <w:textAlignment w:val="baseline"/>
        <w:rPr>
          <w:rFonts w:ascii="inherit" w:hAnsi="inherit" w:cs="Arial"/>
          <w:color w:val="777777"/>
          <w:sz w:val="24"/>
          <w:szCs w:val="20"/>
        </w:rPr>
      </w:pPr>
      <w:r w:rsidRPr="00BF7349">
        <w:rPr>
          <w:rFonts w:ascii="inherit" w:hAnsi="inherit" w:cs="Arial"/>
          <w:color w:val="777777"/>
          <w:sz w:val="24"/>
          <w:szCs w:val="20"/>
        </w:rPr>
        <w:t>Each cluster should be </w:t>
      </w:r>
      <w:hyperlink r:id="rId1608" w:tgtFrame="_blank" w:history="1">
        <w:r w:rsidRPr="00FD0591">
          <w:rPr>
            <w:rStyle w:val="Hyperlink"/>
            <w:rFonts w:ascii="inherit" w:hAnsi="inherit" w:cs="Arial"/>
            <w:color w:val="ED7D31" w:themeColor="accent2"/>
            <w:sz w:val="24"/>
            <w:szCs w:val="20"/>
            <w:bdr w:val="none" w:sz="0" w:space="0" w:color="auto" w:frame="1"/>
          </w:rPr>
          <w:t>mutually exclusive</w:t>
        </w:r>
      </w:hyperlink>
      <w:r w:rsidRPr="00BF7349">
        <w:rPr>
          <w:rFonts w:ascii="inherit" w:hAnsi="inherit" w:cs="Arial"/>
          <w:color w:val="777777"/>
          <w:sz w:val="24"/>
          <w:szCs w:val="20"/>
        </w:rPr>
        <w:t>. In other words, it should be impossible for each cluster to occur together. In the city tax example, it would be impossible for Miami city taxes and Jacksonville city taxes to occur together, so it fits the requirements for mutual exclusivity.</w:t>
      </w:r>
    </w:p>
    <w:p w14:paraId="10A65905" w14:textId="77777777" w:rsidR="00A24BAB" w:rsidRPr="00BF7349" w:rsidRDefault="00A24BAB" w:rsidP="00A24BAB">
      <w:pPr>
        <w:shd w:val="clear" w:color="auto" w:fill="FFFFFF"/>
        <w:spacing w:after="0" w:line="240" w:lineRule="auto"/>
        <w:textAlignment w:val="baseline"/>
        <w:rPr>
          <w:rFonts w:ascii="inherit" w:hAnsi="inherit" w:cs="Arial"/>
          <w:color w:val="777777"/>
          <w:sz w:val="24"/>
          <w:szCs w:val="20"/>
        </w:rPr>
      </w:pPr>
    </w:p>
    <w:p w14:paraId="33537E27" w14:textId="053BF6E8"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Types</w:t>
      </w:r>
    </w:p>
    <w:p w14:paraId="687BC8CB" w14:textId="77777777" w:rsidR="00003BC0" w:rsidRPr="00003BC0" w:rsidRDefault="00003BC0" w:rsidP="00003BC0"/>
    <w:p w14:paraId="251B5C6F" w14:textId="08706FA4" w:rsidR="00FF217C" w:rsidRPr="00BF7349" w:rsidRDefault="00FF217C" w:rsidP="00C075BE">
      <w:pPr>
        <w:numPr>
          <w:ilvl w:val="0"/>
          <w:numId w:val="15"/>
        </w:numPr>
        <w:shd w:val="clear" w:color="auto" w:fill="FFFFFF"/>
        <w:spacing w:after="0" w:line="240" w:lineRule="auto"/>
        <w:ind w:left="450"/>
        <w:textAlignment w:val="baseline"/>
        <w:rPr>
          <w:rFonts w:ascii="inherit" w:hAnsi="inherit" w:cs="Arial"/>
          <w:color w:val="777777"/>
          <w:sz w:val="24"/>
          <w:szCs w:val="20"/>
        </w:rPr>
      </w:pPr>
      <w:r w:rsidRPr="007E6C79">
        <w:rPr>
          <w:rFonts w:ascii="inherit" w:hAnsi="inherit" w:cs="Arial"/>
          <w:b/>
          <w:color w:val="777777"/>
          <w:sz w:val="24"/>
          <w:szCs w:val="20"/>
        </w:rPr>
        <w:t>Single-stage cluster sampling</w:t>
      </w:r>
      <w:r w:rsidRPr="00BF7349">
        <w:rPr>
          <w:rFonts w:ascii="inherit" w:hAnsi="inherit" w:cs="Arial"/>
          <w:color w:val="777777"/>
          <w:sz w:val="24"/>
          <w:szCs w:val="20"/>
        </w:rPr>
        <w:t>: </w:t>
      </w:r>
      <w:r w:rsidRPr="00BF7349">
        <w:rPr>
          <w:rStyle w:val="Emphasis"/>
          <w:rFonts w:ascii="inherit" w:hAnsi="inherit" w:cs="Arial"/>
          <w:color w:val="777777"/>
          <w:sz w:val="24"/>
          <w:szCs w:val="20"/>
          <w:bdr w:val="none" w:sz="0" w:space="0" w:color="auto" w:frame="1"/>
        </w:rPr>
        <w:t>all </w:t>
      </w:r>
      <w:r w:rsidRPr="00BF7349">
        <w:rPr>
          <w:rFonts w:ascii="inherit" w:hAnsi="inherit" w:cs="Arial"/>
          <w:color w:val="777777"/>
          <w:sz w:val="24"/>
          <w:szCs w:val="20"/>
        </w:rPr>
        <w:t>the elements in each selected cluster are used.</w:t>
      </w:r>
    </w:p>
    <w:p w14:paraId="5C77A298" w14:textId="77777777" w:rsidR="00BF7349" w:rsidRPr="00BF7349" w:rsidRDefault="00BF7349" w:rsidP="00BF7349">
      <w:pPr>
        <w:shd w:val="clear" w:color="auto" w:fill="FFFFFF"/>
        <w:spacing w:after="0" w:line="240" w:lineRule="auto"/>
        <w:ind w:left="450"/>
        <w:textAlignment w:val="baseline"/>
        <w:rPr>
          <w:rFonts w:ascii="inherit" w:hAnsi="inherit" w:cs="Arial"/>
          <w:color w:val="777777"/>
          <w:sz w:val="24"/>
          <w:szCs w:val="20"/>
        </w:rPr>
      </w:pPr>
    </w:p>
    <w:p w14:paraId="25B5E5FE" w14:textId="79E72467" w:rsidR="00FF217C" w:rsidRDefault="00FF217C" w:rsidP="00C075BE">
      <w:pPr>
        <w:numPr>
          <w:ilvl w:val="0"/>
          <w:numId w:val="15"/>
        </w:numPr>
        <w:shd w:val="clear" w:color="auto" w:fill="FFFFFF"/>
        <w:spacing w:after="0" w:line="240" w:lineRule="auto"/>
        <w:ind w:left="450"/>
        <w:textAlignment w:val="baseline"/>
        <w:rPr>
          <w:rFonts w:ascii="inherit" w:hAnsi="inherit" w:cs="Arial"/>
          <w:color w:val="777777"/>
          <w:sz w:val="24"/>
          <w:szCs w:val="20"/>
        </w:rPr>
      </w:pPr>
      <w:r w:rsidRPr="007E6C79">
        <w:rPr>
          <w:rFonts w:ascii="inherit" w:hAnsi="inherit" w:cs="Arial"/>
          <w:b/>
          <w:color w:val="777777"/>
          <w:sz w:val="24"/>
          <w:szCs w:val="20"/>
        </w:rPr>
        <w:lastRenderedPageBreak/>
        <w:t>Two-stage cluster sampling</w:t>
      </w:r>
      <w:r w:rsidRPr="00BF7349">
        <w:rPr>
          <w:rFonts w:ascii="inherit" w:hAnsi="inherit" w:cs="Arial"/>
          <w:color w:val="777777"/>
          <w:sz w:val="24"/>
          <w:szCs w:val="20"/>
        </w:rPr>
        <w:t xml:space="preserve">: </w:t>
      </w:r>
      <w:r w:rsidRPr="007E6C79">
        <w:rPr>
          <w:rFonts w:ascii="inherit" w:hAnsi="inherit" w:cs="Arial"/>
          <w:color w:val="ED7D31" w:themeColor="accent2"/>
          <w:sz w:val="24"/>
          <w:szCs w:val="20"/>
        </w:rPr>
        <w:t>where a random sampling technique is applied to the selected clusters</w:t>
      </w:r>
      <w:r w:rsidRPr="00BF7349">
        <w:rPr>
          <w:rFonts w:ascii="inherit" w:hAnsi="inherit" w:cs="Arial"/>
          <w:color w:val="777777"/>
          <w:sz w:val="24"/>
          <w:szCs w:val="20"/>
        </w:rPr>
        <w:t>. For example, once you’ve decided on your clusters, you could use </w:t>
      </w:r>
      <w:hyperlink r:id="rId1609" w:history="1">
        <w:r w:rsidRPr="00BF7349">
          <w:rPr>
            <w:rStyle w:val="Hyperlink"/>
            <w:rFonts w:ascii="inherit" w:hAnsi="inherit" w:cs="Arial"/>
            <w:color w:val="777777"/>
            <w:sz w:val="24"/>
            <w:szCs w:val="20"/>
            <w:bdr w:val="none" w:sz="0" w:space="0" w:color="auto" w:frame="1"/>
          </w:rPr>
          <w:t>simple random sampling</w:t>
        </w:r>
      </w:hyperlink>
      <w:r w:rsidRPr="00BF7349">
        <w:rPr>
          <w:rFonts w:ascii="inherit" w:hAnsi="inherit" w:cs="Arial"/>
          <w:color w:val="777777"/>
          <w:sz w:val="24"/>
          <w:szCs w:val="20"/>
        </w:rPr>
        <w:t> to select your sample.</w:t>
      </w:r>
    </w:p>
    <w:p w14:paraId="336C6A25" w14:textId="77777777" w:rsidR="00590AE1" w:rsidRPr="00BF7349" w:rsidRDefault="00590AE1" w:rsidP="00590AE1">
      <w:pPr>
        <w:shd w:val="clear" w:color="auto" w:fill="FFFFFF"/>
        <w:spacing w:after="0" w:line="240" w:lineRule="auto"/>
        <w:textAlignment w:val="baseline"/>
        <w:rPr>
          <w:rFonts w:ascii="inherit" w:hAnsi="inherit" w:cs="Arial"/>
          <w:color w:val="777777"/>
          <w:sz w:val="24"/>
          <w:szCs w:val="20"/>
        </w:rPr>
      </w:pPr>
    </w:p>
    <w:p w14:paraId="4E4508AE" w14:textId="48B8907E" w:rsidR="00FF217C" w:rsidRPr="002E56B4" w:rsidRDefault="00FF217C"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56B4">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 Between Cluster Sampling and Stratified Sampling</w:t>
      </w:r>
    </w:p>
    <w:p w14:paraId="6B8C0577" w14:textId="77777777" w:rsidR="008A5536" w:rsidRPr="002E56B4" w:rsidRDefault="008A5536" w:rsidP="002E56B4">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96AD905" w14:textId="77777777" w:rsidR="00FF217C" w:rsidRPr="00DC3AEB" w:rsidRDefault="00FF217C" w:rsidP="00FF217C">
      <w:pPr>
        <w:pStyle w:val="NormalWeb"/>
        <w:shd w:val="clear" w:color="auto" w:fill="FFFFFF"/>
        <w:spacing w:before="0" w:beforeAutospacing="0" w:after="0" w:afterAutospacing="0"/>
        <w:textAlignment w:val="baseline"/>
        <w:rPr>
          <w:rFonts w:ascii="inherit" w:hAnsi="inherit" w:cs="Arial"/>
          <w:color w:val="777777"/>
          <w:szCs w:val="20"/>
        </w:rPr>
      </w:pPr>
      <w:r w:rsidRPr="00DC3AEB">
        <w:rPr>
          <w:rFonts w:ascii="inherit" w:hAnsi="inherit" w:cs="Arial"/>
          <w:color w:val="777777"/>
          <w:szCs w:val="20"/>
        </w:rPr>
        <w:t>For a </w:t>
      </w:r>
      <w:hyperlink r:id="rId1610" w:tgtFrame="_blank" w:history="1">
        <w:r w:rsidRPr="00DC3AEB">
          <w:rPr>
            <w:rStyle w:val="Hyperlink"/>
            <w:rFonts w:ascii="inherit" w:eastAsiaTheme="majorEastAsia" w:hAnsi="inherit" w:cs="Arial"/>
            <w:color w:val="05A9C5"/>
            <w:szCs w:val="20"/>
            <w:bdr w:val="none" w:sz="0" w:space="0" w:color="auto" w:frame="1"/>
          </w:rPr>
          <w:t>stratified random sample</w:t>
        </w:r>
      </w:hyperlink>
      <w:r w:rsidRPr="00DC3AEB">
        <w:rPr>
          <w:rFonts w:ascii="inherit" w:hAnsi="inherit" w:cs="Arial"/>
          <w:color w:val="777777"/>
          <w:szCs w:val="20"/>
        </w:rPr>
        <w:t>, a population is divided into stratum, or sub-populations, before sampling. At first glance, the two techniques seem very similar. However, in cluster sampling the actual </w:t>
      </w:r>
      <w:r w:rsidRPr="00DC3AEB">
        <w:rPr>
          <w:rStyle w:val="Strong"/>
          <w:rFonts w:ascii="inherit" w:hAnsi="inherit" w:cs="Arial"/>
          <w:color w:val="777777"/>
          <w:szCs w:val="20"/>
          <w:bdr w:val="none" w:sz="0" w:space="0" w:color="auto" w:frame="1"/>
        </w:rPr>
        <w:t>cluster is the </w:t>
      </w:r>
      <w:hyperlink r:id="rId1611" w:history="1">
        <w:r w:rsidRPr="00DC3AEB">
          <w:rPr>
            <w:rStyle w:val="Hyperlink"/>
            <w:rFonts w:ascii="inherit" w:eastAsiaTheme="majorEastAsia" w:hAnsi="inherit" w:cs="Arial"/>
            <w:b/>
            <w:bCs/>
            <w:color w:val="05A9C5"/>
            <w:szCs w:val="20"/>
            <w:bdr w:val="none" w:sz="0" w:space="0" w:color="auto" w:frame="1"/>
          </w:rPr>
          <w:t>sampling unit</w:t>
        </w:r>
      </w:hyperlink>
      <w:r w:rsidRPr="00DC3AEB">
        <w:rPr>
          <w:rFonts w:ascii="inherit" w:hAnsi="inherit" w:cs="Arial"/>
          <w:color w:val="777777"/>
          <w:szCs w:val="20"/>
        </w:rPr>
        <w:t xml:space="preserve">; </w:t>
      </w:r>
      <w:r w:rsidRPr="00FC052D">
        <w:rPr>
          <w:rFonts w:ascii="inherit" w:hAnsi="inherit" w:cs="Arial"/>
          <w:color w:val="ED7D31" w:themeColor="accent2"/>
          <w:szCs w:val="20"/>
        </w:rPr>
        <w:t>in stratified sampling, analysis is done on </w:t>
      </w:r>
      <w:r w:rsidRPr="00FC052D">
        <w:rPr>
          <w:rStyle w:val="Strong"/>
          <w:rFonts w:ascii="inherit" w:hAnsi="inherit" w:cs="Arial"/>
          <w:color w:val="ED7D31" w:themeColor="accent2"/>
          <w:szCs w:val="20"/>
          <w:bdr w:val="none" w:sz="0" w:space="0" w:color="auto" w:frame="1"/>
        </w:rPr>
        <w:t>elements within each strata</w:t>
      </w:r>
      <w:r w:rsidRPr="00FC052D">
        <w:rPr>
          <w:rFonts w:ascii="inherit" w:hAnsi="inherit" w:cs="Arial"/>
          <w:color w:val="ED7D31" w:themeColor="accent2"/>
          <w:szCs w:val="20"/>
        </w:rPr>
        <w:t>. In cluster sampling, a researcher will only study selected clusters;</w:t>
      </w:r>
      <w:r w:rsidRPr="00DC3AEB">
        <w:rPr>
          <w:rFonts w:ascii="inherit" w:hAnsi="inherit" w:cs="Arial"/>
          <w:color w:val="777777"/>
          <w:szCs w:val="20"/>
        </w:rPr>
        <w:t xml:space="preserve"> with stratified sampling, a random sample is drawn from each </w:t>
      </w:r>
      <w:proofErr w:type="gramStart"/>
      <w:r w:rsidRPr="00DC3AEB">
        <w:rPr>
          <w:rFonts w:ascii="inherit" w:hAnsi="inherit" w:cs="Arial"/>
          <w:color w:val="777777"/>
          <w:szCs w:val="20"/>
        </w:rPr>
        <w:t>strata</w:t>
      </w:r>
      <w:proofErr w:type="gramEnd"/>
      <w:r w:rsidRPr="00DC3AEB">
        <w:rPr>
          <w:rFonts w:ascii="inherit" w:hAnsi="inherit" w:cs="Arial"/>
          <w:color w:val="777777"/>
          <w:szCs w:val="20"/>
        </w:rPr>
        <w:t>.</w:t>
      </w:r>
    </w:p>
    <w:p w14:paraId="335B8901" w14:textId="78F70D8F" w:rsidR="008F3A5A" w:rsidRDefault="008F3A5A"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F62AB3A" w14:textId="77777777" w:rsidR="00DA6A2C" w:rsidRDefault="00DA6A2C" w:rsidP="00DA6A2C">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19805FC" w14:textId="29BC7F0C" w:rsidR="00A51B0D" w:rsidRPr="00DA6A2C" w:rsidRDefault="00A51B0D" w:rsidP="00DA6A2C">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A6A2C">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Systematic Sampling</w:t>
      </w:r>
    </w:p>
    <w:p w14:paraId="38D02368" w14:textId="629E4AF2" w:rsidR="00A51B0D" w:rsidRDefault="00A51B0D"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55CE4B0" w14:textId="1EDF9F4E" w:rsidR="00A51B0D" w:rsidRPr="00B741BE" w:rsidRDefault="00A51B0D" w:rsidP="00A51B0D">
      <w:pPr>
        <w:rPr>
          <w:rFonts w:ascii="Arial" w:hAnsi="Arial" w:cs="Arial"/>
          <w:color w:val="777777"/>
          <w:szCs w:val="20"/>
          <w:shd w:val="clear" w:color="auto" w:fill="FFFFFF"/>
        </w:rPr>
      </w:pPr>
      <w:r w:rsidRPr="00B741BE">
        <w:rPr>
          <w:rFonts w:ascii="Arial" w:hAnsi="Arial" w:cs="Arial"/>
          <w:color w:val="ED7D31" w:themeColor="accent2"/>
          <w:szCs w:val="20"/>
          <w:shd w:val="clear" w:color="auto" w:fill="FFFFFF"/>
        </w:rPr>
        <w:t>When you’re sampling from a </w:t>
      </w:r>
      <w:hyperlink r:id="rId1612" w:history="1">
        <w:r w:rsidRPr="00B741BE">
          <w:rPr>
            <w:rStyle w:val="Hyperlink"/>
            <w:rFonts w:ascii="Arial" w:hAnsi="Arial" w:cs="Arial"/>
            <w:color w:val="ED7D31" w:themeColor="accent2"/>
            <w:szCs w:val="20"/>
            <w:bdr w:val="none" w:sz="0" w:space="0" w:color="auto" w:frame="1"/>
            <w:shd w:val="clear" w:color="auto" w:fill="FFFFFF"/>
          </w:rPr>
          <w:t>population</w:t>
        </w:r>
      </w:hyperlink>
      <w:r w:rsidRPr="00B741BE">
        <w:rPr>
          <w:rFonts w:ascii="Arial" w:hAnsi="Arial" w:cs="Arial"/>
          <w:color w:val="ED7D31" w:themeColor="accent2"/>
          <w:szCs w:val="20"/>
          <w:shd w:val="clear" w:color="auto" w:fill="FFFFFF"/>
        </w:rPr>
        <w:t>, you want to make sure you’re getting a fair representation of that population. Otherwise, your statistics will be </w:t>
      </w:r>
      <w:hyperlink r:id="rId1613" w:history="1">
        <w:r w:rsidRPr="00B741BE">
          <w:rPr>
            <w:rStyle w:val="Hyperlink"/>
            <w:rFonts w:ascii="Arial" w:hAnsi="Arial" w:cs="Arial"/>
            <w:color w:val="ED7D31" w:themeColor="accent2"/>
            <w:szCs w:val="20"/>
            <w:bdr w:val="none" w:sz="0" w:space="0" w:color="auto" w:frame="1"/>
            <w:shd w:val="clear" w:color="auto" w:fill="FFFFFF"/>
          </w:rPr>
          <w:t>biased </w:t>
        </w:r>
      </w:hyperlink>
      <w:r w:rsidRPr="00B741BE">
        <w:rPr>
          <w:rFonts w:ascii="Arial" w:hAnsi="Arial" w:cs="Arial"/>
          <w:color w:val="ED7D31" w:themeColor="accent2"/>
          <w:szCs w:val="20"/>
          <w:shd w:val="clear" w:color="auto" w:fill="FFFFFF"/>
        </w:rPr>
        <w:t>or </w:t>
      </w:r>
      <w:hyperlink r:id="rId1614" w:history="1">
        <w:r w:rsidRPr="00B741BE">
          <w:rPr>
            <w:rStyle w:val="Hyperlink"/>
            <w:rFonts w:ascii="Arial" w:hAnsi="Arial" w:cs="Arial"/>
            <w:color w:val="ED7D31" w:themeColor="accent2"/>
            <w:szCs w:val="20"/>
            <w:bdr w:val="none" w:sz="0" w:space="0" w:color="auto" w:frame="1"/>
            <w:shd w:val="clear" w:color="auto" w:fill="FFFFFF"/>
          </w:rPr>
          <w:t>skewed</w:t>
        </w:r>
      </w:hyperlink>
      <w:r w:rsidRPr="00B741BE">
        <w:rPr>
          <w:rFonts w:ascii="Arial" w:hAnsi="Arial" w:cs="Arial"/>
          <w:color w:val="ED7D31" w:themeColor="accent2"/>
          <w:szCs w:val="20"/>
          <w:shd w:val="clear" w:color="auto" w:fill="FFFFFF"/>
        </w:rPr>
        <w:t> and perhaps meaningless.</w:t>
      </w:r>
      <w:r w:rsidRPr="00B741BE">
        <w:rPr>
          <w:rFonts w:ascii="Arial" w:hAnsi="Arial" w:cs="Arial"/>
          <w:color w:val="777777"/>
          <w:szCs w:val="20"/>
          <w:shd w:val="clear" w:color="auto" w:fill="FFFFFF"/>
        </w:rPr>
        <w:t xml:space="preserve"> One way to get a fair and </w:t>
      </w:r>
      <w:hyperlink r:id="rId1615" w:history="1">
        <w:r w:rsidRPr="00B741BE">
          <w:rPr>
            <w:rStyle w:val="Hyperlink"/>
            <w:rFonts w:ascii="Arial" w:hAnsi="Arial" w:cs="Arial"/>
            <w:color w:val="05A9C5"/>
            <w:szCs w:val="20"/>
            <w:bdr w:val="none" w:sz="0" w:space="0" w:color="auto" w:frame="1"/>
            <w:shd w:val="clear" w:color="auto" w:fill="FFFFFF"/>
          </w:rPr>
          <w:t>random sample</w:t>
        </w:r>
      </w:hyperlink>
      <w:r w:rsidRPr="00B741BE">
        <w:rPr>
          <w:rFonts w:ascii="Arial" w:hAnsi="Arial" w:cs="Arial"/>
          <w:color w:val="777777"/>
          <w:szCs w:val="20"/>
          <w:shd w:val="clear" w:color="auto" w:fill="FFFFFF"/>
        </w:rPr>
        <w:t> is to assign a number to every population member and then choose the </w:t>
      </w:r>
      <w:r w:rsidRPr="00B741BE">
        <w:rPr>
          <w:rStyle w:val="Emphasis"/>
          <w:rFonts w:ascii="Arial" w:hAnsi="Arial" w:cs="Arial"/>
          <w:color w:val="777777"/>
          <w:szCs w:val="20"/>
          <w:bdr w:val="none" w:sz="0" w:space="0" w:color="auto" w:frame="1"/>
          <w:shd w:val="clear" w:color="auto" w:fill="FFFFFF"/>
        </w:rPr>
        <w:t>nth</w:t>
      </w:r>
      <w:r w:rsidRPr="00B741BE">
        <w:rPr>
          <w:rFonts w:ascii="Arial" w:hAnsi="Arial" w:cs="Arial"/>
          <w:color w:val="777777"/>
          <w:szCs w:val="20"/>
          <w:shd w:val="clear" w:color="auto" w:fill="FFFFFF"/>
        </w:rPr>
        <w:t> member from that population. For example, you could choose every 10th member, or every 100th member.</w:t>
      </w:r>
      <w:r w:rsidRPr="00B741BE">
        <w:rPr>
          <w:rStyle w:val="Strong"/>
          <w:rFonts w:ascii="Arial" w:hAnsi="Arial" w:cs="Arial"/>
          <w:color w:val="777777"/>
          <w:szCs w:val="20"/>
          <w:bdr w:val="none" w:sz="0" w:space="0" w:color="auto" w:frame="1"/>
          <w:shd w:val="clear" w:color="auto" w:fill="FFFFFF"/>
        </w:rPr>
        <w:t> This method of choosing the nth member is called systematic sampling</w:t>
      </w:r>
      <w:r w:rsidRPr="00B741BE">
        <w:rPr>
          <w:rFonts w:ascii="Arial" w:hAnsi="Arial" w:cs="Arial"/>
          <w:color w:val="777777"/>
          <w:szCs w:val="20"/>
          <w:shd w:val="clear" w:color="auto" w:fill="FFFFFF"/>
        </w:rPr>
        <w:t>.</w:t>
      </w:r>
    </w:p>
    <w:p w14:paraId="03EF4384" w14:textId="69BB4FCC" w:rsidR="0056007E" w:rsidRDefault="0056007E" w:rsidP="00A51B0D">
      <w:pPr>
        <w:rPr>
          <w:rFonts w:ascii="Arial" w:hAnsi="Arial" w:cs="Arial"/>
          <w:color w:val="777777"/>
          <w:sz w:val="20"/>
          <w:szCs w:val="20"/>
          <w:shd w:val="clear" w:color="auto" w:fill="FFFFFF"/>
        </w:rPr>
      </w:pPr>
      <w:r>
        <w:rPr>
          <w:rFonts w:ascii="Arial" w:hAnsi="Arial" w:cs="Arial"/>
          <w:color w:val="777777"/>
          <w:sz w:val="20"/>
          <w:szCs w:val="20"/>
          <w:shd w:val="clear" w:color="auto" w:fill="FFFFFF"/>
        </w:rPr>
        <w:tab/>
      </w:r>
      <w:r>
        <w:rPr>
          <w:rFonts w:ascii="Arial" w:hAnsi="Arial" w:cs="Arial"/>
          <w:color w:val="777777"/>
          <w:sz w:val="20"/>
          <w:szCs w:val="20"/>
          <w:shd w:val="clear" w:color="auto" w:fill="FFFFFF"/>
        </w:rPr>
        <w:tab/>
      </w:r>
      <w:r>
        <w:rPr>
          <w:rFonts w:ascii="Arial" w:hAnsi="Arial" w:cs="Arial"/>
          <w:color w:val="777777"/>
          <w:sz w:val="20"/>
          <w:szCs w:val="20"/>
          <w:shd w:val="clear" w:color="auto" w:fill="FFFFFF"/>
        </w:rPr>
        <w:tab/>
      </w:r>
      <w:r>
        <w:rPr>
          <w:noProof/>
        </w:rPr>
        <w:drawing>
          <wp:inline distT="0" distB="0" distL="0" distR="0" wp14:anchorId="3F9C8D61" wp14:editId="34FF843C">
            <wp:extent cx="1432560" cy="1432560"/>
            <wp:effectExtent l="0" t="0" r="0" b="0"/>
            <wp:docPr id="21" name="Picture 21" descr="systematic 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stematic sampling"/>
                    <pic:cNvPicPr>
                      <a:picLocks noChangeAspect="1" noChangeArrowheads="1"/>
                    </pic:cNvPicPr>
                  </pic:nvPicPr>
                  <pic:blipFill>
                    <a:blip r:embed="rId161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51F12983" w14:textId="0579AB60" w:rsidR="0056007E" w:rsidRDefault="0056007E" w:rsidP="0056007E">
      <w:pPr>
        <w:ind w:left="720"/>
      </w:pPr>
      <w:r>
        <w:rPr>
          <w:rFonts w:ascii="Arial" w:hAnsi="Arial" w:cs="Arial"/>
          <w:i/>
          <w:iCs/>
          <w:color w:val="777777"/>
          <w:sz w:val="20"/>
          <w:szCs w:val="20"/>
          <w:shd w:val="clear" w:color="auto" w:fill="FFFFFF"/>
        </w:rPr>
        <w:t>A systematic sample where every 6th person is chosen (highlighted in yellow).</w:t>
      </w:r>
    </w:p>
    <w:p w14:paraId="57BDF43A" w14:textId="08872D8A" w:rsidR="00A51B0D" w:rsidRPr="006C26BC" w:rsidRDefault="00A51B0D" w:rsidP="00A51B0D">
      <w:pPr>
        <w:pStyle w:val="NormalWeb"/>
        <w:shd w:val="clear" w:color="auto" w:fill="FFFFFF"/>
        <w:spacing w:before="0" w:beforeAutospacing="0" w:after="0" w:afterAutospacing="0"/>
        <w:textAlignment w:val="baseline"/>
        <w:rPr>
          <w:rFonts w:ascii="Arial" w:hAnsi="Arial" w:cs="Arial"/>
          <w:color w:val="ED7D31" w:themeColor="accent2"/>
          <w:sz w:val="18"/>
          <w:szCs w:val="20"/>
        </w:rPr>
      </w:pPr>
      <w:r w:rsidRPr="003229A6">
        <w:rPr>
          <w:rFonts w:ascii="Arial" w:hAnsi="Arial" w:cs="Arial"/>
          <w:color w:val="ED7D31" w:themeColor="accent2"/>
          <w:sz w:val="22"/>
          <w:szCs w:val="20"/>
        </w:rPr>
        <w:t xml:space="preserve">Systematic sampling is quick and convenient </w:t>
      </w:r>
      <w:r w:rsidRPr="005579C3">
        <w:rPr>
          <w:rFonts w:ascii="Arial" w:hAnsi="Arial" w:cs="Arial"/>
          <w:color w:val="777777"/>
          <w:sz w:val="22"/>
          <w:szCs w:val="20"/>
        </w:rPr>
        <w:t>when you have a complete list of the members of your population (for example, </w:t>
      </w:r>
      <w:hyperlink r:id="rId1617" w:tgtFrame="_blank" w:history="1">
        <w:r w:rsidRPr="005579C3">
          <w:rPr>
            <w:rStyle w:val="Hyperlink"/>
            <w:rFonts w:ascii="inherit" w:hAnsi="inherit" w:cs="Arial"/>
            <w:color w:val="05A9C5"/>
            <w:sz w:val="22"/>
            <w:szCs w:val="20"/>
            <w:bdr w:val="none" w:sz="0" w:space="0" w:color="auto" w:frame="1"/>
          </w:rPr>
          <w:t>this one of the members of Congress</w:t>
        </w:r>
      </w:hyperlink>
      <w:r w:rsidRPr="005579C3">
        <w:rPr>
          <w:rFonts w:ascii="Arial" w:hAnsi="Arial" w:cs="Arial"/>
          <w:color w:val="777777"/>
          <w:sz w:val="22"/>
          <w:szCs w:val="20"/>
        </w:rPr>
        <w:t>). However, if there’s some kind of pattern to the original list, then </w:t>
      </w:r>
      <w:hyperlink r:id="rId1618" w:history="1">
        <w:r w:rsidRPr="005579C3">
          <w:rPr>
            <w:rStyle w:val="Hyperlink"/>
            <w:rFonts w:ascii="inherit" w:hAnsi="inherit" w:cs="Arial"/>
            <w:color w:val="05A9C5"/>
            <w:sz w:val="22"/>
            <w:szCs w:val="20"/>
            <w:bdr w:val="none" w:sz="0" w:space="0" w:color="auto" w:frame="1"/>
          </w:rPr>
          <w:t>bias </w:t>
        </w:r>
      </w:hyperlink>
      <w:r w:rsidRPr="005579C3">
        <w:rPr>
          <w:rFonts w:ascii="Arial" w:hAnsi="Arial" w:cs="Arial"/>
          <w:color w:val="777777"/>
          <w:sz w:val="22"/>
          <w:szCs w:val="20"/>
        </w:rPr>
        <w:t xml:space="preserve">may creep in to your statistics. For example, if a list of people is ordered as MFMFMFMF, then choosing every 10th number will give you a sample consisting entirely of females. </w:t>
      </w:r>
      <w:r w:rsidRPr="005579C3">
        <w:rPr>
          <w:rFonts w:ascii="Arial" w:hAnsi="Arial" w:cs="Arial"/>
          <w:color w:val="ED7D31" w:themeColor="accent2"/>
          <w:sz w:val="22"/>
          <w:szCs w:val="20"/>
        </w:rPr>
        <w:t>How to perform systematic sampling without this type of </w:t>
      </w:r>
      <w:hyperlink r:id="rId1619" w:history="1">
        <w:r w:rsidRPr="00C96626">
          <w:rPr>
            <w:rStyle w:val="Hyperlink"/>
            <w:rFonts w:ascii="inherit" w:hAnsi="inherit" w:cs="Arial"/>
            <w:color w:val="00B0F0"/>
            <w:sz w:val="22"/>
            <w:szCs w:val="20"/>
            <w:bdr w:val="none" w:sz="0" w:space="0" w:color="auto" w:frame="1"/>
          </w:rPr>
          <w:t>sampling bias</w:t>
        </w:r>
      </w:hyperlink>
      <w:r w:rsidRPr="005579C3">
        <w:rPr>
          <w:rFonts w:ascii="Arial" w:hAnsi="Arial" w:cs="Arial"/>
          <w:color w:val="ED7D31" w:themeColor="accent2"/>
          <w:sz w:val="22"/>
          <w:szCs w:val="20"/>
        </w:rPr>
        <w:t>? You could randomly shuffle the list before choosing the nth item or you could use </w:t>
      </w:r>
      <w:hyperlink r:id="rId1620" w:anchor="repeated" w:history="1">
        <w:r w:rsidRPr="00C96626">
          <w:rPr>
            <w:rStyle w:val="Hyperlink"/>
            <w:rFonts w:ascii="inherit" w:hAnsi="inherit" w:cs="Arial"/>
            <w:color w:val="00B0F0"/>
            <w:sz w:val="22"/>
            <w:szCs w:val="20"/>
            <w:bdr w:val="none" w:sz="0" w:space="0" w:color="auto" w:frame="1"/>
          </w:rPr>
          <w:t>repeated systematic sampling</w:t>
        </w:r>
      </w:hyperlink>
      <w:r w:rsidRPr="005579C3">
        <w:rPr>
          <w:rFonts w:ascii="Arial" w:hAnsi="Arial" w:cs="Arial"/>
          <w:color w:val="ED7D31" w:themeColor="accent2"/>
          <w:sz w:val="22"/>
          <w:szCs w:val="20"/>
        </w:rPr>
        <w:t>, where you take several small samples from the same population. It’s used if you aren’t sure you have a completely random list and you want to avoid sample bias.</w:t>
      </w:r>
    </w:p>
    <w:p w14:paraId="44EAAE65" w14:textId="77777777" w:rsidR="006C3AEB" w:rsidRPr="006C26BC" w:rsidRDefault="006C3AEB" w:rsidP="00A51B0D">
      <w:pPr>
        <w:pStyle w:val="NormalWeb"/>
        <w:shd w:val="clear" w:color="auto" w:fill="FFFFFF"/>
        <w:spacing w:before="0" w:beforeAutospacing="0" w:after="0" w:afterAutospacing="0"/>
        <w:textAlignment w:val="baseline"/>
        <w:rPr>
          <w:rFonts w:ascii="Arial" w:hAnsi="Arial" w:cs="Arial"/>
          <w:color w:val="ED7D31" w:themeColor="accent2"/>
          <w:sz w:val="18"/>
          <w:szCs w:val="20"/>
        </w:rPr>
      </w:pPr>
    </w:p>
    <w:p w14:paraId="2D4F2911" w14:textId="1589AFC0" w:rsidR="00A51B0D" w:rsidRPr="006C26BC" w:rsidRDefault="00A51B0D" w:rsidP="006C3AE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Systematic Sampling: Steps</w:t>
      </w:r>
    </w:p>
    <w:p w14:paraId="5E280AA7" w14:textId="77777777" w:rsidR="006C3AEB" w:rsidRPr="006C3AEB" w:rsidRDefault="006C3AEB" w:rsidP="006C3AEB">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0E73C67" w14:textId="3D7C6A7C"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Assign a number to every element in your population</w:t>
      </w:r>
      <w:r>
        <w:rPr>
          <w:rFonts w:ascii="Arial" w:hAnsi="Arial" w:cs="Arial"/>
          <w:color w:val="777777"/>
          <w:sz w:val="20"/>
          <w:szCs w:val="20"/>
        </w:rPr>
        <w:t>. For this simple example, let’s say you have a population of 100 people, so you’ll assign the numbers 1 to 100 to the group.</w:t>
      </w:r>
    </w:p>
    <w:p w14:paraId="690DEB0A"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2052358" w14:textId="55FED039"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Decide how large your sample size should be. See: </w:t>
      </w:r>
      <w:hyperlink r:id="rId1621" w:history="1">
        <w:r>
          <w:rPr>
            <w:rStyle w:val="Hyperlink"/>
            <w:rFonts w:ascii="inherit" w:hAnsi="inherit" w:cs="Arial"/>
            <w:color w:val="05A9C5"/>
            <w:sz w:val="20"/>
            <w:szCs w:val="20"/>
            <w:bdr w:val="none" w:sz="0" w:space="0" w:color="auto" w:frame="1"/>
          </w:rPr>
          <w:t>Sample size</w:t>
        </w:r>
      </w:hyperlink>
      <w:r>
        <w:rPr>
          <w:rFonts w:ascii="Arial" w:hAnsi="Arial" w:cs="Arial"/>
          <w:color w:val="777777"/>
          <w:sz w:val="20"/>
          <w:szCs w:val="20"/>
        </w:rPr>
        <w:t> (how to find one). For this example, let’s say you need a sample of 10 people.</w:t>
      </w:r>
    </w:p>
    <w:p w14:paraId="2B8702A2"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17FAE3D"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Divide the population by your sample size</w:t>
      </w:r>
      <w:r>
        <w:rPr>
          <w:rFonts w:ascii="Arial" w:hAnsi="Arial" w:cs="Arial"/>
          <w:color w:val="777777"/>
          <w:sz w:val="20"/>
          <w:szCs w:val="20"/>
        </w:rPr>
        <w:t>. For this example, your population is 100 and your sample size is 10, so:</w:t>
      </w:r>
      <w:r>
        <w:rPr>
          <w:rFonts w:ascii="Arial" w:hAnsi="Arial" w:cs="Arial"/>
          <w:color w:val="777777"/>
          <w:sz w:val="20"/>
          <w:szCs w:val="20"/>
        </w:rPr>
        <w:br/>
        <w:t>100 / 10 = 10</w:t>
      </w:r>
      <w:r>
        <w:rPr>
          <w:rFonts w:ascii="Arial" w:hAnsi="Arial" w:cs="Arial"/>
          <w:color w:val="777777"/>
          <w:sz w:val="20"/>
          <w:szCs w:val="20"/>
        </w:rPr>
        <w:br/>
        <w:t>This is your “nth” sampling digit (i.e. you’ll choose every 10th item)</w:t>
      </w:r>
    </w:p>
    <w:p w14:paraId="4B87523C" w14:textId="77777777" w:rsidR="006C26BC" w:rsidRDefault="00A51B0D" w:rsidP="00A51B0D">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w:t>
      </w:r>
      <w:r>
        <w:rPr>
          <w:rFonts w:ascii="inherit" w:hAnsi="inherit" w:cs="Arial"/>
          <w:color w:val="0000FF"/>
          <w:sz w:val="20"/>
          <w:szCs w:val="20"/>
          <w:bdr w:val="none" w:sz="0" w:space="0" w:color="auto" w:frame="1"/>
        </w:rPr>
        <w:t>60</w:t>
      </w:r>
      <w:r>
        <w:rPr>
          <w:rFonts w:ascii="Arial" w:hAnsi="Arial" w:cs="Arial"/>
          <w:color w:val="777777"/>
          <w:sz w:val="20"/>
          <w:szCs w:val="20"/>
        </w:rPr>
        <w:br/>
        <w:t>61 62 63 64 65 66 67 68 69 </w:t>
      </w:r>
      <w:r>
        <w:rPr>
          <w:rFonts w:ascii="inherit" w:hAnsi="inherit" w:cs="Arial"/>
          <w:color w:val="0000FF"/>
          <w:sz w:val="20"/>
          <w:szCs w:val="20"/>
          <w:bdr w:val="none" w:sz="0" w:space="0" w:color="auto" w:frame="1"/>
        </w:rPr>
        <w:t>70</w:t>
      </w:r>
      <w:r>
        <w:rPr>
          <w:rFonts w:ascii="Arial" w:hAnsi="Arial" w:cs="Arial"/>
          <w:color w:val="777777"/>
          <w:sz w:val="20"/>
          <w:szCs w:val="20"/>
        </w:rPr>
        <w:br/>
        <w:t>71 72 73 74 75 76 77 78 79 </w:t>
      </w:r>
      <w:r>
        <w:rPr>
          <w:rFonts w:ascii="inherit" w:hAnsi="inherit" w:cs="Arial"/>
          <w:color w:val="0000FF"/>
          <w:sz w:val="20"/>
          <w:szCs w:val="20"/>
          <w:bdr w:val="none" w:sz="0" w:space="0" w:color="auto" w:frame="1"/>
        </w:rPr>
        <w:t>80</w:t>
      </w:r>
      <w:r>
        <w:rPr>
          <w:rFonts w:ascii="Arial" w:hAnsi="Arial" w:cs="Arial"/>
          <w:color w:val="777777"/>
          <w:sz w:val="20"/>
          <w:szCs w:val="20"/>
        </w:rPr>
        <w:br/>
        <w:t>81 82 83 84 85 86 87 88 89 </w:t>
      </w:r>
      <w:r>
        <w:rPr>
          <w:rFonts w:ascii="inherit" w:hAnsi="inherit" w:cs="Arial"/>
          <w:color w:val="0000FF"/>
          <w:sz w:val="20"/>
          <w:szCs w:val="20"/>
          <w:bdr w:val="none" w:sz="0" w:space="0" w:color="auto" w:frame="1"/>
        </w:rPr>
        <w:t>90</w:t>
      </w:r>
      <w:r>
        <w:rPr>
          <w:rFonts w:ascii="Arial" w:hAnsi="Arial" w:cs="Arial"/>
          <w:color w:val="777777"/>
          <w:sz w:val="20"/>
          <w:szCs w:val="20"/>
        </w:rPr>
        <w:br/>
        <w:t>91 92 93 94 95 96 97 98 99 </w:t>
      </w:r>
      <w:r>
        <w:rPr>
          <w:rFonts w:ascii="inherit" w:hAnsi="inherit" w:cs="Arial"/>
          <w:color w:val="0000FF"/>
          <w:sz w:val="20"/>
          <w:szCs w:val="20"/>
          <w:bdr w:val="none" w:sz="0" w:space="0" w:color="auto" w:frame="1"/>
        </w:rPr>
        <w:t>100</w:t>
      </w:r>
    </w:p>
    <w:p w14:paraId="2A29BE56" w14:textId="216AB6EB" w:rsidR="00A51B0D" w:rsidRDefault="00A51B0D" w:rsidP="00A51B0D">
      <w:pPr>
        <w:pStyle w:val="NormalWeb"/>
        <w:shd w:val="clear" w:color="auto" w:fill="FFFFFF"/>
        <w:spacing w:before="0" w:beforeAutospacing="0" w:after="0" w:afterAutospacing="0"/>
        <w:textAlignment w:val="baseline"/>
        <w:rPr>
          <w:rStyle w:val="Emphasis"/>
          <w:rFonts w:ascii="inherit" w:eastAsiaTheme="majorEastAsia" w:hAnsi="inherit" w:cs="Arial" w:hint="eastAsia"/>
          <w:color w:val="777777"/>
          <w:sz w:val="20"/>
          <w:szCs w:val="20"/>
          <w:bdr w:val="none" w:sz="0" w:space="0" w:color="auto" w:frame="1"/>
        </w:rPr>
      </w:pPr>
      <w:r>
        <w:rPr>
          <w:rFonts w:ascii="Arial" w:hAnsi="Arial" w:cs="Arial"/>
          <w:color w:val="777777"/>
          <w:sz w:val="20"/>
          <w:szCs w:val="20"/>
        </w:rPr>
        <w:br/>
      </w:r>
      <w:r>
        <w:rPr>
          <w:rStyle w:val="Emphasis"/>
          <w:rFonts w:ascii="inherit" w:eastAsiaTheme="majorEastAsia" w:hAnsi="inherit" w:cs="Arial"/>
          <w:color w:val="777777"/>
          <w:sz w:val="20"/>
          <w:szCs w:val="20"/>
          <w:bdr w:val="none" w:sz="0" w:space="0" w:color="auto" w:frame="1"/>
        </w:rPr>
        <w:t>That’s how to perform systematic sampling!</w:t>
      </w:r>
    </w:p>
    <w:p w14:paraId="15F81729"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1E77BB24" w14:textId="699D45CD"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Repeated Systematic Sampling</w:t>
      </w:r>
    </w:p>
    <w:p w14:paraId="518BB55E" w14:textId="77777777" w:rsidR="006C26BC" w:rsidRPr="006C26BC" w:rsidRDefault="006C26BC" w:rsidP="006C26BC"/>
    <w:p w14:paraId="72531C02" w14:textId="77B9C690"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1: </w:t>
      </w:r>
      <w:r>
        <w:rPr>
          <w:rStyle w:val="Strong"/>
          <w:rFonts w:ascii="inherit" w:hAnsi="inherit" w:cs="Arial"/>
          <w:color w:val="777777"/>
          <w:sz w:val="20"/>
          <w:szCs w:val="20"/>
          <w:bdr w:val="none" w:sz="0" w:space="0" w:color="auto" w:frame="1"/>
        </w:rPr>
        <w:t>Assign a number to every element in your population</w:t>
      </w:r>
      <w:r>
        <w:rPr>
          <w:rFonts w:ascii="Arial" w:hAnsi="Arial" w:cs="Arial"/>
          <w:color w:val="777777"/>
          <w:sz w:val="20"/>
          <w:szCs w:val="20"/>
        </w:rPr>
        <w:t>.</w:t>
      </w:r>
    </w:p>
    <w:p w14:paraId="2D038656"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796660F3" w14:textId="7B456D2D"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2: </w:t>
      </w:r>
      <w:r>
        <w:rPr>
          <w:rStyle w:val="Strong"/>
          <w:rFonts w:ascii="inherit" w:hAnsi="inherit" w:cs="Arial"/>
          <w:color w:val="777777"/>
          <w:sz w:val="20"/>
          <w:szCs w:val="20"/>
          <w:bdr w:val="none" w:sz="0" w:space="0" w:color="auto" w:frame="1"/>
        </w:rPr>
        <w:t>Decide how large your sample size should be. See: </w:t>
      </w:r>
      <w:hyperlink r:id="rId1622" w:history="1">
        <w:r>
          <w:rPr>
            <w:rStyle w:val="Hyperlink"/>
            <w:rFonts w:ascii="inherit" w:hAnsi="inherit" w:cs="Arial"/>
            <w:color w:val="05A9C5"/>
            <w:sz w:val="20"/>
            <w:szCs w:val="20"/>
            <w:bdr w:val="none" w:sz="0" w:space="0" w:color="auto" w:frame="1"/>
          </w:rPr>
          <w:t>Sample size</w:t>
        </w:r>
      </w:hyperlink>
      <w:r>
        <w:rPr>
          <w:rFonts w:ascii="Arial" w:hAnsi="Arial" w:cs="Arial"/>
          <w:color w:val="777777"/>
          <w:sz w:val="20"/>
          <w:szCs w:val="20"/>
        </w:rPr>
        <w:t> (How to find one).</w:t>
      </w:r>
    </w:p>
    <w:p w14:paraId="317A52AE"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14DE406F"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3: </w:t>
      </w:r>
      <w:r>
        <w:rPr>
          <w:rStyle w:val="Strong"/>
          <w:rFonts w:ascii="inherit" w:hAnsi="inherit" w:cs="Arial"/>
          <w:color w:val="777777"/>
          <w:sz w:val="20"/>
          <w:szCs w:val="20"/>
          <w:bdr w:val="none" w:sz="0" w:space="0" w:color="auto" w:frame="1"/>
        </w:rPr>
        <w:t>Divide the population by your sample size</w:t>
      </w:r>
      <w:r>
        <w:rPr>
          <w:rFonts w:ascii="Arial" w:hAnsi="Arial" w:cs="Arial"/>
          <w:color w:val="777777"/>
          <w:sz w:val="20"/>
          <w:szCs w:val="20"/>
        </w:rPr>
        <w:t>. For example, if your population is 100 and your sample size is 10, then:</w:t>
      </w:r>
    </w:p>
    <w:p w14:paraId="67A23D97" w14:textId="2D5A8FF5"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100 / 10 = 10</w:t>
      </w:r>
      <w:r>
        <w:rPr>
          <w:rFonts w:ascii="Arial" w:hAnsi="Arial" w:cs="Arial"/>
          <w:color w:val="777777"/>
          <w:sz w:val="20"/>
          <w:szCs w:val="20"/>
        </w:rPr>
        <w:br/>
        <w:t>This is your “nth” sampling digit (i.e. you’ll choose every 10th item)</w:t>
      </w:r>
    </w:p>
    <w:p w14:paraId="0651753C"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5621B8AC" w14:textId="6CAC776D"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from Group 1</w:t>
      </w:r>
    </w:p>
    <w:p w14:paraId="2F6E8CD5" w14:textId="77777777" w:rsidR="006C26BC" w:rsidRPr="006C26BC" w:rsidRDefault="006C26BC" w:rsidP="006C26BC"/>
    <w:p w14:paraId="66B6911F" w14:textId="77777777"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4: </w:t>
      </w:r>
      <w:r>
        <w:rPr>
          <w:rStyle w:val="Strong"/>
          <w:rFonts w:ascii="inherit" w:hAnsi="inherit" w:cs="Arial"/>
          <w:color w:val="777777"/>
          <w:sz w:val="20"/>
          <w:szCs w:val="20"/>
          <w:bdr w:val="none" w:sz="0" w:space="0" w:color="auto" w:frame="1"/>
        </w:rPr>
        <w:t>Use the sampling digit from Step 3 up to a certain point</w:t>
      </w:r>
      <w:r>
        <w:rPr>
          <w:rFonts w:ascii="Arial" w:hAnsi="Arial" w:cs="Arial"/>
          <w:color w:val="777777"/>
          <w:sz w:val="20"/>
          <w:szCs w:val="20"/>
        </w:rPr>
        <w:t>. This is usually a judgment call; Exactly where you stop is usually quite arbitrary. The goal is to divide your population into parts. For this example, we’ll sample up to 50; By stopping at 50 we are splitting the entire group into two sections.</w:t>
      </w:r>
    </w:p>
    <w:p w14:paraId="35470AE9"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t>First, you’ll sample from the first half of the group (in Step 5, you’ll sample from the remainder).</w:t>
      </w:r>
    </w:p>
    <w:p w14:paraId="04EA4F05" w14:textId="017A637E"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51 52 53 54 55 56 57 58 59 60</w:t>
      </w:r>
      <w:r>
        <w:rPr>
          <w:rFonts w:ascii="Arial" w:hAnsi="Arial" w:cs="Arial"/>
          <w:color w:val="777777"/>
          <w:sz w:val="20"/>
          <w:szCs w:val="20"/>
        </w:rPr>
        <w:br/>
        <w:t>61 62 63 64 65 66 67 68 69 70</w:t>
      </w:r>
      <w:r>
        <w:rPr>
          <w:rFonts w:ascii="Arial" w:hAnsi="Arial" w:cs="Arial"/>
          <w:color w:val="777777"/>
          <w:sz w:val="20"/>
          <w:szCs w:val="20"/>
        </w:rPr>
        <w:br/>
        <w:t>71 72 73 74 75 76 77 78 79 80</w:t>
      </w:r>
      <w:r>
        <w:rPr>
          <w:rFonts w:ascii="Arial" w:hAnsi="Arial" w:cs="Arial"/>
          <w:color w:val="777777"/>
          <w:sz w:val="20"/>
          <w:szCs w:val="20"/>
        </w:rPr>
        <w:br/>
        <w:t>81 82 83 84 85 86 87 88 89 90</w:t>
      </w:r>
      <w:r>
        <w:rPr>
          <w:rFonts w:ascii="Arial" w:hAnsi="Arial" w:cs="Arial"/>
          <w:color w:val="777777"/>
          <w:sz w:val="20"/>
          <w:szCs w:val="20"/>
        </w:rPr>
        <w:br/>
        <w:t>91 92 93 94 95 96 97 98 99 100</w:t>
      </w:r>
    </w:p>
    <w:p w14:paraId="4F4779E4" w14:textId="77777777" w:rsidR="006C26BC" w:rsidRDefault="006C26BC" w:rsidP="00A51B0D">
      <w:pPr>
        <w:pStyle w:val="NormalWeb"/>
        <w:shd w:val="clear" w:color="auto" w:fill="FFFFFF"/>
        <w:spacing w:before="0" w:beforeAutospacing="0" w:after="0" w:afterAutospacing="0"/>
        <w:textAlignment w:val="baseline"/>
        <w:rPr>
          <w:rFonts w:ascii="Arial" w:hAnsi="Arial" w:cs="Arial"/>
          <w:color w:val="777777"/>
          <w:sz w:val="20"/>
          <w:szCs w:val="20"/>
        </w:rPr>
      </w:pPr>
    </w:p>
    <w:p w14:paraId="2BE636DA" w14:textId="3F1D8126" w:rsidR="00A51B0D" w:rsidRPr="006C26BC" w:rsidRDefault="00A51B0D" w:rsidP="006C26BC">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C26BC">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Sample from Group 2</w:t>
      </w:r>
    </w:p>
    <w:p w14:paraId="69F06A5D" w14:textId="77777777" w:rsidR="006C26BC" w:rsidRPr="006C26BC" w:rsidRDefault="006C26BC" w:rsidP="006C26BC"/>
    <w:p w14:paraId="5B52BAD0" w14:textId="77777777"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inherit" w:hAnsi="inherit" w:cs="Arial"/>
          <w:color w:val="0000FF"/>
          <w:sz w:val="20"/>
          <w:szCs w:val="20"/>
          <w:bdr w:val="none" w:sz="0" w:space="0" w:color="auto" w:frame="1"/>
        </w:rPr>
        <w:t>Step 5: </w:t>
      </w:r>
      <w:r>
        <w:rPr>
          <w:rStyle w:val="Strong"/>
          <w:rFonts w:ascii="inherit" w:hAnsi="inherit" w:cs="Arial"/>
          <w:color w:val="777777"/>
          <w:sz w:val="20"/>
          <w:szCs w:val="20"/>
          <w:bdr w:val="none" w:sz="0" w:space="0" w:color="auto" w:frame="1"/>
        </w:rPr>
        <w:t>Switch to a different starting point and then continue sampling with the nth digit</w:t>
      </w:r>
      <w:r>
        <w:rPr>
          <w:rFonts w:ascii="Arial" w:hAnsi="Arial" w:cs="Arial"/>
          <w:color w:val="777777"/>
          <w:sz w:val="20"/>
          <w:szCs w:val="20"/>
        </w:rPr>
        <w:t>. Again, this is usually a judgment call. For this example, we’ll switch from 50 to 51.</w:t>
      </w:r>
    </w:p>
    <w:p w14:paraId="41E99F60" w14:textId="3A940363" w:rsidR="006C26BC"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1 2 3 4 5 6 7 8 9 </w:t>
      </w:r>
      <w:r>
        <w:rPr>
          <w:rFonts w:ascii="inherit" w:hAnsi="inherit" w:cs="Arial"/>
          <w:color w:val="0000FF"/>
          <w:sz w:val="20"/>
          <w:szCs w:val="20"/>
          <w:bdr w:val="none" w:sz="0" w:space="0" w:color="auto" w:frame="1"/>
        </w:rPr>
        <w:t>10</w:t>
      </w:r>
      <w:r>
        <w:rPr>
          <w:rFonts w:ascii="Arial" w:hAnsi="Arial" w:cs="Arial"/>
          <w:color w:val="777777"/>
          <w:sz w:val="20"/>
          <w:szCs w:val="20"/>
        </w:rPr>
        <w:br/>
        <w:t>11 12 13 14 15 16 17 18 19 </w:t>
      </w:r>
      <w:r>
        <w:rPr>
          <w:rFonts w:ascii="inherit" w:hAnsi="inherit" w:cs="Arial"/>
          <w:color w:val="0000FF"/>
          <w:sz w:val="20"/>
          <w:szCs w:val="20"/>
          <w:bdr w:val="none" w:sz="0" w:space="0" w:color="auto" w:frame="1"/>
        </w:rPr>
        <w:t>20</w:t>
      </w:r>
      <w:r>
        <w:rPr>
          <w:rFonts w:ascii="Arial" w:hAnsi="Arial" w:cs="Arial"/>
          <w:color w:val="777777"/>
          <w:sz w:val="20"/>
          <w:szCs w:val="20"/>
        </w:rPr>
        <w:br/>
        <w:t>21 22 23 24 25 26 27 28 29 </w:t>
      </w:r>
      <w:r>
        <w:rPr>
          <w:rFonts w:ascii="inherit" w:hAnsi="inherit" w:cs="Arial"/>
          <w:color w:val="0000FF"/>
          <w:sz w:val="20"/>
          <w:szCs w:val="20"/>
          <w:bdr w:val="none" w:sz="0" w:space="0" w:color="auto" w:frame="1"/>
        </w:rPr>
        <w:t>30</w:t>
      </w:r>
      <w:r>
        <w:rPr>
          <w:rFonts w:ascii="Arial" w:hAnsi="Arial" w:cs="Arial"/>
          <w:color w:val="777777"/>
          <w:sz w:val="20"/>
          <w:szCs w:val="20"/>
        </w:rPr>
        <w:br/>
        <w:t>31 32 33 34 35 36 37 38 39 </w:t>
      </w:r>
      <w:r>
        <w:rPr>
          <w:rFonts w:ascii="inherit" w:hAnsi="inherit" w:cs="Arial"/>
          <w:color w:val="0000FF"/>
          <w:sz w:val="20"/>
          <w:szCs w:val="20"/>
          <w:bdr w:val="none" w:sz="0" w:space="0" w:color="auto" w:frame="1"/>
        </w:rPr>
        <w:t>40</w:t>
      </w:r>
      <w:r>
        <w:rPr>
          <w:rFonts w:ascii="Arial" w:hAnsi="Arial" w:cs="Arial"/>
          <w:color w:val="777777"/>
          <w:sz w:val="20"/>
          <w:szCs w:val="20"/>
        </w:rPr>
        <w:br/>
        <w:t>41 42 43 44 45 46 47 48 49 </w:t>
      </w:r>
      <w:r>
        <w:rPr>
          <w:rFonts w:ascii="inherit" w:hAnsi="inherit" w:cs="Arial"/>
          <w:color w:val="0000FF"/>
          <w:sz w:val="20"/>
          <w:szCs w:val="20"/>
          <w:bdr w:val="none" w:sz="0" w:space="0" w:color="auto" w:frame="1"/>
        </w:rPr>
        <w:t>50</w:t>
      </w:r>
      <w:r>
        <w:rPr>
          <w:rFonts w:ascii="Arial" w:hAnsi="Arial" w:cs="Arial"/>
          <w:color w:val="777777"/>
          <w:sz w:val="20"/>
          <w:szCs w:val="20"/>
        </w:rPr>
        <w:br/>
        <w:t>51 52 53 54 55 56 57 58 59 60</w:t>
      </w:r>
      <w:r>
        <w:rPr>
          <w:rFonts w:ascii="Arial" w:hAnsi="Arial" w:cs="Arial"/>
          <w:color w:val="777777"/>
          <w:sz w:val="20"/>
          <w:szCs w:val="20"/>
        </w:rPr>
        <w:br/>
      </w:r>
      <w:r>
        <w:rPr>
          <w:rFonts w:ascii="inherit" w:hAnsi="inherit" w:cs="Arial"/>
          <w:color w:val="0000FF"/>
          <w:sz w:val="20"/>
          <w:szCs w:val="20"/>
          <w:bdr w:val="none" w:sz="0" w:space="0" w:color="auto" w:frame="1"/>
        </w:rPr>
        <w:t>61</w:t>
      </w:r>
      <w:r>
        <w:rPr>
          <w:rFonts w:ascii="Arial" w:hAnsi="Arial" w:cs="Arial"/>
          <w:color w:val="777777"/>
          <w:sz w:val="20"/>
          <w:szCs w:val="20"/>
        </w:rPr>
        <w:t> 62 63 64 65 66 67 68 69 70</w:t>
      </w:r>
      <w:r>
        <w:rPr>
          <w:rFonts w:ascii="Arial" w:hAnsi="Arial" w:cs="Arial"/>
          <w:color w:val="777777"/>
          <w:sz w:val="20"/>
          <w:szCs w:val="20"/>
        </w:rPr>
        <w:br/>
      </w:r>
      <w:r>
        <w:rPr>
          <w:rFonts w:ascii="inherit" w:hAnsi="inherit" w:cs="Arial"/>
          <w:color w:val="0000FF"/>
          <w:sz w:val="20"/>
          <w:szCs w:val="20"/>
          <w:bdr w:val="none" w:sz="0" w:space="0" w:color="auto" w:frame="1"/>
        </w:rPr>
        <w:t>71</w:t>
      </w:r>
      <w:r>
        <w:rPr>
          <w:rFonts w:ascii="Arial" w:hAnsi="Arial" w:cs="Arial"/>
          <w:color w:val="777777"/>
          <w:sz w:val="20"/>
          <w:szCs w:val="20"/>
        </w:rPr>
        <w:t> 72 73 74 75 76 77 78 79 80</w:t>
      </w:r>
      <w:r>
        <w:rPr>
          <w:rFonts w:ascii="Arial" w:hAnsi="Arial" w:cs="Arial"/>
          <w:color w:val="777777"/>
          <w:sz w:val="20"/>
          <w:szCs w:val="20"/>
        </w:rPr>
        <w:br/>
      </w:r>
      <w:r>
        <w:rPr>
          <w:rFonts w:ascii="inherit" w:hAnsi="inherit" w:cs="Arial"/>
          <w:color w:val="0000FF"/>
          <w:sz w:val="20"/>
          <w:szCs w:val="20"/>
          <w:bdr w:val="none" w:sz="0" w:space="0" w:color="auto" w:frame="1"/>
        </w:rPr>
        <w:t>81</w:t>
      </w:r>
      <w:r>
        <w:rPr>
          <w:rFonts w:ascii="Arial" w:hAnsi="Arial" w:cs="Arial"/>
          <w:color w:val="777777"/>
          <w:sz w:val="20"/>
          <w:szCs w:val="20"/>
        </w:rPr>
        <w:t> 82 83 84 85 86 87 88 89 90</w:t>
      </w:r>
      <w:r>
        <w:rPr>
          <w:rFonts w:ascii="Arial" w:hAnsi="Arial" w:cs="Arial"/>
          <w:color w:val="777777"/>
          <w:sz w:val="20"/>
          <w:szCs w:val="20"/>
        </w:rPr>
        <w:br/>
      </w:r>
      <w:r>
        <w:rPr>
          <w:rFonts w:ascii="inherit" w:hAnsi="inherit" w:cs="Arial"/>
          <w:color w:val="0000FF"/>
          <w:sz w:val="20"/>
          <w:szCs w:val="20"/>
          <w:bdr w:val="none" w:sz="0" w:space="0" w:color="auto" w:frame="1"/>
        </w:rPr>
        <w:t>91</w:t>
      </w:r>
      <w:r>
        <w:rPr>
          <w:rFonts w:ascii="Arial" w:hAnsi="Arial" w:cs="Arial"/>
          <w:color w:val="777777"/>
          <w:sz w:val="20"/>
          <w:szCs w:val="20"/>
        </w:rPr>
        <w:t> 92 93 94 95 96 97 98 99 100</w:t>
      </w:r>
    </w:p>
    <w:p w14:paraId="39D32056" w14:textId="041C049D" w:rsidR="00A51B0D" w:rsidRDefault="00A51B0D" w:rsidP="00A51B0D">
      <w:pPr>
        <w:pStyle w:val="NormalWeb"/>
        <w:shd w:val="clear" w:color="auto" w:fill="FFFFFF"/>
        <w:spacing w:before="0" w:beforeAutospacing="0" w:after="0" w:afterAutospacing="0"/>
        <w:textAlignment w:val="baseline"/>
        <w:rPr>
          <w:rFonts w:ascii="Arial" w:hAnsi="Arial" w:cs="Arial"/>
          <w:color w:val="777777"/>
          <w:sz w:val="20"/>
          <w:szCs w:val="20"/>
        </w:rPr>
      </w:pPr>
      <w:r>
        <w:rPr>
          <w:rFonts w:ascii="Arial" w:hAnsi="Arial" w:cs="Arial"/>
          <w:color w:val="777777"/>
          <w:sz w:val="20"/>
          <w:szCs w:val="20"/>
        </w:rPr>
        <w:br/>
        <w:t>Note that we only have 9 in our sample (we wanted 10), so </w:t>
      </w:r>
      <w:r>
        <w:rPr>
          <w:rStyle w:val="Strong"/>
          <w:rFonts w:ascii="inherit" w:hAnsi="inherit" w:cs="Arial"/>
          <w:color w:val="777777"/>
          <w:sz w:val="20"/>
          <w:szCs w:val="20"/>
          <w:bdr w:val="none" w:sz="0" w:space="0" w:color="auto" w:frame="1"/>
        </w:rPr>
        <w:t>return to the beginning of the list </w:t>
      </w:r>
      <w:r>
        <w:rPr>
          <w:rFonts w:ascii="Arial" w:hAnsi="Arial" w:cs="Arial"/>
          <w:color w:val="777777"/>
          <w:sz w:val="20"/>
          <w:szCs w:val="20"/>
        </w:rPr>
        <w:t>and continue:</w:t>
      </w:r>
      <w:r>
        <w:rPr>
          <w:rFonts w:ascii="Arial" w:hAnsi="Arial" w:cs="Arial"/>
          <w:color w:val="777777"/>
          <w:sz w:val="20"/>
          <w:szCs w:val="20"/>
        </w:rPr>
        <w:br/>
      </w:r>
      <w:r>
        <w:rPr>
          <w:rFonts w:ascii="inherit" w:hAnsi="inherit" w:cs="Arial"/>
          <w:color w:val="0000FF"/>
          <w:sz w:val="20"/>
          <w:szCs w:val="20"/>
          <w:bdr w:val="none" w:sz="0" w:space="0" w:color="auto" w:frame="1"/>
        </w:rPr>
        <w:t>1</w:t>
      </w:r>
      <w:r>
        <w:rPr>
          <w:rFonts w:ascii="Arial" w:hAnsi="Arial" w:cs="Arial"/>
          <w:color w:val="777777"/>
          <w:sz w:val="20"/>
          <w:szCs w:val="20"/>
        </w:rPr>
        <w:t> 2 3 4 5 6 7 8 9 10</w:t>
      </w:r>
    </w:p>
    <w:p w14:paraId="50A57933" w14:textId="77277DB4" w:rsidR="001C539E" w:rsidRDefault="00A51B0D" w:rsidP="00A51B0D">
      <w:pPr>
        <w:pStyle w:val="NormalWeb"/>
        <w:shd w:val="clear" w:color="auto" w:fill="FFFFFF"/>
        <w:spacing w:before="0" w:beforeAutospacing="0" w:after="225" w:afterAutospacing="0"/>
        <w:textAlignment w:val="baseline"/>
        <w:rPr>
          <w:rFonts w:ascii="Arial" w:hAnsi="Arial" w:cs="Arial"/>
          <w:color w:val="777777"/>
          <w:sz w:val="20"/>
          <w:szCs w:val="20"/>
        </w:rPr>
      </w:pPr>
      <w:r>
        <w:rPr>
          <w:rFonts w:ascii="Arial" w:hAnsi="Arial" w:cs="Arial"/>
          <w:color w:val="777777"/>
          <w:sz w:val="20"/>
          <w:szCs w:val="20"/>
        </w:rPr>
        <w:t>That’s How to Perform Repeated Systematic Sampling!</w:t>
      </w:r>
    </w:p>
    <w:p w14:paraId="2CA3BD7F" w14:textId="561F8BCD" w:rsidR="001C539E" w:rsidRDefault="001C539E" w:rsidP="001C539E">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F90">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w:t>
      </w:r>
    </w:p>
    <w:p w14:paraId="13431882" w14:textId="77777777" w:rsidR="00985F90" w:rsidRPr="00985F90" w:rsidRDefault="00985F90" w:rsidP="001C539E">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4C064B0" w14:textId="63E365C3" w:rsidR="000A182A" w:rsidRPr="000A182A" w:rsidRDefault="00985F90" w:rsidP="001C539E">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85F90">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Random Sample</w:t>
      </w:r>
    </w:p>
    <w:p w14:paraId="20A98AFA" w14:textId="576C0F3B" w:rsidR="001C539E" w:rsidRPr="00CC6A39"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CC6A39">
        <w:rPr>
          <w:rFonts w:ascii="inherit" w:hAnsi="inherit" w:cs="Arial"/>
          <w:color w:val="ED7D31" w:themeColor="accent2"/>
          <w:szCs w:val="20"/>
        </w:rPr>
        <w:t>A random sample is a </w:t>
      </w:r>
      <w:hyperlink r:id="rId1623" w:history="1">
        <w:r w:rsidRPr="00CC6A39">
          <w:rPr>
            <w:rStyle w:val="Hyperlink"/>
            <w:rFonts w:ascii="inherit" w:eastAsiaTheme="majorEastAsia" w:hAnsi="inherit" w:cs="Arial"/>
            <w:color w:val="ED7D31" w:themeColor="accent2"/>
            <w:szCs w:val="20"/>
            <w:bdr w:val="none" w:sz="0" w:space="0" w:color="auto" w:frame="1"/>
          </w:rPr>
          <w:t>sample </w:t>
        </w:r>
      </w:hyperlink>
      <w:r w:rsidRPr="00CC6A39">
        <w:rPr>
          <w:rFonts w:ascii="inherit" w:hAnsi="inherit" w:cs="Arial"/>
          <w:color w:val="ED7D31" w:themeColor="accent2"/>
          <w:szCs w:val="20"/>
        </w:rPr>
        <w:t>that is chosen randomly. It could be more accurately called a randomly </w:t>
      </w:r>
      <w:r w:rsidRPr="00CC6A39">
        <w:rPr>
          <w:rStyle w:val="Strong"/>
          <w:rFonts w:ascii="inherit" w:hAnsi="inherit" w:cs="Arial"/>
          <w:color w:val="ED7D31" w:themeColor="accent2"/>
          <w:szCs w:val="20"/>
          <w:bdr w:val="none" w:sz="0" w:space="0" w:color="auto" w:frame="1"/>
        </w:rPr>
        <w:t>chosen </w:t>
      </w:r>
      <w:r w:rsidRPr="00CC6A39">
        <w:rPr>
          <w:rFonts w:ascii="inherit" w:hAnsi="inherit" w:cs="Arial"/>
          <w:color w:val="ED7D31" w:themeColor="accent2"/>
          <w:szCs w:val="20"/>
        </w:rPr>
        <w:t>sample. Random samples are used to avoid </w:t>
      </w:r>
      <w:hyperlink r:id="rId1624" w:history="1">
        <w:r w:rsidRPr="00CC6A39">
          <w:rPr>
            <w:rStyle w:val="Hyperlink"/>
            <w:rFonts w:ascii="inherit" w:eastAsiaTheme="majorEastAsia" w:hAnsi="inherit" w:cs="Arial"/>
            <w:color w:val="ED7D31" w:themeColor="accent2"/>
            <w:szCs w:val="20"/>
            <w:bdr w:val="none" w:sz="0" w:space="0" w:color="auto" w:frame="1"/>
          </w:rPr>
          <w:t>bias </w:t>
        </w:r>
      </w:hyperlink>
      <w:r w:rsidRPr="00CC6A39">
        <w:rPr>
          <w:rFonts w:ascii="inherit" w:hAnsi="inherit" w:cs="Arial"/>
          <w:color w:val="ED7D31" w:themeColor="accent2"/>
          <w:szCs w:val="20"/>
        </w:rPr>
        <w:t xml:space="preserve">and other unwanted effects. Of course, it isn’t quite as simple as it seems: choosing a random sample isn’t as simple as just picking 100 people from 10,000 people. You </w:t>
      </w:r>
      <w:proofErr w:type="gramStart"/>
      <w:r w:rsidRPr="00CC6A39">
        <w:rPr>
          <w:rFonts w:ascii="inherit" w:hAnsi="inherit" w:cs="Arial"/>
          <w:color w:val="ED7D31" w:themeColor="accent2"/>
          <w:szCs w:val="20"/>
        </w:rPr>
        <w:t>have to</w:t>
      </w:r>
      <w:proofErr w:type="gramEnd"/>
      <w:r w:rsidRPr="00CC6A39">
        <w:rPr>
          <w:rFonts w:ascii="inherit" w:hAnsi="inherit" w:cs="Arial"/>
          <w:color w:val="ED7D31" w:themeColor="accent2"/>
          <w:szCs w:val="20"/>
        </w:rPr>
        <w:t xml:space="preserve"> be sure that your random sample is truly random!</w:t>
      </w:r>
    </w:p>
    <w:p w14:paraId="67912A57" w14:textId="77777777" w:rsidR="00CC6A39" w:rsidRPr="000A182A" w:rsidRDefault="00CC6A39"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23456A7F" w14:textId="25C3E207" w:rsidR="001C539E" w:rsidRPr="000A182A"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Note that the word “random” in random sample doesn’t </w:t>
      </w:r>
      <w:r w:rsidRPr="000A182A">
        <w:rPr>
          <w:rStyle w:val="Emphasis"/>
          <w:rFonts w:ascii="inherit" w:hAnsi="inherit" w:cs="Arial"/>
          <w:color w:val="777777"/>
          <w:szCs w:val="20"/>
          <w:bdr w:val="none" w:sz="0" w:space="0" w:color="auto" w:frame="1"/>
        </w:rPr>
        <w:t>exactly</w:t>
      </w:r>
      <w:r w:rsidRPr="000A182A">
        <w:rPr>
          <w:rFonts w:ascii="inherit" w:hAnsi="inherit" w:cs="Arial"/>
          <w:color w:val="777777"/>
          <w:szCs w:val="20"/>
        </w:rPr>
        <w:t> fit the dictionary definition of the word. If you Google “</w:t>
      </w:r>
      <w:proofErr w:type="spellStart"/>
      <w:proofErr w:type="gramStart"/>
      <w:r w:rsidRPr="000A182A">
        <w:rPr>
          <w:rFonts w:ascii="inherit" w:hAnsi="inherit" w:cs="Arial"/>
          <w:color w:val="777777"/>
          <w:szCs w:val="20"/>
        </w:rPr>
        <w:t>define:random</w:t>
      </w:r>
      <w:proofErr w:type="spellEnd"/>
      <w:proofErr w:type="gramEnd"/>
      <w:r w:rsidRPr="000A182A">
        <w:rPr>
          <w:rFonts w:ascii="inherit" w:hAnsi="inherit" w:cs="Arial"/>
          <w:color w:val="777777"/>
          <w:szCs w:val="20"/>
        </w:rPr>
        <w:t>” then you’ll read that it means:</w:t>
      </w:r>
    </w:p>
    <w:p w14:paraId="66C2E781" w14:textId="77777777" w:rsidR="000A182A" w:rsidRPr="000A182A" w:rsidRDefault="000A182A" w:rsidP="001C539E">
      <w:pPr>
        <w:pStyle w:val="NormalWeb"/>
        <w:shd w:val="clear" w:color="auto" w:fill="FFFFFF"/>
        <w:spacing w:before="0" w:beforeAutospacing="0" w:after="0" w:afterAutospacing="0"/>
        <w:textAlignment w:val="baseline"/>
        <w:rPr>
          <w:rFonts w:ascii="inherit" w:hAnsi="inherit" w:cs="Arial"/>
          <w:color w:val="777777"/>
          <w:sz w:val="22"/>
          <w:szCs w:val="20"/>
        </w:rPr>
      </w:pPr>
    </w:p>
    <w:p w14:paraId="39133D2A" w14:textId="77777777" w:rsidR="001C539E" w:rsidRDefault="001C539E" w:rsidP="001C539E">
      <w:pPr>
        <w:pStyle w:val="NormalWeb"/>
        <w:shd w:val="clear" w:color="auto" w:fill="F9F9F9"/>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made, done, happening, or chosen without method or conscious decision.</w:t>
      </w:r>
      <w:r>
        <w:rPr>
          <w:rFonts w:ascii="inherit" w:hAnsi="inherit" w:cs="Arial"/>
          <w:i/>
          <w:iCs/>
          <w:color w:val="777777"/>
          <w:sz w:val="20"/>
          <w:szCs w:val="20"/>
        </w:rPr>
        <w:br/>
        <w:t>“a random sample of 100 households”</w:t>
      </w:r>
    </w:p>
    <w:p w14:paraId="2C04E01F" w14:textId="77777777" w:rsidR="000A182A" w:rsidRDefault="000A182A" w:rsidP="001C539E">
      <w:pPr>
        <w:pStyle w:val="NormalWeb"/>
        <w:shd w:val="clear" w:color="auto" w:fill="FFFFFF"/>
        <w:spacing w:before="0" w:beforeAutospacing="0" w:after="225" w:afterAutospacing="0"/>
        <w:textAlignment w:val="baseline"/>
        <w:rPr>
          <w:rFonts w:ascii="inherit" w:hAnsi="inherit" w:cs="Arial"/>
          <w:color w:val="777777"/>
          <w:sz w:val="20"/>
          <w:szCs w:val="20"/>
        </w:rPr>
      </w:pPr>
    </w:p>
    <w:p w14:paraId="321E427C" w14:textId="5E382C35" w:rsidR="001C539E" w:rsidRPr="00CC6A39" w:rsidRDefault="001C539E" w:rsidP="001C539E">
      <w:pPr>
        <w:pStyle w:val="NormalWeb"/>
        <w:shd w:val="clear" w:color="auto" w:fill="FFFFFF"/>
        <w:spacing w:before="0" w:beforeAutospacing="0" w:after="225" w:afterAutospacing="0"/>
        <w:textAlignment w:val="baseline"/>
        <w:rPr>
          <w:rFonts w:ascii="inherit" w:hAnsi="inherit" w:cs="Arial"/>
          <w:color w:val="ED7D31" w:themeColor="accent2"/>
          <w:szCs w:val="20"/>
        </w:rPr>
      </w:pPr>
      <w:r w:rsidRPr="00CC6A39">
        <w:rPr>
          <w:rFonts w:ascii="inherit" w:hAnsi="inherit" w:cs="Arial"/>
          <w:color w:val="ED7D31" w:themeColor="accent2"/>
          <w:szCs w:val="20"/>
        </w:rPr>
        <w:t>It isn’t true that a random sample is chosen “without method of conscious decision.” Simple random sampling is one way to choose a random sample.</w:t>
      </w:r>
    </w:p>
    <w:p w14:paraId="4DE95ACD" w14:textId="512E7E89"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w:t>
      </w:r>
    </w:p>
    <w:p w14:paraId="4F57BE33" w14:textId="77777777" w:rsidR="000A182A" w:rsidRPr="000A182A" w:rsidRDefault="000A182A" w:rsidP="000A182A"/>
    <w:p w14:paraId="0C4D3674" w14:textId="77777777" w:rsidR="001C539E" w:rsidRPr="000A182A"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A simple random sample is often mentioned in</w:t>
      </w:r>
      <w:hyperlink r:id="rId1625" w:history="1">
        <w:r w:rsidRPr="000A182A">
          <w:rPr>
            <w:rStyle w:val="Hyperlink"/>
            <w:rFonts w:ascii="inherit" w:eastAsiaTheme="majorEastAsia" w:hAnsi="inherit" w:cs="Arial"/>
            <w:color w:val="05A9C5"/>
            <w:szCs w:val="20"/>
            <w:bdr w:val="none" w:sz="0" w:space="0" w:color="auto" w:frame="1"/>
          </w:rPr>
          <w:t> elementary statistics</w:t>
        </w:r>
      </w:hyperlink>
      <w:r w:rsidRPr="000A182A">
        <w:rPr>
          <w:rFonts w:ascii="inherit" w:hAnsi="inherit" w:cs="Arial"/>
          <w:color w:val="777777"/>
          <w:szCs w:val="20"/>
        </w:rPr>
        <w:t> classes, but it’s actually one of the least used techniques. In theory, it’s easy to understand. However, in practice it’s tough to perform.</w:t>
      </w:r>
    </w:p>
    <w:p w14:paraId="092EBAAA" w14:textId="3540DF2D" w:rsidR="001C539E"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0A182A">
        <w:rPr>
          <w:rFonts w:ascii="inherit" w:hAnsi="inherit" w:cs="Arial"/>
          <w:color w:val="777777"/>
          <w:szCs w:val="20"/>
        </w:rPr>
        <w:t>Technically, a simple random sample is a set of n objects in a </w:t>
      </w:r>
      <w:hyperlink r:id="rId1626" w:history="1">
        <w:r w:rsidRPr="000A182A">
          <w:rPr>
            <w:rStyle w:val="Hyperlink"/>
            <w:rFonts w:ascii="inherit" w:eastAsiaTheme="majorEastAsia" w:hAnsi="inherit" w:cs="Arial"/>
            <w:color w:val="05A9C5"/>
            <w:szCs w:val="20"/>
            <w:bdr w:val="none" w:sz="0" w:space="0" w:color="auto" w:frame="1"/>
          </w:rPr>
          <w:t>population </w:t>
        </w:r>
      </w:hyperlink>
      <w:r w:rsidRPr="000A182A">
        <w:rPr>
          <w:rFonts w:ascii="inherit" w:hAnsi="inherit" w:cs="Arial"/>
          <w:color w:val="777777"/>
          <w:szCs w:val="20"/>
        </w:rPr>
        <w:t xml:space="preserve">of N objects where all possible samples are equally likely to happen. Here’s a basic example of how to get a simple random sample: put 100 numbered bingo balls into a bowl (this is </w:t>
      </w:r>
      <w:r w:rsidRPr="000A182A">
        <w:rPr>
          <w:rFonts w:ascii="inherit" w:hAnsi="inherit" w:cs="Arial"/>
          <w:color w:val="777777"/>
          <w:szCs w:val="20"/>
        </w:rPr>
        <w:lastRenderedPageBreak/>
        <w:t>the </w:t>
      </w:r>
      <w:hyperlink r:id="rId1627" w:history="1">
        <w:r w:rsidRPr="000A182A">
          <w:rPr>
            <w:rStyle w:val="Hyperlink"/>
            <w:rFonts w:ascii="inherit" w:eastAsiaTheme="majorEastAsia" w:hAnsi="inherit" w:cs="Arial"/>
            <w:color w:val="05A9C5"/>
            <w:szCs w:val="20"/>
            <w:bdr w:val="none" w:sz="0" w:space="0" w:color="auto" w:frame="1"/>
          </w:rPr>
          <w:t>population</w:t>
        </w:r>
      </w:hyperlink>
      <w:r w:rsidRPr="000A182A">
        <w:rPr>
          <w:rFonts w:ascii="inherit" w:hAnsi="inherit" w:cs="Arial"/>
          <w:color w:val="777777"/>
          <w:szCs w:val="20"/>
        </w:rPr>
        <w:t> N). Select 10 balls from the bowl without looking (this is your </w:t>
      </w:r>
      <w:hyperlink r:id="rId1628" w:history="1">
        <w:r w:rsidRPr="000A182A">
          <w:rPr>
            <w:rStyle w:val="Hyperlink"/>
            <w:rFonts w:ascii="inherit" w:eastAsiaTheme="majorEastAsia" w:hAnsi="inherit" w:cs="Arial"/>
            <w:color w:val="05A9C5"/>
            <w:szCs w:val="20"/>
            <w:bdr w:val="none" w:sz="0" w:space="0" w:color="auto" w:frame="1"/>
          </w:rPr>
          <w:t>sample </w:t>
        </w:r>
      </w:hyperlink>
      <w:r w:rsidRPr="000A182A">
        <w:rPr>
          <w:rFonts w:ascii="inherit" w:hAnsi="inherit" w:cs="Arial"/>
          <w:color w:val="777777"/>
          <w:szCs w:val="20"/>
        </w:rPr>
        <w:t>n). Note that it’s important </w:t>
      </w:r>
      <w:r w:rsidRPr="000A182A">
        <w:rPr>
          <w:rStyle w:val="Emphasis"/>
          <w:rFonts w:ascii="inherit" w:hAnsi="inherit" w:cs="Arial"/>
          <w:color w:val="777777"/>
          <w:szCs w:val="20"/>
          <w:bdr w:val="none" w:sz="0" w:space="0" w:color="auto" w:frame="1"/>
        </w:rPr>
        <w:t>not to look</w:t>
      </w:r>
      <w:r w:rsidRPr="000A182A">
        <w:rPr>
          <w:rFonts w:ascii="inherit" w:hAnsi="inherit" w:cs="Arial"/>
          <w:color w:val="777777"/>
          <w:szCs w:val="20"/>
        </w:rPr>
        <w:t> as you could (unknowingly) </w:t>
      </w:r>
      <w:hyperlink r:id="rId1629" w:history="1">
        <w:r w:rsidRPr="000A182A">
          <w:rPr>
            <w:rStyle w:val="Hyperlink"/>
            <w:rFonts w:ascii="inherit" w:eastAsiaTheme="majorEastAsia" w:hAnsi="inherit" w:cs="Arial"/>
            <w:color w:val="05A9C5"/>
            <w:szCs w:val="20"/>
            <w:bdr w:val="none" w:sz="0" w:space="0" w:color="auto" w:frame="1"/>
          </w:rPr>
          <w:t>bias </w:t>
        </w:r>
      </w:hyperlink>
      <w:r w:rsidRPr="000A182A">
        <w:rPr>
          <w:rFonts w:ascii="inherit" w:hAnsi="inherit" w:cs="Arial"/>
          <w:color w:val="777777"/>
          <w:szCs w:val="20"/>
        </w:rPr>
        <w:t xml:space="preserve">the sample. While the “lottery bowl” method can work fine for smaller populations, </w:t>
      </w:r>
      <w:proofErr w:type="gramStart"/>
      <w:r w:rsidRPr="000A182A">
        <w:rPr>
          <w:rFonts w:ascii="inherit" w:hAnsi="inherit" w:cs="Arial"/>
          <w:color w:val="777777"/>
          <w:szCs w:val="20"/>
        </w:rPr>
        <w:t>in reality you’ll</w:t>
      </w:r>
      <w:proofErr w:type="gramEnd"/>
      <w:r w:rsidRPr="000A182A">
        <w:rPr>
          <w:rFonts w:ascii="inherit" w:hAnsi="inherit" w:cs="Arial"/>
          <w:color w:val="777777"/>
          <w:szCs w:val="20"/>
        </w:rPr>
        <w:t xml:space="preserve"> be dealing with much larger populations.</w:t>
      </w:r>
    </w:p>
    <w:p w14:paraId="14BE939F" w14:textId="77777777" w:rsidR="00E32849" w:rsidRPr="000A182A" w:rsidRDefault="00E32849"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60BBB9E9" w14:textId="2BAA9F5D" w:rsidR="001C539E" w:rsidRDefault="001C539E" w:rsidP="001C539E">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6EDA014A" wp14:editId="0DF92FC7">
            <wp:extent cx="2857500" cy="2202180"/>
            <wp:effectExtent l="0" t="0" r="0" b="7620"/>
            <wp:docPr id="26" name="Picture 26" descr="Simple random sample">
              <a:hlinkClick xmlns:a="http://schemas.openxmlformats.org/drawingml/2006/main" r:id="rId1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 random sample">
                      <a:hlinkClick r:id="rId1630"/>
                    </pic:cNvPr>
                    <pic:cNvPicPr>
                      <a:picLocks noChangeAspect="1" noChangeArrowheads="1"/>
                    </pic:cNvPicPr>
                  </pic:nvPicPr>
                  <pic:blipFill>
                    <a:blip r:embed="rId1584">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noFill/>
                    <a:ln>
                      <a:noFill/>
                    </a:ln>
                  </pic:spPr>
                </pic:pic>
              </a:graphicData>
            </a:graphic>
          </wp:inline>
        </w:drawing>
      </w:r>
    </w:p>
    <w:p w14:paraId="1CD81BA7" w14:textId="77777777" w:rsidR="001C539E" w:rsidRDefault="001C539E" w:rsidP="001C539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 xml:space="preserve">Simple random sampling of a sample “n” of 3 from a population “N” of 12. Image: Dan </w:t>
      </w:r>
      <w:proofErr w:type="spellStart"/>
      <w:r>
        <w:rPr>
          <w:rFonts w:ascii="inherit" w:hAnsi="inherit" w:cs="Arial"/>
          <w:i/>
          <w:iCs/>
          <w:color w:val="777777"/>
          <w:sz w:val="20"/>
          <w:szCs w:val="20"/>
        </w:rPr>
        <w:t>Kernler</w:t>
      </w:r>
      <w:proofErr w:type="spellEnd"/>
      <w:r>
        <w:rPr>
          <w:rFonts w:ascii="inherit" w:hAnsi="inherit" w:cs="Arial"/>
          <w:i/>
          <w:iCs/>
          <w:color w:val="777777"/>
          <w:sz w:val="20"/>
          <w:szCs w:val="20"/>
        </w:rPr>
        <w:t xml:space="preserve"> |Wikimedia Commons</w:t>
      </w:r>
    </w:p>
    <w:p w14:paraId="29A9A0BF" w14:textId="77777777" w:rsidR="001C539E" w:rsidRPr="00B556A0" w:rsidRDefault="001C539E" w:rsidP="001C539E">
      <w:pPr>
        <w:pStyle w:val="NormalWeb"/>
        <w:shd w:val="clear" w:color="auto" w:fill="FFFFFF"/>
        <w:spacing w:before="0" w:beforeAutospacing="0" w:after="225" w:afterAutospacing="0"/>
        <w:textAlignment w:val="baseline"/>
        <w:rPr>
          <w:rFonts w:ascii="inherit" w:hAnsi="inherit" w:cs="Arial"/>
          <w:color w:val="777777"/>
          <w:szCs w:val="20"/>
        </w:rPr>
      </w:pPr>
      <w:r w:rsidRPr="00B556A0">
        <w:rPr>
          <w:rFonts w:ascii="inherit" w:hAnsi="inherit" w:cs="Arial"/>
          <w:color w:val="777777"/>
          <w:szCs w:val="20"/>
        </w:rPr>
        <w:t>Imagine the people illustrated in the image above are game pieces. Place the 12 game pieces in a bowl and (again, without looking) choose 3. This is simple random sampling.</w:t>
      </w:r>
    </w:p>
    <w:p w14:paraId="6B889960" w14:textId="13095C6E" w:rsidR="001C539E" w:rsidRDefault="001C539E" w:rsidP="001C539E">
      <w:pPr>
        <w:shd w:val="clear" w:color="auto" w:fill="FFFFFF"/>
        <w:textAlignment w:val="baseline"/>
        <w:rPr>
          <w:rFonts w:ascii="inherit" w:hAnsi="inherit" w:cs="Arial"/>
          <w:color w:val="777777"/>
          <w:sz w:val="20"/>
          <w:szCs w:val="20"/>
        </w:rPr>
      </w:pPr>
      <w:r>
        <w:rPr>
          <w:rFonts w:ascii="inherit" w:hAnsi="inherit" w:cs="Arial"/>
          <w:noProof/>
          <w:color w:val="05A9C5"/>
          <w:sz w:val="20"/>
          <w:szCs w:val="20"/>
          <w:bdr w:val="none" w:sz="0" w:space="0" w:color="auto" w:frame="1"/>
        </w:rPr>
        <w:drawing>
          <wp:inline distT="0" distB="0" distL="0" distR="0" wp14:anchorId="3C705DC2" wp14:editId="50D19336">
            <wp:extent cx="1432560" cy="1432560"/>
            <wp:effectExtent l="0" t="0" r="0" b="0"/>
            <wp:docPr id="25" name="Picture 25" descr="How to Perform Simple Random Sampling">
              <a:hlinkClick xmlns:a="http://schemas.openxmlformats.org/drawingml/2006/main" r:id="rId1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Perform Simple Random Sampling">
                      <a:hlinkClick r:id="rId1631"/>
                    </pic:cNvPr>
                    <pic:cNvPicPr>
                      <a:picLocks noChangeAspect="1" noChangeArrowheads="1"/>
                    </pic:cNvPicPr>
                  </pic:nvPicPr>
                  <pic:blipFill>
                    <a:blip r:embed="rId163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7270D77B" w14:textId="77777777" w:rsidR="001C539E" w:rsidRDefault="001C539E" w:rsidP="001C539E">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Image: CSUS.edu</w:t>
      </w:r>
    </w:p>
    <w:p w14:paraId="79B0B0C3" w14:textId="77777777" w:rsidR="00B556A0" w:rsidRDefault="00B556A0" w:rsidP="001C539E">
      <w:pPr>
        <w:shd w:val="clear" w:color="auto" w:fill="FFFFFF"/>
        <w:textAlignment w:val="baseline"/>
        <w:rPr>
          <w:rFonts w:ascii="Arial" w:hAnsi="Arial" w:cs="Arial"/>
          <w:color w:val="777777"/>
          <w:sz w:val="20"/>
          <w:szCs w:val="20"/>
        </w:rPr>
      </w:pPr>
    </w:p>
    <w:p w14:paraId="6E078131" w14:textId="73720EDA" w:rsidR="001C539E" w:rsidRPr="00B556A0" w:rsidRDefault="001C539E" w:rsidP="001C539E">
      <w:pPr>
        <w:shd w:val="clear" w:color="auto" w:fill="FFFFFF"/>
        <w:textAlignment w:val="baseline"/>
        <w:rPr>
          <w:rFonts w:ascii="Arial" w:hAnsi="Arial" w:cs="Arial"/>
          <w:color w:val="777777"/>
          <w:szCs w:val="20"/>
        </w:rPr>
      </w:pPr>
      <w:r w:rsidRPr="00B556A0">
        <w:rPr>
          <w:rFonts w:ascii="Arial" w:hAnsi="Arial" w:cs="Arial"/>
          <w:color w:val="777777"/>
          <w:szCs w:val="20"/>
        </w:rPr>
        <w:t>A simple random sample is chosen in such a way that every set of individuals has an equal chance to be in the selected sample. It </w:t>
      </w:r>
      <w:r w:rsidRPr="00B556A0">
        <w:rPr>
          <w:rStyle w:val="Emphasis"/>
          <w:rFonts w:ascii="inherit" w:hAnsi="inherit" w:cs="Arial"/>
          <w:color w:val="777777"/>
          <w:szCs w:val="20"/>
          <w:bdr w:val="none" w:sz="0" w:space="0" w:color="auto" w:frame="1"/>
        </w:rPr>
        <w:t>sounds </w:t>
      </w:r>
      <w:r w:rsidRPr="00B556A0">
        <w:rPr>
          <w:rFonts w:ascii="Arial" w:hAnsi="Arial" w:cs="Arial"/>
          <w:color w:val="777777"/>
          <w:szCs w:val="20"/>
        </w:rPr>
        <w:t>easy, but SRS is often difficult to employ in surveys or experiments. In addition, it’s very easy for </w:t>
      </w:r>
      <w:hyperlink r:id="rId1633" w:tgtFrame="_blank" w:history="1">
        <w:r w:rsidRPr="00B556A0">
          <w:rPr>
            <w:rStyle w:val="Hyperlink"/>
            <w:rFonts w:ascii="inherit" w:hAnsi="inherit" w:cs="Arial"/>
            <w:color w:val="05A9C5"/>
            <w:szCs w:val="20"/>
            <w:bdr w:val="none" w:sz="0" w:space="0" w:color="auto" w:frame="1"/>
          </w:rPr>
          <w:t>bias</w:t>
        </w:r>
      </w:hyperlink>
      <w:r w:rsidRPr="00B556A0">
        <w:rPr>
          <w:rFonts w:ascii="Arial" w:hAnsi="Arial" w:cs="Arial"/>
          <w:color w:val="777777"/>
          <w:szCs w:val="20"/>
        </w:rPr>
        <w:t> to creep into samples obtained with simple random sampling. Sometimes it’s impossible (either financially or time-wise) to get a realistic </w:t>
      </w:r>
      <w:hyperlink r:id="rId1634" w:tgtFrame="_blank" w:history="1">
        <w:r w:rsidRPr="00B556A0">
          <w:rPr>
            <w:rStyle w:val="Hyperlink"/>
            <w:rFonts w:ascii="inherit" w:hAnsi="inherit" w:cs="Arial"/>
            <w:color w:val="05A9C5"/>
            <w:szCs w:val="20"/>
            <w:bdr w:val="none" w:sz="0" w:space="0" w:color="auto" w:frame="1"/>
          </w:rPr>
          <w:t>sampling frame</w:t>
        </w:r>
      </w:hyperlink>
      <w:r w:rsidRPr="00B556A0">
        <w:rPr>
          <w:rFonts w:ascii="Arial" w:hAnsi="Arial" w:cs="Arial"/>
          <w:color w:val="777777"/>
          <w:szCs w:val="20"/>
        </w:rPr>
        <w:t> (the population from which the sample is to be chosen). For example, if you wanted to study </w:t>
      </w:r>
      <w:r w:rsidRPr="00B556A0">
        <w:rPr>
          <w:rStyle w:val="Strong"/>
          <w:rFonts w:ascii="inherit" w:hAnsi="inherit" w:cs="Arial"/>
          <w:color w:val="777777"/>
          <w:szCs w:val="20"/>
          <w:bdr w:val="none" w:sz="0" w:space="0" w:color="auto" w:frame="1"/>
        </w:rPr>
        <w:t>all</w:t>
      </w:r>
      <w:r w:rsidRPr="00B556A0">
        <w:rPr>
          <w:rFonts w:ascii="Arial" w:hAnsi="Arial" w:cs="Arial"/>
          <w:color w:val="777777"/>
          <w:szCs w:val="20"/>
        </w:rPr>
        <w:t xml:space="preserve"> the adults in the U.S. who had high cholesterol, the list would be practically impossible to get unless you surveyed every person in the country. </w:t>
      </w:r>
      <w:proofErr w:type="gramStart"/>
      <w:r w:rsidRPr="00B556A0">
        <w:rPr>
          <w:rFonts w:ascii="Arial" w:hAnsi="Arial" w:cs="Arial"/>
          <w:color w:val="777777"/>
          <w:szCs w:val="20"/>
        </w:rPr>
        <w:t>Therefore</w:t>
      </w:r>
      <w:proofErr w:type="gramEnd"/>
      <w:r w:rsidRPr="00B556A0">
        <w:rPr>
          <w:rFonts w:ascii="Arial" w:hAnsi="Arial" w:cs="Arial"/>
          <w:color w:val="777777"/>
          <w:szCs w:val="20"/>
        </w:rPr>
        <w:t xml:space="preserve"> other sampling methods would probably be better suited to that particular experiment.</w:t>
      </w:r>
      <w:r w:rsidRPr="00B556A0">
        <w:rPr>
          <w:rFonts w:ascii="Arial" w:hAnsi="Arial" w:cs="Arial"/>
          <w:color w:val="777777"/>
          <w:szCs w:val="20"/>
        </w:rPr>
        <w:br/>
        <w:t>The simplest example of SRS would be working with things like dice or cards — rolling the die or dealing cards from a deck can give you a simple random sample. But in real life you’re usually dealing with people, not cards, and that can be a challenge.</w:t>
      </w:r>
    </w:p>
    <w:p w14:paraId="30F42A37" w14:textId="004D7C47"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Simple Random Sampling: Example</w:t>
      </w:r>
    </w:p>
    <w:p w14:paraId="37A571CE" w14:textId="77777777" w:rsidR="00EE1248" w:rsidRPr="00EE1248" w:rsidRDefault="00EE1248" w:rsidP="00EE1248"/>
    <w:p w14:paraId="22044BBC" w14:textId="31D1C275" w:rsidR="001C539E"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EE1248">
        <w:rPr>
          <w:rFonts w:ascii="inherit" w:hAnsi="inherit" w:cs="Arial"/>
          <w:color w:val="777777"/>
          <w:szCs w:val="20"/>
        </w:rPr>
        <w:t>A larger population might be “All people who have had </w:t>
      </w:r>
      <w:hyperlink r:id="rId1635" w:tgtFrame="_blank" w:history="1">
        <w:r w:rsidRPr="00EE1248">
          <w:rPr>
            <w:rStyle w:val="Hyperlink"/>
            <w:rFonts w:ascii="inherit" w:eastAsiaTheme="majorEastAsia" w:hAnsi="inherit" w:cs="Arial"/>
            <w:color w:val="05A9C5"/>
            <w:szCs w:val="20"/>
            <w:bdr w:val="none" w:sz="0" w:space="0" w:color="auto" w:frame="1"/>
          </w:rPr>
          <w:t>strokes </w:t>
        </w:r>
      </w:hyperlink>
      <w:r w:rsidRPr="00EE1248">
        <w:rPr>
          <w:rFonts w:ascii="inherit" w:hAnsi="inherit" w:cs="Arial"/>
          <w:color w:val="777777"/>
          <w:szCs w:val="20"/>
        </w:rPr>
        <w:t xml:space="preserve">in the United States.” That list of participants would be extremely hard to obtain. Where would you get such a list in the first place? You could contact individual hospitals (of which there are thousands and thousands…) and ask for a list of patients (would they even supply you with that information? If you could somehow obtain this </w:t>
      </w:r>
      <w:proofErr w:type="gramStart"/>
      <w:r w:rsidRPr="00EE1248">
        <w:rPr>
          <w:rFonts w:ascii="inherit" w:hAnsi="inherit" w:cs="Arial"/>
          <w:color w:val="777777"/>
          <w:szCs w:val="20"/>
        </w:rPr>
        <w:t>list</w:t>
      </w:r>
      <w:proofErr w:type="gramEnd"/>
      <w:r w:rsidRPr="00EE1248">
        <w:rPr>
          <w:rFonts w:ascii="inherit" w:hAnsi="inherit" w:cs="Arial"/>
          <w:color w:val="777777"/>
          <w:szCs w:val="20"/>
        </w:rPr>
        <w:t xml:space="preserve"> then you will end up with a list of 800,000 people which you then have to put into a “bowl” of some sort and choose random people for your sample. This type of situation is the type of real-life situation you’ll come across and is what makes getting a simple random sample so hard to undertake.</w:t>
      </w:r>
    </w:p>
    <w:p w14:paraId="571DBD9F" w14:textId="77777777" w:rsidR="00EE1248" w:rsidRPr="00CC6A39"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19DA3747" w14:textId="610BC6A6"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Style w:val="Strong"/>
          <w:rFonts w:ascii="inherit" w:hAnsi="inherit" w:cs="Arial"/>
          <w:color w:val="777777"/>
          <w:szCs w:val="20"/>
          <w:bdr w:val="none" w:sz="0" w:space="0" w:color="auto" w:frame="1"/>
        </w:rPr>
        <w:t>Sample question:</w:t>
      </w:r>
      <w:r w:rsidRPr="00185633">
        <w:rPr>
          <w:rFonts w:ascii="inherit" w:hAnsi="inherit" w:cs="Arial"/>
          <w:color w:val="777777"/>
          <w:szCs w:val="20"/>
        </w:rPr>
        <w:t> Outline the steps for obtaining a simple random sample for outcomes of strokes in U.S. trauma hospitals.</w:t>
      </w:r>
    </w:p>
    <w:p w14:paraId="1BD0BC3A"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 w:val="28"/>
          <w:szCs w:val="20"/>
        </w:rPr>
      </w:pPr>
    </w:p>
    <w:p w14:paraId="6387594F" w14:textId="2B0062AA"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1: </w:t>
      </w:r>
      <w:r w:rsidRPr="00185633">
        <w:rPr>
          <w:rStyle w:val="Strong"/>
          <w:rFonts w:ascii="inherit" w:hAnsi="inherit" w:cs="Arial"/>
          <w:color w:val="777777"/>
          <w:szCs w:val="20"/>
          <w:bdr w:val="none" w:sz="0" w:space="0" w:color="auto" w:frame="1"/>
        </w:rPr>
        <w:t>Make a list </w:t>
      </w:r>
      <w:r w:rsidRPr="00185633">
        <w:rPr>
          <w:rFonts w:ascii="inherit" w:hAnsi="inherit" w:cs="Arial"/>
          <w:color w:val="777777"/>
          <w:szCs w:val="20"/>
        </w:rPr>
        <w:t>of all the trauma hospitals in the U.S. (there are several hundred: the CDC keeps a list).</w:t>
      </w:r>
    </w:p>
    <w:p w14:paraId="48D5EECC"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5A7A2695" w14:textId="5236D62F"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2: </w:t>
      </w:r>
      <w:r w:rsidRPr="00185633">
        <w:rPr>
          <w:rStyle w:val="Strong"/>
          <w:rFonts w:ascii="inherit" w:hAnsi="inherit" w:cs="Arial"/>
          <w:color w:val="777777"/>
          <w:szCs w:val="20"/>
          <w:bdr w:val="none" w:sz="0" w:space="0" w:color="auto" w:frame="1"/>
        </w:rPr>
        <w:t>Assign a sequential number </w:t>
      </w:r>
      <w:r w:rsidRPr="00185633">
        <w:rPr>
          <w:rFonts w:ascii="inherit" w:hAnsi="inherit" w:cs="Arial"/>
          <w:color w:val="777777"/>
          <w:szCs w:val="20"/>
        </w:rPr>
        <w:t xml:space="preserve">to each trauma </w:t>
      </w:r>
      <w:proofErr w:type="spellStart"/>
      <w:r w:rsidRPr="00185633">
        <w:rPr>
          <w:rFonts w:ascii="inherit" w:hAnsi="inherit" w:cs="Arial"/>
          <w:color w:val="777777"/>
          <w:szCs w:val="20"/>
        </w:rPr>
        <w:t>center</w:t>
      </w:r>
      <w:proofErr w:type="spellEnd"/>
      <w:r w:rsidRPr="00185633">
        <w:rPr>
          <w:rFonts w:ascii="inherit" w:hAnsi="inherit" w:cs="Arial"/>
          <w:color w:val="777777"/>
          <w:szCs w:val="20"/>
        </w:rPr>
        <w:t xml:space="preserve"> (1,2,3…n). This is your </w:t>
      </w:r>
      <w:hyperlink r:id="rId1636" w:history="1">
        <w:r w:rsidRPr="00185633">
          <w:rPr>
            <w:rStyle w:val="Hyperlink"/>
            <w:rFonts w:ascii="inherit" w:eastAsiaTheme="majorEastAsia" w:hAnsi="inherit" w:cs="Arial"/>
            <w:color w:val="05A9C5"/>
            <w:szCs w:val="20"/>
            <w:bdr w:val="none" w:sz="0" w:space="0" w:color="auto" w:frame="1"/>
          </w:rPr>
          <w:t>sampling frame</w:t>
        </w:r>
      </w:hyperlink>
      <w:r w:rsidRPr="00185633">
        <w:rPr>
          <w:rFonts w:ascii="inherit" w:hAnsi="inherit" w:cs="Arial"/>
          <w:color w:val="777777"/>
          <w:szCs w:val="20"/>
        </w:rPr>
        <w:t> (the list from which you draw your simple random sample).</w:t>
      </w:r>
    </w:p>
    <w:p w14:paraId="1CC3AD41"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1B26F7C6" w14:textId="19DA6AD6"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3: </w:t>
      </w:r>
      <w:r w:rsidRPr="00185633">
        <w:rPr>
          <w:rStyle w:val="Strong"/>
          <w:rFonts w:ascii="inherit" w:hAnsi="inherit" w:cs="Arial"/>
          <w:color w:val="777777"/>
          <w:szCs w:val="20"/>
          <w:bdr w:val="none" w:sz="0" w:space="0" w:color="auto" w:frame="1"/>
        </w:rPr>
        <w:t>Figure out what your sample size is going to be</w:t>
      </w:r>
      <w:r w:rsidRPr="00185633">
        <w:rPr>
          <w:rFonts w:ascii="inherit" w:hAnsi="inherit" w:cs="Arial"/>
          <w:color w:val="777777"/>
          <w:szCs w:val="20"/>
        </w:rPr>
        <w:t>. See: (</w:t>
      </w:r>
      <w:hyperlink r:id="rId1637" w:history="1">
        <w:r w:rsidRPr="00185633">
          <w:rPr>
            <w:rStyle w:val="Hyperlink"/>
            <w:rFonts w:ascii="inherit" w:eastAsiaTheme="majorEastAsia" w:hAnsi="inherit" w:cs="Arial"/>
            <w:color w:val="05A9C5"/>
            <w:szCs w:val="20"/>
            <w:bdr w:val="none" w:sz="0" w:space="0" w:color="auto" w:frame="1"/>
          </w:rPr>
          <w:t>Sample size</w:t>
        </w:r>
      </w:hyperlink>
      <w:r w:rsidRPr="00185633">
        <w:rPr>
          <w:rFonts w:ascii="inherit" w:hAnsi="inherit" w:cs="Arial"/>
          <w:color w:val="777777"/>
          <w:szCs w:val="20"/>
        </w:rPr>
        <w:t>) (how to find one).</w:t>
      </w:r>
    </w:p>
    <w:p w14:paraId="6B414D82" w14:textId="77777777" w:rsidR="00EE1248" w:rsidRPr="00185633" w:rsidRDefault="00EE1248" w:rsidP="001C539E">
      <w:pPr>
        <w:pStyle w:val="NormalWeb"/>
        <w:shd w:val="clear" w:color="auto" w:fill="FFFFFF"/>
        <w:spacing w:before="0" w:beforeAutospacing="0" w:after="0" w:afterAutospacing="0"/>
        <w:textAlignment w:val="baseline"/>
        <w:rPr>
          <w:rFonts w:ascii="inherit" w:hAnsi="inherit" w:cs="Arial"/>
          <w:color w:val="777777"/>
          <w:szCs w:val="20"/>
        </w:rPr>
      </w:pPr>
    </w:p>
    <w:p w14:paraId="40FC3202" w14:textId="43477627" w:rsidR="001C539E" w:rsidRPr="00185633" w:rsidRDefault="001C539E" w:rsidP="001C539E">
      <w:pPr>
        <w:pStyle w:val="NormalWeb"/>
        <w:shd w:val="clear" w:color="auto" w:fill="FFFFFF"/>
        <w:spacing w:before="0" w:beforeAutospacing="0" w:after="0" w:afterAutospacing="0"/>
        <w:textAlignment w:val="baseline"/>
        <w:rPr>
          <w:rFonts w:ascii="inherit" w:hAnsi="inherit" w:cs="Arial"/>
          <w:color w:val="777777"/>
          <w:szCs w:val="20"/>
        </w:rPr>
      </w:pPr>
      <w:r w:rsidRPr="00185633">
        <w:rPr>
          <w:rFonts w:ascii="inherit" w:hAnsi="inherit" w:cs="Arial"/>
          <w:color w:val="0000FF"/>
          <w:szCs w:val="20"/>
          <w:bdr w:val="none" w:sz="0" w:space="0" w:color="auto" w:frame="1"/>
        </w:rPr>
        <w:t>Step 4: </w:t>
      </w:r>
      <w:r w:rsidRPr="00185633">
        <w:rPr>
          <w:rStyle w:val="Strong"/>
          <w:rFonts w:ascii="inherit" w:hAnsi="inherit" w:cs="Arial"/>
          <w:color w:val="777777"/>
          <w:szCs w:val="20"/>
          <w:bdr w:val="none" w:sz="0" w:space="0" w:color="auto" w:frame="1"/>
        </w:rPr>
        <w:t>Use a </w:t>
      </w:r>
      <w:hyperlink r:id="rId1638" w:anchor="excel" w:history="1">
        <w:r w:rsidRPr="00185633">
          <w:rPr>
            <w:rStyle w:val="Hyperlink"/>
            <w:rFonts w:ascii="inherit" w:eastAsiaTheme="majorEastAsia" w:hAnsi="inherit" w:cs="Arial"/>
            <w:b/>
            <w:bCs/>
            <w:color w:val="05A9C5"/>
            <w:szCs w:val="20"/>
            <w:bdr w:val="none" w:sz="0" w:space="0" w:color="auto" w:frame="1"/>
          </w:rPr>
          <w:t>random number generator</w:t>
        </w:r>
      </w:hyperlink>
      <w:r w:rsidRPr="00185633">
        <w:rPr>
          <w:rStyle w:val="Strong"/>
          <w:rFonts w:ascii="inherit" w:hAnsi="inherit" w:cs="Arial"/>
          <w:color w:val="777777"/>
          <w:szCs w:val="20"/>
          <w:bdr w:val="none" w:sz="0" w:space="0" w:color="auto" w:frame="1"/>
        </w:rPr>
        <w:t> </w:t>
      </w:r>
      <w:r w:rsidRPr="00185633">
        <w:rPr>
          <w:rFonts w:ascii="inherit" w:hAnsi="inherit" w:cs="Arial"/>
          <w:color w:val="777777"/>
          <w:szCs w:val="20"/>
        </w:rPr>
        <w:t>to select the </w:t>
      </w:r>
      <w:hyperlink r:id="rId1639" w:history="1">
        <w:r w:rsidRPr="00185633">
          <w:rPr>
            <w:rStyle w:val="Hyperlink"/>
            <w:rFonts w:ascii="inherit" w:eastAsiaTheme="majorEastAsia" w:hAnsi="inherit" w:cs="Arial"/>
            <w:color w:val="05A9C5"/>
            <w:szCs w:val="20"/>
            <w:bdr w:val="none" w:sz="0" w:space="0" w:color="auto" w:frame="1"/>
          </w:rPr>
          <w:t>sample</w:t>
        </w:r>
      </w:hyperlink>
      <w:r w:rsidRPr="00185633">
        <w:rPr>
          <w:rFonts w:ascii="inherit" w:hAnsi="inherit" w:cs="Arial"/>
          <w:color w:val="777777"/>
          <w:szCs w:val="20"/>
        </w:rPr>
        <w:t>, using your sampling frame (population size) from Step 2 and your sample size from Step 3. For example, if your sample size is 50 and your population is 500, generate 50 random numbers between 1 and 500.</w:t>
      </w:r>
    </w:p>
    <w:p w14:paraId="278C8ECF" w14:textId="77777777" w:rsidR="00EE1248" w:rsidRDefault="00EE1248" w:rsidP="001C539E">
      <w:pPr>
        <w:pStyle w:val="NormalWeb"/>
        <w:shd w:val="clear" w:color="auto" w:fill="FFFFFF"/>
        <w:spacing w:before="0" w:beforeAutospacing="0" w:after="0" w:afterAutospacing="0"/>
        <w:textAlignment w:val="baseline"/>
        <w:rPr>
          <w:rFonts w:ascii="inherit" w:hAnsi="inherit" w:cs="Arial"/>
          <w:color w:val="777777"/>
          <w:sz w:val="20"/>
          <w:szCs w:val="20"/>
        </w:rPr>
      </w:pPr>
    </w:p>
    <w:p w14:paraId="261750B8" w14:textId="564F7077" w:rsidR="001C539E" w:rsidRPr="00EE1248"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EE1248">
        <w:rPr>
          <w:rStyle w:val="Strong"/>
          <w:rFonts w:ascii="inherit" w:hAnsi="inherit" w:cs="Arial"/>
          <w:color w:val="777777"/>
          <w:szCs w:val="20"/>
          <w:bdr w:val="none" w:sz="0" w:space="0" w:color="auto" w:frame="1"/>
        </w:rPr>
        <w:t>Warning</w:t>
      </w:r>
      <w:r w:rsidRPr="00EE1248">
        <w:rPr>
          <w:rFonts w:ascii="inherit" w:hAnsi="inherit" w:cs="Arial"/>
          <w:color w:val="777777"/>
          <w:szCs w:val="20"/>
        </w:rPr>
        <w:t xml:space="preserve">: </w:t>
      </w:r>
      <w:r w:rsidRPr="00EE1248">
        <w:rPr>
          <w:rFonts w:ascii="inherit" w:hAnsi="inherit" w:cs="Arial"/>
          <w:color w:val="ED7D31" w:themeColor="accent2"/>
          <w:szCs w:val="20"/>
        </w:rPr>
        <w:t xml:space="preserve">If you compromise (say, by not including ALL trauma </w:t>
      </w:r>
      <w:proofErr w:type="spellStart"/>
      <w:r w:rsidRPr="00EE1248">
        <w:rPr>
          <w:rFonts w:ascii="inherit" w:hAnsi="inherit" w:cs="Arial"/>
          <w:color w:val="ED7D31" w:themeColor="accent2"/>
          <w:szCs w:val="20"/>
        </w:rPr>
        <w:t>centers</w:t>
      </w:r>
      <w:proofErr w:type="spellEnd"/>
      <w:r w:rsidRPr="00EE1248">
        <w:rPr>
          <w:rFonts w:ascii="inherit" w:hAnsi="inherit" w:cs="Arial"/>
          <w:color w:val="ED7D31" w:themeColor="accent2"/>
          <w:szCs w:val="20"/>
        </w:rPr>
        <w:t xml:space="preserve"> in your sampling frame), it could open your results to bias.</w:t>
      </w:r>
    </w:p>
    <w:p w14:paraId="409A7A32" w14:textId="77777777" w:rsidR="00EE1248" w:rsidRPr="00EE1248" w:rsidRDefault="00EE1248" w:rsidP="001C539E">
      <w:pPr>
        <w:pStyle w:val="NormalWeb"/>
        <w:shd w:val="clear" w:color="auto" w:fill="FFFFFF"/>
        <w:spacing w:before="0" w:beforeAutospacing="0" w:after="0" w:afterAutospacing="0"/>
        <w:textAlignment w:val="baseline"/>
        <w:rPr>
          <w:rFonts w:ascii="inherit" w:hAnsi="inherit" w:cs="Arial"/>
          <w:color w:val="ED7D31" w:themeColor="accent2"/>
          <w:sz w:val="20"/>
          <w:szCs w:val="20"/>
        </w:rPr>
      </w:pPr>
    </w:p>
    <w:p w14:paraId="67805C16" w14:textId="1C2E9D53" w:rsidR="001C539E" w:rsidRPr="00B2482B" w:rsidRDefault="001C539E" w:rsidP="00B2482B">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Simple Random Sample vs. Random Sample</w:t>
      </w:r>
    </w:p>
    <w:p w14:paraId="43562AD4" w14:textId="77777777" w:rsidR="00DB74EE" w:rsidRPr="00324816" w:rsidRDefault="00DB74EE" w:rsidP="00DB74EE">
      <w:pPr>
        <w:rPr>
          <w:sz w:val="28"/>
        </w:rPr>
      </w:pPr>
    </w:p>
    <w:p w14:paraId="4259AF81" w14:textId="77777777" w:rsidR="001C539E" w:rsidRPr="006169B2" w:rsidRDefault="001C539E" w:rsidP="001C539E">
      <w:pPr>
        <w:pStyle w:val="NormalWeb"/>
        <w:shd w:val="clear" w:color="auto" w:fill="FFFFFF"/>
        <w:spacing w:before="0" w:beforeAutospacing="0" w:after="0" w:afterAutospacing="0"/>
        <w:textAlignment w:val="baseline"/>
        <w:rPr>
          <w:rFonts w:ascii="inherit" w:hAnsi="inherit" w:cs="Arial"/>
          <w:color w:val="ED7D31" w:themeColor="accent2"/>
          <w:szCs w:val="20"/>
        </w:rPr>
      </w:pPr>
      <w:r w:rsidRPr="006169B2">
        <w:rPr>
          <w:rFonts w:ascii="inherit" w:hAnsi="inherit" w:cs="Arial"/>
          <w:color w:val="ED7D31" w:themeColor="accent2"/>
          <w:szCs w:val="20"/>
        </w:rPr>
        <w:t xml:space="preserve">A simple random sample is </w:t>
      </w:r>
      <w:proofErr w:type="gramStart"/>
      <w:r w:rsidRPr="006169B2">
        <w:rPr>
          <w:rFonts w:ascii="inherit" w:hAnsi="inherit" w:cs="Arial"/>
          <w:color w:val="ED7D31" w:themeColor="accent2"/>
          <w:szCs w:val="20"/>
        </w:rPr>
        <w:t>similar to</w:t>
      </w:r>
      <w:proofErr w:type="gramEnd"/>
      <w:r w:rsidRPr="006169B2">
        <w:rPr>
          <w:rFonts w:ascii="inherit" w:hAnsi="inherit" w:cs="Arial"/>
          <w:color w:val="ED7D31" w:themeColor="accent2"/>
          <w:szCs w:val="20"/>
        </w:rPr>
        <w:t xml:space="preserve"> a random sample. The difference between the two is that with a simple random sample, each object in the population has </w:t>
      </w:r>
      <w:r w:rsidRPr="00CC6A39">
        <w:rPr>
          <w:rFonts w:ascii="inherit" w:hAnsi="inherit" w:cs="Arial"/>
          <w:b/>
          <w:color w:val="ED7D31" w:themeColor="accent2"/>
          <w:szCs w:val="20"/>
        </w:rPr>
        <w:t>an equal chance of being chosen</w:t>
      </w:r>
      <w:r w:rsidRPr="006169B2">
        <w:rPr>
          <w:rFonts w:ascii="inherit" w:hAnsi="inherit" w:cs="Arial"/>
          <w:color w:val="ED7D31" w:themeColor="accent2"/>
          <w:szCs w:val="20"/>
        </w:rPr>
        <w:t>. With random sampling, each object does not necessarily have an equal chance of being chosen. Unequal probability sampling isn’t usually addressed in basic statistics courses, but if you’re interested in an example of when it might be used, read </w:t>
      </w:r>
      <w:hyperlink r:id="rId1640" w:tgtFrame="_blank" w:history="1">
        <w:r w:rsidRPr="006169B2">
          <w:rPr>
            <w:rStyle w:val="Hyperlink"/>
            <w:rFonts w:ascii="inherit" w:eastAsiaTheme="majorEastAsia" w:hAnsi="inherit" w:cs="Arial"/>
            <w:color w:val="ED7D31" w:themeColor="accent2"/>
            <w:szCs w:val="20"/>
            <w:bdr w:val="none" w:sz="0" w:space="0" w:color="auto" w:frame="1"/>
          </w:rPr>
          <w:t>this article.</w:t>
        </w:r>
      </w:hyperlink>
    </w:p>
    <w:p w14:paraId="6DAE1B06" w14:textId="77777777" w:rsidR="00A51B0D" w:rsidRPr="00D5298F" w:rsidRDefault="00A51B0D" w:rsidP="00D5298F">
      <w:pPr>
        <w:pStyle w:val="NormalWeb"/>
        <w:shd w:val="clear" w:color="auto" w:fill="FFFFFF"/>
        <w:spacing w:before="0" w:beforeAutospacing="0" w:after="0" w:afterAutospacing="0"/>
        <w:textAlignment w:val="baseline"/>
        <w:rPr>
          <w:rFonts w:ascii="Arial" w:hAnsi="Arial" w:cs="Arial"/>
          <w:b/>
          <w:bCs/>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38084CD" w14:textId="16E12371" w:rsidR="00015A93" w:rsidRPr="00B2482B" w:rsidRDefault="00015A93" w:rsidP="00B2482B">
      <w:pPr>
        <w:pStyle w:val="Heading1"/>
        <w:spacing w:before="0" w:beforeAutospacing="0" w:after="0" w:afterAutospacing="0" w:line="450" w:lineRule="atLeast"/>
        <w:textAlignment w:val="baseline"/>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Stratified Random Sampling</w:t>
      </w:r>
    </w:p>
    <w:p w14:paraId="56196477" w14:textId="77777777" w:rsidR="00015A93" w:rsidRPr="00015A93" w:rsidRDefault="00015A93" w:rsidP="00015A93"/>
    <w:p w14:paraId="2473B0DF" w14:textId="1D926F53" w:rsidR="00015A93" w:rsidRPr="006C6B70"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6C6B70">
        <w:rPr>
          <w:rFonts w:ascii="Arial" w:hAnsi="Arial" w:cs="Arial"/>
          <w:color w:val="ED7D31" w:themeColor="accent2"/>
          <w:sz w:val="22"/>
          <w:szCs w:val="20"/>
        </w:rPr>
        <w:t>Stratified random sampling is used when your population is divided into strata (characteristics like male and female or education level), and you want to include the stratum when taking your </w:t>
      </w:r>
      <w:hyperlink r:id="rId1641" w:history="1">
        <w:r w:rsidRPr="006C6B70">
          <w:rPr>
            <w:rStyle w:val="Hyperlink"/>
            <w:rFonts w:ascii="inherit" w:eastAsiaTheme="majorEastAsia" w:hAnsi="inherit" w:cs="Arial"/>
            <w:color w:val="ED7D31" w:themeColor="accent2"/>
            <w:sz w:val="22"/>
            <w:szCs w:val="20"/>
            <w:bdr w:val="none" w:sz="0" w:space="0" w:color="auto" w:frame="1"/>
          </w:rPr>
          <w:t>sample</w:t>
        </w:r>
      </w:hyperlink>
      <w:r w:rsidRPr="006C6B70">
        <w:rPr>
          <w:rFonts w:ascii="Arial" w:hAnsi="Arial" w:cs="Arial"/>
          <w:color w:val="ED7D31" w:themeColor="accent2"/>
          <w:sz w:val="22"/>
          <w:szCs w:val="20"/>
        </w:rPr>
        <w:t>. The </w:t>
      </w:r>
      <w:hyperlink r:id="rId1642" w:history="1">
        <w:r w:rsidRPr="006C6B70">
          <w:rPr>
            <w:rStyle w:val="Hyperlink"/>
            <w:rFonts w:ascii="inherit" w:eastAsiaTheme="majorEastAsia" w:hAnsi="inherit" w:cs="Arial"/>
            <w:color w:val="ED7D31" w:themeColor="accent2"/>
            <w:sz w:val="22"/>
            <w:szCs w:val="20"/>
            <w:bdr w:val="none" w:sz="0" w:space="0" w:color="auto" w:frame="1"/>
          </w:rPr>
          <w:t>stratum </w:t>
        </w:r>
      </w:hyperlink>
      <w:r w:rsidRPr="006C6B70">
        <w:rPr>
          <w:rFonts w:ascii="Arial" w:hAnsi="Arial" w:cs="Arial"/>
          <w:color w:val="ED7D31" w:themeColor="accent2"/>
          <w:sz w:val="22"/>
          <w:szCs w:val="20"/>
        </w:rPr>
        <w:t>may be already defined (like </w:t>
      </w:r>
      <w:hyperlink r:id="rId1643" w:history="1">
        <w:r w:rsidRPr="006C6B70">
          <w:rPr>
            <w:rStyle w:val="Hyperlink"/>
            <w:rFonts w:ascii="inherit" w:eastAsiaTheme="majorEastAsia" w:hAnsi="inherit" w:cs="Arial"/>
            <w:color w:val="ED7D31" w:themeColor="accent2"/>
            <w:sz w:val="22"/>
            <w:szCs w:val="20"/>
            <w:bdr w:val="none" w:sz="0" w:space="0" w:color="auto" w:frame="1"/>
          </w:rPr>
          <w:t>census </w:t>
        </w:r>
      </w:hyperlink>
      <w:r w:rsidRPr="006C6B70">
        <w:rPr>
          <w:rFonts w:ascii="Arial" w:hAnsi="Arial" w:cs="Arial"/>
          <w:color w:val="ED7D31" w:themeColor="accent2"/>
          <w:sz w:val="22"/>
          <w:szCs w:val="20"/>
        </w:rPr>
        <w:t xml:space="preserve">data) or you might make the stratum yourself to fit the purposes of your research. Stratified random </w:t>
      </w:r>
      <w:r w:rsidRPr="006C6B70">
        <w:rPr>
          <w:rFonts w:ascii="Arial" w:hAnsi="Arial" w:cs="Arial"/>
          <w:color w:val="ED7D31" w:themeColor="accent2"/>
          <w:sz w:val="22"/>
          <w:szCs w:val="20"/>
        </w:rPr>
        <w:lastRenderedPageBreak/>
        <w:t xml:space="preserve">sampling is </w:t>
      </w:r>
      <w:r w:rsidRPr="006C6B70">
        <w:rPr>
          <w:rFonts w:ascii="Arial" w:hAnsi="Arial" w:cs="Arial"/>
          <w:b/>
          <w:color w:val="ED7D31" w:themeColor="accent2"/>
          <w:sz w:val="22"/>
          <w:szCs w:val="20"/>
        </w:rPr>
        <w:t>very similar to </w:t>
      </w:r>
      <w:hyperlink r:id="rId1644" w:history="1">
        <w:r w:rsidRPr="006C6B70">
          <w:rPr>
            <w:rStyle w:val="Hyperlink"/>
            <w:rFonts w:ascii="inherit" w:eastAsiaTheme="majorEastAsia" w:hAnsi="inherit" w:cs="Arial"/>
            <w:b/>
            <w:color w:val="00B0F0"/>
            <w:sz w:val="22"/>
            <w:szCs w:val="20"/>
            <w:bdr w:val="none" w:sz="0" w:space="0" w:color="auto" w:frame="1"/>
          </w:rPr>
          <w:t>random sampling</w:t>
        </w:r>
      </w:hyperlink>
      <w:r w:rsidRPr="006C6B70">
        <w:rPr>
          <w:rFonts w:ascii="Arial" w:hAnsi="Arial" w:cs="Arial"/>
          <w:color w:val="ED7D31" w:themeColor="accent2"/>
          <w:sz w:val="22"/>
          <w:szCs w:val="20"/>
        </w:rPr>
        <w:t xml:space="preserve">. However, these samples are more difficult to create as </w:t>
      </w:r>
      <w:r w:rsidRPr="000B1833">
        <w:rPr>
          <w:rFonts w:ascii="Arial" w:hAnsi="Arial" w:cs="Arial"/>
          <w:b/>
          <w:color w:val="ED7D31" w:themeColor="accent2"/>
          <w:sz w:val="22"/>
          <w:szCs w:val="20"/>
        </w:rPr>
        <w:t>you must have detailed information about what categories</w:t>
      </w:r>
      <w:r w:rsidRPr="006C6B70">
        <w:rPr>
          <w:rFonts w:ascii="Arial" w:hAnsi="Arial" w:cs="Arial"/>
          <w:color w:val="ED7D31" w:themeColor="accent2"/>
          <w:sz w:val="22"/>
          <w:szCs w:val="20"/>
        </w:rPr>
        <w:t xml:space="preserve"> your population falls into.</w:t>
      </w:r>
    </w:p>
    <w:p w14:paraId="15C58F0F" w14:textId="77777777" w:rsidR="00213E42" w:rsidRDefault="00213E42"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0555335B" w14:textId="425093C7" w:rsidR="00015A93" w:rsidRDefault="00015A93" w:rsidP="00015A9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59112FF1" wp14:editId="7CB18BE4">
            <wp:extent cx="2857500" cy="2354580"/>
            <wp:effectExtent l="0" t="0" r="0" b="7620"/>
            <wp:docPr id="28" name="Picture 28" descr="Image: USGS">
              <a:hlinkClick xmlns:a="http://schemas.openxmlformats.org/drawingml/2006/main" r:id="rId1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USGS">
                      <a:hlinkClick r:id="rId1645"/>
                    </pic:cNvPr>
                    <pic:cNvPicPr>
                      <a:picLocks noChangeAspect="1" noChangeArrowheads="1"/>
                    </pic:cNvPicPr>
                  </pic:nvPicPr>
                  <pic:blipFill>
                    <a:blip r:embed="rId1646">
                      <a:extLst>
                        <a:ext uri="{28A0092B-C50C-407E-A947-70E740481C1C}">
                          <a14:useLocalDpi xmlns:a14="http://schemas.microsoft.com/office/drawing/2010/main" val="0"/>
                        </a:ext>
                      </a:extLst>
                    </a:blip>
                    <a:srcRect/>
                    <a:stretch>
                      <a:fillRect/>
                    </a:stretch>
                  </pic:blipFill>
                  <pic:spPr bwMode="auto">
                    <a:xfrm>
                      <a:off x="0" y="0"/>
                      <a:ext cx="2857500" cy="2354580"/>
                    </a:xfrm>
                    <a:prstGeom prst="rect">
                      <a:avLst/>
                    </a:prstGeom>
                    <a:noFill/>
                    <a:ln>
                      <a:noFill/>
                    </a:ln>
                  </pic:spPr>
                </pic:pic>
              </a:graphicData>
            </a:graphic>
          </wp:inline>
        </w:drawing>
      </w:r>
    </w:p>
    <w:p w14:paraId="309FE374" w14:textId="77777777" w:rsidR="00015A93" w:rsidRDefault="00015A93" w:rsidP="00015A9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The stratum in this map are defined by EPA region. Image: </w:t>
      </w:r>
      <w:hyperlink r:id="rId1647" w:history="1">
        <w:r>
          <w:rPr>
            <w:rStyle w:val="Hyperlink"/>
            <w:rFonts w:ascii="inherit" w:eastAsiaTheme="majorEastAsia" w:hAnsi="inherit" w:cs="Arial"/>
            <w:i/>
            <w:iCs/>
            <w:color w:val="05A9C5"/>
            <w:sz w:val="20"/>
            <w:szCs w:val="20"/>
            <w:bdr w:val="none" w:sz="0" w:space="0" w:color="auto" w:frame="1"/>
          </w:rPr>
          <w:t>USGS</w:t>
        </w:r>
      </w:hyperlink>
    </w:p>
    <w:p w14:paraId="15E9C1F7" w14:textId="77777777" w:rsidR="00CD64CC" w:rsidRDefault="00CD64CC" w:rsidP="00015A93">
      <w:pPr>
        <w:pStyle w:val="Heading2"/>
        <w:shd w:val="clear" w:color="auto" w:fill="FFFFFF"/>
        <w:spacing w:before="0" w:line="525" w:lineRule="atLeast"/>
        <w:textAlignment w:val="baseline"/>
        <w:rPr>
          <w:rFonts w:ascii="Arial" w:hAnsi="Arial" w:cs="Arial"/>
          <w:b/>
          <w:bCs/>
          <w:color w:val="555555"/>
          <w:sz w:val="42"/>
          <w:szCs w:val="42"/>
        </w:rPr>
      </w:pPr>
    </w:p>
    <w:p w14:paraId="00E5B83B" w14:textId="43C2E8E3" w:rsidR="00015A93" w:rsidRPr="00B2482B" w:rsidRDefault="00015A93" w:rsidP="00B2482B">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482B">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Perform Stratified Random Sampling</w:t>
      </w:r>
    </w:p>
    <w:p w14:paraId="276D233C" w14:textId="77777777" w:rsidR="00CD64CC" w:rsidRPr="00CD64CC" w:rsidRDefault="00CD64CC" w:rsidP="00CD64CC"/>
    <w:p w14:paraId="07D94FCE" w14:textId="65B3DC58" w:rsidR="00015A93" w:rsidRPr="003D065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3D065A">
        <w:rPr>
          <w:rFonts w:ascii="Arial" w:hAnsi="Arial" w:cs="Arial"/>
          <w:color w:val="777777"/>
          <w:sz w:val="22"/>
          <w:szCs w:val="20"/>
        </w:rPr>
        <w:t>To perform stratified random sampling, take a</w:t>
      </w:r>
      <w:hyperlink r:id="rId1648" w:history="1">
        <w:r w:rsidRPr="003D065A">
          <w:rPr>
            <w:rStyle w:val="Hyperlink"/>
            <w:rFonts w:ascii="inherit" w:eastAsiaTheme="majorEastAsia" w:hAnsi="inherit" w:cs="Arial"/>
            <w:color w:val="05A9C5"/>
            <w:sz w:val="22"/>
            <w:szCs w:val="20"/>
            <w:bdr w:val="none" w:sz="0" w:space="0" w:color="auto" w:frame="1"/>
          </w:rPr>
          <w:t> random sample </w:t>
        </w:r>
      </w:hyperlink>
      <w:r w:rsidRPr="003D065A">
        <w:rPr>
          <w:rFonts w:ascii="Arial" w:hAnsi="Arial" w:cs="Arial"/>
          <w:color w:val="777777"/>
          <w:sz w:val="22"/>
          <w:szCs w:val="20"/>
        </w:rPr>
        <w:t>from within each category or stratum. Let’s say you have a population divided into the following strata:</w:t>
      </w:r>
    </w:p>
    <w:p w14:paraId="401915E1" w14:textId="77777777" w:rsidR="00B56859" w:rsidRDefault="00B56859"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36D7574C" w14:textId="77777777"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1: Low socioeconomic status — 39 percent</w:t>
      </w:r>
    </w:p>
    <w:p w14:paraId="7E3CCC32" w14:textId="77777777"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2: Middle class — 38 percent</w:t>
      </w:r>
    </w:p>
    <w:p w14:paraId="7D728A8E" w14:textId="1D692086" w:rsidR="00015A93" w:rsidRPr="003D065A" w:rsidRDefault="00015A93" w:rsidP="00C075BE">
      <w:pPr>
        <w:numPr>
          <w:ilvl w:val="0"/>
          <w:numId w:val="16"/>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Category 3: Upper income — 23 percent</w:t>
      </w:r>
    </w:p>
    <w:p w14:paraId="6511689A" w14:textId="77777777" w:rsidR="00B56859" w:rsidRDefault="00B56859" w:rsidP="00B56859">
      <w:pPr>
        <w:shd w:val="clear" w:color="auto" w:fill="FFFFFF"/>
        <w:spacing w:after="0" w:line="240" w:lineRule="auto"/>
        <w:ind w:left="450"/>
        <w:textAlignment w:val="baseline"/>
        <w:rPr>
          <w:rFonts w:ascii="inherit" w:hAnsi="inherit" w:cs="Arial"/>
          <w:color w:val="777777"/>
          <w:sz w:val="20"/>
          <w:szCs w:val="20"/>
        </w:rPr>
      </w:pPr>
    </w:p>
    <w:p w14:paraId="2E3A551C" w14:textId="52AD0A02" w:rsidR="00015A93" w:rsidRPr="003D065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3D065A">
        <w:rPr>
          <w:rFonts w:ascii="Arial" w:hAnsi="Arial" w:cs="Arial"/>
          <w:color w:val="777777"/>
          <w:sz w:val="22"/>
          <w:szCs w:val="20"/>
        </w:rPr>
        <w:t>To get the stratified random sample, you would randomly sample the categories so that your eventual sample size has 39 percent of participants taken from category 1, 38 percent from category 2 and 23 percent from category 3. What you end up with is a mini representation of your population. According to </w:t>
      </w:r>
      <w:hyperlink r:id="rId1649" w:tgtFrame="_blank" w:history="1">
        <w:r w:rsidRPr="003D065A">
          <w:rPr>
            <w:rStyle w:val="Hyperlink"/>
            <w:rFonts w:ascii="inherit" w:eastAsiaTheme="majorEastAsia" w:hAnsi="inherit" w:cs="Arial"/>
            <w:color w:val="05A9C5"/>
            <w:sz w:val="22"/>
            <w:szCs w:val="20"/>
            <w:bdr w:val="none" w:sz="0" w:space="0" w:color="auto" w:frame="1"/>
          </w:rPr>
          <w:t>University of California at Davis</w:t>
        </w:r>
      </w:hyperlink>
      <w:r w:rsidRPr="003D065A">
        <w:rPr>
          <w:rFonts w:ascii="Arial" w:hAnsi="Arial" w:cs="Arial"/>
          <w:color w:val="777777"/>
          <w:sz w:val="22"/>
          <w:szCs w:val="20"/>
        </w:rPr>
        <w:t>, the following steps should be taken to obtain the stratified sample:</w:t>
      </w:r>
    </w:p>
    <w:p w14:paraId="5365C03F" w14:textId="77777777" w:rsidR="003D065A" w:rsidRDefault="003D065A" w:rsidP="00015A93">
      <w:pPr>
        <w:pStyle w:val="NormalWeb"/>
        <w:shd w:val="clear" w:color="auto" w:fill="FFFFFF"/>
        <w:spacing w:before="0" w:beforeAutospacing="0" w:after="0" w:afterAutospacing="0"/>
        <w:textAlignment w:val="baseline"/>
        <w:rPr>
          <w:rFonts w:ascii="Arial" w:hAnsi="Arial" w:cs="Arial"/>
          <w:color w:val="777777"/>
          <w:sz w:val="20"/>
          <w:szCs w:val="20"/>
        </w:rPr>
      </w:pPr>
    </w:p>
    <w:p w14:paraId="0EDFDFD4"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Name the target </w:t>
      </w:r>
      <w:hyperlink r:id="rId1650" w:history="1">
        <w:r w:rsidRPr="003D065A">
          <w:rPr>
            <w:rStyle w:val="Hyperlink"/>
            <w:rFonts w:ascii="inherit" w:hAnsi="inherit" w:cs="Arial"/>
            <w:color w:val="777777"/>
            <w:sz w:val="24"/>
            <w:szCs w:val="20"/>
            <w:bdr w:val="none" w:sz="0" w:space="0" w:color="auto" w:frame="1"/>
          </w:rPr>
          <w:t>population</w:t>
        </w:r>
      </w:hyperlink>
      <w:r w:rsidRPr="003D065A">
        <w:rPr>
          <w:rFonts w:ascii="inherit" w:hAnsi="inherit" w:cs="Arial"/>
          <w:color w:val="777777"/>
          <w:sz w:val="24"/>
          <w:szCs w:val="20"/>
        </w:rPr>
        <w:t>.</w:t>
      </w:r>
    </w:p>
    <w:p w14:paraId="3D9A7486"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Name the categories (stratum) in the population.</w:t>
      </w:r>
    </w:p>
    <w:p w14:paraId="69750E78"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Figure out what </w:t>
      </w:r>
      <w:hyperlink r:id="rId1651" w:history="1">
        <w:r w:rsidRPr="003D065A">
          <w:rPr>
            <w:rStyle w:val="Hyperlink"/>
            <w:rFonts w:ascii="inherit" w:hAnsi="inherit" w:cs="Arial"/>
            <w:color w:val="777777"/>
            <w:sz w:val="24"/>
            <w:szCs w:val="20"/>
            <w:bdr w:val="none" w:sz="0" w:space="0" w:color="auto" w:frame="1"/>
          </w:rPr>
          <w:t>sample size</w:t>
        </w:r>
      </w:hyperlink>
      <w:r w:rsidRPr="003D065A">
        <w:rPr>
          <w:rFonts w:ascii="inherit" w:hAnsi="inherit" w:cs="Arial"/>
          <w:color w:val="777777"/>
          <w:sz w:val="24"/>
          <w:szCs w:val="20"/>
        </w:rPr>
        <w:t> you need.</w:t>
      </w:r>
    </w:p>
    <w:p w14:paraId="4AB910F9"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 xml:space="preserve">List </w:t>
      </w:r>
      <w:proofErr w:type="gramStart"/>
      <w:r w:rsidRPr="003D065A">
        <w:rPr>
          <w:rFonts w:ascii="inherit" w:hAnsi="inherit" w:cs="Arial"/>
          <w:color w:val="777777"/>
          <w:sz w:val="24"/>
          <w:szCs w:val="20"/>
        </w:rPr>
        <w:t>all of</w:t>
      </w:r>
      <w:proofErr w:type="gramEnd"/>
      <w:r w:rsidRPr="003D065A">
        <w:rPr>
          <w:rFonts w:ascii="inherit" w:hAnsi="inherit" w:cs="Arial"/>
          <w:color w:val="777777"/>
          <w:sz w:val="24"/>
          <w:szCs w:val="20"/>
        </w:rPr>
        <w:t xml:space="preserve"> the cases within each stratum.</w:t>
      </w:r>
    </w:p>
    <w:p w14:paraId="38CCF234"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Make a </w:t>
      </w:r>
      <w:hyperlink r:id="rId1652" w:history="1">
        <w:r w:rsidRPr="003D065A">
          <w:rPr>
            <w:rStyle w:val="Hyperlink"/>
            <w:rFonts w:ascii="inherit" w:hAnsi="inherit" w:cs="Arial"/>
            <w:color w:val="777777"/>
            <w:sz w:val="24"/>
            <w:szCs w:val="20"/>
            <w:bdr w:val="none" w:sz="0" w:space="0" w:color="auto" w:frame="1"/>
          </w:rPr>
          <w:t>decision rule </w:t>
        </w:r>
      </w:hyperlink>
      <w:r w:rsidRPr="003D065A">
        <w:rPr>
          <w:rFonts w:ascii="inherit" w:hAnsi="inherit" w:cs="Arial"/>
          <w:color w:val="777777"/>
          <w:sz w:val="24"/>
          <w:szCs w:val="20"/>
        </w:rPr>
        <w:t>to select cases (for example, you might select the items using the largest set of random numbers).</w:t>
      </w:r>
    </w:p>
    <w:p w14:paraId="29749540"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Assign a random number to each case.</w:t>
      </w:r>
    </w:p>
    <w:p w14:paraId="788E825A" w14:textId="77777777" w:rsidR="00015A93" w:rsidRPr="003D065A"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Sort each case by random number.</w:t>
      </w:r>
    </w:p>
    <w:p w14:paraId="0E2BA930" w14:textId="44F0E713" w:rsidR="00015A93" w:rsidRDefault="00015A93" w:rsidP="00C075BE">
      <w:pPr>
        <w:numPr>
          <w:ilvl w:val="0"/>
          <w:numId w:val="17"/>
        </w:numPr>
        <w:shd w:val="clear" w:color="auto" w:fill="FFFFFF"/>
        <w:spacing w:after="0" w:line="240" w:lineRule="auto"/>
        <w:ind w:left="450"/>
        <w:textAlignment w:val="baseline"/>
        <w:rPr>
          <w:rFonts w:ascii="inherit" w:hAnsi="inherit" w:cs="Arial"/>
          <w:color w:val="777777"/>
          <w:sz w:val="24"/>
          <w:szCs w:val="20"/>
        </w:rPr>
      </w:pPr>
      <w:r w:rsidRPr="003D065A">
        <w:rPr>
          <w:rFonts w:ascii="inherit" w:hAnsi="inherit" w:cs="Arial"/>
          <w:color w:val="777777"/>
          <w:sz w:val="24"/>
          <w:szCs w:val="20"/>
        </w:rPr>
        <w:t>Follow your decision rule (#5 above) to choose your participants.</w:t>
      </w:r>
    </w:p>
    <w:p w14:paraId="68DDAAED" w14:textId="77777777" w:rsidR="00AB6BC5" w:rsidRPr="003D065A" w:rsidRDefault="00AB6BC5" w:rsidP="00AB6BC5">
      <w:pPr>
        <w:shd w:val="clear" w:color="auto" w:fill="FFFFFF"/>
        <w:spacing w:after="0" w:line="240" w:lineRule="auto"/>
        <w:ind w:left="450"/>
        <w:textAlignment w:val="baseline"/>
        <w:rPr>
          <w:rFonts w:ascii="inherit" w:hAnsi="inherit" w:cs="Arial"/>
          <w:color w:val="777777"/>
          <w:sz w:val="24"/>
          <w:szCs w:val="20"/>
        </w:rPr>
      </w:pPr>
    </w:p>
    <w:p w14:paraId="3C065EE5" w14:textId="77777777" w:rsidR="00015A93" w:rsidRPr="00AB6BC5"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AB6BC5">
        <w:rPr>
          <w:rFonts w:ascii="Arial" w:hAnsi="Arial" w:cs="Arial"/>
          <w:color w:val="777777"/>
          <w:sz w:val="22"/>
          <w:szCs w:val="20"/>
        </w:rPr>
        <w:t>Stratified random sampling for larger data sets is usually performed using statistical software. For example, </w:t>
      </w:r>
      <w:hyperlink r:id="rId1653" w:history="1">
        <w:r w:rsidRPr="00AB6BC5">
          <w:rPr>
            <w:rStyle w:val="Hyperlink"/>
            <w:rFonts w:ascii="inherit" w:eastAsiaTheme="majorEastAsia" w:hAnsi="inherit" w:cs="Arial"/>
            <w:color w:val="05A9C5"/>
            <w:sz w:val="22"/>
            <w:szCs w:val="20"/>
            <w:bdr w:val="none" w:sz="0" w:space="0" w:color="auto" w:frame="1"/>
          </w:rPr>
          <w:t>click here</w:t>
        </w:r>
      </w:hyperlink>
      <w:r w:rsidRPr="00AB6BC5">
        <w:rPr>
          <w:rFonts w:ascii="Arial" w:hAnsi="Arial" w:cs="Arial"/>
          <w:color w:val="777777"/>
          <w:sz w:val="22"/>
          <w:szCs w:val="20"/>
        </w:rPr>
        <w:t> for the procedures in SAS.</w:t>
      </w:r>
    </w:p>
    <w:p w14:paraId="6251D46D" w14:textId="77777777" w:rsidR="0050288B" w:rsidRDefault="0050288B" w:rsidP="00015A93">
      <w:pPr>
        <w:pStyle w:val="Heading2"/>
        <w:shd w:val="clear" w:color="auto" w:fill="FFFFFF"/>
        <w:spacing w:before="0" w:line="525" w:lineRule="atLeast"/>
        <w:textAlignment w:val="baseline"/>
        <w:rPr>
          <w:rFonts w:ascii="Arial" w:hAnsi="Arial" w:cs="Arial"/>
          <w:b/>
          <w:bCs/>
          <w:color w:val="555555"/>
          <w:sz w:val="42"/>
          <w:szCs w:val="42"/>
        </w:rPr>
      </w:pPr>
    </w:p>
    <w:p w14:paraId="5B734378" w14:textId="20E73E68" w:rsidR="00015A93" w:rsidRPr="004E134C" w:rsidRDefault="00015A93" w:rsidP="004E134C">
      <w:pPr>
        <w:pStyle w:val="Heading1"/>
        <w:spacing w:before="0" w:beforeAutospacing="0" w:after="0" w:afterAutospacing="0" w:line="450" w:lineRule="atLeast"/>
        <w:textAlignment w:val="baseline"/>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E134C">
        <w:rPr>
          <w:rFonts w:ascii="Arial" w:hAnsi="Arial" w:cs="Arial"/>
          <w:color w:val="5B9BD5" w:themeColor="accent5"/>
          <w:kern w:val="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Get a Stratified Random Sample: Example</w:t>
      </w:r>
    </w:p>
    <w:p w14:paraId="007579D0" w14:textId="77777777" w:rsidR="00AB6BC5" w:rsidRPr="00AB6BC5" w:rsidRDefault="00AB6BC5" w:rsidP="00AB6BC5"/>
    <w:p w14:paraId="6FF028FC" w14:textId="7C68DDDF" w:rsidR="00015A93" w:rsidRDefault="00015A93" w:rsidP="00015A93">
      <w:pPr>
        <w:shd w:val="clear" w:color="auto" w:fill="FFFFFF"/>
        <w:textAlignment w:val="baseline"/>
        <w:rPr>
          <w:rFonts w:ascii="Arial" w:hAnsi="Arial" w:cs="Arial"/>
          <w:color w:val="777777"/>
          <w:sz w:val="20"/>
          <w:szCs w:val="20"/>
        </w:rPr>
      </w:pPr>
      <w:r>
        <w:rPr>
          <w:rFonts w:ascii="inherit" w:hAnsi="inherit" w:cs="Arial"/>
          <w:noProof/>
          <w:color w:val="05A9C5"/>
          <w:sz w:val="20"/>
          <w:szCs w:val="20"/>
          <w:bdr w:val="none" w:sz="0" w:space="0" w:color="auto" w:frame="1"/>
        </w:rPr>
        <w:drawing>
          <wp:inline distT="0" distB="0" distL="0" distR="0" wp14:anchorId="0369236B" wp14:editId="5DD9824E">
            <wp:extent cx="1432560" cy="1432560"/>
            <wp:effectExtent l="0" t="0" r="0" b="0"/>
            <wp:docPr id="27" name="Picture 27" descr="How to Get a Stratified Random Sample">
              <a:hlinkClick xmlns:a="http://schemas.openxmlformats.org/drawingml/2006/main" r:id="rId16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Get a Stratified Random Sample">
                      <a:hlinkClick r:id="rId1654"/>
                    </pic:cNvPr>
                    <pic:cNvPicPr>
                      <a:picLocks noChangeAspect="1" noChangeArrowheads="1"/>
                    </pic:cNvPicPr>
                  </pic:nvPicPr>
                  <pic:blipFill>
                    <a:blip r:embed="rId165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B6135F1" w14:textId="77777777" w:rsidR="00015A93" w:rsidRDefault="00015A93" w:rsidP="00015A93">
      <w:pPr>
        <w:pStyle w:val="wp-caption-text"/>
        <w:pBdr>
          <w:bottom w:val="single" w:sz="6" w:space="11" w:color="EAEAEA"/>
        </w:pBdr>
        <w:shd w:val="clear" w:color="auto" w:fill="FFFFFF"/>
        <w:spacing w:before="0" w:beforeAutospacing="0" w:after="0" w:afterAutospacing="0"/>
        <w:textAlignment w:val="baseline"/>
        <w:rPr>
          <w:rFonts w:ascii="inherit" w:hAnsi="inherit" w:cs="Arial"/>
          <w:i/>
          <w:iCs/>
          <w:color w:val="777777"/>
          <w:sz w:val="20"/>
          <w:szCs w:val="20"/>
        </w:rPr>
      </w:pPr>
      <w:r>
        <w:rPr>
          <w:rFonts w:ascii="inherit" w:hAnsi="inherit" w:cs="Arial"/>
          <w:i/>
          <w:iCs/>
          <w:color w:val="777777"/>
          <w:sz w:val="20"/>
          <w:szCs w:val="20"/>
        </w:rPr>
        <w:t>Stratified random sampling is useful when you can subdivide areas. Image: Oregon State</w:t>
      </w:r>
    </w:p>
    <w:p w14:paraId="0B5F5C0F" w14:textId="77777777" w:rsidR="00015A93" w:rsidRPr="00CE517D" w:rsidRDefault="00015A93" w:rsidP="00015A93">
      <w:pPr>
        <w:rPr>
          <w:rFonts w:ascii="Times New Roman" w:hAnsi="Times New Roman" w:cs="Times New Roman"/>
          <w:sz w:val="32"/>
          <w:szCs w:val="24"/>
        </w:rPr>
      </w:pPr>
      <w:r>
        <w:rPr>
          <w:rFonts w:ascii="Arial" w:hAnsi="Arial" w:cs="Arial"/>
          <w:color w:val="777777"/>
          <w:sz w:val="20"/>
          <w:szCs w:val="20"/>
        </w:rPr>
        <w:br/>
      </w:r>
      <w:r w:rsidRPr="00C101F0">
        <w:rPr>
          <w:rFonts w:ascii="Arial" w:hAnsi="Arial" w:cs="Arial"/>
          <w:color w:val="ED7D31" w:themeColor="accent2"/>
          <w:sz w:val="24"/>
          <w:szCs w:val="20"/>
          <w:shd w:val="clear" w:color="auto" w:fill="FFFFFF"/>
        </w:rPr>
        <w:t>“Stratified” means “in layers,” so in order to get a stratified random sample you first need to make the layers. What layers you have depends on characteristics of your </w:t>
      </w:r>
      <w:hyperlink r:id="rId1656" w:history="1">
        <w:r w:rsidRPr="00C101F0">
          <w:rPr>
            <w:rStyle w:val="Hyperlink"/>
            <w:rFonts w:ascii="Arial" w:hAnsi="Arial" w:cs="Arial"/>
            <w:color w:val="ED7D31" w:themeColor="accent2"/>
            <w:sz w:val="24"/>
            <w:szCs w:val="20"/>
            <w:bdr w:val="none" w:sz="0" w:space="0" w:color="auto" w:frame="1"/>
            <w:shd w:val="clear" w:color="auto" w:fill="FFFFFF"/>
          </w:rPr>
          <w:t>population</w:t>
        </w:r>
      </w:hyperlink>
      <w:r w:rsidRPr="00CE517D">
        <w:rPr>
          <w:rFonts w:ascii="Arial" w:hAnsi="Arial" w:cs="Arial"/>
          <w:color w:val="777777"/>
          <w:sz w:val="24"/>
          <w:szCs w:val="20"/>
          <w:shd w:val="clear" w:color="auto" w:fill="FFFFFF"/>
        </w:rPr>
        <w:t>. For example, if you are surveying U.S. residents about their plans for retirement, you might want your layers to represent different age groups. The sample size for each strata (layer) is proportional to the size of the layer:</w:t>
      </w:r>
    </w:p>
    <w:p w14:paraId="5D0D99C2" w14:textId="6DD090E6" w:rsidR="00AB6BC5" w:rsidRPr="00AB6BC5" w:rsidRDefault="00015A93" w:rsidP="00015A93">
      <w:pPr>
        <w:pStyle w:val="NormalWeb"/>
        <w:shd w:val="clear" w:color="auto" w:fill="F9F9F9"/>
        <w:spacing w:before="0" w:beforeAutospacing="0" w:after="0" w:afterAutospacing="0"/>
        <w:textAlignment w:val="baseline"/>
        <w:rPr>
          <w:rFonts w:ascii="inherit" w:hAnsi="inherit" w:cs="Arial"/>
          <w:i/>
          <w:iCs/>
          <w:color w:val="ED7D31" w:themeColor="accent2"/>
          <w:szCs w:val="20"/>
        </w:rPr>
      </w:pPr>
      <w:r w:rsidRPr="00AB6BC5">
        <w:rPr>
          <w:rFonts w:ascii="inherit" w:hAnsi="inherit" w:cs="Arial"/>
          <w:i/>
          <w:iCs/>
          <w:color w:val="ED7D31" w:themeColor="accent2"/>
          <w:szCs w:val="20"/>
        </w:rPr>
        <w:t>Sample size of the strata = size of entire sample / population size * layer size.</w:t>
      </w:r>
    </w:p>
    <w:p w14:paraId="0428EEF5" w14:textId="77777777" w:rsidR="00A44629" w:rsidRDefault="00A44629" w:rsidP="00015A93">
      <w:pPr>
        <w:pStyle w:val="Heading2"/>
        <w:shd w:val="clear" w:color="auto" w:fill="FFFFFF"/>
        <w:spacing w:before="0" w:line="525" w:lineRule="atLeast"/>
        <w:textAlignment w:val="baseline"/>
        <w:rPr>
          <w:rFonts w:ascii="Arial" w:hAnsi="Arial" w:cs="Arial"/>
          <w:b/>
          <w:bCs/>
          <w:color w:val="555555"/>
          <w:sz w:val="42"/>
          <w:szCs w:val="42"/>
        </w:rPr>
      </w:pPr>
    </w:p>
    <w:p w14:paraId="21C56B38" w14:textId="6B9E8EA6" w:rsidR="00015A93" w:rsidRPr="00F118AA" w:rsidRDefault="00015A93" w:rsidP="00F118AA">
      <w:pPr>
        <w:pStyle w:val="Heading1"/>
        <w:spacing w:before="0" w:beforeAutospacing="0" w:after="0" w:afterAutospacing="0" w:line="450" w:lineRule="atLeast"/>
        <w:textAlignment w:val="baseline"/>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118AA">
        <w:rPr>
          <w:rFonts w:ascii="Arial" w:hAnsi="Arial" w:cs="Arial"/>
          <w:color w:val="5B9BD5" w:themeColor="accent5"/>
          <w:kern w:val="0"/>
          <w:sz w:val="28"/>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to Get a Stratified Random Sample: Steps</w:t>
      </w:r>
    </w:p>
    <w:p w14:paraId="3CD378C1" w14:textId="77777777" w:rsidR="0045571E" w:rsidRPr="00C427B4" w:rsidRDefault="0045571E" w:rsidP="0045571E">
      <w:pPr>
        <w:rPr>
          <w:sz w:val="24"/>
        </w:rPr>
      </w:pPr>
    </w:p>
    <w:p w14:paraId="2DAEFFF6" w14:textId="17CC6719"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Cs w:val="20"/>
        </w:rPr>
      </w:pPr>
      <w:r w:rsidRPr="00C427B4">
        <w:rPr>
          <w:rStyle w:val="Strong"/>
          <w:rFonts w:ascii="inherit" w:hAnsi="inherit" w:cs="Arial"/>
          <w:color w:val="777777"/>
          <w:szCs w:val="20"/>
          <w:bdr w:val="none" w:sz="0" w:space="0" w:color="auto" w:frame="1"/>
        </w:rPr>
        <w:t>Sample question:</w:t>
      </w:r>
      <w:r w:rsidRPr="00C427B4">
        <w:rPr>
          <w:rFonts w:ascii="Arial" w:hAnsi="Arial" w:cs="Arial"/>
          <w:color w:val="777777"/>
          <w:szCs w:val="20"/>
        </w:rPr>
        <w:t> You work for a small company of 1,000 people and want to find out how they are saving for retirement. Use stratified random sampling to obtain your </w:t>
      </w:r>
      <w:hyperlink r:id="rId1657" w:history="1">
        <w:r w:rsidRPr="00C427B4">
          <w:rPr>
            <w:rStyle w:val="Hyperlink"/>
            <w:rFonts w:ascii="inherit" w:eastAsiaTheme="majorEastAsia" w:hAnsi="inherit" w:cs="Arial"/>
            <w:color w:val="05A9C5"/>
            <w:szCs w:val="20"/>
            <w:bdr w:val="none" w:sz="0" w:space="0" w:color="auto" w:frame="1"/>
          </w:rPr>
          <w:t>sample</w:t>
        </w:r>
      </w:hyperlink>
      <w:r w:rsidRPr="00C427B4">
        <w:rPr>
          <w:rFonts w:ascii="Arial" w:hAnsi="Arial" w:cs="Arial"/>
          <w:color w:val="777777"/>
          <w:szCs w:val="20"/>
        </w:rPr>
        <w:t>.</w:t>
      </w:r>
    </w:p>
    <w:p w14:paraId="179BDB8A" w14:textId="77777777" w:rsidR="0045571E" w:rsidRPr="00C427B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2D9E582F" w14:textId="5141EC1D"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C427B4">
        <w:rPr>
          <w:rFonts w:ascii="inherit" w:hAnsi="inherit" w:cs="Arial"/>
          <w:color w:val="0000FF"/>
          <w:sz w:val="22"/>
          <w:szCs w:val="20"/>
          <w:bdr w:val="none" w:sz="0" w:space="0" w:color="auto" w:frame="1"/>
        </w:rPr>
        <w:t>Step 1: </w:t>
      </w:r>
      <w:r w:rsidRPr="00C427B4">
        <w:rPr>
          <w:rStyle w:val="Strong"/>
          <w:rFonts w:ascii="inherit" w:hAnsi="inherit" w:cs="Arial"/>
          <w:color w:val="777777"/>
          <w:sz w:val="22"/>
          <w:szCs w:val="20"/>
          <w:bdr w:val="none" w:sz="0" w:space="0" w:color="auto" w:frame="1"/>
        </w:rPr>
        <w:t>Decide how you want to </w:t>
      </w:r>
      <w:hyperlink r:id="rId1658" w:tgtFrame="_blank" w:history="1">
        <w:r w:rsidRPr="00C427B4">
          <w:rPr>
            <w:rStyle w:val="Hyperlink"/>
            <w:rFonts w:ascii="inherit" w:eastAsiaTheme="majorEastAsia" w:hAnsi="inherit" w:cs="Arial"/>
            <w:b/>
            <w:bCs/>
            <w:color w:val="05A9C5"/>
            <w:sz w:val="22"/>
            <w:szCs w:val="20"/>
            <w:bdr w:val="none" w:sz="0" w:space="0" w:color="auto" w:frame="1"/>
          </w:rPr>
          <w:t>stratify</w:t>
        </w:r>
      </w:hyperlink>
      <w:r w:rsidRPr="00C427B4">
        <w:rPr>
          <w:rStyle w:val="Strong"/>
          <w:rFonts w:ascii="inherit" w:hAnsi="inherit" w:cs="Arial"/>
          <w:color w:val="777777"/>
          <w:sz w:val="22"/>
          <w:szCs w:val="20"/>
          <w:bdr w:val="none" w:sz="0" w:space="0" w:color="auto" w:frame="1"/>
        </w:rPr>
        <w:t> (divide up) your population.</w:t>
      </w:r>
      <w:r w:rsidRPr="00C427B4">
        <w:rPr>
          <w:rFonts w:ascii="Arial" w:hAnsi="Arial" w:cs="Arial"/>
          <w:color w:val="777777"/>
          <w:sz w:val="22"/>
          <w:szCs w:val="20"/>
        </w:rPr>
        <w:t> For example, people in their twenties might have different saving strategies than people in their fifties.</w:t>
      </w:r>
    </w:p>
    <w:p w14:paraId="690BEA1A" w14:textId="77777777" w:rsidR="0045571E" w:rsidRPr="00C427B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2EA9D86B" w14:textId="0920D1EC" w:rsidR="00015A93" w:rsidRPr="00C427B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C427B4">
        <w:rPr>
          <w:rFonts w:ascii="inherit" w:hAnsi="inherit" w:cs="Arial"/>
          <w:color w:val="0000FF"/>
          <w:sz w:val="22"/>
          <w:szCs w:val="20"/>
          <w:bdr w:val="none" w:sz="0" w:space="0" w:color="auto" w:frame="1"/>
        </w:rPr>
        <w:t>Step 2: </w:t>
      </w:r>
      <w:r w:rsidRPr="00C427B4">
        <w:rPr>
          <w:rStyle w:val="Strong"/>
          <w:rFonts w:ascii="inherit" w:hAnsi="inherit" w:cs="Arial"/>
          <w:color w:val="777777"/>
          <w:sz w:val="22"/>
          <w:szCs w:val="20"/>
          <w:bdr w:val="none" w:sz="0" w:space="0" w:color="auto" w:frame="1"/>
        </w:rPr>
        <w:t>Make a table representing your </w:t>
      </w:r>
      <w:hyperlink r:id="rId1659" w:history="1">
        <w:r w:rsidRPr="00C427B4">
          <w:rPr>
            <w:rStyle w:val="Hyperlink"/>
            <w:rFonts w:ascii="inherit" w:eastAsiaTheme="majorEastAsia" w:hAnsi="inherit" w:cs="Arial"/>
            <w:b/>
            <w:bCs/>
            <w:color w:val="05A9C5"/>
            <w:sz w:val="22"/>
            <w:szCs w:val="20"/>
            <w:bdr w:val="none" w:sz="0" w:space="0" w:color="auto" w:frame="1"/>
          </w:rPr>
          <w:t>strata</w:t>
        </w:r>
      </w:hyperlink>
      <w:r w:rsidRPr="00C427B4">
        <w:rPr>
          <w:rFonts w:ascii="Arial" w:hAnsi="Arial" w:cs="Arial"/>
          <w:color w:val="777777"/>
          <w:sz w:val="22"/>
          <w:szCs w:val="20"/>
        </w:rPr>
        <w:t>. The following table shows age groups and how many people in the population are in that strata:</w:t>
      </w:r>
    </w:p>
    <w:p w14:paraId="4B22027B" w14:textId="77777777" w:rsidR="0045571E" w:rsidRDefault="0045571E" w:rsidP="00015A93">
      <w:pPr>
        <w:pStyle w:val="NormalWeb"/>
        <w:shd w:val="clear" w:color="auto" w:fill="FFFFFF"/>
        <w:spacing w:before="0" w:beforeAutospacing="0" w:after="0" w:afterAutospacing="0"/>
        <w:textAlignment w:val="baseline"/>
        <w:rPr>
          <w:rFonts w:ascii="Arial" w:hAnsi="Arial" w:cs="Arial"/>
          <w:color w:val="777777"/>
          <w:sz w:val="20"/>
          <w:szCs w:val="20"/>
        </w:rPr>
      </w:pPr>
    </w:p>
    <w:tbl>
      <w:tblPr>
        <w:tblW w:w="9624"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1807"/>
        <w:gridCol w:w="7817"/>
      </w:tblGrid>
      <w:tr w:rsidR="00015A93" w14:paraId="3B109001"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4E05670" w14:textId="77777777" w:rsidR="00015A93" w:rsidRDefault="00015A93">
            <w:pPr>
              <w:rPr>
                <w:rFonts w:ascii="inherit" w:hAnsi="inherit" w:cs="Arial"/>
                <w:color w:val="777777"/>
                <w:sz w:val="20"/>
                <w:szCs w:val="20"/>
              </w:rPr>
            </w:pPr>
            <w:r>
              <w:rPr>
                <w:rFonts w:ascii="inherit" w:hAnsi="inherit" w:cs="Arial"/>
                <w:color w:val="777777"/>
                <w:sz w:val="20"/>
                <w:szCs w:val="20"/>
              </w:rPr>
              <w:t>Age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D60F128" w14:textId="77777777" w:rsidR="00015A93" w:rsidRDefault="00015A93">
            <w:pPr>
              <w:rPr>
                <w:rFonts w:ascii="inherit" w:hAnsi="inherit" w:cs="Arial"/>
                <w:color w:val="777777"/>
                <w:sz w:val="20"/>
                <w:szCs w:val="20"/>
              </w:rPr>
            </w:pPr>
            <w:r>
              <w:rPr>
                <w:rFonts w:ascii="inherit" w:hAnsi="inherit" w:cs="Arial"/>
                <w:color w:val="777777"/>
                <w:sz w:val="20"/>
                <w:szCs w:val="20"/>
              </w:rPr>
              <w:t>Total Number of People in Strata</w:t>
            </w:r>
          </w:p>
        </w:tc>
      </w:tr>
      <w:tr w:rsidR="00015A93" w14:paraId="229CB1D5"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571559A" w14:textId="77777777" w:rsidR="00015A93" w:rsidRDefault="00015A93">
            <w:pPr>
              <w:rPr>
                <w:rFonts w:ascii="inherit" w:hAnsi="inherit" w:cs="Arial"/>
                <w:color w:val="777777"/>
                <w:sz w:val="20"/>
                <w:szCs w:val="20"/>
              </w:rPr>
            </w:pPr>
            <w:r>
              <w:rPr>
                <w:rFonts w:ascii="inherit" w:hAnsi="inherit" w:cs="Arial"/>
                <w:color w:val="777777"/>
                <w:sz w:val="20"/>
                <w:szCs w:val="20"/>
              </w:rPr>
              <w:t>20-29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EDA340" w14:textId="77777777" w:rsidR="00015A93" w:rsidRDefault="00015A93">
            <w:pPr>
              <w:rPr>
                <w:rFonts w:ascii="inherit" w:hAnsi="inherit" w:cs="Arial"/>
                <w:color w:val="777777"/>
                <w:sz w:val="20"/>
                <w:szCs w:val="20"/>
              </w:rPr>
            </w:pPr>
            <w:r>
              <w:rPr>
                <w:rFonts w:ascii="inherit" w:hAnsi="inherit" w:cs="Arial"/>
                <w:color w:val="777777"/>
                <w:sz w:val="20"/>
                <w:szCs w:val="20"/>
              </w:rPr>
              <w:t>160</w:t>
            </w:r>
          </w:p>
        </w:tc>
      </w:tr>
      <w:tr w:rsidR="00015A93" w14:paraId="3244367C"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05EFB36" w14:textId="77777777" w:rsidR="00015A93" w:rsidRDefault="00015A93">
            <w:pPr>
              <w:rPr>
                <w:rFonts w:ascii="inherit" w:hAnsi="inherit" w:cs="Arial"/>
                <w:color w:val="777777"/>
                <w:sz w:val="20"/>
                <w:szCs w:val="20"/>
              </w:rPr>
            </w:pPr>
            <w:r>
              <w:rPr>
                <w:rFonts w:ascii="inherit" w:hAnsi="inherit" w:cs="Arial"/>
                <w:color w:val="777777"/>
                <w:sz w:val="20"/>
                <w:szCs w:val="20"/>
              </w:rPr>
              <w:t>30-39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6D847B9" w14:textId="77777777" w:rsidR="00015A93" w:rsidRDefault="00015A93">
            <w:pPr>
              <w:rPr>
                <w:rFonts w:ascii="inherit" w:hAnsi="inherit" w:cs="Arial"/>
                <w:color w:val="777777"/>
                <w:sz w:val="20"/>
                <w:szCs w:val="20"/>
              </w:rPr>
            </w:pPr>
            <w:r>
              <w:rPr>
                <w:rFonts w:ascii="inherit" w:hAnsi="inherit" w:cs="Arial"/>
                <w:color w:val="777777"/>
                <w:sz w:val="20"/>
                <w:szCs w:val="20"/>
              </w:rPr>
              <w:t>220</w:t>
            </w:r>
          </w:p>
        </w:tc>
      </w:tr>
      <w:tr w:rsidR="00015A93" w14:paraId="017B06DA"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DEB0850" w14:textId="77777777" w:rsidR="00015A93" w:rsidRDefault="00015A93">
            <w:pPr>
              <w:rPr>
                <w:rFonts w:ascii="inherit" w:hAnsi="inherit" w:cs="Arial"/>
                <w:color w:val="777777"/>
                <w:sz w:val="20"/>
                <w:szCs w:val="20"/>
              </w:rPr>
            </w:pPr>
            <w:r>
              <w:rPr>
                <w:rFonts w:ascii="inherit" w:hAnsi="inherit" w:cs="Arial"/>
                <w:color w:val="777777"/>
                <w:sz w:val="20"/>
                <w:szCs w:val="20"/>
              </w:rPr>
              <w:t>40-49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CAADA07" w14:textId="77777777" w:rsidR="00015A93" w:rsidRDefault="00015A93">
            <w:pPr>
              <w:rPr>
                <w:rFonts w:ascii="inherit" w:hAnsi="inherit" w:cs="Arial"/>
                <w:color w:val="777777"/>
                <w:sz w:val="20"/>
                <w:szCs w:val="20"/>
              </w:rPr>
            </w:pPr>
            <w:r>
              <w:rPr>
                <w:rFonts w:ascii="inherit" w:hAnsi="inherit" w:cs="Arial"/>
                <w:color w:val="777777"/>
                <w:sz w:val="20"/>
                <w:szCs w:val="20"/>
              </w:rPr>
              <w:t>240</w:t>
            </w:r>
          </w:p>
        </w:tc>
      </w:tr>
      <w:tr w:rsidR="00015A93" w14:paraId="35A60188"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C29789" w14:textId="77777777" w:rsidR="00015A93" w:rsidRDefault="00015A93">
            <w:pPr>
              <w:rPr>
                <w:rFonts w:ascii="inherit" w:hAnsi="inherit" w:cs="Arial"/>
                <w:color w:val="777777"/>
                <w:sz w:val="20"/>
                <w:szCs w:val="20"/>
              </w:rPr>
            </w:pPr>
            <w:r>
              <w:rPr>
                <w:rFonts w:ascii="inherit" w:hAnsi="inherit" w:cs="Arial"/>
                <w:color w:val="777777"/>
                <w:sz w:val="20"/>
                <w:szCs w:val="20"/>
              </w:rPr>
              <w:t>50-59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F3C4168" w14:textId="77777777" w:rsidR="00015A93" w:rsidRDefault="00015A93">
            <w:pPr>
              <w:rPr>
                <w:rFonts w:ascii="inherit" w:hAnsi="inherit" w:cs="Arial"/>
                <w:color w:val="777777"/>
                <w:sz w:val="20"/>
                <w:szCs w:val="20"/>
              </w:rPr>
            </w:pPr>
            <w:r>
              <w:rPr>
                <w:rFonts w:ascii="inherit" w:hAnsi="inherit" w:cs="Arial"/>
                <w:color w:val="777777"/>
                <w:sz w:val="20"/>
                <w:szCs w:val="20"/>
              </w:rPr>
              <w:t>200</w:t>
            </w:r>
          </w:p>
        </w:tc>
      </w:tr>
      <w:tr w:rsidR="00015A93" w14:paraId="0F3654B3"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C959493" w14:textId="77777777" w:rsidR="00015A93" w:rsidRDefault="00015A93">
            <w:pPr>
              <w:rPr>
                <w:rFonts w:ascii="inherit" w:hAnsi="inherit" w:cs="Arial"/>
                <w:color w:val="777777"/>
                <w:sz w:val="20"/>
                <w:szCs w:val="20"/>
              </w:rPr>
            </w:pPr>
            <w:r>
              <w:rPr>
                <w:rFonts w:ascii="inherit" w:hAnsi="inherit" w:cs="Arial"/>
                <w:color w:val="777777"/>
                <w:sz w:val="20"/>
                <w:szCs w:val="20"/>
              </w:rPr>
              <w:lastRenderedPageBreak/>
              <w:t>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171A0E5" w14:textId="77777777" w:rsidR="00015A93" w:rsidRDefault="00015A93">
            <w:pPr>
              <w:rPr>
                <w:rFonts w:ascii="inherit" w:hAnsi="inherit" w:cs="Arial"/>
                <w:color w:val="777777"/>
                <w:sz w:val="20"/>
                <w:szCs w:val="20"/>
              </w:rPr>
            </w:pPr>
            <w:r>
              <w:rPr>
                <w:rFonts w:ascii="inherit" w:hAnsi="inherit" w:cs="Arial"/>
                <w:color w:val="777777"/>
                <w:sz w:val="20"/>
                <w:szCs w:val="20"/>
              </w:rPr>
              <w:t>180</w:t>
            </w:r>
          </w:p>
        </w:tc>
      </w:tr>
    </w:tbl>
    <w:p w14:paraId="322A970B" w14:textId="77777777" w:rsidR="0045571E" w:rsidRDefault="0045571E" w:rsidP="00015A93">
      <w:pPr>
        <w:pStyle w:val="NormalWeb"/>
        <w:shd w:val="clear" w:color="auto" w:fill="FFFFFF"/>
        <w:spacing w:before="0" w:beforeAutospacing="0" w:after="0" w:afterAutospacing="0"/>
        <w:textAlignment w:val="baseline"/>
        <w:rPr>
          <w:rFonts w:ascii="inherit" w:hAnsi="inherit" w:cs="Arial"/>
          <w:color w:val="0000FF"/>
          <w:sz w:val="20"/>
          <w:szCs w:val="20"/>
          <w:bdr w:val="none" w:sz="0" w:space="0" w:color="auto" w:frame="1"/>
        </w:rPr>
      </w:pPr>
    </w:p>
    <w:p w14:paraId="325C12E5" w14:textId="72C607EA" w:rsidR="00015A93" w:rsidRPr="00F87AE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F87AEA">
        <w:rPr>
          <w:rFonts w:ascii="inherit" w:hAnsi="inherit" w:cs="Arial"/>
          <w:color w:val="0000FF"/>
          <w:sz w:val="22"/>
          <w:szCs w:val="20"/>
          <w:bdr w:val="none" w:sz="0" w:space="0" w:color="auto" w:frame="1"/>
        </w:rPr>
        <w:t>Step 3: </w:t>
      </w:r>
      <w:r w:rsidRPr="00F87AEA">
        <w:rPr>
          <w:rStyle w:val="Strong"/>
          <w:rFonts w:ascii="inherit" w:hAnsi="inherit" w:cs="Arial"/>
          <w:color w:val="777777"/>
          <w:sz w:val="22"/>
          <w:szCs w:val="20"/>
          <w:bdr w:val="none" w:sz="0" w:space="0" w:color="auto" w:frame="1"/>
        </w:rPr>
        <w:t>Decide on your sample size.</w:t>
      </w:r>
      <w:r w:rsidRPr="00F87AEA">
        <w:rPr>
          <w:rFonts w:ascii="Arial" w:hAnsi="Arial" w:cs="Arial"/>
          <w:color w:val="777777"/>
          <w:sz w:val="22"/>
          <w:szCs w:val="20"/>
        </w:rPr>
        <w:t> If you don’t know how to find a sample size, see: </w:t>
      </w:r>
      <w:hyperlink r:id="rId1660" w:history="1">
        <w:r w:rsidRPr="00F87AEA">
          <w:rPr>
            <w:rStyle w:val="Hyperlink"/>
            <w:rFonts w:ascii="inherit" w:eastAsiaTheme="majorEastAsia" w:hAnsi="inherit" w:cs="Arial"/>
            <w:color w:val="05A9C5"/>
            <w:sz w:val="22"/>
            <w:szCs w:val="20"/>
            <w:bdr w:val="none" w:sz="0" w:space="0" w:color="auto" w:frame="1"/>
          </w:rPr>
          <w:t>Sample size</w:t>
        </w:r>
      </w:hyperlink>
      <w:r w:rsidRPr="00F87AEA">
        <w:rPr>
          <w:rFonts w:ascii="Arial" w:hAnsi="Arial" w:cs="Arial"/>
          <w:color w:val="777777"/>
          <w:sz w:val="22"/>
          <w:szCs w:val="20"/>
        </w:rPr>
        <w:t> (how to find one). For this example, we’ll assume your sample size is 50.</w:t>
      </w:r>
    </w:p>
    <w:p w14:paraId="114DBA0E" w14:textId="26F13E5D" w:rsidR="00015A93" w:rsidRPr="00F87AEA"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F87AEA">
        <w:rPr>
          <w:rFonts w:ascii="inherit" w:hAnsi="inherit" w:cs="Arial"/>
          <w:color w:val="0000FF"/>
          <w:sz w:val="22"/>
          <w:szCs w:val="20"/>
          <w:bdr w:val="none" w:sz="0" w:space="0" w:color="auto" w:frame="1"/>
        </w:rPr>
        <w:t>Step 4: </w:t>
      </w:r>
      <w:r w:rsidRPr="00F87AEA">
        <w:rPr>
          <w:rStyle w:val="Strong"/>
          <w:rFonts w:ascii="inherit" w:hAnsi="inherit" w:cs="Arial"/>
          <w:color w:val="777777"/>
          <w:sz w:val="22"/>
          <w:szCs w:val="20"/>
          <w:bdr w:val="none" w:sz="0" w:space="0" w:color="auto" w:frame="1"/>
        </w:rPr>
        <w:t>Use the stratified sample formula </w:t>
      </w:r>
      <w:r w:rsidRPr="00F87AEA">
        <w:rPr>
          <w:rFonts w:ascii="Arial" w:hAnsi="Arial" w:cs="Arial"/>
          <w:color w:val="777777"/>
          <w:sz w:val="22"/>
          <w:szCs w:val="20"/>
        </w:rPr>
        <w:t>(Sample size of the strata = size of entire sample / population size * layer size) to calculate the proportion of people from each group:</w:t>
      </w:r>
    </w:p>
    <w:p w14:paraId="0FF24690" w14:textId="77777777" w:rsidR="0045571E" w:rsidRDefault="0045571E" w:rsidP="00015A93">
      <w:pPr>
        <w:pStyle w:val="NormalWeb"/>
        <w:shd w:val="clear" w:color="auto" w:fill="FFFFFF"/>
        <w:spacing w:before="0" w:beforeAutospacing="0" w:after="0" w:afterAutospacing="0"/>
        <w:textAlignment w:val="baseline"/>
        <w:rPr>
          <w:rFonts w:ascii="Arial" w:hAnsi="Arial" w:cs="Arial"/>
          <w:color w:val="777777"/>
          <w:sz w:val="20"/>
          <w:szCs w:val="20"/>
        </w:rPr>
      </w:pPr>
    </w:p>
    <w:tbl>
      <w:tblPr>
        <w:tblW w:w="9624" w:type="dxa"/>
        <w:tblCellSpacing w:w="15"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1159"/>
        <w:gridCol w:w="4130"/>
        <w:gridCol w:w="4335"/>
      </w:tblGrid>
      <w:tr w:rsidR="00015A93" w14:paraId="25B3AFF4"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DE75CE9" w14:textId="77777777" w:rsidR="00015A93" w:rsidRDefault="00015A93">
            <w:pPr>
              <w:rPr>
                <w:rFonts w:ascii="inherit" w:hAnsi="inherit" w:cs="Arial"/>
                <w:color w:val="777777"/>
                <w:sz w:val="20"/>
                <w:szCs w:val="20"/>
              </w:rPr>
            </w:pPr>
            <w:r>
              <w:rPr>
                <w:rFonts w:ascii="inherit" w:hAnsi="inherit" w:cs="Arial"/>
                <w:color w:val="777777"/>
                <w:sz w:val="20"/>
                <w:szCs w:val="20"/>
              </w:rPr>
              <w:t>Age</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FE44ED4" w14:textId="77777777" w:rsidR="00015A93" w:rsidRDefault="00015A93">
            <w:pPr>
              <w:rPr>
                <w:rFonts w:ascii="inherit" w:hAnsi="inherit" w:cs="Arial"/>
                <w:color w:val="777777"/>
                <w:sz w:val="20"/>
                <w:szCs w:val="20"/>
              </w:rPr>
            </w:pPr>
            <w:r>
              <w:rPr>
                <w:rFonts w:ascii="inherit" w:hAnsi="inherit" w:cs="Arial"/>
                <w:color w:val="777777"/>
                <w:sz w:val="20"/>
                <w:szCs w:val="20"/>
              </w:rPr>
              <w:t>Number of People in Strata</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4B10257" w14:textId="77777777" w:rsidR="00015A93" w:rsidRDefault="00015A93">
            <w:pPr>
              <w:rPr>
                <w:rFonts w:ascii="inherit" w:hAnsi="inherit" w:cs="Arial"/>
                <w:color w:val="777777"/>
                <w:sz w:val="20"/>
                <w:szCs w:val="20"/>
              </w:rPr>
            </w:pPr>
            <w:r>
              <w:rPr>
                <w:rFonts w:ascii="inherit" w:hAnsi="inherit" w:cs="Arial"/>
                <w:color w:val="777777"/>
                <w:sz w:val="20"/>
                <w:szCs w:val="20"/>
              </w:rPr>
              <w:t>Number of People in Sample</w:t>
            </w:r>
          </w:p>
        </w:tc>
      </w:tr>
      <w:tr w:rsidR="00015A93" w14:paraId="28C082E9"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971F024" w14:textId="77777777" w:rsidR="00015A93" w:rsidRDefault="00015A93">
            <w:pPr>
              <w:rPr>
                <w:rFonts w:ascii="inherit" w:hAnsi="inherit" w:cs="Arial"/>
                <w:color w:val="777777"/>
                <w:sz w:val="20"/>
                <w:szCs w:val="20"/>
              </w:rPr>
            </w:pPr>
            <w:r>
              <w:rPr>
                <w:rFonts w:ascii="inherit" w:hAnsi="inherit" w:cs="Arial"/>
                <w:color w:val="777777"/>
                <w:sz w:val="20"/>
                <w:szCs w:val="20"/>
              </w:rPr>
              <w:t>20-29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3168061" w14:textId="77777777" w:rsidR="00015A93" w:rsidRDefault="00015A93">
            <w:pPr>
              <w:rPr>
                <w:rFonts w:ascii="inherit" w:hAnsi="inherit" w:cs="Arial"/>
                <w:color w:val="777777"/>
                <w:sz w:val="20"/>
                <w:szCs w:val="20"/>
              </w:rPr>
            </w:pPr>
            <w:r>
              <w:rPr>
                <w:rFonts w:ascii="inherit" w:hAnsi="inherit" w:cs="Arial"/>
                <w:color w:val="777777"/>
                <w:sz w:val="20"/>
                <w:szCs w:val="20"/>
              </w:rPr>
              <w:t>160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3147C0E9" w14:textId="77777777" w:rsidR="00015A93" w:rsidRDefault="00015A93">
            <w:pPr>
              <w:rPr>
                <w:rFonts w:ascii="inherit" w:hAnsi="inherit" w:cs="Arial"/>
                <w:color w:val="777777"/>
                <w:sz w:val="20"/>
                <w:szCs w:val="20"/>
              </w:rPr>
            </w:pPr>
            <w:r>
              <w:rPr>
                <w:rFonts w:ascii="inherit" w:hAnsi="inherit" w:cs="Arial"/>
                <w:color w:val="777777"/>
                <w:sz w:val="20"/>
                <w:szCs w:val="20"/>
              </w:rPr>
              <w:t>50/1000 * 160 = 8</w:t>
            </w:r>
          </w:p>
        </w:tc>
      </w:tr>
      <w:tr w:rsidR="00015A93" w14:paraId="3D1CB12F"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7C6AFD6E" w14:textId="77777777" w:rsidR="00015A93" w:rsidRDefault="00015A93">
            <w:pPr>
              <w:rPr>
                <w:rFonts w:ascii="inherit" w:hAnsi="inherit" w:cs="Arial"/>
                <w:color w:val="777777"/>
                <w:sz w:val="20"/>
                <w:szCs w:val="20"/>
              </w:rPr>
            </w:pPr>
            <w:r>
              <w:rPr>
                <w:rFonts w:ascii="inherit" w:hAnsi="inherit" w:cs="Arial"/>
                <w:color w:val="777777"/>
                <w:sz w:val="20"/>
                <w:szCs w:val="20"/>
              </w:rPr>
              <w:t>30-39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2F896E88" w14:textId="77777777" w:rsidR="00015A93" w:rsidRDefault="00015A93">
            <w:pPr>
              <w:rPr>
                <w:rFonts w:ascii="inherit" w:hAnsi="inherit" w:cs="Arial"/>
                <w:color w:val="777777"/>
                <w:sz w:val="20"/>
                <w:szCs w:val="20"/>
              </w:rPr>
            </w:pPr>
            <w:r>
              <w:rPr>
                <w:rFonts w:ascii="inherit" w:hAnsi="inherit" w:cs="Arial"/>
                <w:color w:val="777777"/>
                <w:sz w:val="20"/>
                <w:szCs w:val="20"/>
              </w:rPr>
              <w:t>220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46621DC4" w14:textId="77777777" w:rsidR="00015A93" w:rsidRDefault="00015A93">
            <w:pPr>
              <w:rPr>
                <w:rFonts w:ascii="inherit" w:hAnsi="inherit" w:cs="Arial"/>
                <w:color w:val="777777"/>
                <w:sz w:val="20"/>
                <w:szCs w:val="20"/>
              </w:rPr>
            </w:pPr>
            <w:r>
              <w:rPr>
                <w:rFonts w:ascii="inherit" w:hAnsi="inherit" w:cs="Arial"/>
                <w:color w:val="777777"/>
                <w:sz w:val="20"/>
                <w:szCs w:val="20"/>
              </w:rPr>
              <w:t>50/1000 * 220 = 11</w:t>
            </w:r>
          </w:p>
        </w:tc>
      </w:tr>
      <w:tr w:rsidR="00015A93" w14:paraId="1263DCA8"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0C62EC5" w14:textId="77777777" w:rsidR="00015A93" w:rsidRDefault="00015A93">
            <w:pPr>
              <w:rPr>
                <w:rFonts w:ascii="inherit" w:hAnsi="inherit" w:cs="Arial"/>
                <w:color w:val="777777"/>
                <w:sz w:val="20"/>
                <w:szCs w:val="20"/>
              </w:rPr>
            </w:pPr>
            <w:r>
              <w:rPr>
                <w:rFonts w:ascii="inherit" w:hAnsi="inherit" w:cs="Arial"/>
                <w:color w:val="777777"/>
                <w:sz w:val="20"/>
                <w:szCs w:val="20"/>
              </w:rPr>
              <w:t>40-49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DFCF51D" w14:textId="77777777" w:rsidR="00015A93" w:rsidRDefault="00015A93">
            <w:pPr>
              <w:rPr>
                <w:rFonts w:ascii="inherit" w:hAnsi="inherit" w:cs="Arial"/>
                <w:color w:val="777777"/>
                <w:sz w:val="20"/>
                <w:szCs w:val="20"/>
              </w:rPr>
            </w:pPr>
            <w:r>
              <w:rPr>
                <w:rFonts w:ascii="inherit" w:hAnsi="inherit" w:cs="Arial"/>
                <w:color w:val="777777"/>
                <w:sz w:val="20"/>
                <w:szCs w:val="20"/>
              </w:rPr>
              <w:t>240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C542032" w14:textId="77777777" w:rsidR="00015A93" w:rsidRDefault="00015A93">
            <w:pPr>
              <w:rPr>
                <w:rFonts w:ascii="inherit" w:hAnsi="inherit" w:cs="Arial"/>
                <w:color w:val="777777"/>
                <w:sz w:val="20"/>
                <w:szCs w:val="20"/>
              </w:rPr>
            </w:pPr>
            <w:r>
              <w:rPr>
                <w:rFonts w:ascii="inherit" w:hAnsi="inherit" w:cs="Arial"/>
                <w:color w:val="777777"/>
                <w:sz w:val="20"/>
                <w:szCs w:val="20"/>
              </w:rPr>
              <w:t>50/1000 * 240 = 12</w:t>
            </w:r>
          </w:p>
        </w:tc>
      </w:tr>
      <w:tr w:rsidR="00015A93" w14:paraId="02071CD6"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1C14DF3E" w14:textId="77777777" w:rsidR="00015A93" w:rsidRDefault="00015A93">
            <w:pPr>
              <w:rPr>
                <w:rFonts w:ascii="inherit" w:hAnsi="inherit" w:cs="Arial"/>
                <w:color w:val="777777"/>
                <w:sz w:val="20"/>
                <w:szCs w:val="20"/>
              </w:rPr>
            </w:pPr>
            <w:r>
              <w:rPr>
                <w:rFonts w:ascii="inherit" w:hAnsi="inherit" w:cs="Arial"/>
                <w:color w:val="777777"/>
                <w:sz w:val="20"/>
                <w:szCs w:val="20"/>
              </w:rPr>
              <w:t>50-59</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7C50891" w14:textId="77777777" w:rsidR="00015A93" w:rsidRDefault="00015A93">
            <w:pPr>
              <w:rPr>
                <w:rFonts w:ascii="inherit" w:hAnsi="inherit" w:cs="Arial"/>
                <w:color w:val="777777"/>
                <w:sz w:val="20"/>
                <w:szCs w:val="20"/>
              </w:rPr>
            </w:pPr>
            <w:r>
              <w:rPr>
                <w:rFonts w:ascii="inherit" w:hAnsi="inherit" w:cs="Arial"/>
                <w:color w:val="777777"/>
                <w:sz w:val="20"/>
                <w:szCs w:val="20"/>
              </w:rPr>
              <w:t>200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0CE6819D" w14:textId="77777777" w:rsidR="00015A93" w:rsidRDefault="00015A93">
            <w:pPr>
              <w:rPr>
                <w:rFonts w:ascii="inherit" w:hAnsi="inherit" w:cs="Arial"/>
                <w:color w:val="777777"/>
                <w:sz w:val="20"/>
                <w:szCs w:val="20"/>
              </w:rPr>
            </w:pPr>
            <w:r>
              <w:rPr>
                <w:rFonts w:ascii="inherit" w:hAnsi="inherit" w:cs="Arial"/>
                <w:color w:val="777777"/>
                <w:sz w:val="20"/>
                <w:szCs w:val="20"/>
              </w:rPr>
              <w:t>50/1000 * 200 = 10</w:t>
            </w:r>
          </w:p>
        </w:tc>
      </w:tr>
      <w:tr w:rsidR="00015A93" w14:paraId="76826924" w14:textId="77777777" w:rsidTr="00015A93">
        <w:trPr>
          <w:tblCellSpacing w:w="15" w:type="dxa"/>
        </w:trPr>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65E9E514" w14:textId="77777777" w:rsidR="00015A93" w:rsidRDefault="00015A93">
            <w:pPr>
              <w:rPr>
                <w:rFonts w:ascii="inherit" w:hAnsi="inherit" w:cs="Arial"/>
                <w:color w:val="777777"/>
                <w:sz w:val="20"/>
                <w:szCs w:val="20"/>
              </w:rPr>
            </w:pPr>
            <w:r>
              <w:rPr>
                <w:rFonts w:ascii="inherit" w:hAnsi="inherit" w:cs="Arial"/>
                <w:color w:val="777777"/>
                <w:sz w:val="20"/>
                <w:szCs w:val="20"/>
              </w:rPr>
              <w:t>60+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90617F8" w14:textId="77777777" w:rsidR="00015A93" w:rsidRDefault="00015A93">
            <w:pPr>
              <w:rPr>
                <w:rFonts w:ascii="inherit" w:hAnsi="inherit" w:cs="Arial"/>
                <w:color w:val="777777"/>
                <w:sz w:val="20"/>
                <w:szCs w:val="20"/>
              </w:rPr>
            </w:pPr>
            <w:r>
              <w:rPr>
                <w:rFonts w:ascii="inherit" w:hAnsi="inherit" w:cs="Arial"/>
                <w:color w:val="777777"/>
                <w:sz w:val="20"/>
                <w:szCs w:val="20"/>
              </w:rPr>
              <w:t>180</w:t>
            </w:r>
          </w:p>
        </w:tc>
        <w:tc>
          <w:tcPr>
            <w:tcW w:w="0" w:type="auto"/>
            <w:tcBorders>
              <w:top w:val="single" w:sz="6" w:space="0" w:color="DDDDDD"/>
              <w:left w:val="outset" w:sz="2" w:space="0" w:color="auto"/>
              <w:bottom w:val="outset" w:sz="2" w:space="0" w:color="auto"/>
              <w:right w:val="outset" w:sz="2" w:space="0" w:color="auto"/>
            </w:tcBorders>
            <w:shd w:val="clear" w:color="auto" w:fill="FFFFFF"/>
            <w:tcMar>
              <w:top w:w="90" w:type="dxa"/>
              <w:left w:w="0" w:type="dxa"/>
              <w:bottom w:w="90" w:type="dxa"/>
              <w:right w:w="150" w:type="dxa"/>
            </w:tcMar>
            <w:vAlign w:val="bottom"/>
            <w:hideMark/>
          </w:tcPr>
          <w:p w14:paraId="59D25E8F" w14:textId="77777777" w:rsidR="00015A93" w:rsidRDefault="00015A93">
            <w:pPr>
              <w:rPr>
                <w:rFonts w:ascii="inherit" w:hAnsi="inherit" w:cs="Arial"/>
                <w:color w:val="777777"/>
                <w:sz w:val="20"/>
                <w:szCs w:val="20"/>
              </w:rPr>
            </w:pPr>
            <w:r>
              <w:rPr>
                <w:rFonts w:ascii="inherit" w:hAnsi="inherit" w:cs="Arial"/>
                <w:color w:val="777777"/>
                <w:sz w:val="20"/>
                <w:szCs w:val="20"/>
              </w:rPr>
              <w:t>50/1000 * 180 = 9</w:t>
            </w:r>
          </w:p>
        </w:tc>
      </w:tr>
    </w:tbl>
    <w:p w14:paraId="28F624BB" w14:textId="77777777" w:rsidR="0045571E" w:rsidRDefault="0045571E" w:rsidP="00015A93">
      <w:pPr>
        <w:pStyle w:val="NormalWeb"/>
        <w:shd w:val="clear" w:color="auto" w:fill="FFFFFF"/>
        <w:spacing w:before="0" w:beforeAutospacing="0" w:after="225" w:afterAutospacing="0"/>
        <w:textAlignment w:val="baseline"/>
        <w:rPr>
          <w:rFonts w:ascii="Arial" w:hAnsi="Arial" w:cs="Arial"/>
          <w:color w:val="777777"/>
          <w:sz w:val="20"/>
          <w:szCs w:val="20"/>
        </w:rPr>
      </w:pPr>
    </w:p>
    <w:p w14:paraId="04087814" w14:textId="5C89AE72" w:rsidR="00015A93" w:rsidRPr="00865974" w:rsidRDefault="00015A93" w:rsidP="00015A93">
      <w:pPr>
        <w:pStyle w:val="NormalWeb"/>
        <w:shd w:val="clear" w:color="auto" w:fill="FFFFFF"/>
        <w:spacing w:before="0" w:beforeAutospacing="0" w:after="225" w:afterAutospacing="0"/>
        <w:textAlignment w:val="baseline"/>
        <w:rPr>
          <w:rFonts w:ascii="Arial" w:hAnsi="Arial" w:cs="Arial"/>
          <w:color w:val="777777"/>
          <w:sz w:val="22"/>
          <w:szCs w:val="20"/>
        </w:rPr>
      </w:pPr>
      <w:r w:rsidRPr="00865974">
        <w:rPr>
          <w:rFonts w:ascii="Arial" w:hAnsi="Arial" w:cs="Arial"/>
          <w:color w:val="777777"/>
          <w:sz w:val="22"/>
          <w:szCs w:val="20"/>
        </w:rPr>
        <w:t xml:space="preserve">Note that </w:t>
      </w:r>
      <w:proofErr w:type="gramStart"/>
      <w:r w:rsidRPr="00865974">
        <w:rPr>
          <w:rFonts w:ascii="Arial" w:hAnsi="Arial" w:cs="Arial"/>
          <w:color w:val="777777"/>
          <w:sz w:val="22"/>
          <w:szCs w:val="20"/>
        </w:rPr>
        <w:t>all of</w:t>
      </w:r>
      <w:proofErr w:type="gramEnd"/>
      <w:r w:rsidRPr="00865974">
        <w:rPr>
          <w:rFonts w:ascii="Arial" w:hAnsi="Arial" w:cs="Arial"/>
          <w:color w:val="777777"/>
          <w:sz w:val="22"/>
          <w:szCs w:val="20"/>
        </w:rPr>
        <w:t xml:space="preserve"> the individual results from the stratum add up to your sample size of 50: 8 + 11 + 12 + 10 + 9 = 50</w:t>
      </w:r>
    </w:p>
    <w:p w14:paraId="53F33D41" w14:textId="05EBE132" w:rsidR="00015A93" w:rsidRPr="00865974" w:rsidRDefault="00015A93" w:rsidP="00015A93">
      <w:pPr>
        <w:pStyle w:val="NormalWeb"/>
        <w:shd w:val="clear" w:color="auto" w:fill="FFFFFF"/>
        <w:spacing w:before="0" w:beforeAutospacing="0" w:after="0" w:afterAutospacing="0"/>
        <w:textAlignment w:val="baseline"/>
        <w:rPr>
          <w:rFonts w:ascii="Arial" w:hAnsi="Arial" w:cs="Arial"/>
          <w:color w:val="777777"/>
          <w:sz w:val="22"/>
          <w:szCs w:val="20"/>
        </w:rPr>
      </w:pPr>
      <w:r w:rsidRPr="00865974">
        <w:rPr>
          <w:rFonts w:ascii="inherit" w:hAnsi="inherit" w:cs="Arial"/>
          <w:color w:val="0000FF"/>
          <w:sz w:val="22"/>
          <w:szCs w:val="20"/>
          <w:bdr w:val="none" w:sz="0" w:space="0" w:color="auto" w:frame="1"/>
        </w:rPr>
        <w:t>Step 5: </w:t>
      </w:r>
      <w:r w:rsidRPr="00865974">
        <w:rPr>
          <w:rStyle w:val="Strong"/>
          <w:rFonts w:ascii="inherit" w:hAnsi="inherit" w:cs="Arial"/>
          <w:color w:val="777777"/>
          <w:sz w:val="22"/>
          <w:szCs w:val="20"/>
          <w:bdr w:val="none" w:sz="0" w:space="0" w:color="auto" w:frame="1"/>
        </w:rPr>
        <w:t>Perform random sampling</w:t>
      </w:r>
      <w:r w:rsidRPr="00865974">
        <w:rPr>
          <w:rFonts w:ascii="Arial" w:hAnsi="Arial" w:cs="Arial"/>
          <w:color w:val="777777"/>
          <w:sz w:val="22"/>
          <w:szCs w:val="20"/>
        </w:rPr>
        <w:t> (i.e. </w:t>
      </w:r>
      <w:hyperlink r:id="rId1661" w:history="1">
        <w:r w:rsidRPr="00865974">
          <w:rPr>
            <w:rStyle w:val="Hyperlink"/>
            <w:rFonts w:ascii="inherit" w:eastAsiaTheme="majorEastAsia" w:hAnsi="inherit" w:cs="Arial"/>
            <w:color w:val="05A9C5"/>
            <w:sz w:val="22"/>
            <w:szCs w:val="20"/>
            <w:bdr w:val="none" w:sz="0" w:space="0" w:color="auto" w:frame="1"/>
          </w:rPr>
          <w:t>simple random sampling</w:t>
        </w:r>
      </w:hyperlink>
      <w:r w:rsidRPr="00865974">
        <w:rPr>
          <w:rFonts w:ascii="Arial" w:hAnsi="Arial" w:cs="Arial"/>
          <w:color w:val="777777"/>
          <w:sz w:val="22"/>
          <w:szCs w:val="20"/>
        </w:rPr>
        <w:t>) in each stratum to select your survey participants.</w:t>
      </w:r>
    </w:p>
    <w:p w14:paraId="452AE4AD" w14:textId="77777777" w:rsidR="0045571E" w:rsidRPr="0086597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3581C3FA" w14:textId="19938C74" w:rsidR="00015A93" w:rsidRPr="00865974" w:rsidRDefault="00015A93" w:rsidP="00015A93">
      <w:pPr>
        <w:pStyle w:val="NormalWeb"/>
        <w:shd w:val="clear" w:color="auto" w:fill="FFFFFF"/>
        <w:spacing w:before="0" w:beforeAutospacing="0" w:after="0" w:afterAutospacing="0"/>
        <w:textAlignment w:val="baseline"/>
        <w:rPr>
          <w:rStyle w:val="Emphasis"/>
          <w:rFonts w:ascii="inherit" w:hAnsi="inherit" w:cs="Arial"/>
          <w:color w:val="777777"/>
          <w:sz w:val="22"/>
          <w:szCs w:val="20"/>
          <w:bdr w:val="none" w:sz="0" w:space="0" w:color="auto" w:frame="1"/>
        </w:rPr>
      </w:pPr>
      <w:r w:rsidRPr="00865974">
        <w:rPr>
          <w:rStyle w:val="Emphasis"/>
          <w:rFonts w:ascii="inherit" w:hAnsi="inherit" w:cs="Arial"/>
          <w:color w:val="777777"/>
          <w:sz w:val="22"/>
          <w:szCs w:val="20"/>
          <w:bdr w:val="none" w:sz="0" w:space="0" w:color="auto" w:frame="1"/>
        </w:rPr>
        <w:t>That’s how to get a stratified random sample!</w:t>
      </w:r>
    </w:p>
    <w:p w14:paraId="4C7FFC2E" w14:textId="77777777" w:rsidR="0045571E" w:rsidRPr="00865974" w:rsidRDefault="0045571E" w:rsidP="00015A93">
      <w:pPr>
        <w:pStyle w:val="NormalWeb"/>
        <w:shd w:val="clear" w:color="auto" w:fill="FFFFFF"/>
        <w:spacing w:before="0" w:beforeAutospacing="0" w:after="0" w:afterAutospacing="0"/>
        <w:textAlignment w:val="baseline"/>
        <w:rPr>
          <w:rFonts w:ascii="Arial" w:hAnsi="Arial" w:cs="Arial"/>
          <w:color w:val="777777"/>
          <w:sz w:val="22"/>
          <w:szCs w:val="20"/>
        </w:rPr>
      </w:pPr>
    </w:p>
    <w:p w14:paraId="4E480DBC" w14:textId="77777777" w:rsidR="00015A93" w:rsidRPr="007D7092" w:rsidRDefault="00015A93" w:rsidP="00015A93">
      <w:pPr>
        <w:pStyle w:val="NormalWeb"/>
        <w:shd w:val="clear" w:color="auto" w:fill="FFFFFF"/>
        <w:spacing w:before="0" w:beforeAutospacing="0" w:after="0" w:afterAutospacing="0"/>
        <w:textAlignment w:val="baseline"/>
        <w:rPr>
          <w:rFonts w:ascii="Arial" w:hAnsi="Arial" w:cs="Arial"/>
          <w:color w:val="ED7D31" w:themeColor="accent2"/>
          <w:sz w:val="22"/>
          <w:szCs w:val="20"/>
        </w:rPr>
      </w:pPr>
      <w:r w:rsidRPr="00865974">
        <w:rPr>
          <w:rStyle w:val="Strong"/>
          <w:rFonts w:ascii="inherit" w:hAnsi="inherit" w:cs="Arial"/>
          <w:color w:val="777777"/>
          <w:sz w:val="22"/>
          <w:szCs w:val="20"/>
          <w:bdr w:val="none" w:sz="0" w:space="0" w:color="auto" w:frame="1"/>
        </w:rPr>
        <w:t>Tip:</w:t>
      </w:r>
      <w:r w:rsidRPr="00865974">
        <w:rPr>
          <w:rFonts w:ascii="Arial" w:hAnsi="Arial" w:cs="Arial"/>
          <w:color w:val="777777"/>
          <w:sz w:val="22"/>
          <w:szCs w:val="20"/>
        </w:rPr>
        <w:t> </w:t>
      </w:r>
      <w:r w:rsidRPr="007D7092">
        <w:rPr>
          <w:rFonts w:ascii="Arial" w:hAnsi="Arial" w:cs="Arial"/>
          <w:color w:val="ED7D31" w:themeColor="accent2"/>
          <w:sz w:val="22"/>
          <w:szCs w:val="20"/>
        </w:rPr>
        <w:t>Each element in your population should only fit into one stratum. In other words, one person cannot be in more than one group.</w:t>
      </w:r>
    </w:p>
    <w:p w14:paraId="124457A8" w14:textId="77777777" w:rsidR="00F22174" w:rsidRPr="00F34700" w:rsidRDefault="00F22174" w:rsidP="00F34700"/>
    <w:p w14:paraId="2AF2531B" w14:textId="06EC0736" w:rsidR="002A118F" w:rsidRPr="00D06BC3" w:rsidRDefault="00C9006C" w:rsidP="00C9006C">
      <w:pPr>
        <w:pStyle w:val="NormalWeb"/>
        <w:shd w:val="clear" w:color="auto" w:fill="FFFFFF"/>
        <w:spacing w:before="120" w:beforeAutospacing="0" w:after="120" w:afterAutospacing="0"/>
        <w:rPr>
          <w:rStyle w:val="Hyperlink"/>
          <w:rFonts w:ascii="Arial" w:hAnsi="Arial" w:cs="Arial"/>
          <w:color w:val="ED7D31" w:themeColor="accent2"/>
          <w:sz w:val="20"/>
          <w:szCs w:val="20"/>
          <w:u w:val="none"/>
        </w:rPr>
      </w:pPr>
      <w:r w:rsidRPr="00D06BC3">
        <w:rPr>
          <w:rStyle w:val="Hyperlink"/>
          <w:rFonts w:ascii="Arial" w:hAnsi="Arial" w:cs="Arial"/>
          <w:color w:val="ED7D31" w:themeColor="accent2"/>
          <w:sz w:val="20"/>
          <w:szCs w:val="20"/>
          <w:u w:val="none"/>
        </w:rPr>
        <w:t xml:space="preserve"> </w:t>
      </w:r>
      <w:r w:rsidR="002A118F" w:rsidRPr="00D06BC3">
        <w:rPr>
          <w:rStyle w:val="Hyperlink"/>
          <w:rFonts w:ascii="Arial" w:hAnsi="Arial" w:cs="Arial"/>
          <w:color w:val="ED7D31" w:themeColor="accent2"/>
          <w:sz w:val="20"/>
          <w:szCs w:val="20"/>
          <w:u w:val="none"/>
        </w:rPr>
        <w:t>References:</w:t>
      </w:r>
    </w:p>
    <w:p w14:paraId="337DA192" w14:textId="54503EC1" w:rsidR="002A118F" w:rsidRPr="000A5629" w:rsidRDefault="00D07F14" w:rsidP="00C075BE">
      <w:pPr>
        <w:pStyle w:val="NormalWeb"/>
        <w:numPr>
          <w:ilvl w:val="0"/>
          <w:numId w:val="1"/>
        </w:numPr>
        <w:shd w:val="clear" w:color="auto" w:fill="FFFFFF"/>
        <w:spacing w:before="120" w:beforeAutospacing="0" w:after="120" w:afterAutospacing="0"/>
        <w:rPr>
          <w:rFonts w:ascii="Arial" w:hAnsi="Arial" w:cs="Arial"/>
          <w:color w:val="ED7D31" w:themeColor="accent2"/>
          <w:sz w:val="16"/>
          <w:szCs w:val="20"/>
        </w:rPr>
      </w:pPr>
      <w:hyperlink r:id="rId1662" w:history="1">
        <w:r w:rsidR="002A118F" w:rsidRPr="000A5629">
          <w:rPr>
            <w:rStyle w:val="Hyperlink"/>
            <w:rFonts w:ascii="Arial" w:hAnsi="Arial" w:cs="Arial"/>
            <w:sz w:val="20"/>
          </w:rPr>
          <w:t>https://www.statisticshowto.datasciencecentral.com/statistics-basics/</w:t>
        </w:r>
      </w:hyperlink>
    </w:p>
    <w:p w14:paraId="25845D7D" w14:textId="59D52E52" w:rsidR="002A118F" w:rsidRPr="000A5629" w:rsidRDefault="00D07F14" w:rsidP="00C075BE">
      <w:pPr>
        <w:pStyle w:val="NormalWeb"/>
        <w:numPr>
          <w:ilvl w:val="0"/>
          <w:numId w:val="1"/>
        </w:numPr>
        <w:shd w:val="clear" w:color="auto" w:fill="FFFFFF"/>
        <w:spacing w:before="120" w:beforeAutospacing="0" w:after="120" w:afterAutospacing="0"/>
        <w:rPr>
          <w:rStyle w:val="Hyperlink"/>
          <w:rFonts w:ascii="Arial" w:hAnsi="Arial" w:cs="Arial"/>
          <w:color w:val="ED7D31" w:themeColor="accent2"/>
          <w:sz w:val="16"/>
          <w:szCs w:val="20"/>
          <w:u w:val="none"/>
        </w:rPr>
      </w:pPr>
      <w:hyperlink r:id="rId1663" w:history="1">
        <w:r w:rsidR="002A118F" w:rsidRPr="000A5629">
          <w:rPr>
            <w:rStyle w:val="Hyperlink"/>
            <w:rFonts w:ascii="Arial" w:hAnsi="Arial" w:cs="Arial"/>
            <w:sz w:val="20"/>
          </w:rPr>
          <w:t>https://stattrek.com/tutorials/ap-statistics-tutorial.aspx</w:t>
        </w:r>
      </w:hyperlink>
    </w:p>
    <w:p w14:paraId="382141B9" w14:textId="577767D7" w:rsidR="008C7275" w:rsidRPr="00D06BC3" w:rsidRDefault="008C7275">
      <w:pPr>
        <w:rPr>
          <w:rFonts w:ascii="Arial" w:hAnsi="Arial" w:cs="Arial"/>
        </w:rPr>
      </w:pPr>
    </w:p>
    <w:sectPr w:rsidR="008C7275" w:rsidRPr="00D06B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34E80" w14:textId="77777777" w:rsidR="00AD2012" w:rsidRDefault="00AD2012" w:rsidP="00AC2CBE">
      <w:pPr>
        <w:spacing w:after="0" w:line="240" w:lineRule="auto"/>
      </w:pPr>
      <w:r>
        <w:separator/>
      </w:r>
    </w:p>
  </w:endnote>
  <w:endnote w:type="continuationSeparator" w:id="0">
    <w:p w14:paraId="054D7994" w14:textId="77777777" w:rsidR="00AD2012" w:rsidRDefault="00AD2012" w:rsidP="00AC2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0E260" w14:textId="77777777" w:rsidR="00AD2012" w:rsidRDefault="00AD2012" w:rsidP="00AC2CBE">
      <w:pPr>
        <w:spacing w:after="0" w:line="240" w:lineRule="auto"/>
      </w:pPr>
      <w:r>
        <w:separator/>
      </w:r>
    </w:p>
  </w:footnote>
  <w:footnote w:type="continuationSeparator" w:id="0">
    <w:p w14:paraId="6F185F11" w14:textId="77777777" w:rsidR="00AD2012" w:rsidRDefault="00AD2012" w:rsidP="00AC2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5E0C"/>
    <w:multiLevelType w:val="multilevel"/>
    <w:tmpl w:val="6FE8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D6391E"/>
    <w:multiLevelType w:val="multilevel"/>
    <w:tmpl w:val="DFB8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687F12"/>
    <w:multiLevelType w:val="multilevel"/>
    <w:tmpl w:val="72B8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C0E93"/>
    <w:multiLevelType w:val="multilevel"/>
    <w:tmpl w:val="A6D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5052A2"/>
    <w:multiLevelType w:val="multilevel"/>
    <w:tmpl w:val="B3A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822D5B"/>
    <w:multiLevelType w:val="multilevel"/>
    <w:tmpl w:val="5E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5C576F"/>
    <w:multiLevelType w:val="multilevel"/>
    <w:tmpl w:val="03D6A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C6739"/>
    <w:multiLevelType w:val="multilevel"/>
    <w:tmpl w:val="6634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9F429B"/>
    <w:multiLevelType w:val="multilevel"/>
    <w:tmpl w:val="D348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8550A"/>
    <w:multiLevelType w:val="multilevel"/>
    <w:tmpl w:val="5340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C617E"/>
    <w:multiLevelType w:val="multilevel"/>
    <w:tmpl w:val="ED58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834181"/>
    <w:multiLevelType w:val="multilevel"/>
    <w:tmpl w:val="4138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D11D3E"/>
    <w:multiLevelType w:val="multilevel"/>
    <w:tmpl w:val="3A56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E22805"/>
    <w:multiLevelType w:val="multilevel"/>
    <w:tmpl w:val="114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B931A0"/>
    <w:multiLevelType w:val="multilevel"/>
    <w:tmpl w:val="EA8C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82081D"/>
    <w:multiLevelType w:val="multilevel"/>
    <w:tmpl w:val="E768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A481D"/>
    <w:multiLevelType w:val="multilevel"/>
    <w:tmpl w:val="7B2C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0B6BD0"/>
    <w:multiLevelType w:val="multilevel"/>
    <w:tmpl w:val="B8C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2C74D8"/>
    <w:multiLevelType w:val="multilevel"/>
    <w:tmpl w:val="AD9C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785EF5"/>
    <w:multiLevelType w:val="multilevel"/>
    <w:tmpl w:val="3FE8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1818FA"/>
    <w:multiLevelType w:val="multilevel"/>
    <w:tmpl w:val="D8CED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4D0EC5"/>
    <w:multiLevelType w:val="multilevel"/>
    <w:tmpl w:val="A9386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3D7A68"/>
    <w:multiLevelType w:val="multilevel"/>
    <w:tmpl w:val="83EA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6F11B5"/>
    <w:multiLevelType w:val="multilevel"/>
    <w:tmpl w:val="04A0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8401DF"/>
    <w:multiLevelType w:val="multilevel"/>
    <w:tmpl w:val="0DC2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611E51"/>
    <w:multiLevelType w:val="multilevel"/>
    <w:tmpl w:val="78362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B77CCB"/>
    <w:multiLevelType w:val="multilevel"/>
    <w:tmpl w:val="85BA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1800B1"/>
    <w:multiLevelType w:val="multilevel"/>
    <w:tmpl w:val="4EB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ED76B9"/>
    <w:multiLevelType w:val="multilevel"/>
    <w:tmpl w:val="DA4E8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99589F"/>
    <w:multiLevelType w:val="multilevel"/>
    <w:tmpl w:val="0A20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A218D7"/>
    <w:multiLevelType w:val="multilevel"/>
    <w:tmpl w:val="3156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E8156B"/>
    <w:multiLevelType w:val="multilevel"/>
    <w:tmpl w:val="9B2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26662B6"/>
    <w:multiLevelType w:val="multilevel"/>
    <w:tmpl w:val="4E9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3356A55"/>
    <w:multiLevelType w:val="multilevel"/>
    <w:tmpl w:val="076E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B3D9F"/>
    <w:multiLevelType w:val="multilevel"/>
    <w:tmpl w:val="6F40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003AED"/>
    <w:multiLevelType w:val="multilevel"/>
    <w:tmpl w:val="CAC4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044D43"/>
    <w:multiLevelType w:val="multilevel"/>
    <w:tmpl w:val="8054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A42E56"/>
    <w:multiLevelType w:val="multilevel"/>
    <w:tmpl w:val="CB0E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136926"/>
    <w:multiLevelType w:val="multilevel"/>
    <w:tmpl w:val="5994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66937F2"/>
    <w:multiLevelType w:val="multilevel"/>
    <w:tmpl w:val="166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9F2050"/>
    <w:multiLevelType w:val="multilevel"/>
    <w:tmpl w:val="BBEE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39340D"/>
    <w:multiLevelType w:val="multilevel"/>
    <w:tmpl w:val="118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96C5265"/>
    <w:multiLevelType w:val="multilevel"/>
    <w:tmpl w:val="6AA0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F4742D"/>
    <w:multiLevelType w:val="multilevel"/>
    <w:tmpl w:val="53F2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C3F16FB"/>
    <w:multiLevelType w:val="multilevel"/>
    <w:tmpl w:val="B530A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08541F"/>
    <w:multiLevelType w:val="multilevel"/>
    <w:tmpl w:val="FB60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D6B0FF4"/>
    <w:multiLevelType w:val="multilevel"/>
    <w:tmpl w:val="7CEC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CF76D9"/>
    <w:multiLevelType w:val="multilevel"/>
    <w:tmpl w:val="61B00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1582D92"/>
    <w:multiLevelType w:val="multilevel"/>
    <w:tmpl w:val="120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1827CA6"/>
    <w:multiLevelType w:val="multilevel"/>
    <w:tmpl w:val="6212E4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31C048A0"/>
    <w:multiLevelType w:val="multilevel"/>
    <w:tmpl w:val="F272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F935B9"/>
    <w:multiLevelType w:val="multilevel"/>
    <w:tmpl w:val="72D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39E00E1"/>
    <w:multiLevelType w:val="multilevel"/>
    <w:tmpl w:val="BC96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4B24E0E"/>
    <w:multiLevelType w:val="multilevel"/>
    <w:tmpl w:val="460E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58622E3"/>
    <w:multiLevelType w:val="multilevel"/>
    <w:tmpl w:val="2DF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F85B23"/>
    <w:multiLevelType w:val="multilevel"/>
    <w:tmpl w:val="2706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8DE6067"/>
    <w:multiLevelType w:val="multilevel"/>
    <w:tmpl w:val="3ECC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A174CEE"/>
    <w:multiLevelType w:val="multilevel"/>
    <w:tmpl w:val="34CA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A394D5E"/>
    <w:multiLevelType w:val="multilevel"/>
    <w:tmpl w:val="C904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AB56208"/>
    <w:multiLevelType w:val="multilevel"/>
    <w:tmpl w:val="4FEC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775651"/>
    <w:multiLevelType w:val="multilevel"/>
    <w:tmpl w:val="73F4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1B7EC4"/>
    <w:multiLevelType w:val="multilevel"/>
    <w:tmpl w:val="15F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FFE30F8"/>
    <w:multiLevelType w:val="multilevel"/>
    <w:tmpl w:val="C980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2D1D84"/>
    <w:multiLevelType w:val="multilevel"/>
    <w:tmpl w:val="F00C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18E1A14"/>
    <w:multiLevelType w:val="hybridMultilevel"/>
    <w:tmpl w:val="9AEA75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1A17858"/>
    <w:multiLevelType w:val="multilevel"/>
    <w:tmpl w:val="49327B2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66" w15:restartNumberingAfterBreak="0">
    <w:nsid w:val="432A73C7"/>
    <w:multiLevelType w:val="multilevel"/>
    <w:tmpl w:val="F12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7C34C6"/>
    <w:multiLevelType w:val="multilevel"/>
    <w:tmpl w:val="7B18BE3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A605C5"/>
    <w:multiLevelType w:val="multilevel"/>
    <w:tmpl w:val="3144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58D7127"/>
    <w:multiLevelType w:val="multilevel"/>
    <w:tmpl w:val="66F0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6502AF3"/>
    <w:multiLevelType w:val="multilevel"/>
    <w:tmpl w:val="B5E4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7DA462F"/>
    <w:multiLevelType w:val="multilevel"/>
    <w:tmpl w:val="7D3C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31117B"/>
    <w:multiLevelType w:val="multilevel"/>
    <w:tmpl w:val="A35A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A301D6"/>
    <w:multiLevelType w:val="multilevel"/>
    <w:tmpl w:val="4810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C034508"/>
    <w:multiLevelType w:val="multilevel"/>
    <w:tmpl w:val="2D7E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C8F5AC3"/>
    <w:multiLevelType w:val="multilevel"/>
    <w:tmpl w:val="6AD0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160F5F"/>
    <w:multiLevelType w:val="multilevel"/>
    <w:tmpl w:val="CC3EE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231BE0"/>
    <w:multiLevelType w:val="multilevel"/>
    <w:tmpl w:val="52EC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5A31F45"/>
    <w:multiLevelType w:val="multilevel"/>
    <w:tmpl w:val="8132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6E143C"/>
    <w:multiLevelType w:val="multilevel"/>
    <w:tmpl w:val="E05C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6E8569B"/>
    <w:multiLevelType w:val="multilevel"/>
    <w:tmpl w:val="9D7E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70D577C"/>
    <w:multiLevelType w:val="multilevel"/>
    <w:tmpl w:val="EA14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E31152"/>
    <w:multiLevelType w:val="multilevel"/>
    <w:tmpl w:val="515E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B076BD8"/>
    <w:multiLevelType w:val="multilevel"/>
    <w:tmpl w:val="F1E6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B807B99"/>
    <w:multiLevelType w:val="multilevel"/>
    <w:tmpl w:val="BFF4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557D68"/>
    <w:multiLevelType w:val="multilevel"/>
    <w:tmpl w:val="C3F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CB96E43"/>
    <w:multiLevelType w:val="multilevel"/>
    <w:tmpl w:val="C390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F1451B1"/>
    <w:multiLevelType w:val="multilevel"/>
    <w:tmpl w:val="993A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562761"/>
    <w:multiLevelType w:val="multilevel"/>
    <w:tmpl w:val="CEB8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F7D10D5"/>
    <w:multiLevelType w:val="multilevel"/>
    <w:tmpl w:val="BE0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0B41739"/>
    <w:multiLevelType w:val="multilevel"/>
    <w:tmpl w:val="3DE046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C50291"/>
    <w:multiLevelType w:val="multilevel"/>
    <w:tmpl w:val="42F4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31444CE"/>
    <w:multiLevelType w:val="multilevel"/>
    <w:tmpl w:val="9BF0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3381899"/>
    <w:multiLevelType w:val="multilevel"/>
    <w:tmpl w:val="9E8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33A65DA"/>
    <w:multiLevelType w:val="multilevel"/>
    <w:tmpl w:val="36D8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3D63FC"/>
    <w:multiLevelType w:val="multilevel"/>
    <w:tmpl w:val="EC04D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A9150A"/>
    <w:multiLevelType w:val="multilevel"/>
    <w:tmpl w:val="CDFA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65515C5"/>
    <w:multiLevelType w:val="multilevel"/>
    <w:tmpl w:val="D806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66161B7"/>
    <w:multiLevelType w:val="multilevel"/>
    <w:tmpl w:val="FE6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8833B06"/>
    <w:multiLevelType w:val="multilevel"/>
    <w:tmpl w:val="1B6EBEA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9D31091"/>
    <w:multiLevelType w:val="multilevel"/>
    <w:tmpl w:val="5F5E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A800AA9"/>
    <w:multiLevelType w:val="multilevel"/>
    <w:tmpl w:val="2ECC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B2C519F"/>
    <w:multiLevelType w:val="multilevel"/>
    <w:tmpl w:val="19F2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C153E66"/>
    <w:multiLevelType w:val="multilevel"/>
    <w:tmpl w:val="1ED8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C431156"/>
    <w:multiLevelType w:val="multilevel"/>
    <w:tmpl w:val="89A0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CE66F77"/>
    <w:multiLevelType w:val="multilevel"/>
    <w:tmpl w:val="DE64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D0E7C2A"/>
    <w:multiLevelType w:val="multilevel"/>
    <w:tmpl w:val="70A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DE7113A"/>
    <w:multiLevelType w:val="multilevel"/>
    <w:tmpl w:val="42EA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01063EA"/>
    <w:multiLevelType w:val="multilevel"/>
    <w:tmpl w:val="96DCF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20A28B3"/>
    <w:multiLevelType w:val="multilevel"/>
    <w:tmpl w:val="1CF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36C356D"/>
    <w:multiLevelType w:val="multilevel"/>
    <w:tmpl w:val="9262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3ED285E"/>
    <w:multiLevelType w:val="multilevel"/>
    <w:tmpl w:val="A922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4F3665D"/>
    <w:multiLevelType w:val="multilevel"/>
    <w:tmpl w:val="7156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59C41E9"/>
    <w:multiLevelType w:val="multilevel"/>
    <w:tmpl w:val="A88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7634067C"/>
    <w:multiLevelType w:val="multilevel"/>
    <w:tmpl w:val="C7A22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7026235"/>
    <w:multiLevelType w:val="multilevel"/>
    <w:tmpl w:val="8DC41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82D35BB"/>
    <w:multiLevelType w:val="multilevel"/>
    <w:tmpl w:val="F636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8F93EDD"/>
    <w:multiLevelType w:val="multilevel"/>
    <w:tmpl w:val="E518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9DF2C5A"/>
    <w:multiLevelType w:val="multilevel"/>
    <w:tmpl w:val="87403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A045154"/>
    <w:multiLevelType w:val="multilevel"/>
    <w:tmpl w:val="A96A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A600D61"/>
    <w:multiLevelType w:val="multilevel"/>
    <w:tmpl w:val="ECD4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AC81A62"/>
    <w:multiLevelType w:val="multilevel"/>
    <w:tmpl w:val="CC3495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B78762A"/>
    <w:multiLevelType w:val="multilevel"/>
    <w:tmpl w:val="E662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CD05D4"/>
    <w:multiLevelType w:val="multilevel"/>
    <w:tmpl w:val="8C5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160D9F"/>
    <w:multiLevelType w:val="multilevel"/>
    <w:tmpl w:val="7780C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655783"/>
    <w:multiLevelType w:val="multilevel"/>
    <w:tmpl w:val="FA7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DBD0248"/>
    <w:multiLevelType w:val="multilevel"/>
    <w:tmpl w:val="81DA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E8E6E3C"/>
    <w:multiLevelType w:val="multilevel"/>
    <w:tmpl w:val="A5EA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4"/>
  </w:num>
  <w:num w:numId="2">
    <w:abstractNumId w:val="8"/>
  </w:num>
  <w:num w:numId="3">
    <w:abstractNumId w:val="99"/>
  </w:num>
  <w:num w:numId="4">
    <w:abstractNumId w:val="65"/>
  </w:num>
  <w:num w:numId="5">
    <w:abstractNumId w:val="92"/>
  </w:num>
  <w:num w:numId="6">
    <w:abstractNumId w:val="37"/>
  </w:num>
  <w:num w:numId="7">
    <w:abstractNumId w:val="4"/>
  </w:num>
  <w:num w:numId="8">
    <w:abstractNumId w:val="9"/>
  </w:num>
  <w:num w:numId="9">
    <w:abstractNumId w:val="70"/>
  </w:num>
  <w:num w:numId="10">
    <w:abstractNumId w:val="27"/>
  </w:num>
  <w:num w:numId="11">
    <w:abstractNumId w:val="34"/>
  </w:num>
  <w:num w:numId="12">
    <w:abstractNumId w:val="47"/>
  </w:num>
  <w:num w:numId="13">
    <w:abstractNumId w:val="114"/>
  </w:num>
  <w:num w:numId="14">
    <w:abstractNumId w:val="26"/>
  </w:num>
  <w:num w:numId="15">
    <w:abstractNumId w:val="83"/>
  </w:num>
  <w:num w:numId="16">
    <w:abstractNumId w:val="105"/>
  </w:num>
  <w:num w:numId="17">
    <w:abstractNumId w:val="22"/>
  </w:num>
  <w:num w:numId="18">
    <w:abstractNumId w:val="104"/>
  </w:num>
  <w:num w:numId="19">
    <w:abstractNumId w:val="55"/>
  </w:num>
  <w:num w:numId="20">
    <w:abstractNumId w:val="73"/>
  </w:num>
  <w:num w:numId="21">
    <w:abstractNumId w:val="110"/>
  </w:num>
  <w:num w:numId="22">
    <w:abstractNumId w:val="56"/>
  </w:num>
  <w:num w:numId="23">
    <w:abstractNumId w:val="5"/>
  </w:num>
  <w:num w:numId="24">
    <w:abstractNumId w:val="82"/>
  </w:num>
  <w:num w:numId="25">
    <w:abstractNumId w:val="69"/>
  </w:num>
  <w:num w:numId="26">
    <w:abstractNumId w:val="102"/>
  </w:num>
  <w:num w:numId="27">
    <w:abstractNumId w:val="28"/>
  </w:num>
  <w:num w:numId="28">
    <w:abstractNumId w:val="67"/>
  </w:num>
  <w:num w:numId="29">
    <w:abstractNumId w:val="29"/>
  </w:num>
  <w:num w:numId="30">
    <w:abstractNumId w:val="50"/>
  </w:num>
  <w:num w:numId="31">
    <w:abstractNumId w:val="15"/>
  </w:num>
  <w:num w:numId="32">
    <w:abstractNumId w:val="108"/>
  </w:num>
  <w:num w:numId="33">
    <w:abstractNumId w:val="122"/>
  </w:num>
  <w:num w:numId="34">
    <w:abstractNumId w:val="44"/>
  </w:num>
  <w:num w:numId="35">
    <w:abstractNumId w:val="63"/>
  </w:num>
  <w:num w:numId="36">
    <w:abstractNumId w:val="80"/>
  </w:num>
  <w:num w:numId="37">
    <w:abstractNumId w:val="118"/>
  </w:num>
  <w:num w:numId="38">
    <w:abstractNumId w:val="121"/>
  </w:num>
  <w:num w:numId="39">
    <w:abstractNumId w:val="125"/>
  </w:num>
  <w:num w:numId="40">
    <w:abstractNumId w:val="40"/>
  </w:num>
  <w:num w:numId="41">
    <w:abstractNumId w:val="3"/>
  </w:num>
  <w:num w:numId="42">
    <w:abstractNumId w:val="48"/>
  </w:num>
  <w:num w:numId="43">
    <w:abstractNumId w:val="18"/>
  </w:num>
  <w:num w:numId="44">
    <w:abstractNumId w:val="101"/>
  </w:num>
  <w:num w:numId="45">
    <w:abstractNumId w:val="54"/>
  </w:num>
  <w:num w:numId="46">
    <w:abstractNumId w:val="76"/>
  </w:num>
  <w:num w:numId="47">
    <w:abstractNumId w:val="24"/>
  </w:num>
  <w:num w:numId="48">
    <w:abstractNumId w:val="21"/>
  </w:num>
  <w:num w:numId="49">
    <w:abstractNumId w:val="111"/>
  </w:num>
  <w:num w:numId="50">
    <w:abstractNumId w:val="74"/>
  </w:num>
  <w:num w:numId="51">
    <w:abstractNumId w:val="2"/>
  </w:num>
  <w:num w:numId="52">
    <w:abstractNumId w:val="36"/>
  </w:num>
  <w:num w:numId="53">
    <w:abstractNumId w:val="53"/>
  </w:num>
  <w:num w:numId="54">
    <w:abstractNumId w:val="95"/>
  </w:num>
  <w:num w:numId="55">
    <w:abstractNumId w:val="106"/>
  </w:num>
  <w:num w:numId="56">
    <w:abstractNumId w:val="32"/>
  </w:num>
  <w:num w:numId="57">
    <w:abstractNumId w:val="13"/>
  </w:num>
  <w:num w:numId="58">
    <w:abstractNumId w:val="52"/>
  </w:num>
  <w:num w:numId="59">
    <w:abstractNumId w:val="79"/>
  </w:num>
  <w:num w:numId="60">
    <w:abstractNumId w:val="16"/>
  </w:num>
  <w:num w:numId="61">
    <w:abstractNumId w:val="6"/>
  </w:num>
  <w:num w:numId="62">
    <w:abstractNumId w:val="46"/>
  </w:num>
  <w:num w:numId="63">
    <w:abstractNumId w:val="97"/>
  </w:num>
  <w:num w:numId="64">
    <w:abstractNumId w:val="1"/>
  </w:num>
  <w:num w:numId="65">
    <w:abstractNumId w:val="91"/>
  </w:num>
  <w:num w:numId="66">
    <w:abstractNumId w:val="93"/>
  </w:num>
  <w:num w:numId="67">
    <w:abstractNumId w:val="120"/>
  </w:num>
  <w:num w:numId="68">
    <w:abstractNumId w:val="38"/>
  </w:num>
  <w:num w:numId="69">
    <w:abstractNumId w:val="100"/>
  </w:num>
  <w:num w:numId="70">
    <w:abstractNumId w:val="0"/>
  </w:num>
  <w:num w:numId="71">
    <w:abstractNumId w:val="124"/>
  </w:num>
  <w:num w:numId="72">
    <w:abstractNumId w:val="103"/>
  </w:num>
  <w:num w:numId="73">
    <w:abstractNumId w:val="75"/>
  </w:num>
  <w:num w:numId="74">
    <w:abstractNumId w:val="11"/>
  </w:num>
  <w:num w:numId="75">
    <w:abstractNumId w:val="60"/>
  </w:num>
  <w:num w:numId="76">
    <w:abstractNumId w:val="62"/>
  </w:num>
  <w:num w:numId="77">
    <w:abstractNumId w:val="30"/>
  </w:num>
  <w:num w:numId="78">
    <w:abstractNumId w:val="77"/>
  </w:num>
  <w:num w:numId="79">
    <w:abstractNumId w:val="112"/>
  </w:num>
  <w:num w:numId="80">
    <w:abstractNumId w:val="89"/>
  </w:num>
  <w:num w:numId="81">
    <w:abstractNumId w:val="123"/>
  </w:num>
  <w:num w:numId="82">
    <w:abstractNumId w:val="66"/>
  </w:num>
  <w:num w:numId="83">
    <w:abstractNumId w:val="90"/>
  </w:num>
  <w:num w:numId="84">
    <w:abstractNumId w:val="19"/>
  </w:num>
  <w:num w:numId="85">
    <w:abstractNumId w:val="72"/>
  </w:num>
  <w:num w:numId="86">
    <w:abstractNumId w:val="17"/>
  </w:num>
  <w:num w:numId="87">
    <w:abstractNumId w:val="78"/>
  </w:num>
  <w:num w:numId="88">
    <w:abstractNumId w:val="85"/>
  </w:num>
  <w:num w:numId="89">
    <w:abstractNumId w:val="68"/>
  </w:num>
  <w:num w:numId="90">
    <w:abstractNumId w:val="61"/>
  </w:num>
  <w:num w:numId="91">
    <w:abstractNumId w:val="25"/>
  </w:num>
  <w:num w:numId="92">
    <w:abstractNumId w:val="49"/>
  </w:num>
  <w:num w:numId="93">
    <w:abstractNumId w:val="45"/>
  </w:num>
  <w:num w:numId="94">
    <w:abstractNumId w:val="86"/>
  </w:num>
  <w:num w:numId="95">
    <w:abstractNumId w:val="35"/>
  </w:num>
  <w:num w:numId="96">
    <w:abstractNumId w:val="81"/>
  </w:num>
  <w:num w:numId="97">
    <w:abstractNumId w:val="51"/>
  </w:num>
  <w:num w:numId="98">
    <w:abstractNumId w:val="12"/>
  </w:num>
  <w:num w:numId="99">
    <w:abstractNumId w:val="88"/>
  </w:num>
  <w:num w:numId="100">
    <w:abstractNumId w:val="39"/>
  </w:num>
  <w:num w:numId="101">
    <w:abstractNumId w:val="109"/>
  </w:num>
  <w:num w:numId="102">
    <w:abstractNumId w:val="31"/>
  </w:num>
  <w:num w:numId="103">
    <w:abstractNumId w:val="98"/>
  </w:num>
  <w:num w:numId="104">
    <w:abstractNumId w:val="96"/>
  </w:num>
  <w:num w:numId="105">
    <w:abstractNumId w:val="116"/>
  </w:num>
  <w:num w:numId="106">
    <w:abstractNumId w:val="119"/>
  </w:num>
  <w:num w:numId="107">
    <w:abstractNumId w:val="113"/>
  </w:num>
  <w:num w:numId="108">
    <w:abstractNumId w:val="94"/>
  </w:num>
  <w:num w:numId="109">
    <w:abstractNumId w:val="127"/>
  </w:num>
  <w:num w:numId="110">
    <w:abstractNumId w:val="107"/>
  </w:num>
  <w:num w:numId="111">
    <w:abstractNumId w:val="14"/>
  </w:num>
  <w:num w:numId="112">
    <w:abstractNumId w:val="33"/>
  </w:num>
  <w:num w:numId="113">
    <w:abstractNumId w:val="84"/>
  </w:num>
  <w:num w:numId="114">
    <w:abstractNumId w:val="71"/>
  </w:num>
  <w:num w:numId="115">
    <w:abstractNumId w:val="7"/>
  </w:num>
  <w:num w:numId="116">
    <w:abstractNumId w:val="87"/>
  </w:num>
  <w:num w:numId="117">
    <w:abstractNumId w:val="58"/>
  </w:num>
  <w:num w:numId="118">
    <w:abstractNumId w:val="42"/>
  </w:num>
  <w:num w:numId="119">
    <w:abstractNumId w:val="115"/>
  </w:num>
  <w:num w:numId="120">
    <w:abstractNumId w:val="59"/>
  </w:num>
  <w:num w:numId="121">
    <w:abstractNumId w:val="117"/>
  </w:num>
  <w:num w:numId="122">
    <w:abstractNumId w:val="43"/>
  </w:num>
  <w:num w:numId="123">
    <w:abstractNumId w:val="23"/>
  </w:num>
  <w:num w:numId="124">
    <w:abstractNumId w:val="57"/>
  </w:num>
  <w:num w:numId="125">
    <w:abstractNumId w:val="20"/>
  </w:num>
  <w:num w:numId="126">
    <w:abstractNumId w:val="41"/>
  </w:num>
  <w:num w:numId="127">
    <w:abstractNumId w:val="10"/>
  </w:num>
  <w:num w:numId="128">
    <w:abstractNumId w:val="126"/>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98F"/>
    <w:rsid w:val="0000201B"/>
    <w:rsid w:val="00002103"/>
    <w:rsid w:val="0000350E"/>
    <w:rsid w:val="00003BC0"/>
    <w:rsid w:val="00004669"/>
    <w:rsid w:val="0000649A"/>
    <w:rsid w:val="0000786D"/>
    <w:rsid w:val="0001003D"/>
    <w:rsid w:val="0001445B"/>
    <w:rsid w:val="000145DA"/>
    <w:rsid w:val="00015A93"/>
    <w:rsid w:val="00016732"/>
    <w:rsid w:val="00016C63"/>
    <w:rsid w:val="00017D1A"/>
    <w:rsid w:val="00021F10"/>
    <w:rsid w:val="0002386D"/>
    <w:rsid w:val="00023DCB"/>
    <w:rsid w:val="0002740F"/>
    <w:rsid w:val="00027A04"/>
    <w:rsid w:val="00032458"/>
    <w:rsid w:val="00033360"/>
    <w:rsid w:val="000360AC"/>
    <w:rsid w:val="00037507"/>
    <w:rsid w:val="000408AC"/>
    <w:rsid w:val="00041639"/>
    <w:rsid w:val="000427D6"/>
    <w:rsid w:val="00044373"/>
    <w:rsid w:val="00046549"/>
    <w:rsid w:val="00046875"/>
    <w:rsid w:val="00052B5C"/>
    <w:rsid w:val="00055B1A"/>
    <w:rsid w:val="00055C67"/>
    <w:rsid w:val="000566BD"/>
    <w:rsid w:val="00057D90"/>
    <w:rsid w:val="00061D8A"/>
    <w:rsid w:val="0006318D"/>
    <w:rsid w:val="0006361C"/>
    <w:rsid w:val="000644FC"/>
    <w:rsid w:val="00064F99"/>
    <w:rsid w:val="0006584A"/>
    <w:rsid w:val="00066543"/>
    <w:rsid w:val="00067952"/>
    <w:rsid w:val="000707DC"/>
    <w:rsid w:val="0007102D"/>
    <w:rsid w:val="000714AE"/>
    <w:rsid w:val="00071532"/>
    <w:rsid w:val="00072E02"/>
    <w:rsid w:val="00073260"/>
    <w:rsid w:val="00074E9E"/>
    <w:rsid w:val="0007627F"/>
    <w:rsid w:val="000802B9"/>
    <w:rsid w:val="000812AF"/>
    <w:rsid w:val="00081848"/>
    <w:rsid w:val="000824AA"/>
    <w:rsid w:val="00083354"/>
    <w:rsid w:val="00083775"/>
    <w:rsid w:val="0008386F"/>
    <w:rsid w:val="000848C6"/>
    <w:rsid w:val="000854CD"/>
    <w:rsid w:val="00086505"/>
    <w:rsid w:val="00087F43"/>
    <w:rsid w:val="0009108F"/>
    <w:rsid w:val="000918DC"/>
    <w:rsid w:val="000949A0"/>
    <w:rsid w:val="00095724"/>
    <w:rsid w:val="000965C1"/>
    <w:rsid w:val="000968E8"/>
    <w:rsid w:val="00097E2D"/>
    <w:rsid w:val="000A051B"/>
    <w:rsid w:val="000A0D4C"/>
    <w:rsid w:val="000A182A"/>
    <w:rsid w:val="000A24C1"/>
    <w:rsid w:val="000A408B"/>
    <w:rsid w:val="000A4B94"/>
    <w:rsid w:val="000A5629"/>
    <w:rsid w:val="000A5C57"/>
    <w:rsid w:val="000A6D78"/>
    <w:rsid w:val="000A74B8"/>
    <w:rsid w:val="000B1833"/>
    <w:rsid w:val="000B1F1F"/>
    <w:rsid w:val="000B20F5"/>
    <w:rsid w:val="000B2195"/>
    <w:rsid w:val="000B22D7"/>
    <w:rsid w:val="000B2A4C"/>
    <w:rsid w:val="000B362F"/>
    <w:rsid w:val="000B3BD9"/>
    <w:rsid w:val="000B60FE"/>
    <w:rsid w:val="000B6379"/>
    <w:rsid w:val="000B7442"/>
    <w:rsid w:val="000B7D30"/>
    <w:rsid w:val="000C225E"/>
    <w:rsid w:val="000C3A40"/>
    <w:rsid w:val="000D25E7"/>
    <w:rsid w:val="000D409D"/>
    <w:rsid w:val="000D439F"/>
    <w:rsid w:val="000D4511"/>
    <w:rsid w:val="000D5AD3"/>
    <w:rsid w:val="000D6202"/>
    <w:rsid w:val="000E0128"/>
    <w:rsid w:val="000E0CC8"/>
    <w:rsid w:val="000E6FA4"/>
    <w:rsid w:val="000F0855"/>
    <w:rsid w:val="000F0F75"/>
    <w:rsid w:val="000F110E"/>
    <w:rsid w:val="000F4B70"/>
    <w:rsid w:val="000F6592"/>
    <w:rsid w:val="000F6744"/>
    <w:rsid w:val="000F7E82"/>
    <w:rsid w:val="001003D7"/>
    <w:rsid w:val="001017F3"/>
    <w:rsid w:val="00102F24"/>
    <w:rsid w:val="00103AF8"/>
    <w:rsid w:val="00104602"/>
    <w:rsid w:val="00104C03"/>
    <w:rsid w:val="00105B7A"/>
    <w:rsid w:val="0010709F"/>
    <w:rsid w:val="00107784"/>
    <w:rsid w:val="0011287B"/>
    <w:rsid w:val="00113645"/>
    <w:rsid w:val="00113CBD"/>
    <w:rsid w:val="00116785"/>
    <w:rsid w:val="0011785E"/>
    <w:rsid w:val="00121323"/>
    <w:rsid w:val="001228D3"/>
    <w:rsid w:val="00123896"/>
    <w:rsid w:val="0012478F"/>
    <w:rsid w:val="00125CF9"/>
    <w:rsid w:val="001261C6"/>
    <w:rsid w:val="00126A88"/>
    <w:rsid w:val="00131C38"/>
    <w:rsid w:val="00136386"/>
    <w:rsid w:val="001364D6"/>
    <w:rsid w:val="00137CA1"/>
    <w:rsid w:val="00142F9E"/>
    <w:rsid w:val="001431D9"/>
    <w:rsid w:val="0014325D"/>
    <w:rsid w:val="00150359"/>
    <w:rsid w:val="00152B76"/>
    <w:rsid w:val="00152CBC"/>
    <w:rsid w:val="00152FD5"/>
    <w:rsid w:val="001534A5"/>
    <w:rsid w:val="00154924"/>
    <w:rsid w:val="00157312"/>
    <w:rsid w:val="00161DAB"/>
    <w:rsid w:val="00162F76"/>
    <w:rsid w:val="0016670A"/>
    <w:rsid w:val="001730F0"/>
    <w:rsid w:val="001739EF"/>
    <w:rsid w:val="00173F43"/>
    <w:rsid w:val="00175DDE"/>
    <w:rsid w:val="001768E8"/>
    <w:rsid w:val="00177650"/>
    <w:rsid w:val="00177A27"/>
    <w:rsid w:val="00177FBD"/>
    <w:rsid w:val="00180960"/>
    <w:rsid w:val="00180AE0"/>
    <w:rsid w:val="00182606"/>
    <w:rsid w:val="00184432"/>
    <w:rsid w:val="00184B79"/>
    <w:rsid w:val="00185633"/>
    <w:rsid w:val="00185B81"/>
    <w:rsid w:val="001903AB"/>
    <w:rsid w:val="00193DBA"/>
    <w:rsid w:val="00193E77"/>
    <w:rsid w:val="0019464C"/>
    <w:rsid w:val="0019481D"/>
    <w:rsid w:val="00195399"/>
    <w:rsid w:val="0019567C"/>
    <w:rsid w:val="00195FFE"/>
    <w:rsid w:val="001967DC"/>
    <w:rsid w:val="001971CA"/>
    <w:rsid w:val="00197C4E"/>
    <w:rsid w:val="001A07DE"/>
    <w:rsid w:val="001A1EFB"/>
    <w:rsid w:val="001A2AE2"/>
    <w:rsid w:val="001A42E5"/>
    <w:rsid w:val="001A5091"/>
    <w:rsid w:val="001A61FF"/>
    <w:rsid w:val="001A73A3"/>
    <w:rsid w:val="001A754B"/>
    <w:rsid w:val="001A7622"/>
    <w:rsid w:val="001A7923"/>
    <w:rsid w:val="001A7FDC"/>
    <w:rsid w:val="001B3447"/>
    <w:rsid w:val="001B36AF"/>
    <w:rsid w:val="001B3920"/>
    <w:rsid w:val="001B3F58"/>
    <w:rsid w:val="001B4059"/>
    <w:rsid w:val="001B5220"/>
    <w:rsid w:val="001B53C3"/>
    <w:rsid w:val="001B6B51"/>
    <w:rsid w:val="001C071E"/>
    <w:rsid w:val="001C0A3D"/>
    <w:rsid w:val="001C2A54"/>
    <w:rsid w:val="001C3C78"/>
    <w:rsid w:val="001C539E"/>
    <w:rsid w:val="001C53D7"/>
    <w:rsid w:val="001D28FF"/>
    <w:rsid w:val="001D4FC6"/>
    <w:rsid w:val="001D51E6"/>
    <w:rsid w:val="001D7A5A"/>
    <w:rsid w:val="001D7B0B"/>
    <w:rsid w:val="001D7E0D"/>
    <w:rsid w:val="001E030E"/>
    <w:rsid w:val="001E05D3"/>
    <w:rsid w:val="001E2FCA"/>
    <w:rsid w:val="001E3A2F"/>
    <w:rsid w:val="001E59D8"/>
    <w:rsid w:val="001E5F5F"/>
    <w:rsid w:val="001E643B"/>
    <w:rsid w:val="001E6511"/>
    <w:rsid w:val="001F1CA3"/>
    <w:rsid w:val="001F309B"/>
    <w:rsid w:val="001F3EC8"/>
    <w:rsid w:val="001F45A3"/>
    <w:rsid w:val="001F5458"/>
    <w:rsid w:val="001F59CC"/>
    <w:rsid w:val="001F6603"/>
    <w:rsid w:val="001F6912"/>
    <w:rsid w:val="001F6FC7"/>
    <w:rsid w:val="001F7387"/>
    <w:rsid w:val="001F7B60"/>
    <w:rsid w:val="00202390"/>
    <w:rsid w:val="00202D0C"/>
    <w:rsid w:val="0020597B"/>
    <w:rsid w:val="002075E1"/>
    <w:rsid w:val="002115A3"/>
    <w:rsid w:val="00212A5F"/>
    <w:rsid w:val="00213889"/>
    <w:rsid w:val="00213AD9"/>
    <w:rsid w:val="00213E42"/>
    <w:rsid w:val="002146EF"/>
    <w:rsid w:val="0021786F"/>
    <w:rsid w:val="00221AA8"/>
    <w:rsid w:val="0022260B"/>
    <w:rsid w:val="0022303F"/>
    <w:rsid w:val="00223B99"/>
    <w:rsid w:val="00224652"/>
    <w:rsid w:val="00226DDE"/>
    <w:rsid w:val="00230627"/>
    <w:rsid w:val="00231B9A"/>
    <w:rsid w:val="002371F9"/>
    <w:rsid w:val="0023772C"/>
    <w:rsid w:val="002406E0"/>
    <w:rsid w:val="0024169A"/>
    <w:rsid w:val="00241794"/>
    <w:rsid w:val="0024325A"/>
    <w:rsid w:val="00243344"/>
    <w:rsid w:val="00244C58"/>
    <w:rsid w:val="002459E2"/>
    <w:rsid w:val="0024664F"/>
    <w:rsid w:val="00246CB4"/>
    <w:rsid w:val="00247967"/>
    <w:rsid w:val="002523F2"/>
    <w:rsid w:val="00253849"/>
    <w:rsid w:val="00255147"/>
    <w:rsid w:val="002553BE"/>
    <w:rsid w:val="0026331D"/>
    <w:rsid w:val="00263770"/>
    <w:rsid w:val="00264111"/>
    <w:rsid w:val="00265944"/>
    <w:rsid w:val="00266B21"/>
    <w:rsid w:val="00267EE8"/>
    <w:rsid w:val="00272301"/>
    <w:rsid w:val="00272C73"/>
    <w:rsid w:val="00272D51"/>
    <w:rsid w:val="002738AE"/>
    <w:rsid w:val="002756C5"/>
    <w:rsid w:val="00277B8A"/>
    <w:rsid w:val="00277D9D"/>
    <w:rsid w:val="00277E5C"/>
    <w:rsid w:val="00277F16"/>
    <w:rsid w:val="0028098F"/>
    <w:rsid w:val="00280C54"/>
    <w:rsid w:val="00281464"/>
    <w:rsid w:val="002822DC"/>
    <w:rsid w:val="00286795"/>
    <w:rsid w:val="002878E3"/>
    <w:rsid w:val="00290624"/>
    <w:rsid w:val="00291119"/>
    <w:rsid w:val="00292F08"/>
    <w:rsid w:val="0029393F"/>
    <w:rsid w:val="002A118F"/>
    <w:rsid w:val="002A16B8"/>
    <w:rsid w:val="002A484E"/>
    <w:rsid w:val="002A7ECF"/>
    <w:rsid w:val="002B067D"/>
    <w:rsid w:val="002B2152"/>
    <w:rsid w:val="002B2CBC"/>
    <w:rsid w:val="002B2D0D"/>
    <w:rsid w:val="002B6996"/>
    <w:rsid w:val="002B6E66"/>
    <w:rsid w:val="002B7A1F"/>
    <w:rsid w:val="002C02A7"/>
    <w:rsid w:val="002C0A95"/>
    <w:rsid w:val="002C1B86"/>
    <w:rsid w:val="002C2FD2"/>
    <w:rsid w:val="002C3298"/>
    <w:rsid w:val="002C6380"/>
    <w:rsid w:val="002C7A7C"/>
    <w:rsid w:val="002D3A43"/>
    <w:rsid w:val="002D6A4B"/>
    <w:rsid w:val="002D7418"/>
    <w:rsid w:val="002D766D"/>
    <w:rsid w:val="002D76D6"/>
    <w:rsid w:val="002D797A"/>
    <w:rsid w:val="002E15C7"/>
    <w:rsid w:val="002E1EC4"/>
    <w:rsid w:val="002E5499"/>
    <w:rsid w:val="002E56B4"/>
    <w:rsid w:val="002E6C59"/>
    <w:rsid w:val="002F0858"/>
    <w:rsid w:val="002F1054"/>
    <w:rsid w:val="002F10F0"/>
    <w:rsid w:val="002F1514"/>
    <w:rsid w:val="002F35CF"/>
    <w:rsid w:val="002F4A5F"/>
    <w:rsid w:val="002F544A"/>
    <w:rsid w:val="002F623C"/>
    <w:rsid w:val="00302531"/>
    <w:rsid w:val="00304E05"/>
    <w:rsid w:val="003072D1"/>
    <w:rsid w:val="003075AC"/>
    <w:rsid w:val="00311AB6"/>
    <w:rsid w:val="003125A3"/>
    <w:rsid w:val="00313041"/>
    <w:rsid w:val="00316254"/>
    <w:rsid w:val="003211B6"/>
    <w:rsid w:val="0032148D"/>
    <w:rsid w:val="003214E4"/>
    <w:rsid w:val="003229A6"/>
    <w:rsid w:val="00323E83"/>
    <w:rsid w:val="00324040"/>
    <w:rsid w:val="00324816"/>
    <w:rsid w:val="00324C5C"/>
    <w:rsid w:val="003252F2"/>
    <w:rsid w:val="00325375"/>
    <w:rsid w:val="0033145B"/>
    <w:rsid w:val="00331C78"/>
    <w:rsid w:val="00332C3A"/>
    <w:rsid w:val="00333541"/>
    <w:rsid w:val="00334011"/>
    <w:rsid w:val="003348AF"/>
    <w:rsid w:val="00334CCD"/>
    <w:rsid w:val="003357F7"/>
    <w:rsid w:val="003361DD"/>
    <w:rsid w:val="003367B8"/>
    <w:rsid w:val="003368BF"/>
    <w:rsid w:val="00336D06"/>
    <w:rsid w:val="00337C2B"/>
    <w:rsid w:val="00340A96"/>
    <w:rsid w:val="003416EC"/>
    <w:rsid w:val="00341EE9"/>
    <w:rsid w:val="003426ED"/>
    <w:rsid w:val="00346666"/>
    <w:rsid w:val="00350E58"/>
    <w:rsid w:val="0035211B"/>
    <w:rsid w:val="00352BB1"/>
    <w:rsid w:val="003567FC"/>
    <w:rsid w:val="00356C50"/>
    <w:rsid w:val="00361381"/>
    <w:rsid w:val="00362085"/>
    <w:rsid w:val="00362DF5"/>
    <w:rsid w:val="0036400A"/>
    <w:rsid w:val="00364154"/>
    <w:rsid w:val="00365138"/>
    <w:rsid w:val="00365FBC"/>
    <w:rsid w:val="003669B6"/>
    <w:rsid w:val="0036728A"/>
    <w:rsid w:val="00370138"/>
    <w:rsid w:val="00370705"/>
    <w:rsid w:val="003707B5"/>
    <w:rsid w:val="00370825"/>
    <w:rsid w:val="00370E86"/>
    <w:rsid w:val="003715C5"/>
    <w:rsid w:val="00371937"/>
    <w:rsid w:val="00371FAF"/>
    <w:rsid w:val="00372DBE"/>
    <w:rsid w:val="003731C2"/>
    <w:rsid w:val="00374E3E"/>
    <w:rsid w:val="003751D8"/>
    <w:rsid w:val="00375720"/>
    <w:rsid w:val="003760E9"/>
    <w:rsid w:val="003762FD"/>
    <w:rsid w:val="00377B6F"/>
    <w:rsid w:val="00381A04"/>
    <w:rsid w:val="003820F6"/>
    <w:rsid w:val="00384097"/>
    <w:rsid w:val="003863E1"/>
    <w:rsid w:val="00391E29"/>
    <w:rsid w:val="00392AC3"/>
    <w:rsid w:val="003A06D4"/>
    <w:rsid w:val="003A11D6"/>
    <w:rsid w:val="003A22DF"/>
    <w:rsid w:val="003A27C9"/>
    <w:rsid w:val="003A4163"/>
    <w:rsid w:val="003A4A8E"/>
    <w:rsid w:val="003A5929"/>
    <w:rsid w:val="003A6064"/>
    <w:rsid w:val="003A7CA6"/>
    <w:rsid w:val="003B1096"/>
    <w:rsid w:val="003B33E5"/>
    <w:rsid w:val="003B356E"/>
    <w:rsid w:val="003B38A7"/>
    <w:rsid w:val="003B491A"/>
    <w:rsid w:val="003B5520"/>
    <w:rsid w:val="003B563A"/>
    <w:rsid w:val="003B6952"/>
    <w:rsid w:val="003B6B0F"/>
    <w:rsid w:val="003B7C24"/>
    <w:rsid w:val="003C21F3"/>
    <w:rsid w:val="003C2338"/>
    <w:rsid w:val="003C2A31"/>
    <w:rsid w:val="003C4830"/>
    <w:rsid w:val="003C5372"/>
    <w:rsid w:val="003C5FA9"/>
    <w:rsid w:val="003C7736"/>
    <w:rsid w:val="003C791E"/>
    <w:rsid w:val="003D065A"/>
    <w:rsid w:val="003D12E5"/>
    <w:rsid w:val="003D25DB"/>
    <w:rsid w:val="003D29A6"/>
    <w:rsid w:val="003D36B9"/>
    <w:rsid w:val="003D3722"/>
    <w:rsid w:val="003D3743"/>
    <w:rsid w:val="003D38A7"/>
    <w:rsid w:val="003D470B"/>
    <w:rsid w:val="003D55C1"/>
    <w:rsid w:val="003D5EFD"/>
    <w:rsid w:val="003D67F4"/>
    <w:rsid w:val="003D6A50"/>
    <w:rsid w:val="003E03FE"/>
    <w:rsid w:val="003E0A09"/>
    <w:rsid w:val="003E0AD4"/>
    <w:rsid w:val="003E214C"/>
    <w:rsid w:val="003E3A0F"/>
    <w:rsid w:val="003E5340"/>
    <w:rsid w:val="003E569B"/>
    <w:rsid w:val="003E6253"/>
    <w:rsid w:val="003E7669"/>
    <w:rsid w:val="003F132C"/>
    <w:rsid w:val="003F44FB"/>
    <w:rsid w:val="003F47A1"/>
    <w:rsid w:val="003F5F04"/>
    <w:rsid w:val="003F66A5"/>
    <w:rsid w:val="003F6F29"/>
    <w:rsid w:val="003F75A2"/>
    <w:rsid w:val="00400016"/>
    <w:rsid w:val="0040106E"/>
    <w:rsid w:val="00401676"/>
    <w:rsid w:val="00401DDC"/>
    <w:rsid w:val="00401E64"/>
    <w:rsid w:val="00402457"/>
    <w:rsid w:val="0040390A"/>
    <w:rsid w:val="00404890"/>
    <w:rsid w:val="0040569D"/>
    <w:rsid w:val="00406267"/>
    <w:rsid w:val="00407CAA"/>
    <w:rsid w:val="00410AED"/>
    <w:rsid w:val="00414765"/>
    <w:rsid w:val="0041542E"/>
    <w:rsid w:val="00421039"/>
    <w:rsid w:val="004219EC"/>
    <w:rsid w:val="004226E1"/>
    <w:rsid w:val="004254DE"/>
    <w:rsid w:val="00425773"/>
    <w:rsid w:val="00426873"/>
    <w:rsid w:val="00426DB7"/>
    <w:rsid w:val="00427C2B"/>
    <w:rsid w:val="00433153"/>
    <w:rsid w:val="004336C5"/>
    <w:rsid w:val="0043400E"/>
    <w:rsid w:val="004347C5"/>
    <w:rsid w:val="00436B7B"/>
    <w:rsid w:val="00437145"/>
    <w:rsid w:val="00437363"/>
    <w:rsid w:val="00437812"/>
    <w:rsid w:val="00441FB5"/>
    <w:rsid w:val="004420C8"/>
    <w:rsid w:val="00443680"/>
    <w:rsid w:val="004453CE"/>
    <w:rsid w:val="00445922"/>
    <w:rsid w:val="00446C5A"/>
    <w:rsid w:val="004506C9"/>
    <w:rsid w:val="00450735"/>
    <w:rsid w:val="00450FBB"/>
    <w:rsid w:val="004533DA"/>
    <w:rsid w:val="004534A8"/>
    <w:rsid w:val="0045401B"/>
    <w:rsid w:val="00454023"/>
    <w:rsid w:val="0045490D"/>
    <w:rsid w:val="00454AC3"/>
    <w:rsid w:val="0045571E"/>
    <w:rsid w:val="00460730"/>
    <w:rsid w:val="00461052"/>
    <w:rsid w:val="0046262D"/>
    <w:rsid w:val="00463E51"/>
    <w:rsid w:val="00463F98"/>
    <w:rsid w:val="00464D60"/>
    <w:rsid w:val="0046514C"/>
    <w:rsid w:val="004656AD"/>
    <w:rsid w:val="004658F6"/>
    <w:rsid w:val="00471D26"/>
    <w:rsid w:val="00473EDF"/>
    <w:rsid w:val="00473EF1"/>
    <w:rsid w:val="0047449C"/>
    <w:rsid w:val="0047546F"/>
    <w:rsid w:val="004810A4"/>
    <w:rsid w:val="004820E2"/>
    <w:rsid w:val="00482887"/>
    <w:rsid w:val="00482A02"/>
    <w:rsid w:val="004836F2"/>
    <w:rsid w:val="0048457A"/>
    <w:rsid w:val="004867F0"/>
    <w:rsid w:val="00490620"/>
    <w:rsid w:val="00490CED"/>
    <w:rsid w:val="00490E4B"/>
    <w:rsid w:val="0049132F"/>
    <w:rsid w:val="00491524"/>
    <w:rsid w:val="00492C27"/>
    <w:rsid w:val="00492DB8"/>
    <w:rsid w:val="00492E2A"/>
    <w:rsid w:val="00493392"/>
    <w:rsid w:val="00495CE6"/>
    <w:rsid w:val="004A06FC"/>
    <w:rsid w:val="004A64ED"/>
    <w:rsid w:val="004A6727"/>
    <w:rsid w:val="004A75DF"/>
    <w:rsid w:val="004B0B8F"/>
    <w:rsid w:val="004B1A65"/>
    <w:rsid w:val="004B2B30"/>
    <w:rsid w:val="004B2DA5"/>
    <w:rsid w:val="004B3E5E"/>
    <w:rsid w:val="004B6234"/>
    <w:rsid w:val="004B76A1"/>
    <w:rsid w:val="004B7B65"/>
    <w:rsid w:val="004B7E7B"/>
    <w:rsid w:val="004C13E3"/>
    <w:rsid w:val="004C24B8"/>
    <w:rsid w:val="004C2B29"/>
    <w:rsid w:val="004C32FB"/>
    <w:rsid w:val="004C57A3"/>
    <w:rsid w:val="004D0BE7"/>
    <w:rsid w:val="004D1B42"/>
    <w:rsid w:val="004D2F53"/>
    <w:rsid w:val="004D5CE5"/>
    <w:rsid w:val="004D6574"/>
    <w:rsid w:val="004D6B47"/>
    <w:rsid w:val="004D7B01"/>
    <w:rsid w:val="004D7C66"/>
    <w:rsid w:val="004E0CF7"/>
    <w:rsid w:val="004E0D5F"/>
    <w:rsid w:val="004E1151"/>
    <w:rsid w:val="004E134C"/>
    <w:rsid w:val="004E21BB"/>
    <w:rsid w:val="004E26FE"/>
    <w:rsid w:val="004E36CA"/>
    <w:rsid w:val="004E5C7A"/>
    <w:rsid w:val="004E710E"/>
    <w:rsid w:val="004F3852"/>
    <w:rsid w:val="004F4567"/>
    <w:rsid w:val="00501CAD"/>
    <w:rsid w:val="0050288B"/>
    <w:rsid w:val="00502A45"/>
    <w:rsid w:val="00503A4E"/>
    <w:rsid w:val="00503BD8"/>
    <w:rsid w:val="00503E37"/>
    <w:rsid w:val="00504F08"/>
    <w:rsid w:val="00505882"/>
    <w:rsid w:val="00505D65"/>
    <w:rsid w:val="0050689D"/>
    <w:rsid w:val="005103EA"/>
    <w:rsid w:val="00510E26"/>
    <w:rsid w:val="00512A09"/>
    <w:rsid w:val="00512DD8"/>
    <w:rsid w:val="00513A90"/>
    <w:rsid w:val="00514F6C"/>
    <w:rsid w:val="005158FD"/>
    <w:rsid w:val="0051602A"/>
    <w:rsid w:val="00516DA1"/>
    <w:rsid w:val="005227B0"/>
    <w:rsid w:val="005227BA"/>
    <w:rsid w:val="0052309E"/>
    <w:rsid w:val="00523506"/>
    <w:rsid w:val="00523E84"/>
    <w:rsid w:val="00524A69"/>
    <w:rsid w:val="00524F96"/>
    <w:rsid w:val="00526C2A"/>
    <w:rsid w:val="00527C22"/>
    <w:rsid w:val="005321E1"/>
    <w:rsid w:val="00532433"/>
    <w:rsid w:val="00532969"/>
    <w:rsid w:val="005329B3"/>
    <w:rsid w:val="00532ED9"/>
    <w:rsid w:val="00533AE7"/>
    <w:rsid w:val="00535FAC"/>
    <w:rsid w:val="00535FCB"/>
    <w:rsid w:val="00536AA1"/>
    <w:rsid w:val="0053791C"/>
    <w:rsid w:val="00540CEB"/>
    <w:rsid w:val="0054121C"/>
    <w:rsid w:val="005428E8"/>
    <w:rsid w:val="0054417F"/>
    <w:rsid w:val="0054464A"/>
    <w:rsid w:val="005448DB"/>
    <w:rsid w:val="0054645B"/>
    <w:rsid w:val="00547894"/>
    <w:rsid w:val="0055045F"/>
    <w:rsid w:val="00552A27"/>
    <w:rsid w:val="00553988"/>
    <w:rsid w:val="00554B07"/>
    <w:rsid w:val="00556814"/>
    <w:rsid w:val="005579C3"/>
    <w:rsid w:val="005579D6"/>
    <w:rsid w:val="0056007E"/>
    <w:rsid w:val="005612BD"/>
    <w:rsid w:val="00562100"/>
    <w:rsid w:val="005624D7"/>
    <w:rsid w:val="005643FF"/>
    <w:rsid w:val="00570949"/>
    <w:rsid w:val="00571F22"/>
    <w:rsid w:val="005740F5"/>
    <w:rsid w:val="00574E57"/>
    <w:rsid w:val="0058369E"/>
    <w:rsid w:val="00584114"/>
    <w:rsid w:val="0058521B"/>
    <w:rsid w:val="00590AE1"/>
    <w:rsid w:val="00590C85"/>
    <w:rsid w:val="00591407"/>
    <w:rsid w:val="00592AC3"/>
    <w:rsid w:val="00593278"/>
    <w:rsid w:val="005958D2"/>
    <w:rsid w:val="0059656F"/>
    <w:rsid w:val="0059728A"/>
    <w:rsid w:val="005A1407"/>
    <w:rsid w:val="005A2F8B"/>
    <w:rsid w:val="005A3923"/>
    <w:rsid w:val="005A3963"/>
    <w:rsid w:val="005A5C5C"/>
    <w:rsid w:val="005A6F9B"/>
    <w:rsid w:val="005A71AD"/>
    <w:rsid w:val="005A7A65"/>
    <w:rsid w:val="005B0501"/>
    <w:rsid w:val="005B080B"/>
    <w:rsid w:val="005B0FFC"/>
    <w:rsid w:val="005B2678"/>
    <w:rsid w:val="005B391A"/>
    <w:rsid w:val="005B7ED4"/>
    <w:rsid w:val="005C007F"/>
    <w:rsid w:val="005C2F54"/>
    <w:rsid w:val="005C3253"/>
    <w:rsid w:val="005C56DA"/>
    <w:rsid w:val="005C64D2"/>
    <w:rsid w:val="005C66E8"/>
    <w:rsid w:val="005D01D8"/>
    <w:rsid w:val="005D0CDB"/>
    <w:rsid w:val="005D1272"/>
    <w:rsid w:val="005D1A8D"/>
    <w:rsid w:val="005D1CB9"/>
    <w:rsid w:val="005D21C8"/>
    <w:rsid w:val="005D2F5C"/>
    <w:rsid w:val="005D3504"/>
    <w:rsid w:val="005D38C2"/>
    <w:rsid w:val="005D453F"/>
    <w:rsid w:val="005D685F"/>
    <w:rsid w:val="005D6B86"/>
    <w:rsid w:val="005E21E8"/>
    <w:rsid w:val="005E22D7"/>
    <w:rsid w:val="005E2BCD"/>
    <w:rsid w:val="005E4797"/>
    <w:rsid w:val="005E5512"/>
    <w:rsid w:val="005E68B6"/>
    <w:rsid w:val="005E7566"/>
    <w:rsid w:val="005F31A3"/>
    <w:rsid w:val="005F50F5"/>
    <w:rsid w:val="005F6C87"/>
    <w:rsid w:val="00600BB6"/>
    <w:rsid w:val="006016A3"/>
    <w:rsid w:val="00601BDD"/>
    <w:rsid w:val="00602469"/>
    <w:rsid w:val="0060763C"/>
    <w:rsid w:val="006078A1"/>
    <w:rsid w:val="00610CE8"/>
    <w:rsid w:val="00611245"/>
    <w:rsid w:val="0061486F"/>
    <w:rsid w:val="00615954"/>
    <w:rsid w:val="006169B2"/>
    <w:rsid w:val="006174C9"/>
    <w:rsid w:val="0062177D"/>
    <w:rsid w:val="00626E14"/>
    <w:rsid w:val="00627834"/>
    <w:rsid w:val="00630AD4"/>
    <w:rsid w:val="00630D38"/>
    <w:rsid w:val="006314A1"/>
    <w:rsid w:val="006319FB"/>
    <w:rsid w:val="00632135"/>
    <w:rsid w:val="00635A58"/>
    <w:rsid w:val="00643BB1"/>
    <w:rsid w:val="006443CC"/>
    <w:rsid w:val="0064479E"/>
    <w:rsid w:val="00646C22"/>
    <w:rsid w:val="00646DC0"/>
    <w:rsid w:val="0065008B"/>
    <w:rsid w:val="00651DCA"/>
    <w:rsid w:val="00652D51"/>
    <w:rsid w:val="00654BBD"/>
    <w:rsid w:val="00655E91"/>
    <w:rsid w:val="0065753A"/>
    <w:rsid w:val="006600BC"/>
    <w:rsid w:val="00661F30"/>
    <w:rsid w:val="00662476"/>
    <w:rsid w:val="006640FC"/>
    <w:rsid w:val="006658B9"/>
    <w:rsid w:val="0066660E"/>
    <w:rsid w:val="0067195A"/>
    <w:rsid w:val="00671ECB"/>
    <w:rsid w:val="00672BC6"/>
    <w:rsid w:val="00674650"/>
    <w:rsid w:val="0067752A"/>
    <w:rsid w:val="00680580"/>
    <w:rsid w:val="006809C4"/>
    <w:rsid w:val="0068382A"/>
    <w:rsid w:val="00684A5A"/>
    <w:rsid w:val="00684DB5"/>
    <w:rsid w:val="00687D17"/>
    <w:rsid w:val="006901A1"/>
    <w:rsid w:val="00691FAA"/>
    <w:rsid w:val="00692558"/>
    <w:rsid w:val="00692EF2"/>
    <w:rsid w:val="00694018"/>
    <w:rsid w:val="0069496E"/>
    <w:rsid w:val="006A1106"/>
    <w:rsid w:val="006A1124"/>
    <w:rsid w:val="006A1CD6"/>
    <w:rsid w:val="006A1D70"/>
    <w:rsid w:val="006A3CB2"/>
    <w:rsid w:val="006A5236"/>
    <w:rsid w:val="006A5562"/>
    <w:rsid w:val="006A611F"/>
    <w:rsid w:val="006A6196"/>
    <w:rsid w:val="006A6E4B"/>
    <w:rsid w:val="006B1CD6"/>
    <w:rsid w:val="006B3490"/>
    <w:rsid w:val="006B365C"/>
    <w:rsid w:val="006B3EB9"/>
    <w:rsid w:val="006B4F40"/>
    <w:rsid w:val="006B4FA1"/>
    <w:rsid w:val="006B6ACA"/>
    <w:rsid w:val="006B6E94"/>
    <w:rsid w:val="006B7A7C"/>
    <w:rsid w:val="006B7BE5"/>
    <w:rsid w:val="006B7E71"/>
    <w:rsid w:val="006C08FD"/>
    <w:rsid w:val="006C0A8D"/>
    <w:rsid w:val="006C0AEC"/>
    <w:rsid w:val="006C1D0E"/>
    <w:rsid w:val="006C26BC"/>
    <w:rsid w:val="006C2FD3"/>
    <w:rsid w:val="006C316E"/>
    <w:rsid w:val="006C372E"/>
    <w:rsid w:val="006C3AEB"/>
    <w:rsid w:val="006C4FD4"/>
    <w:rsid w:val="006C54BA"/>
    <w:rsid w:val="006C5A72"/>
    <w:rsid w:val="006C62F8"/>
    <w:rsid w:val="006C6ACA"/>
    <w:rsid w:val="006C6B70"/>
    <w:rsid w:val="006C6D3F"/>
    <w:rsid w:val="006D04E1"/>
    <w:rsid w:val="006D1134"/>
    <w:rsid w:val="006D1698"/>
    <w:rsid w:val="006D27CF"/>
    <w:rsid w:val="006D4252"/>
    <w:rsid w:val="006D471C"/>
    <w:rsid w:val="006D55B0"/>
    <w:rsid w:val="006D6BAC"/>
    <w:rsid w:val="006D752F"/>
    <w:rsid w:val="006E0F00"/>
    <w:rsid w:val="006E1100"/>
    <w:rsid w:val="006E3FE3"/>
    <w:rsid w:val="006E52AB"/>
    <w:rsid w:val="006E7EDD"/>
    <w:rsid w:val="006F02D8"/>
    <w:rsid w:val="006F0E58"/>
    <w:rsid w:val="006F1401"/>
    <w:rsid w:val="006F23CB"/>
    <w:rsid w:val="006F24CD"/>
    <w:rsid w:val="006F2666"/>
    <w:rsid w:val="006F53C1"/>
    <w:rsid w:val="006F675A"/>
    <w:rsid w:val="006F744C"/>
    <w:rsid w:val="006F74B9"/>
    <w:rsid w:val="0070131A"/>
    <w:rsid w:val="00701C2D"/>
    <w:rsid w:val="0070249E"/>
    <w:rsid w:val="007045C5"/>
    <w:rsid w:val="007075F0"/>
    <w:rsid w:val="00707950"/>
    <w:rsid w:val="00710FED"/>
    <w:rsid w:val="0071192F"/>
    <w:rsid w:val="00713343"/>
    <w:rsid w:val="007145ED"/>
    <w:rsid w:val="007149C0"/>
    <w:rsid w:val="00715C9B"/>
    <w:rsid w:val="00717263"/>
    <w:rsid w:val="00720C74"/>
    <w:rsid w:val="00722329"/>
    <w:rsid w:val="00722419"/>
    <w:rsid w:val="00722DC5"/>
    <w:rsid w:val="00723169"/>
    <w:rsid w:val="00724114"/>
    <w:rsid w:val="00724BDC"/>
    <w:rsid w:val="00730019"/>
    <w:rsid w:val="007312A1"/>
    <w:rsid w:val="007315A2"/>
    <w:rsid w:val="00731CC9"/>
    <w:rsid w:val="0073367A"/>
    <w:rsid w:val="007339B3"/>
    <w:rsid w:val="007353BB"/>
    <w:rsid w:val="007355C0"/>
    <w:rsid w:val="007429D1"/>
    <w:rsid w:val="00742A5A"/>
    <w:rsid w:val="00742FBE"/>
    <w:rsid w:val="007432D3"/>
    <w:rsid w:val="007436BC"/>
    <w:rsid w:val="007442D6"/>
    <w:rsid w:val="007450E3"/>
    <w:rsid w:val="00745AA7"/>
    <w:rsid w:val="00746B2F"/>
    <w:rsid w:val="007470C7"/>
    <w:rsid w:val="00750EA7"/>
    <w:rsid w:val="00750F52"/>
    <w:rsid w:val="0075317E"/>
    <w:rsid w:val="00753B45"/>
    <w:rsid w:val="00753CD2"/>
    <w:rsid w:val="00755870"/>
    <w:rsid w:val="00755DCA"/>
    <w:rsid w:val="007564D7"/>
    <w:rsid w:val="007566CD"/>
    <w:rsid w:val="00757CEF"/>
    <w:rsid w:val="00760799"/>
    <w:rsid w:val="00761853"/>
    <w:rsid w:val="0076215C"/>
    <w:rsid w:val="007622E5"/>
    <w:rsid w:val="00764CBB"/>
    <w:rsid w:val="00766ACA"/>
    <w:rsid w:val="00767904"/>
    <w:rsid w:val="007717E7"/>
    <w:rsid w:val="00772205"/>
    <w:rsid w:val="00772335"/>
    <w:rsid w:val="00772545"/>
    <w:rsid w:val="007729BA"/>
    <w:rsid w:val="00772B30"/>
    <w:rsid w:val="00774247"/>
    <w:rsid w:val="00774D21"/>
    <w:rsid w:val="00774E9D"/>
    <w:rsid w:val="0077668C"/>
    <w:rsid w:val="0077672C"/>
    <w:rsid w:val="00777903"/>
    <w:rsid w:val="007809E7"/>
    <w:rsid w:val="00781E26"/>
    <w:rsid w:val="0078425A"/>
    <w:rsid w:val="00787195"/>
    <w:rsid w:val="00790339"/>
    <w:rsid w:val="0079605E"/>
    <w:rsid w:val="00796F75"/>
    <w:rsid w:val="007A0F9C"/>
    <w:rsid w:val="007A35B9"/>
    <w:rsid w:val="007A4F19"/>
    <w:rsid w:val="007A5FC3"/>
    <w:rsid w:val="007B15EA"/>
    <w:rsid w:val="007B344D"/>
    <w:rsid w:val="007B3CCE"/>
    <w:rsid w:val="007B5596"/>
    <w:rsid w:val="007B7A51"/>
    <w:rsid w:val="007B7ABD"/>
    <w:rsid w:val="007C0846"/>
    <w:rsid w:val="007C0D19"/>
    <w:rsid w:val="007C16E3"/>
    <w:rsid w:val="007C201C"/>
    <w:rsid w:val="007C265D"/>
    <w:rsid w:val="007C2A0C"/>
    <w:rsid w:val="007C43EE"/>
    <w:rsid w:val="007C47AE"/>
    <w:rsid w:val="007C5399"/>
    <w:rsid w:val="007C54A6"/>
    <w:rsid w:val="007C59FB"/>
    <w:rsid w:val="007C6D64"/>
    <w:rsid w:val="007D0745"/>
    <w:rsid w:val="007D193C"/>
    <w:rsid w:val="007D19C2"/>
    <w:rsid w:val="007D3991"/>
    <w:rsid w:val="007D535C"/>
    <w:rsid w:val="007D6739"/>
    <w:rsid w:val="007D688D"/>
    <w:rsid w:val="007D7092"/>
    <w:rsid w:val="007E06D9"/>
    <w:rsid w:val="007E0792"/>
    <w:rsid w:val="007E1AB3"/>
    <w:rsid w:val="007E23CE"/>
    <w:rsid w:val="007E34D8"/>
    <w:rsid w:val="007E3DEB"/>
    <w:rsid w:val="007E46B6"/>
    <w:rsid w:val="007E4F20"/>
    <w:rsid w:val="007E583E"/>
    <w:rsid w:val="007E6843"/>
    <w:rsid w:val="007E6C79"/>
    <w:rsid w:val="007E7131"/>
    <w:rsid w:val="007E7F68"/>
    <w:rsid w:val="007F09AE"/>
    <w:rsid w:val="007F1A15"/>
    <w:rsid w:val="007F6221"/>
    <w:rsid w:val="007F7070"/>
    <w:rsid w:val="008009B5"/>
    <w:rsid w:val="00802A88"/>
    <w:rsid w:val="00803932"/>
    <w:rsid w:val="00804C28"/>
    <w:rsid w:val="00805468"/>
    <w:rsid w:val="00807BA4"/>
    <w:rsid w:val="00811D3D"/>
    <w:rsid w:val="008129C6"/>
    <w:rsid w:val="00815275"/>
    <w:rsid w:val="008156BC"/>
    <w:rsid w:val="00815BAC"/>
    <w:rsid w:val="00815DFA"/>
    <w:rsid w:val="00822973"/>
    <w:rsid w:val="0082566D"/>
    <w:rsid w:val="00825A49"/>
    <w:rsid w:val="008264FC"/>
    <w:rsid w:val="0082777A"/>
    <w:rsid w:val="008303E4"/>
    <w:rsid w:val="0083107E"/>
    <w:rsid w:val="00832DC8"/>
    <w:rsid w:val="0083310B"/>
    <w:rsid w:val="00836FD2"/>
    <w:rsid w:val="00837C0E"/>
    <w:rsid w:val="00837D01"/>
    <w:rsid w:val="008407BA"/>
    <w:rsid w:val="00843388"/>
    <w:rsid w:val="00845DA1"/>
    <w:rsid w:val="00850CA5"/>
    <w:rsid w:val="00851EC7"/>
    <w:rsid w:val="008552E7"/>
    <w:rsid w:val="00857557"/>
    <w:rsid w:val="00857A86"/>
    <w:rsid w:val="0086073B"/>
    <w:rsid w:val="00861BD9"/>
    <w:rsid w:val="00862AD7"/>
    <w:rsid w:val="008632E1"/>
    <w:rsid w:val="00864243"/>
    <w:rsid w:val="00864D0B"/>
    <w:rsid w:val="0086529A"/>
    <w:rsid w:val="008657F3"/>
    <w:rsid w:val="00865974"/>
    <w:rsid w:val="00865ECF"/>
    <w:rsid w:val="00866334"/>
    <w:rsid w:val="00866873"/>
    <w:rsid w:val="008673BF"/>
    <w:rsid w:val="00872403"/>
    <w:rsid w:val="00872BC6"/>
    <w:rsid w:val="00872D48"/>
    <w:rsid w:val="008755CD"/>
    <w:rsid w:val="00876CFD"/>
    <w:rsid w:val="00877856"/>
    <w:rsid w:val="0088075B"/>
    <w:rsid w:val="00880C70"/>
    <w:rsid w:val="008818D1"/>
    <w:rsid w:val="00881C0D"/>
    <w:rsid w:val="00881E32"/>
    <w:rsid w:val="0088200A"/>
    <w:rsid w:val="00882173"/>
    <w:rsid w:val="008822B1"/>
    <w:rsid w:val="00883BF8"/>
    <w:rsid w:val="008840B3"/>
    <w:rsid w:val="00884845"/>
    <w:rsid w:val="00884B33"/>
    <w:rsid w:val="00886065"/>
    <w:rsid w:val="00886D5C"/>
    <w:rsid w:val="00887C49"/>
    <w:rsid w:val="00890C67"/>
    <w:rsid w:val="00891508"/>
    <w:rsid w:val="00891531"/>
    <w:rsid w:val="00892ACF"/>
    <w:rsid w:val="00893D5D"/>
    <w:rsid w:val="0089483A"/>
    <w:rsid w:val="00896ACA"/>
    <w:rsid w:val="008A002B"/>
    <w:rsid w:val="008A08A3"/>
    <w:rsid w:val="008A2297"/>
    <w:rsid w:val="008A2E67"/>
    <w:rsid w:val="008A368F"/>
    <w:rsid w:val="008A4CE1"/>
    <w:rsid w:val="008A5536"/>
    <w:rsid w:val="008A5DBD"/>
    <w:rsid w:val="008A7708"/>
    <w:rsid w:val="008A790B"/>
    <w:rsid w:val="008A791C"/>
    <w:rsid w:val="008B0898"/>
    <w:rsid w:val="008B102E"/>
    <w:rsid w:val="008B1447"/>
    <w:rsid w:val="008B206A"/>
    <w:rsid w:val="008B2DF1"/>
    <w:rsid w:val="008B2E3F"/>
    <w:rsid w:val="008B2E50"/>
    <w:rsid w:val="008B4BBA"/>
    <w:rsid w:val="008B73BB"/>
    <w:rsid w:val="008C091A"/>
    <w:rsid w:val="008C3E66"/>
    <w:rsid w:val="008C5155"/>
    <w:rsid w:val="008C5F66"/>
    <w:rsid w:val="008C7275"/>
    <w:rsid w:val="008D0775"/>
    <w:rsid w:val="008D5513"/>
    <w:rsid w:val="008E12F6"/>
    <w:rsid w:val="008E1B44"/>
    <w:rsid w:val="008E2885"/>
    <w:rsid w:val="008E2EC9"/>
    <w:rsid w:val="008E306C"/>
    <w:rsid w:val="008E58E6"/>
    <w:rsid w:val="008E6B40"/>
    <w:rsid w:val="008E6EEA"/>
    <w:rsid w:val="008E728C"/>
    <w:rsid w:val="008F0E2D"/>
    <w:rsid w:val="008F2EA0"/>
    <w:rsid w:val="008F2FFF"/>
    <w:rsid w:val="008F30AE"/>
    <w:rsid w:val="008F3A5A"/>
    <w:rsid w:val="008F3B99"/>
    <w:rsid w:val="008F5477"/>
    <w:rsid w:val="008F6267"/>
    <w:rsid w:val="00901D05"/>
    <w:rsid w:val="009027CC"/>
    <w:rsid w:val="00902849"/>
    <w:rsid w:val="00902ED9"/>
    <w:rsid w:val="00903362"/>
    <w:rsid w:val="0090432A"/>
    <w:rsid w:val="00904552"/>
    <w:rsid w:val="009045C9"/>
    <w:rsid w:val="00906021"/>
    <w:rsid w:val="00906438"/>
    <w:rsid w:val="00906CDE"/>
    <w:rsid w:val="009121EC"/>
    <w:rsid w:val="00912C98"/>
    <w:rsid w:val="00916E0C"/>
    <w:rsid w:val="009205CC"/>
    <w:rsid w:val="009220C2"/>
    <w:rsid w:val="0092213C"/>
    <w:rsid w:val="00923745"/>
    <w:rsid w:val="00923E34"/>
    <w:rsid w:val="0092413F"/>
    <w:rsid w:val="009245B7"/>
    <w:rsid w:val="00924700"/>
    <w:rsid w:val="009247FB"/>
    <w:rsid w:val="00925A90"/>
    <w:rsid w:val="00931CF7"/>
    <w:rsid w:val="00932124"/>
    <w:rsid w:val="00936150"/>
    <w:rsid w:val="00936155"/>
    <w:rsid w:val="00936587"/>
    <w:rsid w:val="00937438"/>
    <w:rsid w:val="00941E6D"/>
    <w:rsid w:val="0094297F"/>
    <w:rsid w:val="009439C2"/>
    <w:rsid w:val="009447BF"/>
    <w:rsid w:val="00944C96"/>
    <w:rsid w:val="009469E6"/>
    <w:rsid w:val="009478DA"/>
    <w:rsid w:val="00950300"/>
    <w:rsid w:val="00951039"/>
    <w:rsid w:val="009515FA"/>
    <w:rsid w:val="00951D16"/>
    <w:rsid w:val="0095398B"/>
    <w:rsid w:val="00953D3B"/>
    <w:rsid w:val="009550C1"/>
    <w:rsid w:val="009553DB"/>
    <w:rsid w:val="00957B23"/>
    <w:rsid w:val="0096002C"/>
    <w:rsid w:val="00961E6E"/>
    <w:rsid w:val="009623A5"/>
    <w:rsid w:val="009652C0"/>
    <w:rsid w:val="00967AFC"/>
    <w:rsid w:val="0097033E"/>
    <w:rsid w:val="009721F7"/>
    <w:rsid w:val="00972790"/>
    <w:rsid w:val="00972861"/>
    <w:rsid w:val="009753A3"/>
    <w:rsid w:val="00977542"/>
    <w:rsid w:val="00977A5E"/>
    <w:rsid w:val="00977F41"/>
    <w:rsid w:val="00981FF8"/>
    <w:rsid w:val="009829CA"/>
    <w:rsid w:val="00984A0A"/>
    <w:rsid w:val="0098502C"/>
    <w:rsid w:val="00985F90"/>
    <w:rsid w:val="00986488"/>
    <w:rsid w:val="00986905"/>
    <w:rsid w:val="00987809"/>
    <w:rsid w:val="00987B47"/>
    <w:rsid w:val="009913FC"/>
    <w:rsid w:val="00991541"/>
    <w:rsid w:val="00992AA7"/>
    <w:rsid w:val="00993649"/>
    <w:rsid w:val="00995CF6"/>
    <w:rsid w:val="00996709"/>
    <w:rsid w:val="0099790A"/>
    <w:rsid w:val="009A176C"/>
    <w:rsid w:val="009A27FD"/>
    <w:rsid w:val="009A2EDF"/>
    <w:rsid w:val="009A30AF"/>
    <w:rsid w:val="009A7F1D"/>
    <w:rsid w:val="009B34E8"/>
    <w:rsid w:val="009B3664"/>
    <w:rsid w:val="009B5F91"/>
    <w:rsid w:val="009B6107"/>
    <w:rsid w:val="009B62EC"/>
    <w:rsid w:val="009B6DF6"/>
    <w:rsid w:val="009B759D"/>
    <w:rsid w:val="009C0D26"/>
    <w:rsid w:val="009C0EEF"/>
    <w:rsid w:val="009C1792"/>
    <w:rsid w:val="009C3E61"/>
    <w:rsid w:val="009C6ADA"/>
    <w:rsid w:val="009C7FEC"/>
    <w:rsid w:val="009D1AE4"/>
    <w:rsid w:val="009D2649"/>
    <w:rsid w:val="009D2F55"/>
    <w:rsid w:val="009D30FA"/>
    <w:rsid w:val="009D483D"/>
    <w:rsid w:val="009D5904"/>
    <w:rsid w:val="009D590E"/>
    <w:rsid w:val="009E16CA"/>
    <w:rsid w:val="009E1954"/>
    <w:rsid w:val="009E1F33"/>
    <w:rsid w:val="009E27C7"/>
    <w:rsid w:val="009E4950"/>
    <w:rsid w:val="009E4E06"/>
    <w:rsid w:val="009E6FB5"/>
    <w:rsid w:val="009E72CF"/>
    <w:rsid w:val="009E75E1"/>
    <w:rsid w:val="009E761E"/>
    <w:rsid w:val="009F0542"/>
    <w:rsid w:val="009F2B49"/>
    <w:rsid w:val="009F3215"/>
    <w:rsid w:val="009F4A31"/>
    <w:rsid w:val="009F4BBC"/>
    <w:rsid w:val="009F5294"/>
    <w:rsid w:val="009F5637"/>
    <w:rsid w:val="009F7389"/>
    <w:rsid w:val="00A01868"/>
    <w:rsid w:val="00A03BD3"/>
    <w:rsid w:val="00A03BDB"/>
    <w:rsid w:val="00A03F8A"/>
    <w:rsid w:val="00A121DB"/>
    <w:rsid w:val="00A1225F"/>
    <w:rsid w:val="00A13744"/>
    <w:rsid w:val="00A13F52"/>
    <w:rsid w:val="00A14721"/>
    <w:rsid w:val="00A14846"/>
    <w:rsid w:val="00A21407"/>
    <w:rsid w:val="00A22798"/>
    <w:rsid w:val="00A23944"/>
    <w:rsid w:val="00A24BAB"/>
    <w:rsid w:val="00A24C82"/>
    <w:rsid w:val="00A25F05"/>
    <w:rsid w:val="00A26C2C"/>
    <w:rsid w:val="00A27280"/>
    <w:rsid w:val="00A3147F"/>
    <w:rsid w:val="00A317D4"/>
    <w:rsid w:val="00A3244E"/>
    <w:rsid w:val="00A32C1F"/>
    <w:rsid w:val="00A333BB"/>
    <w:rsid w:val="00A34816"/>
    <w:rsid w:val="00A35D8B"/>
    <w:rsid w:val="00A36258"/>
    <w:rsid w:val="00A374F6"/>
    <w:rsid w:val="00A40346"/>
    <w:rsid w:val="00A41C6E"/>
    <w:rsid w:val="00A426D0"/>
    <w:rsid w:val="00A42AF9"/>
    <w:rsid w:val="00A44177"/>
    <w:rsid w:val="00A44629"/>
    <w:rsid w:val="00A457FF"/>
    <w:rsid w:val="00A45F13"/>
    <w:rsid w:val="00A465B5"/>
    <w:rsid w:val="00A46C9B"/>
    <w:rsid w:val="00A471B0"/>
    <w:rsid w:val="00A5004C"/>
    <w:rsid w:val="00A50BA9"/>
    <w:rsid w:val="00A51B0D"/>
    <w:rsid w:val="00A531EF"/>
    <w:rsid w:val="00A53819"/>
    <w:rsid w:val="00A55244"/>
    <w:rsid w:val="00A556E3"/>
    <w:rsid w:val="00A563DD"/>
    <w:rsid w:val="00A626E5"/>
    <w:rsid w:val="00A64323"/>
    <w:rsid w:val="00A647B3"/>
    <w:rsid w:val="00A65A03"/>
    <w:rsid w:val="00A67DEF"/>
    <w:rsid w:val="00A67EB4"/>
    <w:rsid w:val="00A707F8"/>
    <w:rsid w:val="00A71558"/>
    <w:rsid w:val="00A723A8"/>
    <w:rsid w:val="00A73F2A"/>
    <w:rsid w:val="00A74829"/>
    <w:rsid w:val="00A74C16"/>
    <w:rsid w:val="00A74DE8"/>
    <w:rsid w:val="00A75F3D"/>
    <w:rsid w:val="00A75FD4"/>
    <w:rsid w:val="00A76767"/>
    <w:rsid w:val="00A7727B"/>
    <w:rsid w:val="00A840B8"/>
    <w:rsid w:val="00A84664"/>
    <w:rsid w:val="00A84FE6"/>
    <w:rsid w:val="00A852FC"/>
    <w:rsid w:val="00A86808"/>
    <w:rsid w:val="00A868A8"/>
    <w:rsid w:val="00A87F21"/>
    <w:rsid w:val="00A903FE"/>
    <w:rsid w:val="00A90E31"/>
    <w:rsid w:val="00A91F3A"/>
    <w:rsid w:val="00A91F8E"/>
    <w:rsid w:val="00A9430A"/>
    <w:rsid w:val="00A96109"/>
    <w:rsid w:val="00AA0005"/>
    <w:rsid w:val="00AA1063"/>
    <w:rsid w:val="00AA1932"/>
    <w:rsid w:val="00AA2D39"/>
    <w:rsid w:val="00AA2EAA"/>
    <w:rsid w:val="00AA3917"/>
    <w:rsid w:val="00AA5BDB"/>
    <w:rsid w:val="00AA5D0D"/>
    <w:rsid w:val="00AA63CB"/>
    <w:rsid w:val="00AA76D5"/>
    <w:rsid w:val="00AB05CC"/>
    <w:rsid w:val="00AB379A"/>
    <w:rsid w:val="00AB5DFB"/>
    <w:rsid w:val="00AB6BC5"/>
    <w:rsid w:val="00AC0ED7"/>
    <w:rsid w:val="00AC20FD"/>
    <w:rsid w:val="00AC2CBE"/>
    <w:rsid w:val="00AC3F86"/>
    <w:rsid w:val="00AC433A"/>
    <w:rsid w:val="00AC59C5"/>
    <w:rsid w:val="00AC7BFE"/>
    <w:rsid w:val="00AC7EEF"/>
    <w:rsid w:val="00AD0580"/>
    <w:rsid w:val="00AD2012"/>
    <w:rsid w:val="00AD29FF"/>
    <w:rsid w:val="00AD2E27"/>
    <w:rsid w:val="00AD330D"/>
    <w:rsid w:val="00AD61B2"/>
    <w:rsid w:val="00AD7DDA"/>
    <w:rsid w:val="00AE2373"/>
    <w:rsid w:val="00AE380D"/>
    <w:rsid w:val="00AE458D"/>
    <w:rsid w:val="00AE4DE0"/>
    <w:rsid w:val="00AE5DDF"/>
    <w:rsid w:val="00AE5E1C"/>
    <w:rsid w:val="00AE6BB4"/>
    <w:rsid w:val="00AF0079"/>
    <w:rsid w:val="00AF119D"/>
    <w:rsid w:val="00AF2B5E"/>
    <w:rsid w:val="00AF4571"/>
    <w:rsid w:val="00AF4E41"/>
    <w:rsid w:val="00AF6461"/>
    <w:rsid w:val="00AF6CD1"/>
    <w:rsid w:val="00AF7878"/>
    <w:rsid w:val="00AF7D05"/>
    <w:rsid w:val="00B0016F"/>
    <w:rsid w:val="00B03706"/>
    <w:rsid w:val="00B05D88"/>
    <w:rsid w:val="00B05DD2"/>
    <w:rsid w:val="00B07BF8"/>
    <w:rsid w:val="00B07EB0"/>
    <w:rsid w:val="00B126BA"/>
    <w:rsid w:val="00B13F98"/>
    <w:rsid w:val="00B14912"/>
    <w:rsid w:val="00B155A8"/>
    <w:rsid w:val="00B15D3E"/>
    <w:rsid w:val="00B20AC6"/>
    <w:rsid w:val="00B21975"/>
    <w:rsid w:val="00B22EB0"/>
    <w:rsid w:val="00B2361E"/>
    <w:rsid w:val="00B23DEF"/>
    <w:rsid w:val="00B2482B"/>
    <w:rsid w:val="00B27FD2"/>
    <w:rsid w:val="00B3112A"/>
    <w:rsid w:val="00B31213"/>
    <w:rsid w:val="00B32361"/>
    <w:rsid w:val="00B35A4A"/>
    <w:rsid w:val="00B362D9"/>
    <w:rsid w:val="00B400FB"/>
    <w:rsid w:val="00B404A0"/>
    <w:rsid w:val="00B4128C"/>
    <w:rsid w:val="00B4179C"/>
    <w:rsid w:val="00B418E4"/>
    <w:rsid w:val="00B4223C"/>
    <w:rsid w:val="00B47728"/>
    <w:rsid w:val="00B47F4B"/>
    <w:rsid w:val="00B50C99"/>
    <w:rsid w:val="00B5128B"/>
    <w:rsid w:val="00B517CC"/>
    <w:rsid w:val="00B52758"/>
    <w:rsid w:val="00B52946"/>
    <w:rsid w:val="00B53103"/>
    <w:rsid w:val="00B535FA"/>
    <w:rsid w:val="00B54A40"/>
    <w:rsid w:val="00B556A0"/>
    <w:rsid w:val="00B56859"/>
    <w:rsid w:val="00B56A62"/>
    <w:rsid w:val="00B60646"/>
    <w:rsid w:val="00B61556"/>
    <w:rsid w:val="00B62EC7"/>
    <w:rsid w:val="00B6340D"/>
    <w:rsid w:val="00B66D35"/>
    <w:rsid w:val="00B673AD"/>
    <w:rsid w:val="00B679F4"/>
    <w:rsid w:val="00B700C7"/>
    <w:rsid w:val="00B722E6"/>
    <w:rsid w:val="00B727B5"/>
    <w:rsid w:val="00B741BE"/>
    <w:rsid w:val="00B74405"/>
    <w:rsid w:val="00B74450"/>
    <w:rsid w:val="00B777CB"/>
    <w:rsid w:val="00B77AA0"/>
    <w:rsid w:val="00B81593"/>
    <w:rsid w:val="00B81E53"/>
    <w:rsid w:val="00B84D3E"/>
    <w:rsid w:val="00B85255"/>
    <w:rsid w:val="00B87E0E"/>
    <w:rsid w:val="00B9051F"/>
    <w:rsid w:val="00B940C9"/>
    <w:rsid w:val="00B96A86"/>
    <w:rsid w:val="00BA1456"/>
    <w:rsid w:val="00BA1F3F"/>
    <w:rsid w:val="00BA22B4"/>
    <w:rsid w:val="00BA2C16"/>
    <w:rsid w:val="00BA464E"/>
    <w:rsid w:val="00BA49DD"/>
    <w:rsid w:val="00BA4B4F"/>
    <w:rsid w:val="00BA4D5B"/>
    <w:rsid w:val="00BA5E76"/>
    <w:rsid w:val="00BA61BC"/>
    <w:rsid w:val="00BB3074"/>
    <w:rsid w:val="00BB4EDC"/>
    <w:rsid w:val="00BC0343"/>
    <w:rsid w:val="00BC047F"/>
    <w:rsid w:val="00BC1917"/>
    <w:rsid w:val="00BC1DE1"/>
    <w:rsid w:val="00BC3DF2"/>
    <w:rsid w:val="00BC3ED8"/>
    <w:rsid w:val="00BC4887"/>
    <w:rsid w:val="00BC62FD"/>
    <w:rsid w:val="00BC7655"/>
    <w:rsid w:val="00BC788F"/>
    <w:rsid w:val="00BD262E"/>
    <w:rsid w:val="00BD5079"/>
    <w:rsid w:val="00BD63EC"/>
    <w:rsid w:val="00BD6BB0"/>
    <w:rsid w:val="00BD7D98"/>
    <w:rsid w:val="00BE005C"/>
    <w:rsid w:val="00BE1D8F"/>
    <w:rsid w:val="00BE20F3"/>
    <w:rsid w:val="00BE38B3"/>
    <w:rsid w:val="00BE51CF"/>
    <w:rsid w:val="00BE5617"/>
    <w:rsid w:val="00BE5683"/>
    <w:rsid w:val="00BE5722"/>
    <w:rsid w:val="00BE6D39"/>
    <w:rsid w:val="00BF099B"/>
    <w:rsid w:val="00BF185F"/>
    <w:rsid w:val="00BF1E24"/>
    <w:rsid w:val="00BF2276"/>
    <w:rsid w:val="00BF24E8"/>
    <w:rsid w:val="00BF27FA"/>
    <w:rsid w:val="00BF392A"/>
    <w:rsid w:val="00BF44D5"/>
    <w:rsid w:val="00BF4B4E"/>
    <w:rsid w:val="00BF7349"/>
    <w:rsid w:val="00C00828"/>
    <w:rsid w:val="00C015B2"/>
    <w:rsid w:val="00C017C0"/>
    <w:rsid w:val="00C01D9F"/>
    <w:rsid w:val="00C02B0B"/>
    <w:rsid w:val="00C04415"/>
    <w:rsid w:val="00C05758"/>
    <w:rsid w:val="00C05CC2"/>
    <w:rsid w:val="00C075BE"/>
    <w:rsid w:val="00C1003B"/>
    <w:rsid w:val="00C101F0"/>
    <w:rsid w:val="00C12EC0"/>
    <w:rsid w:val="00C14605"/>
    <w:rsid w:val="00C162C8"/>
    <w:rsid w:val="00C16318"/>
    <w:rsid w:val="00C17028"/>
    <w:rsid w:val="00C23759"/>
    <w:rsid w:val="00C23A96"/>
    <w:rsid w:val="00C249BF"/>
    <w:rsid w:val="00C251E4"/>
    <w:rsid w:val="00C2573B"/>
    <w:rsid w:val="00C2574A"/>
    <w:rsid w:val="00C27944"/>
    <w:rsid w:val="00C30124"/>
    <w:rsid w:val="00C3020C"/>
    <w:rsid w:val="00C3043B"/>
    <w:rsid w:val="00C31EB6"/>
    <w:rsid w:val="00C41771"/>
    <w:rsid w:val="00C41B5E"/>
    <w:rsid w:val="00C427B4"/>
    <w:rsid w:val="00C42FF9"/>
    <w:rsid w:val="00C4391A"/>
    <w:rsid w:val="00C444F1"/>
    <w:rsid w:val="00C45AF8"/>
    <w:rsid w:val="00C45DD7"/>
    <w:rsid w:val="00C46C6A"/>
    <w:rsid w:val="00C47F44"/>
    <w:rsid w:val="00C52FB1"/>
    <w:rsid w:val="00C546B7"/>
    <w:rsid w:val="00C54BC5"/>
    <w:rsid w:val="00C56135"/>
    <w:rsid w:val="00C605F2"/>
    <w:rsid w:val="00C60C6D"/>
    <w:rsid w:val="00C60CDF"/>
    <w:rsid w:val="00C6123D"/>
    <w:rsid w:val="00C637DC"/>
    <w:rsid w:val="00C64AE1"/>
    <w:rsid w:val="00C64F7C"/>
    <w:rsid w:val="00C65C1B"/>
    <w:rsid w:val="00C66BEE"/>
    <w:rsid w:val="00C66E0C"/>
    <w:rsid w:val="00C709DC"/>
    <w:rsid w:val="00C70C33"/>
    <w:rsid w:val="00C72752"/>
    <w:rsid w:val="00C74107"/>
    <w:rsid w:val="00C755EC"/>
    <w:rsid w:val="00C775F3"/>
    <w:rsid w:val="00C77C95"/>
    <w:rsid w:val="00C80FA7"/>
    <w:rsid w:val="00C81202"/>
    <w:rsid w:val="00C831E4"/>
    <w:rsid w:val="00C83A64"/>
    <w:rsid w:val="00C84CB6"/>
    <w:rsid w:val="00C86DD8"/>
    <w:rsid w:val="00C87F11"/>
    <w:rsid w:val="00C9006C"/>
    <w:rsid w:val="00C90C33"/>
    <w:rsid w:val="00C90DA6"/>
    <w:rsid w:val="00C91156"/>
    <w:rsid w:val="00C92A76"/>
    <w:rsid w:val="00C9321C"/>
    <w:rsid w:val="00C948E3"/>
    <w:rsid w:val="00C9492B"/>
    <w:rsid w:val="00C95220"/>
    <w:rsid w:val="00C954A9"/>
    <w:rsid w:val="00C95628"/>
    <w:rsid w:val="00C959F6"/>
    <w:rsid w:val="00C962F9"/>
    <w:rsid w:val="00C96626"/>
    <w:rsid w:val="00C96BD1"/>
    <w:rsid w:val="00C97C62"/>
    <w:rsid w:val="00CA029B"/>
    <w:rsid w:val="00CA0546"/>
    <w:rsid w:val="00CA0C82"/>
    <w:rsid w:val="00CA11D4"/>
    <w:rsid w:val="00CA3457"/>
    <w:rsid w:val="00CA48CF"/>
    <w:rsid w:val="00CA6BC9"/>
    <w:rsid w:val="00CA6EE8"/>
    <w:rsid w:val="00CA7682"/>
    <w:rsid w:val="00CB020D"/>
    <w:rsid w:val="00CB0F2B"/>
    <w:rsid w:val="00CB10B5"/>
    <w:rsid w:val="00CB144B"/>
    <w:rsid w:val="00CB168F"/>
    <w:rsid w:val="00CB1A6F"/>
    <w:rsid w:val="00CB439C"/>
    <w:rsid w:val="00CB4475"/>
    <w:rsid w:val="00CB44C8"/>
    <w:rsid w:val="00CB4598"/>
    <w:rsid w:val="00CB507E"/>
    <w:rsid w:val="00CB6052"/>
    <w:rsid w:val="00CB7678"/>
    <w:rsid w:val="00CB79A5"/>
    <w:rsid w:val="00CC1CA2"/>
    <w:rsid w:val="00CC258E"/>
    <w:rsid w:val="00CC2F48"/>
    <w:rsid w:val="00CC3014"/>
    <w:rsid w:val="00CC34EE"/>
    <w:rsid w:val="00CC37AA"/>
    <w:rsid w:val="00CC48E8"/>
    <w:rsid w:val="00CC5E29"/>
    <w:rsid w:val="00CC6A39"/>
    <w:rsid w:val="00CD0083"/>
    <w:rsid w:val="00CD06D7"/>
    <w:rsid w:val="00CD14FD"/>
    <w:rsid w:val="00CD2BC1"/>
    <w:rsid w:val="00CD47E5"/>
    <w:rsid w:val="00CD4B2A"/>
    <w:rsid w:val="00CD5C2D"/>
    <w:rsid w:val="00CD63D8"/>
    <w:rsid w:val="00CD64CC"/>
    <w:rsid w:val="00CD697B"/>
    <w:rsid w:val="00CE1919"/>
    <w:rsid w:val="00CE29FB"/>
    <w:rsid w:val="00CE2AB0"/>
    <w:rsid w:val="00CE517D"/>
    <w:rsid w:val="00CE65F7"/>
    <w:rsid w:val="00CE79DD"/>
    <w:rsid w:val="00CE7FFA"/>
    <w:rsid w:val="00CF00C7"/>
    <w:rsid w:val="00CF3A91"/>
    <w:rsid w:val="00CF5349"/>
    <w:rsid w:val="00CF5FA1"/>
    <w:rsid w:val="00CF5FD5"/>
    <w:rsid w:val="00CF74A0"/>
    <w:rsid w:val="00CF7ABC"/>
    <w:rsid w:val="00CF7D17"/>
    <w:rsid w:val="00D00875"/>
    <w:rsid w:val="00D0150A"/>
    <w:rsid w:val="00D0186F"/>
    <w:rsid w:val="00D019E4"/>
    <w:rsid w:val="00D01A8E"/>
    <w:rsid w:val="00D027C7"/>
    <w:rsid w:val="00D03E6E"/>
    <w:rsid w:val="00D04B25"/>
    <w:rsid w:val="00D04E67"/>
    <w:rsid w:val="00D058B3"/>
    <w:rsid w:val="00D05963"/>
    <w:rsid w:val="00D05AD9"/>
    <w:rsid w:val="00D06150"/>
    <w:rsid w:val="00D06BC3"/>
    <w:rsid w:val="00D07617"/>
    <w:rsid w:val="00D07F14"/>
    <w:rsid w:val="00D10F99"/>
    <w:rsid w:val="00D125F4"/>
    <w:rsid w:val="00D125F7"/>
    <w:rsid w:val="00D12E60"/>
    <w:rsid w:val="00D15EB1"/>
    <w:rsid w:val="00D163E3"/>
    <w:rsid w:val="00D16D8F"/>
    <w:rsid w:val="00D17078"/>
    <w:rsid w:val="00D172A6"/>
    <w:rsid w:val="00D176B2"/>
    <w:rsid w:val="00D20CF1"/>
    <w:rsid w:val="00D21B57"/>
    <w:rsid w:val="00D22D74"/>
    <w:rsid w:val="00D24A5D"/>
    <w:rsid w:val="00D2715B"/>
    <w:rsid w:val="00D2718D"/>
    <w:rsid w:val="00D27BD0"/>
    <w:rsid w:val="00D3074A"/>
    <w:rsid w:val="00D307F7"/>
    <w:rsid w:val="00D329F1"/>
    <w:rsid w:val="00D32F50"/>
    <w:rsid w:val="00D40B29"/>
    <w:rsid w:val="00D40EB3"/>
    <w:rsid w:val="00D424C7"/>
    <w:rsid w:val="00D432BB"/>
    <w:rsid w:val="00D4629F"/>
    <w:rsid w:val="00D46B66"/>
    <w:rsid w:val="00D50B65"/>
    <w:rsid w:val="00D50FEE"/>
    <w:rsid w:val="00D518A5"/>
    <w:rsid w:val="00D51BCE"/>
    <w:rsid w:val="00D52068"/>
    <w:rsid w:val="00D52379"/>
    <w:rsid w:val="00D5298F"/>
    <w:rsid w:val="00D55DE7"/>
    <w:rsid w:val="00D5600E"/>
    <w:rsid w:val="00D622DF"/>
    <w:rsid w:val="00D6419A"/>
    <w:rsid w:val="00D66984"/>
    <w:rsid w:val="00D678B6"/>
    <w:rsid w:val="00D67BB3"/>
    <w:rsid w:val="00D71368"/>
    <w:rsid w:val="00D73471"/>
    <w:rsid w:val="00D75685"/>
    <w:rsid w:val="00D759EA"/>
    <w:rsid w:val="00D76E12"/>
    <w:rsid w:val="00D80A93"/>
    <w:rsid w:val="00D810A9"/>
    <w:rsid w:val="00D81538"/>
    <w:rsid w:val="00D81B4A"/>
    <w:rsid w:val="00D82F24"/>
    <w:rsid w:val="00D83B6E"/>
    <w:rsid w:val="00D83C8E"/>
    <w:rsid w:val="00D84345"/>
    <w:rsid w:val="00D91D4B"/>
    <w:rsid w:val="00D929C2"/>
    <w:rsid w:val="00D93780"/>
    <w:rsid w:val="00D93A2D"/>
    <w:rsid w:val="00D95515"/>
    <w:rsid w:val="00D9685C"/>
    <w:rsid w:val="00D97BB3"/>
    <w:rsid w:val="00DA0976"/>
    <w:rsid w:val="00DA0B85"/>
    <w:rsid w:val="00DA2095"/>
    <w:rsid w:val="00DA4B22"/>
    <w:rsid w:val="00DA4B93"/>
    <w:rsid w:val="00DA666E"/>
    <w:rsid w:val="00DA6A2C"/>
    <w:rsid w:val="00DA6E99"/>
    <w:rsid w:val="00DA6EEE"/>
    <w:rsid w:val="00DA7A85"/>
    <w:rsid w:val="00DB495D"/>
    <w:rsid w:val="00DB5D1B"/>
    <w:rsid w:val="00DB6533"/>
    <w:rsid w:val="00DB74EE"/>
    <w:rsid w:val="00DC0A51"/>
    <w:rsid w:val="00DC22AB"/>
    <w:rsid w:val="00DC3AEB"/>
    <w:rsid w:val="00DC4347"/>
    <w:rsid w:val="00DC4DD0"/>
    <w:rsid w:val="00DC4FDC"/>
    <w:rsid w:val="00DD0228"/>
    <w:rsid w:val="00DD0820"/>
    <w:rsid w:val="00DD11D8"/>
    <w:rsid w:val="00DD1AB5"/>
    <w:rsid w:val="00DD3A67"/>
    <w:rsid w:val="00DD55E8"/>
    <w:rsid w:val="00DD5A38"/>
    <w:rsid w:val="00DE203D"/>
    <w:rsid w:val="00DE2A89"/>
    <w:rsid w:val="00DE4590"/>
    <w:rsid w:val="00DE4A63"/>
    <w:rsid w:val="00DE589B"/>
    <w:rsid w:val="00DE6430"/>
    <w:rsid w:val="00DE6737"/>
    <w:rsid w:val="00DE6967"/>
    <w:rsid w:val="00DF04BD"/>
    <w:rsid w:val="00DF322C"/>
    <w:rsid w:val="00DF5BD2"/>
    <w:rsid w:val="00DF6AAF"/>
    <w:rsid w:val="00DF6F0E"/>
    <w:rsid w:val="00DF722C"/>
    <w:rsid w:val="00DF7407"/>
    <w:rsid w:val="00DF7574"/>
    <w:rsid w:val="00E00494"/>
    <w:rsid w:val="00E01DD7"/>
    <w:rsid w:val="00E0243D"/>
    <w:rsid w:val="00E035CC"/>
    <w:rsid w:val="00E03A3F"/>
    <w:rsid w:val="00E04D33"/>
    <w:rsid w:val="00E0564B"/>
    <w:rsid w:val="00E067C6"/>
    <w:rsid w:val="00E068FE"/>
    <w:rsid w:val="00E07655"/>
    <w:rsid w:val="00E076C7"/>
    <w:rsid w:val="00E1262F"/>
    <w:rsid w:val="00E132CC"/>
    <w:rsid w:val="00E135EE"/>
    <w:rsid w:val="00E13ABC"/>
    <w:rsid w:val="00E13B7A"/>
    <w:rsid w:val="00E1566E"/>
    <w:rsid w:val="00E1580F"/>
    <w:rsid w:val="00E16378"/>
    <w:rsid w:val="00E2198F"/>
    <w:rsid w:val="00E22B6D"/>
    <w:rsid w:val="00E24921"/>
    <w:rsid w:val="00E2559C"/>
    <w:rsid w:val="00E317D6"/>
    <w:rsid w:val="00E31E12"/>
    <w:rsid w:val="00E32849"/>
    <w:rsid w:val="00E33391"/>
    <w:rsid w:val="00E34D8E"/>
    <w:rsid w:val="00E359BF"/>
    <w:rsid w:val="00E35D01"/>
    <w:rsid w:val="00E37538"/>
    <w:rsid w:val="00E40950"/>
    <w:rsid w:val="00E45E1F"/>
    <w:rsid w:val="00E4678F"/>
    <w:rsid w:val="00E51B15"/>
    <w:rsid w:val="00E51D49"/>
    <w:rsid w:val="00E546AB"/>
    <w:rsid w:val="00E55A9A"/>
    <w:rsid w:val="00E568DE"/>
    <w:rsid w:val="00E56D09"/>
    <w:rsid w:val="00E6021E"/>
    <w:rsid w:val="00E6192E"/>
    <w:rsid w:val="00E61FA2"/>
    <w:rsid w:val="00E628E1"/>
    <w:rsid w:val="00E70B2B"/>
    <w:rsid w:val="00E73288"/>
    <w:rsid w:val="00E74707"/>
    <w:rsid w:val="00E750DD"/>
    <w:rsid w:val="00E75A66"/>
    <w:rsid w:val="00E77740"/>
    <w:rsid w:val="00E8039D"/>
    <w:rsid w:val="00E803EB"/>
    <w:rsid w:val="00E81438"/>
    <w:rsid w:val="00E81B2C"/>
    <w:rsid w:val="00E827FC"/>
    <w:rsid w:val="00E83D31"/>
    <w:rsid w:val="00E86008"/>
    <w:rsid w:val="00E86E37"/>
    <w:rsid w:val="00E872C2"/>
    <w:rsid w:val="00E907BA"/>
    <w:rsid w:val="00E90CDF"/>
    <w:rsid w:val="00E91A98"/>
    <w:rsid w:val="00E938B8"/>
    <w:rsid w:val="00E945FA"/>
    <w:rsid w:val="00E96B41"/>
    <w:rsid w:val="00EA06FA"/>
    <w:rsid w:val="00EA0F55"/>
    <w:rsid w:val="00EA232A"/>
    <w:rsid w:val="00EA374E"/>
    <w:rsid w:val="00EA4AE0"/>
    <w:rsid w:val="00EA7A82"/>
    <w:rsid w:val="00EB3110"/>
    <w:rsid w:val="00EB423D"/>
    <w:rsid w:val="00EB42B2"/>
    <w:rsid w:val="00EB463D"/>
    <w:rsid w:val="00EB48E2"/>
    <w:rsid w:val="00EB4FAD"/>
    <w:rsid w:val="00EB68BA"/>
    <w:rsid w:val="00EB68E0"/>
    <w:rsid w:val="00EB73BA"/>
    <w:rsid w:val="00EB79FA"/>
    <w:rsid w:val="00EC25D7"/>
    <w:rsid w:val="00EC3789"/>
    <w:rsid w:val="00EC6AD3"/>
    <w:rsid w:val="00EC700E"/>
    <w:rsid w:val="00ED1210"/>
    <w:rsid w:val="00ED174A"/>
    <w:rsid w:val="00ED27E6"/>
    <w:rsid w:val="00ED348D"/>
    <w:rsid w:val="00ED71FA"/>
    <w:rsid w:val="00EE1248"/>
    <w:rsid w:val="00EE140D"/>
    <w:rsid w:val="00EE363E"/>
    <w:rsid w:val="00EE7855"/>
    <w:rsid w:val="00EF39FE"/>
    <w:rsid w:val="00EF3EE5"/>
    <w:rsid w:val="00EF48B9"/>
    <w:rsid w:val="00EF5E4E"/>
    <w:rsid w:val="00EF66EA"/>
    <w:rsid w:val="00EF6B7B"/>
    <w:rsid w:val="00F006A3"/>
    <w:rsid w:val="00F04123"/>
    <w:rsid w:val="00F04C84"/>
    <w:rsid w:val="00F0513B"/>
    <w:rsid w:val="00F05A3F"/>
    <w:rsid w:val="00F05EC1"/>
    <w:rsid w:val="00F101A1"/>
    <w:rsid w:val="00F10874"/>
    <w:rsid w:val="00F118AA"/>
    <w:rsid w:val="00F12F40"/>
    <w:rsid w:val="00F1307E"/>
    <w:rsid w:val="00F133F6"/>
    <w:rsid w:val="00F13ED4"/>
    <w:rsid w:val="00F16A93"/>
    <w:rsid w:val="00F17F7D"/>
    <w:rsid w:val="00F20A0A"/>
    <w:rsid w:val="00F22174"/>
    <w:rsid w:val="00F22FD2"/>
    <w:rsid w:val="00F24BB5"/>
    <w:rsid w:val="00F26868"/>
    <w:rsid w:val="00F3293A"/>
    <w:rsid w:val="00F33D2D"/>
    <w:rsid w:val="00F3411C"/>
    <w:rsid w:val="00F34700"/>
    <w:rsid w:val="00F3681F"/>
    <w:rsid w:val="00F404F1"/>
    <w:rsid w:val="00F430C9"/>
    <w:rsid w:val="00F43300"/>
    <w:rsid w:val="00F44F46"/>
    <w:rsid w:val="00F458C9"/>
    <w:rsid w:val="00F5027D"/>
    <w:rsid w:val="00F5383B"/>
    <w:rsid w:val="00F53F24"/>
    <w:rsid w:val="00F54948"/>
    <w:rsid w:val="00F5567F"/>
    <w:rsid w:val="00F56180"/>
    <w:rsid w:val="00F57221"/>
    <w:rsid w:val="00F5741C"/>
    <w:rsid w:val="00F6256A"/>
    <w:rsid w:val="00F6387D"/>
    <w:rsid w:val="00F64EBB"/>
    <w:rsid w:val="00F6552C"/>
    <w:rsid w:val="00F66E26"/>
    <w:rsid w:val="00F6789B"/>
    <w:rsid w:val="00F71598"/>
    <w:rsid w:val="00F71F50"/>
    <w:rsid w:val="00F72371"/>
    <w:rsid w:val="00F72A18"/>
    <w:rsid w:val="00F72ACF"/>
    <w:rsid w:val="00F7378C"/>
    <w:rsid w:val="00F75B92"/>
    <w:rsid w:val="00F76B9E"/>
    <w:rsid w:val="00F77D8D"/>
    <w:rsid w:val="00F819CE"/>
    <w:rsid w:val="00F82AC5"/>
    <w:rsid w:val="00F85BBE"/>
    <w:rsid w:val="00F864CC"/>
    <w:rsid w:val="00F86B9D"/>
    <w:rsid w:val="00F8788D"/>
    <w:rsid w:val="00F87AEA"/>
    <w:rsid w:val="00F87F25"/>
    <w:rsid w:val="00F90783"/>
    <w:rsid w:val="00F90CA7"/>
    <w:rsid w:val="00F927F2"/>
    <w:rsid w:val="00F92AAF"/>
    <w:rsid w:val="00F93ABB"/>
    <w:rsid w:val="00F93F52"/>
    <w:rsid w:val="00F97320"/>
    <w:rsid w:val="00F97B59"/>
    <w:rsid w:val="00FA04A7"/>
    <w:rsid w:val="00FA05AF"/>
    <w:rsid w:val="00FA05E3"/>
    <w:rsid w:val="00FA0944"/>
    <w:rsid w:val="00FA155F"/>
    <w:rsid w:val="00FA1E8E"/>
    <w:rsid w:val="00FA64B3"/>
    <w:rsid w:val="00FA751B"/>
    <w:rsid w:val="00FB248C"/>
    <w:rsid w:val="00FB6895"/>
    <w:rsid w:val="00FC052D"/>
    <w:rsid w:val="00FC15EC"/>
    <w:rsid w:val="00FC25BB"/>
    <w:rsid w:val="00FC3C36"/>
    <w:rsid w:val="00FC421D"/>
    <w:rsid w:val="00FC50F0"/>
    <w:rsid w:val="00FC59AE"/>
    <w:rsid w:val="00FC6006"/>
    <w:rsid w:val="00FD0591"/>
    <w:rsid w:val="00FD067B"/>
    <w:rsid w:val="00FD1D37"/>
    <w:rsid w:val="00FD2753"/>
    <w:rsid w:val="00FD3CBD"/>
    <w:rsid w:val="00FD4079"/>
    <w:rsid w:val="00FD5762"/>
    <w:rsid w:val="00FE090B"/>
    <w:rsid w:val="00FE0E4F"/>
    <w:rsid w:val="00FE0E5D"/>
    <w:rsid w:val="00FE1692"/>
    <w:rsid w:val="00FE237A"/>
    <w:rsid w:val="00FE2B03"/>
    <w:rsid w:val="00FE4519"/>
    <w:rsid w:val="00FE4EC5"/>
    <w:rsid w:val="00FF217C"/>
    <w:rsid w:val="00FF3392"/>
    <w:rsid w:val="00FF619D"/>
    <w:rsid w:val="00FF660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08130"/>
  <w15:chartTrackingRefBased/>
  <w15:docId w15:val="{CCE5669A-4B8E-438B-83B8-0FF5AFE86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09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775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0C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94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B23D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23DEF"/>
    <w:rPr>
      <w:color w:val="0000FF"/>
      <w:u w:val="single"/>
    </w:rPr>
  </w:style>
  <w:style w:type="character" w:customStyle="1" w:styleId="Heading2Char">
    <w:name w:val="Heading 2 Char"/>
    <w:basedOn w:val="DefaultParagraphFont"/>
    <w:link w:val="Heading2"/>
    <w:uiPriority w:val="9"/>
    <w:rsid w:val="0097754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A11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1D6"/>
    <w:rPr>
      <w:rFonts w:ascii="Segoe UI" w:hAnsi="Segoe UI" w:cs="Segoe UI"/>
      <w:sz w:val="18"/>
      <w:szCs w:val="18"/>
    </w:rPr>
  </w:style>
  <w:style w:type="paragraph" w:customStyle="1" w:styleId="wp-caption-text">
    <w:name w:val="wp-caption-text"/>
    <w:basedOn w:val="Normal"/>
    <w:rsid w:val="00687D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A5236"/>
    <w:pPr>
      <w:ind w:left="720"/>
      <w:contextualSpacing/>
    </w:pPr>
  </w:style>
  <w:style w:type="character" w:styleId="Strong">
    <w:name w:val="Strong"/>
    <w:basedOn w:val="DefaultParagraphFont"/>
    <w:uiPriority w:val="22"/>
    <w:qFormat/>
    <w:rsid w:val="00C30124"/>
    <w:rPr>
      <w:b/>
      <w:bCs/>
    </w:rPr>
  </w:style>
  <w:style w:type="character" w:styleId="Emphasis">
    <w:name w:val="Emphasis"/>
    <w:basedOn w:val="DefaultParagraphFont"/>
    <w:uiPriority w:val="20"/>
    <w:qFormat/>
    <w:rsid w:val="00A74C16"/>
    <w:rPr>
      <w:i/>
      <w:iCs/>
    </w:rPr>
  </w:style>
  <w:style w:type="character" w:styleId="FollowedHyperlink">
    <w:name w:val="FollowedHyperlink"/>
    <w:basedOn w:val="DefaultParagraphFont"/>
    <w:uiPriority w:val="99"/>
    <w:semiHidden/>
    <w:unhideWhenUsed/>
    <w:rsid w:val="004A75DF"/>
    <w:rPr>
      <w:color w:val="954F72" w:themeColor="followedHyperlink"/>
      <w:u w:val="single"/>
    </w:rPr>
  </w:style>
  <w:style w:type="character" w:customStyle="1" w:styleId="Heading3Char">
    <w:name w:val="Heading 3 Char"/>
    <w:basedOn w:val="DefaultParagraphFont"/>
    <w:link w:val="Heading3"/>
    <w:uiPriority w:val="9"/>
    <w:rsid w:val="00850CA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01676"/>
    <w:rPr>
      <w:color w:val="605E5C"/>
      <w:shd w:val="clear" w:color="auto" w:fill="E1DFDD"/>
    </w:rPr>
  </w:style>
  <w:style w:type="paragraph" w:customStyle="1" w:styleId="msonormal0">
    <w:name w:val="msonormal"/>
    <w:basedOn w:val="Normal"/>
    <w:rsid w:val="003A60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oogle-auto-placed">
    <w:name w:val="google-auto-placed"/>
    <w:basedOn w:val="Normal"/>
    <w:rsid w:val="003A60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r">
    <w:name w:val="bar"/>
    <w:basedOn w:val="DefaultParagraphFont"/>
    <w:rsid w:val="00E8039D"/>
  </w:style>
  <w:style w:type="character" w:customStyle="1" w:styleId="btn">
    <w:name w:val="btn"/>
    <w:basedOn w:val="DefaultParagraphFont"/>
    <w:rsid w:val="00E8039D"/>
  </w:style>
  <w:style w:type="paragraph" w:styleId="NoSpacing">
    <w:name w:val="No Spacing"/>
    <w:uiPriority w:val="1"/>
    <w:qFormat/>
    <w:rsid w:val="00602469"/>
    <w:pPr>
      <w:spacing w:after="0" w:line="240" w:lineRule="auto"/>
    </w:pPr>
  </w:style>
  <w:style w:type="character" w:styleId="HTMLDefinition">
    <w:name w:val="HTML Definition"/>
    <w:basedOn w:val="DefaultParagraphFont"/>
    <w:uiPriority w:val="99"/>
    <w:semiHidden/>
    <w:unhideWhenUsed/>
    <w:rsid w:val="000812AF"/>
    <w:rPr>
      <w:i/>
      <w:iCs/>
    </w:rPr>
  </w:style>
  <w:style w:type="character" w:customStyle="1" w:styleId="mjxassistivemathml">
    <w:name w:val="mjx_assistive_mathml"/>
    <w:basedOn w:val="DefaultParagraphFont"/>
    <w:rsid w:val="000812AF"/>
  </w:style>
  <w:style w:type="paragraph" w:customStyle="1" w:styleId="math">
    <w:name w:val="math"/>
    <w:basedOn w:val="Normal"/>
    <w:rsid w:val="00B77A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F0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F75"/>
  </w:style>
  <w:style w:type="paragraph" w:styleId="Footer">
    <w:name w:val="footer"/>
    <w:basedOn w:val="Normal"/>
    <w:link w:val="FooterChar"/>
    <w:uiPriority w:val="99"/>
    <w:unhideWhenUsed/>
    <w:rsid w:val="000F0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4057">
      <w:bodyDiv w:val="1"/>
      <w:marLeft w:val="0"/>
      <w:marRight w:val="0"/>
      <w:marTop w:val="0"/>
      <w:marBottom w:val="0"/>
      <w:divBdr>
        <w:top w:val="none" w:sz="0" w:space="0" w:color="auto"/>
        <w:left w:val="none" w:sz="0" w:space="0" w:color="auto"/>
        <w:bottom w:val="none" w:sz="0" w:space="0" w:color="auto"/>
        <w:right w:val="none" w:sz="0" w:space="0" w:color="auto"/>
      </w:divBdr>
    </w:div>
    <w:div w:id="40521529">
      <w:bodyDiv w:val="1"/>
      <w:marLeft w:val="0"/>
      <w:marRight w:val="0"/>
      <w:marTop w:val="0"/>
      <w:marBottom w:val="0"/>
      <w:divBdr>
        <w:top w:val="none" w:sz="0" w:space="0" w:color="auto"/>
        <w:left w:val="none" w:sz="0" w:space="0" w:color="auto"/>
        <w:bottom w:val="none" w:sz="0" w:space="0" w:color="auto"/>
        <w:right w:val="none" w:sz="0" w:space="0" w:color="auto"/>
      </w:divBdr>
    </w:div>
    <w:div w:id="40637636">
      <w:bodyDiv w:val="1"/>
      <w:marLeft w:val="0"/>
      <w:marRight w:val="0"/>
      <w:marTop w:val="0"/>
      <w:marBottom w:val="0"/>
      <w:divBdr>
        <w:top w:val="none" w:sz="0" w:space="0" w:color="auto"/>
        <w:left w:val="none" w:sz="0" w:space="0" w:color="auto"/>
        <w:bottom w:val="none" w:sz="0" w:space="0" w:color="auto"/>
        <w:right w:val="none" w:sz="0" w:space="0" w:color="auto"/>
      </w:divBdr>
    </w:div>
    <w:div w:id="91513217">
      <w:bodyDiv w:val="1"/>
      <w:marLeft w:val="0"/>
      <w:marRight w:val="0"/>
      <w:marTop w:val="0"/>
      <w:marBottom w:val="0"/>
      <w:divBdr>
        <w:top w:val="none" w:sz="0" w:space="0" w:color="auto"/>
        <w:left w:val="none" w:sz="0" w:space="0" w:color="auto"/>
        <w:bottom w:val="none" w:sz="0" w:space="0" w:color="auto"/>
        <w:right w:val="none" w:sz="0" w:space="0" w:color="auto"/>
      </w:divBdr>
      <w:divsChild>
        <w:div w:id="482164594">
          <w:marLeft w:val="0"/>
          <w:marRight w:val="0"/>
          <w:marTop w:val="0"/>
          <w:marBottom w:val="0"/>
          <w:divBdr>
            <w:top w:val="none" w:sz="0" w:space="0" w:color="auto"/>
            <w:left w:val="none" w:sz="0" w:space="0" w:color="auto"/>
            <w:bottom w:val="none" w:sz="0" w:space="0" w:color="auto"/>
            <w:right w:val="none" w:sz="0" w:space="0" w:color="auto"/>
          </w:divBdr>
          <w:divsChild>
            <w:div w:id="983461072">
              <w:marLeft w:val="0"/>
              <w:marRight w:val="450"/>
              <w:marTop w:val="0"/>
              <w:marBottom w:val="450"/>
              <w:divBdr>
                <w:top w:val="none" w:sz="0" w:space="0" w:color="auto"/>
                <w:left w:val="none" w:sz="0" w:space="0" w:color="auto"/>
                <w:bottom w:val="none" w:sz="0" w:space="0" w:color="auto"/>
                <w:right w:val="none" w:sz="0" w:space="0" w:color="auto"/>
              </w:divBdr>
            </w:div>
            <w:div w:id="941885633">
              <w:marLeft w:val="0"/>
              <w:marRight w:val="0"/>
              <w:marTop w:val="0"/>
              <w:marBottom w:val="0"/>
              <w:divBdr>
                <w:top w:val="none" w:sz="0" w:space="0" w:color="auto"/>
                <w:left w:val="none" w:sz="0" w:space="0" w:color="auto"/>
                <w:bottom w:val="none" w:sz="0" w:space="0" w:color="auto"/>
                <w:right w:val="none" w:sz="0" w:space="0" w:color="auto"/>
              </w:divBdr>
              <w:divsChild>
                <w:div w:id="1651594547">
                  <w:marLeft w:val="0"/>
                  <w:marRight w:val="0"/>
                  <w:marTop w:val="0"/>
                  <w:marBottom w:val="0"/>
                  <w:divBdr>
                    <w:top w:val="none" w:sz="0" w:space="0" w:color="auto"/>
                    <w:left w:val="none" w:sz="0" w:space="0" w:color="auto"/>
                    <w:bottom w:val="none" w:sz="0" w:space="0" w:color="auto"/>
                    <w:right w:val="none" w:sz="0" w:space="0" w:color="auto"/>
                  </w:divBdr>
                </w:div>
              </w:divsChild>
            </w:div>
            <w:div w:id="645358974">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02875258">
              <w:marLeft w:val="0"/>
              <w:marRight w:val="0"/>
              <w:marTop w:val="0"/>
              <w:marBottom w:val="0"/>
              <w:divBdr>
                <w:top w:val="none" w:sz="0" w:space="0" w:color="auto"/>
                <w:left w:val="none" w:sz="0" w:space="0" w:color="auto"/>
                <w:bottom w:val="none" w:sz="0" w:space="0" w:color="auto"/>
                <w:right w:val="none" w:sz="0" w:space="0" w:color="auto"/>
              </w:divBdr>
              <w:divsChild>
                <w:div w:id="1319648351">
                  <w:marLeft w:val="0"/>
                  <w:marRight w:val="0"/>
                  <w:marTop w:val="0"/>
                  <w:marBottom w:val="0"/>
                  <w:divBdr>
                    <w:top w:val="none" w:sz="0" w:space="0" w:color="auto"/>
                    <w:left w:val="none" w:sz="0" w:space="0" w:color="auto"/>
                    <w:bottom w:val="none" w:sz="0" w:space="0" w:color="auto"/>
                    <w:right w:val="none" w:sz="0" w:space="0" w:color="auto"/>
                  </w:divBdr>
                </w:div>
              </w:divsChild>
            </w:div>
            <w:div w:id="1377511571">
              <w:marLeft w:val="0"/>
              <w:marRight w:val="0"/>
              <w:marTop w:val="0"/>
              <w:marBottom w:val="0"/>
              <w:divBdr>
                <w:top w:val="none" w:sz="0" w:space="0" w:color="auto"/>
                <w:left w:val="none" w:sz="0" w:space="0" w:color="auto"/>
                <w:bottom w:val="none" w:sz="0" w:space="0" w:color="auto"/>
                <w:right w:val="none" w:sz="0" w:space="0" w:color="auto"/>
              </w:divBdr>
              <w:divsChild>
                <w:div w:id="19577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4273">
      <w:bodyDiv w:val="1"/>
      <w:marLeft w:val="0"/>
      <w:marRight w:val="0"/>
      <w:marTop w:val="0"/>
      <w:marBottom w:val="0"/>
      <w:divBdr>
        <w:top w:val="none" w:sz="0" w:space="0" w:color="auto"/>
        <w:left w:val="none" w:sz="0" w:space="0" w:color="auto"/>
        <w:bottom w:val="none" w:sz="0" w:space="0" w:color="auto"/>
        <w:right w:val="none" w:sz="0" w:space="0" w:color="auto"/>
      </w:divBdr>
    </w:div>
    <w:div w:id="143157596">
      <w:bodyDiv w:val="1"/>
      <w:marLeft w:val="0"/>
      <w:marRight w:val="0"/>
      <w:marTop w:val="0"/>
      <w:marBottom w:val="0"/>
      <w:divBdr>
        <w:top w:val="none" w:sz="0" w:space="0" w:color="auto"/>
        <w:left w:val="none" w:sz="0" w:space="0" w:color="auto"/>
        <w:bottom w:val="none" w:sz="0" w:space="0" w:color="auto"/>
        <w:right w:val="none" w:sz="0" w:space="0" w:color="auto"/>
      </w:divBdr>
    </w:div>
    <w:div w:id="147288599">
      <w:bodyDiv w:val="1"/>
      <w:marLeft w:val="0"/>
      <w:marRight w:val="0"/>
      <w:marTop w:val="0"/>
      <w:marBottom w:val="0"/>
      <w:divBdr>
        <w:top w:val="none" w:sz="0" w:space="0" w:color="auto"/>
        <w:left w:val="none" w:sz="0" w:space="0" w:color="auto"/>
        <w:bottom w:val="none" w:sz="0" w:space="0" w:color="auto"/>
        <w:right w:val="none" w:sz="0" w:space="0" w:color="auto"/>
      </w:divBdr>
    </w:div>
    <w:div w:id="152570822">
      <w:bodyDiv w:val="1"/>
      <w:marLeft w:val="0"/>
      <w:marRight w:val="0"/>
      <w:marTop w:val="0"/>
      <w:marBottom w:val="0"/>
      <w:divBdr>
        <w:top w:val="none" w:sz="0" w:space="0" w:color="auto"/>
        <w:left w:val="none" w:sz="0" w:space="0" w:color="auto"/>
        <w:bottom w:val="none" w:sz="0" w:space="0" w:color="auto"/>
        <w:right w:val="none" w:sz="0" w:space="0" w:color="auto"/>
      </w:divBdr>
      <w:divsChild>
        <w:div w:id="1071579233">
          <w:marLeft w:val="0"/>
          <w:marRight w:val="0"/>
          <w:marTop w:val="0"/>
          <w:marBottom w:val="0"/>
          <w:divBdr>
            <w:top w:val="none" w:sz="0" w:space="0" w:color="auto"/>
            <w:left w:val="none" w:sz="0" w:space="0" w:color="auto"/>
            <w:bottom w:val="none" w:sz="0" w:space="0" w:color="auto"/>
            <w:right w:val="none" w:sz="0" w:space="0" w:color="auto"/>
          </w:divBdr>
          <w:divsChild>
            <w:div w:id="68328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033">
      <w:bodyDiv w:val="1"/>
      <w:marLeft w:val="0"/>
      <w:marRight w:val="0"/>
      <w:marTop w:val="0"/>
      <w:marBottom w:val="0"/>
      <w:divBdr>
        <w:top w:val="none" w:sz="0" w:space="0" w:color="auto"/>
        <w:left w:val="none" w:sz="0" w:space="0" w:color="auto"/>
        <w:bottom w:val="none" w:sz="0" w:space="0" w:color="auto"/>
        <w:right w:val="none" w:sz="0" w:space="0" w:color="auto"/>
      </w:divBdr>
      <w:divsChild>
        <w:div w:id="2060934273">
          <w:marLeft w:val="0"/>
          <w:marRight w:val="0"/>
          <w:marTop w:val="0"/>
          <w:marBottom w:val="0"/>
          <w:divBdr>
            <w:top w:val="none" w:sz="0" w:space="0" w:color="auto"/>
            <w:left w:val="none" w:sz="0" w:space="0" w:color="auto"/>
            <w:bottom w:val="none" w:sz="0" w:space="0" w:color="auto"/>
            <w:right w:val="none" w:sz="0" w:space="0" w:color="auto"/>
          </w:divBdr>
          <w:divsChild>
            <w:div w:id="367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830">
      <w:bodyDiv w:val="1"/>
      <w:marLeft w:val="0"/>
      <w:marRight w:val="0"/>
      <w:marTop w:val="0"/>
      <w:marBottom w:val="0"/>
      <w:divBdr>
        <w:top w:val="none" w:sz="0" w:space="0" w:color="auto"/>
        <w:left w:val="none" w:sz="0" w:space="0" w:color="auto"/>
        <w:bottom w:val="none" w:sz="0" w:space="0" w:color="auto"/>
        <w:right w:val="none" w:sz="0" w:space="0" w:color="auto"/>
      </w:divBdr>
      <w:divsChild>
        <w:div w:id="1444760957">
          <w:marLeft w:val="0"/>
          <w:marRight w:val="0"/>
          <w:marTop w:val="0"/>
          <w:marBottom w:val="0"/>
          <w:divBdr>
            <w:top w:val="none" w:sz="0" w:space="0" w:color="auto"/>
            <w:left w:val="none" w:sz="0" w:space="0" w:color="auto"/>
            <w:bottom w:val="none" w:sz="0" w:space="0" w:color="auto"/>
            <w:right w:val="none" w:sz="0" w:space="0" w:color="auto"/>
          </w:divBdr>
          <w:divsChild>
            <w:div w:id="983586214">
              <w:marLeft w:val="0"/>
              <w:marRight w:val="0"/>
              <w:marTop w:val="0"/>
              <w:marBottom w:val="0"/>
              <w:divBdr>
                <w:top w:val="none" w:sz="0" w:space="0" w:color="auto"/>
                <w:left w:val="none" w:sz="0" w:space="0" w:color="auto"/>
                <w:bottom w:val="none" w:sz="0" w:space="0" w:color="auto"/>
                <w:right w:val="none" w:sz="0" w:space="0" w:color="auto"/>
              </w:divBdr>
            </w:div>
          </w:divsChild>
        </w:div>
        <w:div w:id="1412239822">
          <w:marLeft w:val="0"/>
          <w:marRight w:val="0"/>
          <w:marTop w:val="0"/>
          <w:marBottom w:val="450"/>
          <w:divBdr>
            <w:top w:val="none" w:sz="0" w:space="0" w:color="auto"/>
            <w:left w:val="none" w:sz="0" w:space="0" w:color="auto"/>
            <w:bottom w:val="none" w:sz="0" w:space="0" w:color="auto"/>
            <w:right w:val="none" w:sz="0" w:space="0" w:color="auto"/>
          </w:divBdr>
        </w:div>
      </w:divsChild>
    </w:div>
    <w:div w:id="239216870">
      <w:bodyDiv w:val="1"/>
      <w:marLeft w:val="0"/>
      <w:marRight w:val="0"/>
      <w:marTop w:val="0"/>
      <w:marBottom w:val="0"/>
      <w:divBdr>
        <w:top w:val="none" w:sz="0" w:space="0" w:color="auto"/>
        <w:left w:val="none" w:sz="0" w:space="0" w:color="auto"/>
        <w:bottom w:val="none" w:sz="0" w:space="0" w:color="auto"/>
        <w:right w:val="none" w:sz="0" w:space="0" w:color="auto"/>
      </w:divBdr>
    </w:div>
    <w:div w:id="259460322">
      <w:bodyDiv w:val="1"/>
      <w:marLeft w:val="0"/>
      <w:marRight w:val="0"/>
      <w:marTop w:val="0"/>
      <w:marBottom w:val="0"/>
      <w:divBdr>
        <w:top w:val="none" w:sz="0" w:space="0" w:color="auto"/>
        <w:left w:val="none" w:sz="0" w:space="0" w:color="auto"/>
        <w:bottom w:val="none" w:sz="0" w:space="0" w:color="auto"/>
        <w:right w:val="none" w:sz="0" w:space="0" w:color="auto"/>
      </w:divBdr>
      <w:divsChild>
        <w:div w:id="1293242579">
          <w:marLeft w:val="0"/>
          <w:marRight w:val="0"/>
          <w:marTop w:val="0"/>
          <w:marBottom w:val="450"/>
          <w:divBdr>
            <w:top w:val="none" w:sz="0" w:space="0" w:color="auto"/>
            <w:left w:val="none" w:sz="0" w:space="0" w:color="auto"/>
            <w:bottom w:val="none" w:sz="0" w:space="0" w:color="auto"/>
            <w:right w:val="none" w:sz="0" w:space="0" w:color="auto"/>
          </w:divBdr>
        </w:div>
        <w:div w:id="1205097873">
          <w:marLeft w:val="0"/>
          <w:marRight w:val="0"/>
          <w:marTop w:val="0"/>
          <w:marBottom w:val="0"/>
          <w:divBdr>
            <w:top w:val="none" w:sz="0" w:space="0" w:color="auto"/>
            <w:left w:val="none" w:sz="0" w:space="0" w:color="auto"/>
            <w:bottom w:val="none" w:sz="0" w:space="0" w:color="auto"/>
            <w:right w:val="none" w:sz="0" w:space="0" w:color="auto"/>
          </w:divBdr>
          <w:divsChild>
            <w:div w:id="1428381504">
              <w:marLeft w:val="0"/>
              <w:marRight w:val="0"/>
              <w:marTop w:val="0"/>
              <w:marBottom w:val="0"/>
              <w:divBdr>
                <w:top w:val="none" w:sz="0" w:space="0" w:color="auto"/>
                <w:left w:val="none" w:sz="0" w:space="0" w:color="auto"/>
                <w:bottom w:val="none" w:sz="0" w:space="0" w:color="auto"/>
                <w:right w:val="none" w:sz="0" w:space="0" w:color="auto"/>
              </w:divBdr>
            </w:div>
          </w:divsChild>
        </w:div>
        <w:div w:id="211231683">
          <w:marLeft w:val="0"/>
          <w:marRight w:val="0"/>
          <w:marTop w:val="0"/>
          <w:marBottom w:val="0"/>
          <w:divBdr>
            <w:top w:val="none" w:sz="0" w:space="0" w:color="auto"/>
            <w:left w:val="none" w:sz="0" w:space="0" w:color="auto"/>
            <w:bottom w:val="none" w:sz="0" w:space="0" w:color="auto"/>
            <w:right w:val="none" w:sz="0" w:space="0" w:color="auto"/>
          </w:divBdr>
          <w:divsChild>
            <w:div w:id="474756650">
              <w:marLeft w:val="0"/>
              <w:marRight w:val="0"/>
              <w:marTop w:val="0"/>
              <w:marBottom w:val="0"/>
              <w:divBdr>
                <w:top w:val="none" w:sz="0" w:space="0" w:color="auto"/>
                <w:left w:val="none" w:sz="0" w:space="0" w:color="auto"/>
                <w:bottom w:val="none" w:sz="0" w:space="0" w:color="auto"/>
                <w:right w:val="none" w:sz="0" w:space="0" w:color="auto"/>
              </w:divBdr>
            </w:div>
          </w:divsChild>
        </w:div>
        <w:div w:id="986054992">
          <w:marLeft w:val="0"/>
          <w:marRight w:val="0"/>
          <w:marTop w:val="0"/>
          <w:marBottom w:val="0"/>
          <w:divBdr>
            <w:top w:val="none" w:sz="0" w:space="0" w:color="auto"/>
            <w:left w:val="none" w:sz="0" w:space="0" w:color="auto"/>
            <w:bottom w:val="none" w:sz="0" w:space="0" w:color="auto"/>
            <w:right w:val="none" w:sz="0" w:space="0" w:color="auto"/>
          </w:divBdr>
          <w:divsChild>
            <w:div w:id="1229731265">
              <w:marLeft w:val="0"/>
              <w:marRight w:val="0"/>
              <w:marTop w:val="0"/>
              <w:marBottom w:val="0"/>
              <w:divBdr>
                <w:top w:val="none" w:sz="0" w:space="0" w:color="auto"/>
                <w:left w:val="none" w:sz="0" w:space="0" w:color="auto"/>
                <w:bottom w:val="none" w:sz="0" w:space="0" w:color="auto"/>
                <w:right w:val="none" w:sz="0" w:space="0" w:color="auto"/>
              </w:divBdr>
            </w:div>
          </w:divsChild>
        </w:div>
        <w:div w:id="1408304175">
          <w:marLeft w:val="0"/>
          <w:marRight w:val="0"/>
          <w:marTop w:val="0"/>
          <w:marBottom w:val="450"/>
          <w:divBdr>
            <w:top w:val="none" w:sz="0" w:space="0" w:color="auto"/>
            <w:left w:val="none" w:sz="0" w:space="0" w:color="auto"/>
            <w:bottom w:val="none" w:sz="0" w:space="0" w:color="auto"/>
            <w:right w:val="none" w:sz="0" w:space="0" w:color="auto"/>
          </w:divBdr>
        </w:div>
        <w:div w:id="112864219">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276370112">
      <w:bodyDiv w:val="1"/>
      <w:marLeft w:val="0"/>
      <w:marRight w:val="0"/>
      <w:marTop w:val="0"/>
      <w:marBottom w:val="0"/>
      <w:divBdr>
        <w:top w:val="none" w:sz="0" w:space="0" w:color="auto"/>
        <w:left w:val="none" w:sz="0" w:space="0" w:color="auto"/>
        <w:bottom w:val="none" w:sz="0" w:space="0" w:color="auto"/>
        <w:right w:val="none" w:sz="0" w:space="0" w:color="auto"/>
      </w:divBdr>
      <w:divsChild>
        <w:div w:id="1957784911">
          <w:marLeft w:val="0"/>
          <w:marRight w:val="0"/>
          <w:marTop w:val="0"/>
          <w:marBottom w:val="0"/>
          <w:divBdr>
            <w:top w:val="none" w:sz="0" w:space="0" w:color="auto"/>
            <w:left w:val="none" w:sz="0" w:space="0" w:color="auto"/>
            <w:bottom w:val="none" w:sz="0" w:space="0" w:color="auto"/>
            <w:right w:val="none" w:sz="0" w:space="0" w:color="auto"/>
          </w:divBdr>
        </w:div>
      </w:divsChild>
    </w:div>
    <w:div w:id="295569258">
      <w:bodyDiv w:val="1"/>
      <w:marLeft w:val="0"/>
      <w:marRight w:val="0"/>
      <w:marTop w:val="0"/>
      <w:marBottom w:val="0"/>
      <w:divBdr>
        <w:top w:val="none" w:sz="0" w:space="0" w:color="auto"/>
        <w:left w:val="none" w:sz="0" w:space="0" w:color="auto"/>
        <w:bottom w:val="none" w:sz="0" w:space="0" w:color="auto"/>
        <w:right w:val="none" w:sz="0" w:space="0" w:color="auto"/>
      </w:divBdr>
    </w:div>
    <w:div w:id="320937474">
      <w:bodyDiv w:val="1"/>
      <w:marLeft w:val="0"/>
      <w:marRight w:val="0"/>
      <w:marTop w:val="0"/>
      <w:marBottom w:val="0"/>
      <w:divBdr>
        <w:top w:val="none" w:sz="0" w:space="0" w:color="auto"/>
        <w:left w:val="none" w:sz="0" w:space="0" w:color="auto"/>
        <w:bottom w:val="none" w:sz="0" w:space="0" w:color="auto"/>
        <w:right w:val="none" w:sz="0" w:space="0" w:color="auto"/>
      </w:divBdr>
      <w:divsChild>
        <w:div w:id="481242614">
          <w:marLeft w:val="0"/>
          <w:marRight w:val="0"/>
          <w:marTop w:val="0"/>
          <w:marBottom w:val="0"/>
          <w:divBdr>
            <w:top w:val="none" w:sz="0" w:space="0" w:color="auto"/>
            <w:left w:val="none" w:sz="0" w:space="0" w:color="auto"/>
            <w:bottom w:val="none" w:sz="0" w:space="0" w:color="auto"/>
            <w:right w:val="none" w:sz="0" w:space="0" w:color="auto"/>
          </w:divBdr>
          <w:divsChild>
            <w:div w:id="46689311">
              <w:marLeft w:val="0"/>
              <w:marRight w:val="0"/>
              <w:marTop w:val="0"/>
              <w:marBottom w:val="0"/>
              <w:divBdr>
                <w:top w:val="none" w:sz="0" w:space="0" w:color="auto"/>
                <w:left w:val="none" w:sz="0" w:space="0" w:color="auto"/>
                <w:bottom w:val="none" w:sz="0" w:space="0" w:color="auto"/>
                <w:right w:val="none" w:sz="0" w:space="0" w:color="auto"/>
              </w:divBdr>
            </w:div>
          </w:divsChild>
        </w:div>
        <w:div w:id="698242614">
          <w:marLeft w:val="0"/>
          <w:marRight w:val="0"/>
          <w:marTop w:val="0"/>
          <w:marBottom w:val="0"/>
          <w:divBdr>
            <w:top w:val="none" w:sz="0" w:space="0" w:color="auto"/>
            <w:left w:val="none" w:sz="0" w:space="0" w:color="auto"/>
            <w:bottom w:val="none" w:sz="0" w:space="0" w:color="auto"/>
            <w:right w:val="none" w:sz="0" w:space="0" w:color="auto"/>
          </w:divBdr>
          <w:divsChild>
            <w:div w:id="14237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227">
      <w:bodyDiv w:val="1"/>
      <w:marLeft w:val="0"/>
      <w:marRight w:val="0"/>
      <w:marTop w:val="0"/>
      <w:marBottom w:val="0"/>
      <w:divBdr>
        <w:top w:val="none" w:sz="0" w:space="0" w:color="auto"/>
        <w:left w:val="none" w:sz="0" w:space="0" w:color="auto"/>
        <w:bottom w:val="none" w:sz="0" w:space="0" w:color="auto"/>
        <w:right w:val="none" w:sz="0" w:space="0" w:color="auto"/>
      </w:divBdr>
    </w:div>
    <w:div w:id="390081646">
      <w:bodyDiv w:val="1"/>
      <w:marLeft w:val="0"/>
      <w:marRight w:val="0"/>
      <w:marTop w:val="0"/>
      <w:marBottom w:val="0"/>
      <w:divBdr>
        <w:top w:val="none" w:sz="0" w:space="0" w:color="auto"/>
        <w:left w:val="none" w:sz="0" w:space="0" w:color="auto"/>
        <w:bottom w:val="none" w:sz="0" w:space="0" w:color="auto"/>
        <w:right w:val="none" w:sz="0" w:space="0" w:color="auto"/>
      </w:divBdr>
      <w:divsChild>
        <w:div w:id="287130545">
          <w:marLeft w:val="0"/>
          <w:marRight w:val="0"/>
          <w:marTop w:val="0"/>
          <w:marBottom w:val="0"/>
          <w:divBdr>
            <w:top w:val="none" w:sz="0" w:space="0" w:color="auto"/>
            <w:left w:val="none" w:sz="0" w:space="0" w:color="auto"/>
            <w:bottom w:val="none" w:sz="0" w:space="0" w:color="auto"/>
            <w:right w:val="none" w:sz="0" w:space="0" w:color="auto"/>
          </w:divBdr>
          <w:divsChild>
            <w:div w:id="1678531070">
              <w:marLeft w:val="0"/>
              <w:marRight w:val="0"/>
              <w:marTop w:val="0"/>
              <w:marBottom w:val="0"/>
              <w:divBdr>
                <w:top w:val="none" w:sz="0" w:space="0" w:color="auto"/>
                <w:left w:val="none" w:sz="0" w:space="0" w:color="auto"/>
                <w:bottom w:val="none" w:sz="0" w:space="0" w:color="auto"/>
                <w:right w:val="none" w:sz="0" w:space="0" w:color="auto"/>
              </w:divBdr>
            </w:div>
          </w:divsChild>
        </w:div>
        <w:div w:id="1035423972">
          <w:marLeft w:val="0"/>
          <w:marRight w:val="0"/>
          <w:marTop w:val="0"/>
          <w:marBottom w:val="0"/>
          <w:divBdr>
            <w:top w:val="none" w:sz="0" w:space="0" w:color="auto"/>
            <w:left w:val="none" w:sz="0" w:space="0" w:color="auto"/>
            <w:bottom w:val="none" w:sz="0" w:space="0" w:color="auto"/>
            <w:right w:val="none" w:sz="0" w:space="0" w:color="auto"/>
          </w:divBdr>
          <w:divsChild>
            <w:div w:id="981621631">
              <w:marLeft w:val="0"/>
              <w:marRight w:val="0"/>
              <w:marTop w:val="0"/>
              <w:marBottom w:val="0"/>
              <w:divBdr>
                <w:top w:val="none" w:sz="0" w:space="0" w:color="auto"/>
                <w:left w:val="none" w:sz="0" w:space="0" w:color="auto"/>
                <w:bottom w:val="none" w:sz="0" w:space="0" w:color="auto"/>
                <w:right w:val="none" w:sz="0" w:space="0" w:color="auto"/>
              </w:divBdr>
            </w:div>
          </w:divsChild>
        </w:div>
        <w:div w:id="1678732056">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398676984">
      <w:bodyDiv w:val="1"/>
      <w:marLeft w:val="0"/>
      <w:marRight w:val="0"/>
      <w:marTop w:val="0"/>
      <w:marBottom w:val="0"/>
      <w:divBdr>
        <w:top w:val="none" w:sz="0" w:space="0" w:color="auto"/>
        <w:left w:val="none" w:sz="0" w:space="0" w:color="auto"/>
        <w:bottom w:val="none" w:sz="0" w:space="0" w:color="auto"/>
        <w:right w:val="none" w:sz="0" w:space="0" w:color="auto"/>
      </w:divBdr>
      <w:divsChild>
        <w:div w:id="1719039950">
          <w:marLeft w:val="0"/>
          <w:marRight w:val="450"/>
          <w:marTop w:val="0"/>
          <w:marBottom w:val="450"/>
          <w:divBdr>
            <w:top w:val="none" w:sz="0" w:space="0" w:color="auto"/>
            <w:left w:val="none" w:sz="0" w:space="0" w:color="auto"/>
            <w:bottom w:val="none" w:sz="0" w:space="0" w:color="auto"/>
            <w:right w:val="none" w:sz="0" w:space="0" w:color="auto"/>
          </w:divBdr>
        </w:div>
        <w:div w:id="1365715091">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402028183">
      <w:bodyDiv w:val="1"/>
      <w:marLeft w:val="0"/>
      <w:marRight w:val="0"/>
      <w:marTop w:val="0"/>
      <w:marBottom w:val="0"/>
      <w:divBdr>
        <w:top w:val="none" w:sz="0" w:space="0" w:color="auto"/>
        <w:left w:val="none" w:sz="0" w:space="0" w:color="auto"/>
        <w:bottom w:val="none" w:sz="0" w:space="0" w:color="auto"/>
        <w:right w:val="none" w:sz="0" w:space="0" w:color="auto"/>
      </w:divBdr>
      <w:divsChild>
        <w:div w:id="211692754">
          <w:marLeft w:val="0"/>
          <w:marRight w:val="0"/>
          <w:marTop w:val="0"/>
          <w:marBottom w:val="0"/>
          <w:divBdr>
            <w:top w:val="none" w:sz="0" w:space="0" w:color="auto"/>
            <w:left w:val="none" w:sz="0" w:space="0" w:color="auto"/>
            <w:bottom w:val="none" w:sz="0" w:space="0" w:color="auto"/>
            <w:right w:val="none" w:sz="0" w:space="0" w:color="auto"/>
          </w:divBdr>
          <w:divsChild>
            <w:div w:id="147215191">
              <w:marLeft w:val="0"/>
              <w:marRight w:val="0"/>
              <w:marTop w:val="0"/>
              <w:marBottom w:val="0"/>
              <w:divBdr>
                <w:top w:val="none" w:sz="0" w:space="0" w:color="auto"/>
                <w:left w:val="none" w:sz="0" w:space="0" w:color="auto"/>
                <w:bottom w:val="none" w:sz="0" w:space="0" w:color="auto"/>
                <w:right w:val="none" w:sz="0" w:space="0" w:color="auto"/>
              </w:divBdr>
              <w:divsChild>
                <w:div w:id="928779075">
                  <w:marLeft w:val="0"/>
                  <w:marRight w:val="0"/>
                  <w:marTop w:val="0"/>
                  <w:marBottom w:val="0"/>
                  <w:divBdr>
                    <w:top w:val="none" w:sz="0" w:space="0" w:color="auto"/>
                    <w:left w:val="none" w:sz="0" w:space="0" w:color="auto"/>
                    <w:bottom w:val="none" w:sz="0" w:space="0" w:color="auto"/>
                    <w:right w:val="none" w:sz="0" w:space="0" w:color="auto"/>
                  </w:divBdr>
                </w:div>
              </w:divsChild>
            </w:div>
            <w:div w:id="1501655642">
              <w:marLeft w:val="0"/>
              <w:marRight w:val="0"/>
              <w:marTop w:val="0"/>
              <w:marBottom w:val="0"/>
              <w:divBdr>
                <w:top w:val="none" w:sz="0" w:space="0" w:color="auto"/>
                <w:left w:val="none" w:sz="0" w:space="0" w:color="auto"/>
                <w:bottom w:val="none" w:sz="0" w:space="0" w:color="auto"/>
                <w:right w:val="none" w:sz="0" w:space="0" w:color="auto"/>
              </w:divBdr>
              <w:divsChild>
                <w:div w:id="1197742988">
                  <w:marLeft w:val="0"/>
                  <w:marRight w:val="0"/>
                  <w:marTop w:val="0"/>
                  <w:marBottom w:val="0"/>
                  <w:divBdr>
                    <w:top w:val="none" w:sz="0" w:space="0" w:color="auto"/>
                    <w:left w:val="none" w:sz="0" w:space="0" w:color="auto"/>
                    <w:bottom w:val="none" w:sz="0" w:space="0" w:color="auto"/>
                    <w:right w:val="none" w:sz="0" w:space="0" w:color="auto"/>
                  </w:divBdr>
                </w:div>
              </w:divsChild>
            </w:div>
            <w:div w:id="803815914">
              <w:marLeft w:val="0"/>
              <w:marRight w:val="0"/>
              <w:marTop w:val="0"/>
              <w:marBottom w:val="0"/>
              <w:divBdr>
                <w:top w:val="none" w:sz="0" w:space="0" w:color="auto"/>
                <w:left w:val="none" w:sz="0" w:space="0" w:color="auto"/>
                <w:bottom w:val="none" w:sz="0" w:space="0" w:color="auto"/>
                <w:right w:val="none" w:sz="0" w:space="0" w:color="auto"/>
              </w:divBdr>
              <w:divsChild>
                <w:div w:id="93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01700">
      <w:bodyDiv w:val="1"/>
      <w:marLeft w:val="0"/>
      <w:marRight w:val="0"/>
      <w:marTop w:val="0"/>
      <w:marBottom w:val="0"/>
      <w:divBdr>
        <w:top w:val="none" w:sz="0" w:space="0" w:color="auto"/>
        <w:left w:val="none" w:sz="0" w:space="0" w:color="auto"/>
        <w:bottom w:val="none" w:sz="0" w:space="0" w:color="auto"/>
        <w:right w:val="none" w:sz="0" w:space="0" w:color="auto"/>
      </w:divBdr>
      <w:divsChild>
        <w:div w:id="851534075">
          <w:marLeft w:val="0"/>
          <w:marRight w:val="0"/>
          <w:marTop w:val="0"/>
          <w:marBottom w:val="0"/>
          <w:divBdr>
            <w:top w:val="none" w:sz="0" w:space="0" w:color="auto"/>
            <w:left w:val="none" w:sz="0" w:space="0" w:color="auto"/>
            <w:bottom w:val="none" w:sz="0" w:space="0" w:color="auto"/>
            <w:right w:val="none" w:sz="0" w:space="0" w:color="auto"/>
          </w:divBdr>
          <w:divsChild>
            <w:div w:id="1885827960">
              <w:marLeft w:val="0"/>
              <w:marRight w:val="0"/>
              <w:marTop w:val="0"/>
              <w:marBottom w:val="0"/>
              <w:divBdr>
                <w:top w:val="none" w:sz="0" w:space="0" w:color="auto"/>
                <w:left w:val="none" w:sz="0" w:space="0" w:color="auto"/>
                <w:bottom w:val="none" w:sz="0" w:space="0" w:color="auto"/>
                <w:right w:val="none" w:sz="0" w:space="0" w:color="auto"/>
              </w:divBdr>
              <w:divsChild>
                <w:div w:id="37358896">
                  <w:marLeft w:val="0"/>
                  <w:marRight w:val="0"/>
                  <w:marTop w:val="0"/>
                  <w:marBottom w:val="0"/>
                  <w:divBdr>
                    <w:top w:val="none" w:sz="0" w:space="0" w:color="auto"/>
                    <w:left w:val="none" w:sz="0" w:space="0" w:color="auto"/>
                    <w:bottom w:val="none" w:sz="0" w:space="0" w:color="auto"/>
                    <w:right w:val="none" w:sz="0" w:space="0" w:color="auto"/>
                  </w:divBdr>
                </w:div>
              </w:divsChild>
            </w:div>
            <w:div w:id="1529832880">
              <w:marLeft w:val="0"/>
              <w:marRight w:val="0"/>
              <w:marTop w:val="0"/>
              <w:marBottom w:val="450"/>
              <w:divBdr>
                <w:top w:val="none" w:sz="0" w:space="0" w:color="auto"/>
                <w:left w:val="none" w:sz="0" w:space="0" w:color="auto"/>
                <w:bottom w:val="none" w:sz="0" w:space="0" w:color="auto"/>
                <w:right w:val="none" w:sz="0" w:space="0" w:color="auto"/>
              </w:divBdr>
            </w:div>
            <w:div w:id="612712175">
              <w:marLeft w:val="0"/>
              <w:marRight w:val="450"/>
              <w:marTop w:val="0"/>
              <w:marBottom w:val="450"/>
              <w:divBdr>
                <w:top w:val="none" w:sz="0" w:space="0" w:color="auto"/>
                <w:left w:val="none" w:sz="0" w:space="0" w:color="auto"/>
                <w:bottom w:val="none" w:sz="0" w:space="0" w:color="auto"/>
                <w:right w:val="none" w:sz="0" w:space="0" w:color="auto"/>
              </w:divBdr>
            </w:div>
            <w:div w:id="167314264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22727465">
      <w:bodyDiv w:val="1"/>
      <w:marLeft w:val="0"/>
      <w:marRight w:val="0"/>
      <w:marTop w:val="0"/>
      <w:marBottom w:val="0"/>
      <w:divBdr>
        <w:top w:val="none" w:sz="0" w:space="0" w:color="auto"/>
        <w:left w:val="none" w:sz="0" w:space="0" w:color="auto"/>
        <w:bottom w:val="none" w:sz="0" w:space="0" w:color="auto"/>
        <w:right w:val="none" w:sz="0" w:space="0" w:color="auto"/>
      </w:divBdr>
      <w:divsChild>
        <w:div w:id="287006297">
          <w:marLeft w:val="0"/>
          <w:marRight w:val="0"/>
          <w:marTop w:val="0"/>
          <w:marBottom w:val="0"/>
          <w:divBdr>
            <w:top w:val="none" w:sz="0" w:space="0" w:color="auto"/>
            <w:left w:val="none" w:sz="0" w:space="0" w:color="auto"/>
            <w:bottom w:val="none" w:sz="0" w:space="0" w:color="auto"/>
            <w:right w:val="none" w:sz="0" w:space="0" w:color="auto"/>
          </w:divBdr>
          <w:divsChild>
            <w:div w:id="1239251566">
              <w:marLeft w:val="0"/>
              <w:marRight w:val="0"/>
              <w:marTop w:val="0"/>
              <w:marBottom w:val="0"/>
              <w:divBdr>
                <w:top w:val="none" w:sz="0" w:space="0" w:color="auto"/>
                <w:left w:val="none" w:sz="0" w:space="0" w:color="auto"/>
                <w:bottom w:val="none" w:sz="0" w:space="0" w:color="auto"/>
                <w:right w:val="none" w:sz="0" w:space="0" w:color="auto"/>
              </w:divBdr>
              <w:divsChild>
                <w:div w:id="282275068">
                  <w:marLeft w:val="0"/>
                  <w:marRight w:val="0"/>
                  <w:marTop w:val="0"/>
                  <w:marBottom w:val="0"/>
                  <w:divBdr>
                    <w:top w:val="none" w:sz="0" w:space="0" w:color="auto"/>
                    <w:left w:val="none" w:sz="0" w:space="0" w:color="auto"/>
                    <w:bottom w:val="none" w:sz="0" w:space="0" w:color="auto"/>
                    <w:right w:val="none" w:sz="0" w:space="0" w:color="auto"/>
                  </w:divBdr>
                </w:div>
              </w:divsChild>
            </w:div>
            <w:div w:id="1510287614">
              <w:marLeft w:val="0"/>
              <w:marRight w:val="0"/>
              <w:marTop w:val="0"/>
              <w:marBottom w:val="0"/>
              <w:divBdr>
                <w:top w:val="none" w:sz="0" w:space="0" w:color="auto"/>
                <w:left w:val="none" w:sz="0" w:space="0" w:color="auto"/>
                <w:bottom w:val="none" w:sz="0" w:space="0" w:color="auto"/>
                <w:right w:val="none" w:sz="0" w:space="0" w:color="auto"/>
              </w:divBdr>
              <w:divsChild>
                <w:div w:id="2009870829">
                  <w:marLeft w:val="0"/>
                  <w:marRight w:val="0"/>
                  <w:marTop w:val="0"/>
                  <w:marBottom w:val="0"/>
                  <w:divBdr>
                    <w:top w:val="none" w:sz="0" w:space="0" w:color="auto"/>
                    <w:left w:val="none" w:sz="0" w:space="0" w:color="auto"/>
                    <w:bottom w:val="none" w:sz="0" w:space="0" w:color="auto"/>
                    <w:right w:val="none" w:sz="0" w:space="0" w:color="auto"/>
                  </w:divBdr>
                </w:div>
              </w:divsChild>
            </w:div>
            <w:div w:id="98443507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434331215">
      <w:bodyDiv w:val="1"/>
      <w:marLeft w:val="0"/>
      <w:marRight w:val="0"/>
      <w:marTop w:val="0"/>
      <w:marBottom w:val="0"/>
      <w:divBdr>
        <w:top w:val="none" w:sz="0" w:space="0" w:color="auto"/>
        <w:left w:val="none" w:sz="0" w:space="0" w:color="auto"/>
        <w:bottom w:val="none" w:sz="0" w:space="0" w:color="auto"/>
        <w:right w:val="none" w:sz="0" w:space="0" w:color="auto"/>
      </w:divBdr>
      <w:divsChild>
        <w:div w:id="420109329">
          <w:marLeft w:val="0"/>
          <w:marRight w:val="0"/>
          <w:marTop w:val="0"/>
          <w:marBottom w:val="0"/>
          <w:divBdr>
            <w:top w:val="none" w:sz="0" w:space="0" w:color="auto"/>
            <w:left w:val="none" w:sz="0" w:space="0" w:color="auto"/>
            <w:bottom w:val="none" w:sz="0" w:space="0" w:color="auto"/>
            <w:right w:val="none" w:sz="0" w:space="0" w:color="auto"/>
          </w:divBdr>
          <w:divsChild>
            <w:div w:id="2000452590">
              <w:marLeft w:val="0"/>
              <w:marRight w:val="0"/>
              <w:marTop w:val="0"/>
              <w:marBottom w:val="0"/>
              <w:divBdr>
                <w:top w:val="none" w:sz="0" w:space="0" w:color="auto"/>
                <w:left w:val="none" w:sz="0" w:space="0" w:color="auto"/>
                <w:bottom w:val="none" w:sz="0" w:space="0" w:color="auto"/>
                <w:right w:val="none" w:sz="0" w:space="0" w:color="auto"/>
              </w:divBdr>
            </w:div>
          </w:divsChild>
        </w:div>
        <w:div w:id="2004237210">
          <w:marLeft w:val="0"/>
          <w:marRight w:val="0"/>
          <w:marTop w:val="0"/>
          <w:marBottom w:val="0"/>
          <w:divBdr>
            <w:top w:val="none" w:sz="0" w:space="0" w:color="auto"/>
            <w:left w:val="none" w:sz="0" w:space="0" w:color="auto"/>
            <w:bottom w:val="none" w:sz="0" w:space="0" w:color="auto"/>
            <w:right w:val="none" w:sz="0" w:space="0" w:color="auto"/>
          </w:divBdr>
          <w:divsChild>
            <w:div w:id="5376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0219">
      <w:bodyDiv w:val="1"/>
      <w:marLeft w:val="0"/>
      <w:marRight w:val="0"/>
      <w:marTop w:val="0"/>
      <w:marBottom w:val="0"/>
      <w:divBdr>
        <w:top w:val="none" w:sz="0" w:space="0" w:color="auto"/>
        <w:left w:val="none" w:sz="0" w:space="0" w:color="auto"/>
        <w:bottom w:val="none" w:sz="0" w:space="0" w:color="auto"/>
        <w:right w:val="none" w:sz="0" w:space="0" w:color="auto"/>
      </w:divBdr>
      <w:divsChild>
        <w:div w:id="725301094">
          <w:marLeft w:val="0"/>
          <w:marRight w:val="0"/>
          <w:marTop w:val="0"/>
          <w:marBottom w:val="450"/>
          <w:divBdr>
            <w:top w:val="none" w:sz="0" w:space="0" w:color="auto"/>
            <w:left w:val="none" w:sz="0" w:space="0" w:color="auto"/>
            <w:bottom w:val="none" w:sz="0" w:space="0" w:color="auto"/>
            <w:right w:val="none" w:sz="0" w:space="0" w:color="auto"/>
          </w:divBdr>
        </w:div>
        <w:div w:id="1040087817">
          <w:marLeft w:val="0"/>
          <w:marRight w:val="0"/>
          <w:marTop w:val="0"/>
          <w:marBottom w:val="450"/>
          <w:divBdr>
            <w:top w:val="none" w:sz="0" w:space="0" w:color="auto"/>
            <w:left w:val="none" w:sz="0" w:space="0" w:color="auto"/>
            <w:bottom w:val="none" w:sz="0" w:space="0" w:color="auto"/>
            <w:right w:val="none" w:sz="0" w:space="0" w:color="auto"/>
          </w:divBdr>
        </w:div>
        <w:div w:id="638729517">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451675274">
      <w:bodyDiv w:val="1"/>
      <w:marLeft w:val="0"/>
      <w:marRight w:val="0"/>
      <w:marTop w:val="0"/>
      <w:marBottom w:val="0"/>
      <w:divBdr>
        <w:top w:val="none" w:sz="0" w:space="0" w:color="auto"/>
        <w:left w:val="none" w:sz="0" w:space="0" w:color="auto"/>
        <w:bottom w:val="none" w:sz="0" w:space="0" w:color="auto"/>
        <w:right w:val="none" w:sz="0" w:space="0" w:color="auto"/>
      </w:divBdr>
    </w:div>
    <w:div w:id="465439798">
      <w:bodyDiv w:val="1"/>
      <w:marLeft w:val="0"/>
      <w:marRight w:val="0"/>
      <w:marTop w:val="0"/>
      <w:marBottom w:val="0"/>
      <w:divBdr>
        <w:top w:val="none" w:sz="0" w:space="0" w:color="auto"/>
        <w:left w:val="none" w:sz="0" w:space="0" w:color="auto"/>
        <w:bottom w:val="none" w:sz="0" w:space="0" w:color="auto"/>
        <w:right w:val="none" w:sz="0" w:space="0" w:color="auto"/>
      </w:divBdr>
    </w:div>
    <w:div w:id="468942427">
      <w:bodyDiv w:val="1"/>
      <w:marLeft w:val="0"/>
      <w:marRight w:val="0"/>
      <w:marTop w:val="0"/>
      <w:marBottom w:val="0"/>
      <w:divBdr>
        <w:top w:val="none" w:sz="0" w:space="0" w:color="auto"/>
        <w:left w:val="none" w:sz="0" w:space="0" w:color="auto"/>
        <w:bottom w:val="none" w:sz="0" w:space="0" w:color="auto"/>
        <w:right w:val="none" w:sz="0" w:space="0" w:color="auto"/>
      </w:divBdr>
    </w:div>
    <w:div w:id="472868095">
      <w:bodyDiv w:val="1"/>
      <w:marLeft w:val="0"/>
      <w:marRight w:val="0"/>
      <w:marTop w:val="0"/>
      <w:marBottom w:val="0"/>
      <w:divBdr>
        <w:top w:val="none" w:sz="0" w:space="0" w:color="auto"/>
        <w:left w:val="none" w:sz="0" w:space="0" w:color="auto"/>
        <w:bottom w:val="none" w:sz="0" w:space="0" w:color="auto"/>
        <w:right w:val="none" w:sz="0" w:space="0" w:color="auto"/>
      </w:divBdr>
    </w:div>
    <w:div w:id="474489557">
      <w:bodyDiv w:val="1"/>
      <w:marLeft w:val="0"/>
      <w:marRight w:val="0"/>
      <w:marTop w:val="0"/>
      <w:marBottom w:val="0"/>
      <w:divBdr>
        <w:top w:val="none" w:sz="0" w:space="0" w:color="auto"/>
        <w:left w:val="none" w:sz="0" w:space="0" w:color="auto"/>
        <w:bottom w:val="none" w:sz="0" w:space="0" w:color="auto"/>
        <w:right w:val="none" w:sz="0" w:space="0" w:color="auto"/>
      </w:divBdr>
    </w:div>
    <w:div w:id="495613191">
      <w:bodyDiv w:val="1"/>
      <w:marLeft w:val="0"/>
      <w:marRight w:val="0"/>
      <w:marTop w:val="0"/>
      <w:marBottom w:val="0"/>
      <w:divBdr>
        <w:top w:val="none" w:sz="0" w:space="0" w:color="auto"/>
        <w:left w:val="none" w:sz="0" w:space="0" w:color="auto"/>
        <w:bottom w:val="none" w:sz="0" w:space="0" w:color="auto"/>
        <w:right w:val="none" w:sz="0" w:space="0" w:color="auto"/>
      </w:divBdr>
    </w:div>
    <w:div w:id="503476358">
      <w:bodyDiv w:val="1"/>
      <w:marLeft w:val="0"/>
      <w:marRight w:val="0"/>
      <w:marTop w:val="0"/>
      <w:marBottom w:val="0"/>
      <w:divBdr>
        <w:top w:val="none" w:sz="0" w:space="0" w:color="auto"/>
        <w:left w:val="none" w:sz="0" w:space="0" w:color="auto"/>
        <w:bottom w:val="none" w:sz="0" w:space="0" w:color="auto"/>
        <w:right w:val="none" w:sz="0" w:space="0" w:color="auto"/>
      </w:divBdr>
    </w:div>
    <w:div w:id="515966560">
      <w:bodyDiv w:val="1"/>
      <w:marLeft w:val="0"/>
      <w:marRight w:val="0"/>
      <w:marTop w:val="0"/>
      <w:marBottom w:val="0"/>
      <w:divBdr>
        <w:top w:val="none" w:sz="0" w:space="0" w:color="auto"/>
        <w:left w:val="none" w:sz="0" w:space="0" w:color="auto"/>
        <w:bottom w:val="none" w:sz="0" w:space="0" w:color="auto"/>
        <w:right w:val="none" w:sz="0" w:space="0" w:color="auto"/>
      </w:divBdr>
    </w:div>
    <w:div w:id="522134704">
      <w:bodyDiv w:val="1"/>
      <w:marLeft w:val="0"/>
      <w:marRight w:val="0"/>
      <w:marTop w:val="0"/>
      <w:marBottom w:val="0"/>
      <w:divBdr>
        <w:top w:val="none" w:sz="0" w:space="0" w:color="auto"/>
        <w:left w:val="none" w:sz="0" w:space="0" w:color="auto"/>
        <w:bottom w:val="none" w:sz="0" w:space="0" w:color="auto"/>
        <w:right w:val="none" w:sz="0" w:space="0" w:color="auto"/>
      </w:divBdr>
    </w:div>
    <w:div w:id="531962039">
      <w:bodyDiv w:val="1"/>
      <w:marLeft w:val="0"/>
      <w:marRight w:val="0"/>
      <w:marTop w:val="0"/>
      <w:marBottom w:val="0"/>
      <w:divBdr>
        <w:top w:val="none" w:sz="0" w:space="0" w:color="auto"/>
        <w:left w:val="none" w:sz="0" w:space="0" w:color="auto"/>
        <w:bottom w:val="none" w:sz="0" w:space="0" w:color="auto"/>
        <w:right w:val="none" w:sz="0" w:space="0" w:color="auto"/>
      </w:divBdr>
    </w:div>
    <w:div w:id="532041467">
      <w:bodyDiv w:val="1"/>
      <w:marLeft w:val="0"/>
      <w:marRight w:val="0"/>
      <w:marTop w:val="0"/>
      <w:marBottom w:val="0"/>
      <w:divBdr>
        <w:top w:val="none" w:sz="0" w:space="0" w:color="auto"/>
        <w:left w:val="none" w:sz="0" w:space="0" w:color="auto"/>
        <w:bottom w:val="none" w:sz="0" w:space="0" w:color="auto"/>
        <w:right w:val="none" w:sz="0" w:space="0" w:color="auto"/>
      </w:divBdr>
    </w:div>
    <w:div w:id="630327543">
      <w:bodyDiv w:val="1"/>
      <w:marLeft w:val="0"/>
      <w:marRight w:val="0"/>
      <w:marTop w:val="0"/>
      <w:marBottom w:val="0"/>
      <w:divBdr>
        <w:top w:val="none" w:sz="0" w:space="0" w:color="auto"/>
        <w:left w:val="none" w:sz="0" w:space="0" w:color="auto"/>
        <w:bottom w:val="none" w:sz="0" w:space="0" w:color="auto"/>
        <w:right w:val="none" w:sz="0" w:space="0" w:color="auto"/>
      </w:divBdr>
    </w:div>
    <w:div w:id="645358850">
      <w:bodyDiv w:val="1"/>
      <w:marLeft w:val="0"/>
      <w:marRight w:val="0"/>
      <w:marTop w:val="0"/>
      <w:marBottom w:val="0"/>
      <w:divBdr>
        <w:top w:val="none" w:sz="0" w:space="0" w:color="auto"/>
        <w:left w:val="none" w:sz="0" w:space="0" w:color="auto"/>
        <w:bottom w:val="none" w:sz="0" w:space="0" w:color="auto"/>
        <w:right w:val="none" w:sz="0" w:space="0" w:color="auto"/>
      </w:divBdr>
      <w:divsChild>
        <w:div w:id="1343429754">
          <w:marLeft w:val="0"/>
          <w:marRight w:val="0"/>
          <w:marTop w:val="0"/>
          <w:marBottom w:val="0"/>
          <w:divBdr>
            <w:top w:val="none" w:sz="0" w:space="0" w:color="auto"/>
            <w:left w:val="none" w:sz="0" w:space="0" w:color="auto"/>
            <w:bottom w:val="none" w:sz="0" w:space="0" w:color="auto"/>
            <w:right w:val="none" w:sz="0" w:space="0" w:color="auto"/>
          </w:divBdr>
          <w:divsChild>
            <w:div w:id="898134146">
              <w:marLeft w:val="0"/>
              <w:marRight w:val="0"/>
              <w:marTop w:val="0"/>
              <w:marBottom w:val="0"/>
              <w:divBdr>
                <w:top w:val="none" w:sz="0" w:space="0" w:color="auto"/>
                <w:left w:val="none" w:sz="0" w:space="0" w:color="auto"/>
                <w:bottom w:val="none" w:sz="0" w:space="0" w:color="auto"/>
                <w:right w:val="none" w:sz="0" w:space="0" w:color="auto"/>
              </w:divBdr>
            </w:div>
          </w:divsChild>
        </w:div>
        <w:div w:id="154221413">
          <w:marLeft w:val="0"/>
          <w:marRight w:val="450"/>
          <w:marTop w:val="0"/>
          <w:marBottom w:val="450"/>
          <w:divBdr>
            <w:top w:val="none" w:sz="0" w:space="0" w:color="auto"/>
            <w:left w:val="none" w:sz="0" w:space="0" w:color="auto"/>
            <w:bottom w:val="none" w:sz="0" w:space="0" w:color="auto"/>
            <w:right w:val="none" w:sz="0" w:space="0" w:color="auto"/>
          </w:divBdr>
        </w:div>
      </w:divsChild>
    </w:div>
    <w:div w:id="648897896">
      <w:bodyDiv w:val="1"/>
      <w:marLeft w:val="0"/>
      <w:marRight w:val="0"/>
      <w:marTop w:val="0"/>
      <w:marBottom w:val="0"/>
      <w:divBdr>
        <w:top w:val="none" w:sz="0" w:space="0" w:color="auto"/>
        <w:left w:val="none" w:sz="0" w:space="0" w:color="auto"/>
        <w:bottom w:val="none" w:sz="0" w:space="0" w:color="auto"/>
        <w:right w:val="none" w:sz="0" w:space="0" w:color="auto"/>
      </w:divBdr>
    </w:div>
    <w:div w:id="667100224">
      <w:bodyDiv w:val="1"/>
      <w:marLeft w:val="0"/>
      <w:marRight w:val="0"/>
      <w:marTop w:val="0"/>
      <w:marBottom w:val="0"/>
      <w:divBdr>
        <w:top w:val="none" w:sz="0" w:space="0" w:color="auto"/>
        <w:left w:val="none" w:sz="0" w:space="0" w:color="auto"/>
        <w:bottom w:val="none" w:sz="0" w:space="0" w:color="auto"/>
        <w:right w:val="none" w:sz="0" w:space="0" w:color="auto"/>
      </w:divBdr>
    </w:div>
    <w:div w:id="713625507">
      <w:bodyDiv w:val="1"/>
      <w:marLeft w:val="0"/>
      <w:marRight w:val="0"/>
      <w:marTop w:val="0"/>
      <w:marBottom w:val="0"/>
      <w:divBdr>
        <w:top w:val="none" w:sz="0" w:space="0" w:color="auto"/>
        <w:left w:val="none" w:sz="0" w:space="0" w:color="auto"/>
        <w:bottom w:val="none" w:sz="0" w:space="0" w:color="auto"/>
        <w:right w:val="none" w:sz="0" w:space="0" w:color="auto"/>
      </w:divBdr>
      <w:divsChild>
        <w:div w:id="1368484331">
          <w:marLeft w:val="0"/>
          <w:marRight w:val="0"/>
          <w:marTop w:val="0"/>
          <w:marBottom w:val="450"/>
          <w:divBdr>
            <w:top w:val="none" w:sz="0" w:space="0" w:color="auto"/>
            <w:left w:val="none" w:sz="0" w:space="0" w:color="auto"/>
            <w:bottom w:val="none" w:sz="0" w:space="0" w:color="auto"/>
            <w:right w:val="none" w:sz="0" w:space="0" w:color="auto"/>
          </w:divBdr>
        </w:div>
        <w:div w:id="136648229">
          <w:marLeft w:val="0"/>
          <w:marRight w:val="0"/>
          <w:marTop w:val="0"/>
          <w:marBottom w:val="450"/>
          <w:divBdr>
            <w:top w:val="none" w:sz="0" w:space="0" w:color="auto"/>
            <w:left w:val="none" w:sz="0" w:space="0" w:color="auto"/>
            <w:bottom w:val="none" w:sz="0" w:space="0" w:color="auto"/>
            <w:right w:val="none" w:sz="0" w:space="0" w:color="auto"/>
          </w:divBdr>
        </w:div>
      </w:divsChild>
    </w:div>
    <w:div w:id="715659440">
      <w:bodyDiv w:val="1"/>
      <w:marLeft w:val="0"/>
      <w:marRight w:val="0"/>
      <w:marTop w:val="0"/>
      <w:marBottom w:val="0"/>
      <w:divBdr>
        <w:top w:val="none" w:sz="0" w:space="0" w:color="auto"/>
        <w:left w:val="none" w:sz="0" w:space="0" w:color="auto"/>
        <w:bottom w:val="none" w:sz="0" w:space="0" w:color="auto"/>
        <w:right w:val="none" w:sz="0" w:space="0" w:color="auto"/>
      </w:divBdr>
    </w:div>
    <w:div w:id="744258356">
      <w:bodyDiv w:val="1"/>
      <w:marLeft w:val="0"/>
      <w:marRight w:val="0"/>
      <w:marTop w:val="0"/>
      <w:marBottom w:val="0"/>
      <w:divBdr>
        <w:top w:val="none" w:sz="0" w:space="0" w:color="auto"/>
        <w:left w:val="none" w:sz="0" w:space="0" w:color="auto"/>
        <w:bottom w:val="none" w:sz="0" w:space="0" w:color="auto"/>
        <w:right w:val="none" w:sz="0" w:space="0" w:color="auto"/>
      </w:divBdr>
      <w:divsChild>
        <w:div w:id="710493360">
          <w:marLeft w:val="0"/>
          <w:marRight w:val="450"/>
          <w:marTop w:val="0"/>
          <w:marBottom w:val="450"/>
          <w:divBdr>
            <w:top w:val="none" w:sz="0" w:space="0" w:color="auto"/>
            <w:left w:val="none" w:sz="0" w:space="0" w:color="auto"/>
            <w:bottom w:val="none" w:sz="0" w:space="0" w:color="auto"/>
            <w:right w:val="none" w:sz="0" w:space="0" w:color="auto"/>
          </w:divBdr>
        </w:div>
      </w:divsChild>
    </w:div>
    <w:div w:id="767851426">
      <w:bodyDiv w:val="1"/>
      <w:marLeft w:val="0"/>
      <w:marRight w:val="0"/>
      <w:marTop w:val="0"/>
      <w:marBottom w:val="0"/>
      <w:divBdr>
        <w:top w:val="none" w:sz="0" w:space="0" w:color="auto"/>
        <w:left w:val="none" w:sz="0" w:space="0" w:color="auto"/>
        <w:bottom w:val="none" w:sz="0" w:space="0" w:color="auto"/>
        <w:right w:val="none" w:sz="0" w:space="0" w:color="auto"/>
      </w:divBdr>
    </w:div>
    <w:div w:id="795177040">
      <w:bodyDiv w:val="1"/>
      <w:marLeft w:val="0"/>
      <w:marRight w:val="0"/>
      <w:marTop w:val="0"/>
      <w:marBottom w:val="0"/>
      <w:divBdr>
        <w:top w:val="none" w:sz="0" w:space="0" w:color="auto"/>
        <w:left w:val="none" w:sz="0" w:space="0" w:color="auto"/>
        <w:bottom w:val="none" w:sz="0" w:space="0" w:color="auto"/>
        <w:right w:val="none" w:sz="0" w:space="0" w:color="auto"/>
      </w:divBdr>
      <w:divsChild>
        <w:div w:id="361133332">
          <w:marLeft w:val="0"/>
          <w:marRight w:val="0"/>
          <w:marTop w:val="0"/>
          <w:marBottom w:val="0"/>
          <w:divBdr>
            <w:top w:val="none" w:sz="0" w:space="0" w:color="auto"/>
            <w:left w:val="none" w:sz="0" w:space="0" w:color="auto"/>
            <w:bottom w:val="none" w:sz="0" w:space="0" w:color="auto"/>
            <w:right w:val="none" w:sz="0" w:space="0" w:color="auto"/>
          </w:divBdr>
          <w:divsChild>
            <w:div w:id="1818304932">
              <w:marLeft w:val="0"/>
              <w:marRight w:val="0"/>
              <w:marTop w:val="0"/>
              <w:marBottom w:val="0"/>
              <w:divBdr>
                <w:top w:val="none" w:sz="0" w:space="0" w:color="auto"/>
                <w:left w:val="none" w:sz="0" w:space="0" w:color="auto"/>
                <w:bottom w:val="none" w:sz="0" w:space="0" w:color="auto"/>
                <w:right w:val="none" w:sz="0" w:space="0" w:color="auto"/>
              </w:divBdr>
              <w:divsChild>
                <w:div w:id="703364321">
                  <w:marLeft w:val="0"/>
                  <w:marRight w:val="0"/>
                  <w:marTop w:val="0"/>
                  <w:marBottom w:val="0"/>
                  <w:divBdr>
                    <w:top w:val="none" w:sz="0" w:space="0" w:color="auto"/>
                    <w:left w:val="none" w:sz="0" w:space="0" w:color="auto"/>
                    <w:bottom w:val="none" w:sz="0" w:space="0" w:color="auto"/>
                    <w:right w:val="none" w:sz="0" w:space="0" w:color="auto"/>
                  </w:divBdr>
                </w:div>
              </w:divsChild>
            </w:div>
            <w:div w:id="1194613994">
              <w:marLeft w:val="0"/>
              <w:marRight w:val="0"/>
              <w:marTop w:val="0"/>
              <w:marBottom w:val="0"/>
              <w:divBdr>
                <w:top w:val="none" w:sz="0" w:space="0" w:color="auto"/>
                <w:left w:val="none" w:sz="0" w:space="0" w:color="auto"/>
                <w:bottom w:val="none" w:sz="0" w:space="0" w:color="auto"/>
                <w:right w:val="none" w:sz="0" w:space="0" w:color="auto"/>
              </w:divBdr>
              <w:divsChild>
                <w:div w:id="15755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809">
      <w:bodyDiv w:val="1"/>
      <w:marLeft w:val="0"/>
      <w:marRight w:val="0"/>
      <w:marTop w:val="0"/>
      <w:marBottom w:val="0"/>
      <w:divBdr>
        <w:top w:val="none" w:sz="0" w:space="0" w:color="auto"/>
        <w:left w:val="none" w:sz="0" w:space="0" w:color="auto"/>
        <w:bottom w:val="none" w:sz="0" w:space="0" w:color="auto"/>
        <w:right w:val="none" w:sz="0" w:space="0" w:color="auto"/>
      </w:divBdr>
      <w:divsChild>
        <w:div w:id="1638028749">
          <w:marLeft w:val="0"/>
          <w:marRight w:val="0"/>
          <w:marTop w:val="0"/>
          <w:marBottom w:val="0"/>
          <w:divBdr>
            <w:top w:val="none" w:sz="0" w:space="0" w:color="auto"/>
            <w:left w:val="none" w:sz="0" w:space="0" w:color="auto"/>
            <w:bottom w:val="none" w:sz="0" w:space="0" w:color="auto"/>
            <w:right w:val="none" w:sz="0" w:space="0" w:color="auto"/>
          </w:divBdr>
        </w:div>
      </w:divsChild>
    </w:div>
    <w:div w:id="820075835">
      <w:bodyDiv w:val="1"/>
      <w:marLeft w:val="0"/>
      <w:marRight w:val="0"/>
      <w:marTop w:val="0"/>
      <w:marBottom w:val="0"/>
      <w:divBdr>
        <w:top w:val="none" w:sz="0" w:space="0" w:color="auto"/>
        <w:left w:val="none" w:sz="0" w:space="0" w:color="auto"/>
        <w:bottom w:val="none" w:sz="0" w:space="0" w:color="auto"/>
        <w:right w:val="none" w:sz="0" w:space="0" w:color="auto"/>
      </w:divBdr>
      <w:divsChild>
        <w:div w:id="459149127">
          <w:marLeft w:val="0"/>
          <w:marRight w:val="0"/>
          <w:marTop w:val="0"/>
          <w:marBottom w:val="0"/>
          <w:divBdr>
            <w:top w:val="none" w:sz="0" w:space="0" w:color="auto"/>
            <w:left w:val="none" w:sz="0" w:space="0" w:color="auto"/>
            <w:bottom w:val="none" w:sz="0" w:space="0" w:color="auto"/>
            <w:right w:val="none" w:sz="0" w:space="0" w:color="auto"/>
          </w:divBdr>
          <w:divsChild>
            <w:div w:id="1928148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831793370">
      <w:bodyDiv w:val="1"/>
      <w:marLeft w:val="0"/>
      <w:marRight w:val="0"/>
      <w:marTop w:val="0"/>
      <w:marBottom w:val="0"/>
      <w:divBdr>
        <w:top w:val="none" w:sz="0" w:space="0" w:color="auto"/>
        <w:left w:val="none" w:sz="0" w:space="0" w:color="auto"/>
        <w:bottom w:val="none" w:sz="0" w:space="0" w:color="auto"/>
        <w:right w:val="none" w:sz="0" w:space="0" w:color="auto"/>
      </w:divBdr>
      <w:divsChild>
        <w:div w:id="1031414437">
          <w:marLeft w:val="0"/>
          <w:marRight w:val="0"/>
          <w:marTop w:val="0"/>
          <w:marBottom w:val="0"/>
          <w:divBdr>
            <w:top w:val="none" w:sz="0" w:space="0" w:color="auto"/>
            <w:left w:val="none" w:sz="0" w:space="0" w:color="auto"/>
            <w:bottom w:val="none" w:sz="0" w:space="0" w:color="auto"/>
            <w:right w:val="none" w:sz="0" w:space="0" w:color="auto"/>
          </w:divBdr>
          <w:divsChild>
            <w:div w:id="1164585751">
              <w:marLeft w:val="0"/>
              <w:marRight w:val="450"/>
              <w:marTop w:val="0"/>
              <w:marBottom w:val="450"/>
              <w:divBdr>
                <w:top w:val="none" w:sz="0" w:space="0" w:color="auto"/>
                <w:left w:val="none" w:sz="0" w:space="0" w:color="auto"/>
                <w:bottom w:val="none" w:sz="0" w:space="0" w:color="auto"/>
                <w:right w:val="none" w:sz="0" w:space="0" w:color="auto"/>
              </w:divBdr>
            </w:div>
            <w:div w:id="677660080">
              <w:marLeft w:val="0"/>
              <w:marRight w:val="450"/>
              <w:marTop w:val="0"/>
              <w:marBottom w:val="450"/>
              <w:divBdr>
                <w:top w:val="none" w:sz="0" w:space="0" w:color="auto"/>
                <w:left w:val="none" w:sz="0" w:space="0" w:color="auto"/>
                <w:bottom w:val="none" w:sz="0" w:space="0" w:color="auto"/>
                <w:right w:val="none" w:sz="0" w:space="0" w:color="auto"/>
              </w:divBdr>
            </w:div>
            <w:div w:id="337855865">
              <w:marLeft w:val="0"/>
              <w:marRight w:val="450"/>
              <w:marTop w:val="0"/>
              <w:marBottom w:val="450"/>
              <w:divBdr>
                <w:top w:val="none" w:sz="0" w:space="0" w:color="auto"/>
                <w:left w:val="none" w:sz="0" w:space="0" w:color="auto"/>
                <w:bottom w:val="none" w:sz="0" w:space="0" w:color="auto"/>
                <w:right w:val="none" w:sz="0" w:space="0" w:color="auto"/>
              </w:divBdr>
            </w:div>
            <w:div w:id="1405372183">
              <w:marLeft w:val="0"/>
              <w:marRight w:val="450"/>
              <w:marTop w:val="0"/>
              <w:marBottom w:val="450"/>
              <w:divBdr>
                <w:top w:val="none" w:sz="0" w:space="0" w:color="auto"/>
                <w:left w:val="none" w:sz="0" w:space="0" w:color="auto"/>
                <w:bottom w:val="none" w:sz="0" w:space="0" w:color="auto"/>
                <w:right w:val="none" w:sz="0" w:space="0" w:color="auto"/>
              </w:divBdr>
            </w:div>
            <w:div w:id="452751528">
              <w:marLeft w:val="0"/>
              <w:marRight w:val="450"/>
              <w:marTop w:val="0"/>
              <w:marBottom w:val="450"/>
              <w:divBdr>
                <w:top w:val="none" w:sz="0" w:space="0" w:color="auto"/>
                <w:left w:val="none" w:sz="0" w:space="0" w:color="auto"/>
                <w:bottom w:val="none" w:sz="0" w:space="0" w:color="auto"/>
                <w:right w:val="none" w:sz="0" w:space="0" w:color="auto"/>
              </w:divBdr>
            </w:div>
            <w:div w:id="424880575">
              <w:marLeft w:val="0"/>
              <w:marRight w:val="450"/>
              <w:marTop w:val="0"/>
              <w:marBottom w:val="450"/>
              <w:divBdr>
                <w:top w:val="none" w:sz="0" w:space="0" w:color="auto"/>
                <w:left w:val="none" w:sz="0" w:space="0" w:color="auto"/>
                <w:bottom w:val="none" w:sz="0" w:space="0" w:color="auto"/>
                <w:right w:val="none" w:sz="0" w:space="0" w:color="auto"/>
              </w:divBdr>
            </w:div>
            <w:div w:id="182288149">
              <w:marLeft w:val="0"/>
              <w:marRight w:val="450"/>
              <w:marTop w:val="0"/>
              <w:marBottom w:val="450"/>
              <w:divBdr>
                <w:top w:val="none" w:sz="0" w:space="0" w:color="auto"/>
                <w:left w:val="none" w:sz="0" w:space="0" w:color="auto"/>
                <w:bottom w:val="none" w:sz="0" w:space="0" w:color="auto"/>
                <w:right w:val="none" w:sz="0" w:space="0" w:color="auto"/>
              </w:divBdr>
            </w:div>
            <w:div w:id="1959943686">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840242909">
      <w:bodyDiv w:val="1"/>
      <w:marLeft w:val="0"/>
      <w:marRight w:val="0"/>
      <w:marTop w:val="0"/>
      <w:marBottom w:val="0"/>
      <w:divBdr>
        <w:top w:val="none" w:sz="0" w:space="0" w:color="auto"/>
        <w:left w:val="none" w:sz="0" w:space="0" w:color="auto"/>
        <w:bottom w:val="none" w:sz="0" w:space="0" w:color="auto"/>
        <w:right w:val="none" w:sz="0" w:space="0" w:color="auto"/>
      </w:divBdr>
    </w:div>
    <w:div w:id="847714795">
      <w:bodyDiv w:val="1"/>
      <w:marLeft w:val="0"/>
      <w:marRight w:val="0"/>
      <w:marTop w:val="0"/>
      <w:marBottom w:val="0"/>
      <w:divBdr>
        <w:top w:val="none" w:sz="0" w:space="0" w:color="auto"/>
        <w:left w:val="none" w:sz="0" w:space="0" w:color="auto"/>
        <w:bottom w:val="none" w:sz="0" w:space="0" w:color="auto"/>
        <w:right w:val="none" w:sz="0" w:space="0" w:color="auto"/>
      </w:divBdr>
    </w:div>
    <w:div w:id="909533555">
      <w:bodyDiv w:val="1"/>
      <w:marLeft w:val="0"/>
      <w:marRight w:val="0"/>
      <w:marTop w:val="0"/>
      <w:marBottom w:val="0"/>
      <w:divBdr>
        <w:top w:val="none" w:sz="0" w:space="0" w:color="auto"/>
        <w:left w:val="none" w:sz="0" w:space="0" w:color="auto"/>
        <w:bottom w:val="none" w:sz="0" w:space="0" w:color="auto"/>
        <w:right w:val="none" w:sz="0" w:space="0" w:color="auto"/>
      </w:divBdr>
      <w:divsChild>
        <w:div w:id="228460689">
          <w:marLeft w:val="0"/>
          <w:marRight w:val="0"/>
          <w:marTop w:val="0"/>
          <w:marBottom w:val="0"/>
          <w:divBdr>
            <w:top w:val="none" w:sz="0" w:space="0" w:color="auto"/>
            <w:left w:val="none" w:sz="0" w:space="0" w:color="auto"/>
            <w:bottom w:val="none" w:sz="0" w:space="0" w:color="auto"/>
            <w:right w:val="none" w:sz="0" w:space="0" w:color="auto"/>
          </w:divBdr>
        </w:div>
      </w:divsChild>
    </w:div>
    <w:div w:id="909538786">
      <w:bodyDiv w:val="1"/>
      <w:marLeft w:val="0"/>
      <w:marRight w:val="0"/>
      <w:marTop w:val="0"/>
      <w:marBottom w:val="0"/>
      <w:divBdr>
        <w:top w:val="none" w:sz="0" w:space="0" w:color="auto"/>
        <w:left w:val="none" w:sz="0" w:space="0" w:color="auto"/>
        <w:bottom w:val="none" w:sz="0" w:space="0" w:color="auto"/>
        <w:right w:val="none" w:sz="0" w:space="0" w:color="auto"/>
      </w:divBdr>
      <w:divsChild>
        <w:div w:id="349526377">
          <w:marLeft w:val="0"/>
          <w:marRight w:val="0"/>
          <w:marTop w:val="0"/>
          <w:marBottom w:val="0"/>
          <w:divBdr>
            <w:top w:val="none" w:sz="0" w:space="0" w:color="auto"/>
            <w:left w:val="none" w:sz="0" w:space="0" w:color="auto"/>
            <w:bottom w:val="none" w:sz="0" w:space="0" w:color="auto"/>
            <w:right w:val="none" w:sz="0" w:space="0" w:color="auto"/>
          </w:divBdr>
          <w:divsChild>
            <w:div w:id="1252080361">
              <w:marLeft w:val="0"/>
              <w:marRight w:val="0"/>
              <w:marTop w:val="0"/>
              <w:marBottom w:val="0"/>
              <w:divBdr>
                <w:top w:val="none" w:sz="0" w:space="0" w:color="auto"/>
                <w:left w:val="none" w:sz="0" w:space="0" w:color="auto"/>
                <w:bottom w:val="none" w:sz="0" w:space="0" w:color="auto"/>
                <w:right w:val="none" w:sz="0" w:space="0" w:color="auto"/>
              </w:divBdr>
              <w:divsChild>
                <w:div w:id="225410579">
                  <w:marLeft w:val="0"/>
                  <w:marRight w:val="0"/>
                  <w:marTop w:val="0"/>
                  <w:marBottom w:val="0"/>
                  <w:divBdr>
                    <w:top w:val="none" w:sz="0" w:space="0" w:color="auto"/>
                    <w:left w:val="none" w:sz="0" w:space="0" w:color="auto"/>
                    <w:bottom w:val="none" w:sz="0" w:space="0" w:color="auto"/>
                    <w:right w:val="none" w:sz="0" w:space="0" w:color="auto"/>
                  </w:divBdr>
                </w:div>
              </w:divsChild>
            </w:div>
            <w:div w:id="1925649826">
              <w:marLeft w:val="0"/>
              <w:marRight w:val="0"/>
              <w:marTop w:val="0"/>
              <w:marBottom w:val="0"/>
              <w:divBdr>
                <w:top w:val="none" w:sz="0" w:space="0" w:color="auto"/>
                <w:left w:val="none" w:sz="0" w:space="0" w:color="auto"/>
                <w:bottom w:val="none" w:sz="0" w:space="0" w:color="auto"/>
                <w:right w:val="none" w:sz="0" w:space="0" w:color="auto"/>
              </w:divBdr>
              <w:divsChild>
                <w:div w:id="408961622">
                  <w:marLeft w:val="0"/>
                  <w:marRight w:val="0"/>
                  <w:marTop w:val="0"/>
                  <w:marBottom w:val="0"/>
                  <w:divBdr>
                    <w:top w:val="none" w:sz="0" w:space="0" w:color="auto"/>
                    <w:left w:val="none" w:sz="0" w:space="0" w:color="auto"/>
                    <w:bottom w:val="none" w:sz="0" w:space="0" w:color="auto"/>
                    <w:right w:val="none" w:sz="0" w:space="0" w:color="auto"/>
                  </w:divBdr>
                </w:div>
              </w:divsChild>
            </w:div>
            <w:div w:id="2061512317">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sChild>
    </w:div>
    <w:div w:id="919371340">
      <w:bodyDiv w:val="1"/>
      <w:marLeft w:val="0"/>
      <w:marRight w:val="0"/>
      <w:marTop w:val="0"/>
      <w:marBottom w:val="0"/>
      <w:divBdr>
        <w:top w:val="none" w:sz="0" w:space="0" w:color="auto"/>
        <w:left w:val="none" w:sz="0" w:space="0" w:color="auto"/>
        <w:bottom w:val="none" w:sz="0" w:space="0" w:color="auto"/>
        <w:right w:val="none" w:sz="0" w:space="0" w:color="auto"/>
      </w:divBdr>
      <w:divsChild>
        <w:div w:id="1585333197">
          <w:marLeft w:val="0"/>
          <w:marRight w:val="0"/>
          <w:marTop w:val="0"/>
          <w:marBottom w:val="0"/>
          <w:divBdr>
            <w:top w:val="none" w:sz="0" w:space="0" w:color="auto"/>
            <w:left w:val="none" w:sz="0" w:space="0" w:color="auto"/>
            <w:bottom w:val="none" w:sz="0" w:space="0" w:color="auto"/>
            <w:right w:val="none" w:sz="0" w:space="0" w:color="auto"/>
          </w:divBdr>
        </w:div>
      </w:divsChild>
    </w:div>
    <w:div w:id="957685440">
      <w:bodyDiv w:val="1"/>
      <w:marLeft w:val="0"/>
      <w:marRight w:val="0"/>
      <w:marTop w:val="0"/>
      <w:marBottom w:val="0"/>
      <w:divBdr>
        <w:top w:val="none" w:sz="0" w:space="0" w:color="auto"/>
        <w:left w:val="none" w:sz="0" w:space="0" w:color="auto"/>
        <w:bottom w:val="none" w:sz="0" w:space="0" w:color="auto"/>
        <w:right w:val="none" w:sz="0" w:space="0" w:color="auto"/>
      </w:divBdr>
      <w:divsChild>
        <w:div w:id="127821386">
          <w:marLeft w:val="0"/>
          <w:marRight w:val="0"/>
          <w:marTop w:val="0"/>
          <w:marBottom w:val="0"/>
          <w:divBdr>
            <w:top w:val="none" w:sz="0" w:space="0" w:color="auto"/>
            <w:left w:val="none" w:sz="0" w:space="0" w:color="auto"/>
            <w:bottom w:val="none" w:sz="0" w:space="0" w:color="auto"/>
            <w:right w:val="none" w:sz="0" w:space="0" w:color="auto"/>
          </w:divBdr>
          <w:divsChild>
            <w:div w:id="342829890">
              <w:marLeft w:val="0"/>
              <w:marRight w:val="0"/>
              <w:marTop w:val="0"/>
              <w:marBottom w:val="0"/>
              <w:divBdr>
                <w:top w:val="none" w:sz="0" w:space="0" w:color="auto"/>
                <w:left w:val="none" w:sz="0" w:space="0" w:color="auto"/>
                <w:bottom w:val="none" w:sz="0" w:space="0" w:color="auto"/>
                <w:right w:val="none" w:sz="0" w:space="0" w:color="auto"/>
              </w:divBdr>
              <w:divsChild>
                <w:div w:id="1791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859767">
      <w:bodyDiv w:val="1"/>
      <w:marLeft w:val="0"/>
      <w:marRight w:val="0"/>
      <w:marTop w:val="0"/>
      <w:marBottom w:val="0"/>
      <w:divBdr>
        <w:top w:val="none" w:sz="0" w:space="0" w:color="auto"/>
        <w:left w:val="none" w:sz="0" w:space="0" w:color="auto"/>
        <w:bottom w:val="none" w:sz="0" w:space="0" w:color="auto"/>
        <w:right w:val="none" w:sz="0" w:space="0" w:color="auto"/>
      </w:divBdr>
      <w:divsChild>
        <w:div w:id="1088690557">
          <w:marLeft w:val="0"/>
          <w:marRight w:val="0"/>
          <w:marTop w:val="0"/>
          <w:marBottom w:val="0"/>
          <w:divBdr>
            <w:top w:val="none" w:sz="0" w:space="0" w:color="auto"/>
            <w:left w:val="none" w:sz="0" w:space="0" w:color="auto"/>
            <w:bottom w:val="none" w:sz="0" w:space="0" w:color="auto"/>
            <w:right w:val="none" w:sz="0" w:space="0" w:color="auto"/>
          </w:divBdr>
          <w:divsChild>
            <w:div w:id="14411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18544">
      <w:bodyDiv w:val="1"/>
      <w:marLeft w:val="0"/>
      <w:marRight w:val="0"/>
      <w:marTop w:val="0"/>
      <w:marBottom w:val="0"/>
      <w:divBdr>
        <w:top w:val="none" w:sz="0" w:space="0" w:color="auto"/>
        <w:left w:val="none" w:sz="0" w:space="0" w:color="auto"/>
        <w:bottom w:val="none" w:sz="0" w:space="0" w:color="auto"/>
        <w:right w:val="none" w:sz="0" w:space="0" w:color="auto"/>
      </w:divBdr>
      <w:divsChild>
        <w:div w:id="1153717283">
          <w:marLeft w:val="0"/>
          <w:marRight w:val="0"/>
          <w:marTop w:val="0"/>
          <w:marBottom w:val="0"/>
          <w:divBdr>
            <w:top w:val="none" w:sz="0" w:space="0" w:color="auto"/>
            <w:left w:val="none" w:sz="0" w:space="0" w:color="auto"/>
            <w:bottom w:val="none" w:sz="0" w:space="0" w:color="auto"/>
            <w:right w:val="none" w:sz="0" w:space="0" w:color="auto"/>
          </w:divBdr>
          <w:divsChild>
            <w:div w:id="1168399849">
              <w:marLeft w:val="0"/>
              <w:marRight w:val="0"/>
              <w:marTop w:val="0"/>
              <w:marBottom w:val="0"/>
              <w:divBdr>
                <w:top w:val="none" w:sz="0" w:space="0" w:color="auto"/>
                <w:left w:val="none" w:sz="0" w:space="0" w:color="auto"/>
                <w:bottom w:val="none" w:sz="0" w:space="0" w:color="auto"/>
                <w:right w:val="none" w:sz="0" w:space="0" w:color="auto"/>
              </w:divBdr>
            </w:div>
          </w:divsChild>
        </w:div>
        <w:div w:id="1332609270">
          <w:marLeft w:val="0"/>
          <w:marRight w:val="0"/>
          <w:marTop w:val="0"/>
          <w:marBottom w:val="0"/>
          <w:divBdr>
            <w:top w:val="none" w:sz="0" w:space="0" w:color="auto"/>
            <w:left w:val="none" w:sz="0" w:space="0" w:color="auto"/>
            <w:bottom w:val="none" w:sz="0" w:space="0" w:color="auto"/>
            <w:right w:val="none" w:sz="0" w:space="0" w:color="auto"/>
          </w:divBdr>
          <w:divsChild>
            <w:div w:id="1887912379">
              <w:marLeft w:val="0"/>
              <w:marRight w:val="0"/>
              <w:marTop w:val="0"/>
              <w:marBottom w:val="0"/>
              <w:divBdr>
                <w:top w:val="none" w:sz="0" w:space="0" w:color="auto"/>
                <w:left w:val="none" w:sz="0" w:space="0" w:color="auto"/>
                <w:bottom w:val="none" w:sz="0" w:space="0" w:color="auto"/>
                <w:right w:val="none" w:sz="0" w:space="0" w:color="auto"/>
              </w:divBdr>
            </w:div>
          </w:divsChild>
        </w:div>
        <w:div w:id="1599098021">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1028606429">
      <w:bodyDiv w:val="1"/>
      <w:marLeft w:val="0"/>
      <w:marRight w:val="0"/>
      <w:marTop w:val="0"/>
      <w:marBottom w:val="0"/>
      <w:divBdr>
        <w:top w:val="none" w:sz="0" w:space="0" w:color="auto"/>
        <w:left w:val="none" w:sz="0" w:space="0" w:color="auto"/>
        <w:bottom w:val="none" w:sz="0" w:space="0" w:color="auto"/>
        <w:right w:val="none" w:sz="0" w:space="0" w:color="auto"/>
      </w:divBdr>
      <w:divsChild>
        <w:div w:id="2046444764">
          <w:marLeft w:val="0"/>
          <w:marRight w:val="0"/>
          <w:marTop w:val="0"/>
          <w:marBottom w:val="0"/>
          <w:divBdr>
            <w:top w:val="none" w:sz="0" w:space="0" w:color="auto"/>
            <w:left w:val="none" w:sz="0" w:space="0" w:color="auto"/>
            <w:bottom w:val="none" w:sz="0" w:space="0" w:color="auto"/>
            <w:right w:val="none" w:sz="0" w:space="0" w:color="auto"/>
          </w:divBdr>
        </w:div>
      </w:divsChild>
    </w:div>
    <w:div w:id="1031300767">
      <w:bodyDiv w:val="1"/>
      <w:marLeft w:val="0"/>
      <w:marRight w:val="0"/>
      <w:marTop w:val="0"/>
      <w:marBottom w:val="0"/>
      <w:divBdr>
        <w:top w:val="none" w:sz="0" w:space="0" w:color="auto"/>
        <w:left w:val="none" w:sz="0" w:space="0" w:color="auto"/>
        <w:bottom w:val="none" w:sz="0" w:space="0" w:color="auto"/>
        <w:right w:val="none" w:sz="0" w:space="0" w:color="auto"/>
      </w:divBdr>
    </w:div>
    <w:div w:id="1040588201">
      <w:bodyDiv w:val="1"/>
      <w:marLeft w:val="0"/>
      <w:marRight w:val="0"/>
      <w:marTop w:val="0"/>
      <w:marBottom w:val="0"/>
      <w:divBdr>
        <w:top w:val="none" w:sz="0" w:space="0" w:color="auto"/>
        <w:left w:val="none" w:sz="0" w:space="0" w:color="auto"/>
        <w:bottom w:val="none" w:sz="0" w:space="0" w:color="auto"/>
        <w:right w:val="none" w:sz="0" w:space="0" w:color="auto"/>
      </w:divBdr>
    </w:div>
    <w:div w:id="1047026544">
      <w:bodyDiv w:val="1"/>
      <w:marLeft w:val="0"/>
      <w:marRight w:val="0"/>
      <w:marTop w:val="0"/>
      <w:marBottom w:val="0"/>
      <w:divBdr>
        <w:top w:val="none" w:sz="0" w:space="0" w:color="auto"/>
        <w:left w:val="none" w:sz="0" w:space="0" w:color="auto"/>
        <w:bottom w:val="none" w:sz="0" w:space="0" w:color="auto"/>
        <w:right w:val="none" w:sz="0" w:space="0" w:color="auto"/>
      </w:divBdr>
    </w:div>
    <w:div w:id="1054815217">
      <w:bodyDiv w:val="1"/>
      <w:marLeft w:val="0"/>
      <w:marRight w:val="0"/>
      <w:marTop w:val="0"/>
      <w:marBottom w:val="0"/>
      <w:divBdr>
        <w:top w:val="none" w:sz="0" w:space="0" w:color="auto"/>
        <w:left w:val="none" w:sz="0" w:space="0" w:color="auto"/>
        <w:bottom w:val="none" w:sz="0" w:space="0" w:color="auto"/>
        <w:right w:val="none" w:sz="0" w:space="0" w:color="auto"/>
      </w:divBdr>
      <w:divsChild>
        <w:div w:id="1802528461">
          <w:marLeft w:val="0"/>
          <w:marRight w:val="0"/>
          <w:marTop w:val="0"/>
          <w:marBottom w:val="450"/>
          <w:divBdr>
            <w:top w:val="none" w:sz="0" w:space="0" w:color="auto"/>
            <w:left w:val="none" w:sz="0" w:space="0" w:color="auto"/>
            <w:bottom w:val="none" w:sz="0" w:space="0" w:color="auto"/>
            <w:right w:val="none" w:sz="0" w:space="0" w:color="auto"/>
          </w:divBdr>
        </w:div>
      </w:divsChild>
    </w:div>
    <w:div w:id="1057313895">
      <w:bodyDiv w:val="1"/>
      <w:marLeft w:val="0"/>
      <w:marRight w:val="0"/>
      <w:marTop w:val="0"/>
      <w:marBottom w:val="0"/>
      <w:divBdr>
        <w:top w:val="none" w:sz="0" w:space="0" w:color="auto"/>
        <w:left w:val="none" w:sz="0" w:space="0" w:color="auto"/>
        <w:bottom w:val="none" w:sz="0" w:space="0" w:color="auto"/>
        <w:right w:val="none" w:sz="0" w:space="0" w:color="auto"/>
      </w:divBdr>
      <w:divsChild>
        <w:div w:id="1635914922">
          <w:marLeft w:val="0"/>
          <w:marRight w:val="0"/>
          <w:marTop w:val="0"/>
          <w:marBottom w:val="450"/>
          <w:divBdr>
            <w:top w:val="none" w:sz="0" w:space="0" w:color="auto"/>
            <w:left w:val="none" w:sz="0" w:space="0" w:color="auto"/>
            <w:bottom w:val="none" w:sz="0" w:space="0" w:color="auto"/>
            <w:right w:val="none" w:sz="0" w:space="0" w:color="auto"/>
          </w:divBdr>
        </w:div>
      </w:divsChild>
    </w:div>
    <w:div w:id="1060129975">
      <w:bodyDiv w:val="1"/>
      <w:marLeft w:val="0"/>
      <w:marRight w:val="0"/>
      <w:marTop w:val="0"/>
      <w:marBottom w:val="0"/>
      <w:divBdr>
        <w:top w:val="none" w:sz="0" w:space="0" w:color="auto"/>
        <w:left w:val="none" w:sz="0" w:space="0" w:color="auto"/>
        <w:bottom w:val="none" w:sz="0" w:space="0" w:color="auto"/>
        <w:right w:val="none" w:sz="0" w:space="0" w:color="auto"/>
      </w:divBdr>
    </w:div>
    <w:div w:id="1085952060">
      <w:bodyDiv w:val="1"/>
      <w:marLeft w:val="0"/>
      <w:marRight w:val="0"/>
      <w:marTop w:val="0"/>
      <w:marBottom w:val="0"/>
      <w:divBdr>
        <w:top w:val="none" w:sz="0" w:space="0" w:color="auto"/>
        <w:left w:val="none" w:sz="0" w:space="0" w:color="auto"/>
        <w:bottom w:val="none" w:sz="0" w:space="0" w:color="auto"/>
        <w:right w:val="none" w:sz="0" w:space="0" w:color="auto"/>
      </w:divBdr>
      <w:divsChild>
        <w:div w:id="19361107">
          <w:marLeft w:val="0"/>
          <w:marRight w:val="0"/>
          <w:marTop w:val="0"/>
          <w:marBottom w:val="0"/>
          <w:divBdr>
            <w:top w:val="none" w:sz="0" w:space="0" w:color="auto"/>
            <w:left w:val="none" w:sz="0" w:space="0" w:color="auto"/>
            <w:bottom w:val="none" w:sz="0" w:space="0" w:color="auto"/>
            <w:right w:val="none" w:sz="0" w:space="0" w:color="auto"/>
          </w:divBdr>
          <w:divsChild>
            <w:div w:id="1328434905">
              <w:marLeft w:val="0"/>
              <w:marRight w:val="0"/>
              <w:marTop w:val="0"/>
              <w:marBottom w:val="0"/>
              <w:divBdr>
                <w:top w:val="none" w:sz="0" w:space="0" w:color="auto"/>
                <w:left w:val="none" w:sz="0" w:space="0" w:color="auto"/>
                <w:bottom w:val="none" w:sz="0" w:space="0" w:color="auto"/>
                <w:right w:val="none" w:sz="0" w:space="0" w:color="auto"/>
              </w:divBdr>
              <w:divsChild>
                <w:div w:id="219556472">
                  <w:marLeft w:val="0"/>
                  <w:marRight w:val="0"/>
                  <w:marTop w:val="0"/>
                  <w:marBottom w:val="0"/>
                  <w:divBdr>
                    <w:top w:val="none" w:sz="0" w:space="0" w:color="auto"/>
                    <w:left w:val="none" w:sz="0" w:space="0" w:color="auto"/>
                    <w:bottom w:val="none" w:sz="0" w:space="0" w:color="auto"/>
                    <w:right w:val="none" w:sz="0" w:space="0" w:color="auto"/>
                  </w:divBdr>
                </w:div>
              </w:divsChild>
            </w:div>
            <w:div w:id="75794695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086221284">
      <w:bodyDiv w:val="1"/>
      <w:marLeft w:val="0"/>
      <w:marRight w:val="0"/>
      <w:marTop w:val="0"/>
      <w:marBottom w:val="0"/>
      <w:divBdr>
        <w:top w:val="none" w:sz="0" w:space="0" w:color="auto"/>
        <w:left w:val="none" w:sz="0" w:space="0" w:color="auto"/>
        <w:bottom w:val="none" w:sz="0" w:space="0" w:color="auto"/>
        <w:right w:val="none" w:sz="0" w:space="0" w:color="auto"/>
      </w:divBdr>
    </w:div>
    <w:div w:id="1092436017">
      <w:bodyDiv w:val="1"/>
      <w:marLeft w:val="0"/>
      <w:marRight w:val="0"/>
      <w:marTop w:val="0"/>
      <w:marBottom w:val="0"/>
      <w:divBdr>
        <w:top w:val="none" w:sz="0" w:space="0" w:color="auto"/>
        <w:left w:val="none" w:sz="0" w:space="0" w:color="auto"/>
        <w:bottom w:val="none" w:sz="0" w:space="0" w:color="auto"/>
        <w:right w:val="none" w:sz="0" w:space="0" w:color="auto"/>
      </w:divBdr>
      <w:divsChild>
        <w:div w:id="1902672559">
          <w:marLeft w:val="0"/>
          <w:marRight w:val="0"/>
          <w:marTop w:val="0"/>
          <w:marBottom w:val="0"/>
          <w:divBdr>
            <w:top w:val="none" w:sz="0" w:space="0" w:color="auto"/>
            <w:left w:val="none" w:sz="0" w:space="0" w:color="auto"/>
            <w:bottom w:val="none" w:sz="0" w:space="0" w:color="auto"/>
            <w:right w:val="none" w:sz="0" w:space="0" w:color="auto"/>
          </w:divBdr>
          <w:divsChild>
            <w:div w:id="1142891213">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1103845873">
      <w:bodyDiv w:val="1"/>
      <w:marLeft w:val="0"/>
      <w:marRight w:val="0"/>
      <w:marTop w:val="0"/>
      <w:marBottom w:val="0"/>
      <w:divBdr>
        <w:top w:val="none" w:sz="0" w:space="0" w:color="auto"/>
        <w:left w:val="none" w:sz="0" w:space="0" w:color="auto"/>
        <w:bottom w:val="none" w:sz="0" w:space="0" w:color="auto"/>
        <w:right w:val="none" w:sz="0" w:space="0" w:color="auto"/>
      </w:divBdr>
      <w:divsChild>
        <w:div w:id="596720726">
          <w:marLeft w:val="0"/>
          <w:marRight w:val="0"/>
          <w:marTop w:val="0"/>
          <w:marBottom w:val="450"/>
          <w:divBdr>
            <w:top w:val="none" w:sz="0" w:space="0" w:color="auto"/>
            <w:left w:val="none" w:sz="0" w:space="0" w:color="auto"/>
            <w:bottom w:val="none" w:sz="0" w:space="0" w:color="auto"/>
            <w:right w:val="none" w:sz="0" w:space="0" w:color="auto"/>
          </w:divBdr>
        </w:div>
        <w:div w:id="1186595876">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760640546">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185094955">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86168975">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02593998">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1133789378">
      <w:bodyDiv w:val="1"/>
      <w:marLeft w:val="0"/>
      <w:marRight w:val="0"/>
      <w:marTop w:val="0"/>
      <w:marBottom w:val="0"/>
      <w:divBdr>
        <w:top w:val="none" w:sz="0" w:space="0" w:color="auto"/>
        <w:left w:val="none" w:sz="0" w:space="0" w:color="auto"/>
        <w:bottom w:val="none" w:sz="0" w:space="0" w:color="auto"/>
        <w:right w:val="none" w:sz="0" w:space="0" w:color="auto"/>
      </w:divBdr>
    </w:div>
    <w:div w:id="1141071972">
      <w:bodyDiv w:val="1"/>
      <w:marLeft w:val="0"/>
      <w:marRight w:val="0"/>
      <w:marTop w:val="0"/>
      <w:marBottom w:val="0"/>
      <w:divBdr>
        <w:top w:val="none" w:sz="0" w:space="0" w:color="auto"/>
        <w:left w:val="none" w:sz="0" w:space="0" w:color="auto"/>
        <w:bottom w:val="none" w:sz="0" w:space="0" w:color="auto"/>
        <w:right w:val="none" w:sz="0" w:space="0" w:color="auto"/>
      </w:divBdr>
    </w:div>
    <w:div w:id="1159687965">
      <w:bodyDiv w:val="1"/>
      <w:marLeft w:val="0"/>
      <w:marRight w:val="0"/>
      <w:marTop w:val="0"/>
      <w:marBottom w:val="0"/>
      <w:divBdr>
        <w:top w:val="none" w:sz="0" w:space="0" w:color="auto"/>
        <w:left w:val="none" w:sz="0" w:space="0" w:color="auto"/>
        <w:bottom w:val="none" w:sz="0" w:space="0" w:color="auto"/>
        <w:right w:val="none" w:sz="0" w:space="0" w:color="auto"/>
      </w:divBdr>
    </w:div>
    <w:div w:id="1161697204">
      <w:bodyDiv w:val="1"/>
      <w:marLeft w:val="0"/>
      <w:marRight w:val="0"/>
      <w:marTop w:val="0"/>
      <w:marBottom w:val="0"/>
      <w:divBdr>
        <w:top w:val="none" w:sz="0" w:space="0" w:color="auto"/>
        <w:left w:val="none" w:sz="0" w:space="0" w:color="auto"/>
        <w:bottom w:val="none" w:sz="0" w:space="0" w:color="auto"/>
        <w:right w:val="none" w:sz="0" w:space="0" w:color="auto"/>
      </w:divBdr>
    </w:div>
    <w:div w:id="1169832505">
      <w:bodyDiv w:val="1"/>
      <w:marLeft w:val="0"/>
      <w:marRight w:val="0"/>
      <w:marTop w:val="0"/>
      <w:marBottom w:val="0"/>
      <w:divBdr>
        <w:top w:val="none" w:sz="0" w:space="0" w:color="auto"/>
        <w:left w:val="none" w:sz="0" w:space="0" w:color="auto"/>
        <w:bottom w:val="none" w:sz="0" w:space="0" w:color="auto"/>
        <w:right w:val="none" w:sz="0" w:space="0" w:color="auto"/>
      </w:divBdr>
    </w:div>
    <w:div w:id="1183982716">
      <w:bodyDiv w:val="1"/>
      <w:marLeft w:val="0"/>
      <w:marRight w:val="0"/>
      <w:marTop w:val="0"/>
      <w:marBottom w:val="0"/>
      <w:divBdr>
        <w:top w:val="none" w:sz="0" w:space="0" w:color="auto"/>
        <w:left w:val="none" w:sz="0" w:space="0" w:color="auto"/>
        <w:bottom w:val="none" w:sz="0" w:space="0" w:color="auto"/>
        <w:right w:val="none" w:sz="0" w:space="0" w:color="auto"/>
      </w:divBdr>
      <w:divsChild>
        <w:div w:id="1359157578">
          <w:marLeft w:val="0"/>
          <w:marRight w:val="0"/>
          <w:marTop w:val="0"/>
          <w:marBottom w:val="0"/>
          <w:divBdr>
            <w:top w:val="none" w:sz="0" w:space="0" w:color="auto"/>
            <w:left w:val="none" w:sz="0" w:space="0" w:color="auto"/>
            <w:bottom w:val="none" w:sz="0" w:space="0" w:color="auto"/>
            <w:right w:val="none" w:sz="0" w:space="0" w:color="auto"/>
          </w:divBdr>
          <w:divsChild>
            <w:div w:id="133790168">
              <w:marLeft w:val="0"/>
              <w:marRight w:val="450"/>
              <w:marTop w:val="0"/>
              <w:marBottom w:val="450"/>
              <w:divBdr>
                <w:top w:val="none" w:sz="0" w:space="0" w:color="auto"/>
                <w:left w:val="none" w:sz="0" w:space="0" w:color="auto"/>
                <w:bottom w:val="none" w:sz="0" w:space="0" w:color="auto"/>
                <w:right w:val="none" w:sz="0" w:space="0" w:color="auto"/>
              </w:divBdr>
            </w:div>
            <w:div w:id="692615422">
              <w:marLeft w:val="0"/>
              <w:marRight w:val="0"/>
              <w:marTop w:val="0"/>
              <w:marBottom w:val="0"/>
              <w:divBdr>
                <w:top w:val="none" w:sz="0" w:space="0" w:color="auto"/>
                <w:left w:val="none" w:sz="0" w:space="0" w:color="auto"/>
                <w:bottom w:val="none" w:sz="0" w:space="0" w:color="auto"/>
                <w:right w:val="none" w:sz="0" w:space="0" w:color="auto"/>
              </w:divBdr>
              <w:divsChild>
                <w:div w:id="869996316">
                  <w:marLeft w:val="0"/>
                  <w:marRight w:val="0"/>
                  <w:marTop w:val="0"/>
                  <w:marBottom w:val="0"/>
                  <w:divBdr>
                    <w:top w:val="none" w:sz="0" w:space="0" w:color="auto"/>
                    <w:left w:val="none" w:sz="0" w:space="0" w:color="auto"/>
                    <w:bottom w:val="none" w:sz="0" w:space="0" w:color="auto"/>
                    <w:right w:val="none" w:sz="0" w:space="0" w:color="auto"/>
                  </w:divBdr>
                </w:div>
              </w:divsChild>
            </w:div>
            <w:div w:id="1701081592">
              <w:marLeft w:val="0"/>
              <w:marRight w:val="0"/>
              <w:marTop w:val="0"/>
              <w:marBottom w:val="450"/>
              <w:divBdr>
                <w:top w:val="none" w:sz="0" w:space="0" w:color="auto"/>
                <w:left w:val="none" w:sz="0" w:space="0" w:color="auto"/>
                <w:bottom w:val="none" w:sz="0" w:space="0" w:color="auto"/>
                <w:right w:val="none" w:sz="0" w:space="0" w:color="auto"/>
              </w:divBdr>
            </w:div>
            <w:div w:id="1514227484">
              <w:marLeft w:val="0"/>
              <w:marRight w:val="450"/>
              <w:marTop w:val="0"/>
              <w:marBottom w:val="450"/>
              <w:divBdr>
                <w:top w:val="none" w:sz="0" w:space="0" w:color="auto"/>
                <w:left w:val="none" w:sz="0" w:space="0" w:color="auto"/>
                <w:bottom w:val="none" w:sz="0" w:space="0" w:color="auto"/>
                <w:right w:val="none" w:sz="0" w:space="0" w:color="auto"/>
              </w:divBdr>
            </w:div>
            <w:div w:id="633365291">
              <w:marLeft w:val="0"/>
              <w:marRight w:val="450"/>
              <w:marTop w:val="0"/>
              <w:marBottom w:val="450"/>
              <w:divBdr>
                <w:top w:val="none" w:sz="0" w:space="0" w:color="auto"/>
                <w:left w:val="none" w:sz="0" w:space="0" w:color="auto"/>
                <w:bottom w:val="none" w:sz="0" w:space="0" w:color="auto"/>
                <w:right w:val="none" w:sz="0" w:space="0" w:color="auto"/>
              </w:divBdr>
            </w:div>
            <w:div w:id="21026773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284000435">
      <w:bodyDiv w:val="1"/>
      <w:marLeft w:val="0"/>
      <w:marRight w:val="0"/>
      <w:marTop w:val="0"/>
      <w:marBottom w:val="0"/>
      <w:divBdr>
        <w:top w:val="none" w:sz="0" w:space="0" w:color="auto"/>
        <w:left w:val="none" w:sz="0" w:space="0" w:color="auto"/>
        <w:bottom w:val="none" w:sz="0" w:space="0" w:color="auto"/>
        <w:right w:val="none" w:sz="0" w:space="0" w:color="auto"/>
      </w:divBdr>
      <w:divsChild>
        <w:div w:id="613482905">
          <w:marLeft w:val="0"/>
          <w:marRight w:val="0"/>
          <w:marTop w:val="0"/>
          <w:marBottom w:val="0"/>
          <w:divBdr>
            <w:top w:val="none" w:sz="0" w:space="0" w:color="auto"/>
            <w:left w:val="none" w:sz="0" w:space="0" w:color="auto"/>
            <w:bottom w:val="none" w:sz="0" w:space="0" w:color="auto"/>
            <w:right w:val="none" w:sz="0" w:space="0" w:color="auto"/>
          </w:divBdr>
          <w:divsChild>
            <w:div w:id="159909397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305887194">
      <w:bodyDiv w:val="1"/>
      <w:marLeft w:val="0"/>
      <w:marRight w:val="0"/>
      <w:marTop w:val="0"/>
      <w:marBottom w:val="0"/>
      <w:divBdr>
        <w:top w:val="none" w:sz="0" w:space="0" w:color="auto"/>
        <w:left w:val="none" w:sz="0" w:space="0" w:color="auto"/>
        <w:bottom w:val="none" w:sz="0" w:space="0" w:color="auto"/>
        <w:right w:val="none" w:sz="0" w:space="0" w:color="auto"/>
      </w:divBdr>
    </w:div>
    <w:div w:id="1307317875">
      <w:bodyDiv w:val="1"/>
      <w:marLeft w:val="0"/>
      <w:marRight w:val="0"/>
      <w:marTop w:val="0"/>
      <w:marBottom w:val="0"/>
      <w:divBdr>
        <w:top w:val="none" w:sz="0" w:space="0" w:color="auto"/>
        <w:left w:val="none" w:sz="0" w:space="0" w:color="auto"/>
        <w:bottom w:val="none" w:sz="0" w:space="0" w:color="auto"/>
        <w:right w:val="none" w:sz="0" w:space="0" w:color="auto"/>
      </w:divBdr>
      <w:divsChild>
        <w:div w:id="2067142603">
          <w:marLeft w:val="0"/>
          <w:marRight w:val="0"/>
          <w:marTop w:val="0"/>
          <w:marBottom w:val="0"/>
          <w:divBdr>
            <w:top w:val="none" w:sz="0" w:space="0" w:color="auto"/>
            <w:left w:val="none" w:sz="0" w:space="0" w:color="auto"/>
            <w:bottom w:val="none" w:sz="0" w:space="0" w:color="auto"/>
            <w:right w:val="none" w:sz="0" w:space="0" w:color="auto"/>
          </w:divBdr>
          <w:divsChild>
            <w:div w:id="1139541061">
              <w:marLeft w:val="0"/>
              <w:marRight w:val="0"/>
              <w:marTop w:val="0"/>
              <w:marBottom w:val="0"/>
              <w:divBdr>
                <w:top w:val="none" w:sz="0" w:space="0" w:color="auto"/>
                <w:left w:val="none" w:sz="0" w:space="0" w:color="auto"/>
                <w:bottom w:val="none" w:sz="0" w:space="0" w:color="auto"/>
                <w:right w:val="none" w:sz="0" w:space="0" w:color="auto"/>
              </w:divBdr>
              <w:divsChild>
                <w:div w:id="1063261023">
                  <w:marLeft w:val="0"/>
                  <w:marRight w:val="0"/>
                  <w:marTop w:val="0"/>
                  <w:marBottom w:val="0"/>
                  <w:divBdr>
                    <w:top w:val="none" w:sz="0" w:space="0" w:color="auto"/>
                    <w:left w:val="none" w:sz="0" w:space="0" w:color="auto"/>
                    <w:bottom w:val="none" w:sz="0" w:space="0" w:color="auto"/>
                    <w:right w:val="none" w:sz="0" w:space="0" w:color="auto"/>
                  </w:divBdr>
                </w:div>
              </w:divsChild>
            </w:div>
            <w:div w:id="416681395">
              <w:marLeft w:val="0"/>
              <w:marRight w:val="0"/>
              <w:marTop w:val="0"/>
              <w:marBottom w:val="0"/>
              <w:divBdr>
                <w:top w:val="none" w:sz="0" w:space="0" w:color="auto"/>
                <w:left w:val="none" w:sz="0" w:space="0" w:color="auto"/>
                <w:bottom w:val="none" w:sz="0" w:space="0" w:color="auto"/>
                <w:right w:val="none" w:sz="0" w:space="0" w:color="auto"/>
              </w:divBdr>
              <w:divsChild>
                <w:div w:id="12697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666933">
      <w:bodyDiv w:val="1"/>
      <w:marLeft w:val="0"/>
      <w:marRight w:val="0"/>
      <w:marTop w:val="0"/>
      <w:marBottom w:val="0"/>
      <w:divBdr>
        <w:top w:val="none" w:sz="0" w:space="0" w:color="auto"/>
        <w:left w:val="none" w:sz="0" w:space="0" w:color="auto"/>
        <w:bottom w:val="none" w:sz="0" w:space="0" w:color="auto"/>
        <w:right w:val="none" w:sz="0" w:space="0" w:color="auto"/>
      </w:divBdr>
      <w:divsChild>
        <w:div w:id="1860461173">
          <w:marLeft w:val="0"/>
          <w:marRight w:val="0"/>
          <w:marTop w:val="0"/>
          <w:marBottom w:val="0"/>
          <w:divBdr>
            <w:top w:val="none" w:sz="0" w:space="0" w:color="auto"/>
            <w:left w:val="none" w:sz="0" w:space="0" w:color="auto"/>
            <w:bottom w:val="none" w:sz="0" w:space="0" w:color="auto"/>
            <w:right w:val="none" w:sz="0" w:space="0" w:color="auto"/>
          </w:divBdr>
          <w:divsChild>
            <w:div w:id="240024866">
              <w:marLeft w:val="0"/>
              <w:marRight w:val="450"/>
              <w:marTop w:val="0"/>
              <w:marBottom w:val="450"/>
              <w:divBdr>
                <w:top w:val="none" w:sz="0" w:space="0" w:color="auto"/>
                <w:left w:val="none" w:sz="0" w:space="0" w:color="auto"/>
                <w:bottom w:val="none" w:sz="0" w:space="0" w:color="auto"/>
                <w:right w:val="none" w:sz="0" w:space="0" w:color="auto"/>
              </w:divBdr>
            </w:div>
            <w:div w:id="1872723748">
              <w:marLeft w:val="0"/>
              <w:marRight w:val="0"/>
              <w:marTop w:val="0"/>
              <w:marBottom w:val="0"/>
              <w:divBdr>
                <w:top w:val="none" w:sz="0" w:space="0" w:color="auto"/>
                <w:left w:val="none" w:sz="0" w:space="0" w:color="auto"/>
                <w:bottom w:val="none" w:sz="0" w:space="0" w:color="auto"/>
                <w:right w:val="none" w:sz="0" w:space="0" w:color="auto"/>
              </w:divBdr>
              <w:divsChild>
                <w:div w:id="396248662">
                  <w:marLeft w:val="0"/>
                  <w:marRight w:val="0"/>
                  <w:marTop w:val="0"/>
                  <w:marBottom w:val="0"/>
                  <w:divBdr>
                    <w:top w:val="none" w:sz="0" w:space="0" w:color="auto"/>
                    <w:left w:val="none" w:sz="0" w:space="0" w:color="auto"/>
                    <w:bottom w:val="none" w:sz="0" w:space="0" w:color="auto"/>
                    <w:right w:val="none" w:sz="0" w:space="0" w:color="auto"/>
                  </w:divBdr>
                </w:div>
              </w:divsChild>
            </w:div>
            <w:div w:id="1188249574">
              <w:marLeft w:val="0"/>
              <w:marRight w:val="0"/>
              <w:marTop w:val="0"/>
              <w:marBottom w:val="450"/>
              <w:divBdr>
                <w:top w:val="none" w:sz="0" w:space="0" w:color="auto"/>
                <w:left w:val="none" w:sz="0" w:space="0" w:color="auto"/>
                <w:bottom w:val="none" w:sz="0" w:space="0" w:color="auto"/>
                <w:right w:val="none" w:sz="0" w:space="0" w:color="auto"/>
              </w:divBdr>
            </w:div>
            <w:div w:id="1734543762">
              <w:marLeft w:val="0"/>
              <w:marRight w:val="450"/>
              <w:marTop w:val="0"/>
              <w:marBottom w:val="450"/>
              <w:divBdr>
                <w:top w:val="none" w:sz="0" w:space="0" w:color="auto"/>
                <w:left w:val="none" w:sz="0" w:space="0" w:color="auto"/>
                <w:bottom w:val="none" w:sz="0" w:space="0" w:color="auto"/>
                <w:right w:val="none" w:sz="0" w:space="0" w:color="auto"/>
              </w:divBdr>
            </w:div>
            <w:div w:id="809640290">
              <w:marLeft w:val="0"/>
              <w:marRight w:val="450"/>
              <w:marTop w:val="0"/>
              <w:marBottom w:val="450"/>
              <w:divBdr>
                <w:top w:val="none" w:sz="0" w:space="0" w:color="auto"/>
                <w:left w:val="none" w:sz="0" w:space="0" w:color="auto"/>
                <w:bottom w:val="none" w:sz="0" w:space="0" w:color="auto"/>
                <w:right w:val="none" w:sz="0" w:space="0" w:color="auto"/>
              </w:divBdr>
            </w:div>
            <w:div w:id="106445470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316225126">
      <w:bodyDiv w:val="1"/>
      <w:marLeft w:val="0"/>
      <w:marRight w:val="0"/>
      <w:marTop w:val="0"/>
      <w:marBottom w:val="0"/>
      <w:divBdr>
        <w:top w:val="none" w:sz="0" w:space="0" w:color="auto"/>
        <w:left w:val="none" w:sz="0" w:space="0" w:color="auto"/>
        <w:bottom w:val="none" w:sz="0" w:space="0" w:color="auto"/>
        <w:right w:val="none" w:sz="0" w:space="0" w:color="auto"/>
      </w:divBdr>
    </w:div>
    <w:div w:id="1321495543">
      <w:bodyDiv w:val="1"/>
      <w:marLeft w:val="0"/>
      <w:marRight w:val="0"/>
      <w:marTop w:val="0"/>
      <w:marBottom w:val="0"/>
      <w:divBdr>
        <w:top w:val="none" w:sz="0" w:space="0" w:color="auto"/>
        <w:left w:val="none" w:sz="0" w:space="0" w:color="auto"/>
        <w:bottom w:val="none" w:sz="0" w:space="0" w:color="auto"/>
        <w:right w:val="none" w:sz="0" w:space="0" w:color="auto"/>
      </w:divBdr>
    </w:div>
    <w:div w:id="1325432614">
      <w:bodyDiv w:val="1"/>
      <w:marLeft w:val="0"/>
      <w:marRight w:val="0"/>
      <w:marTop w:val="0"/>
      <w:marBottom w:val="0"/>
      <w:divBdr>
        <w:top w:val="none" w:sz="0" w:space="0" w:color="auto"/>
        <w:left w:val="none" w:sz="0" w:space="0" w:color="auto"/>
        <w:bottom w:val="none" w:sz="0" w:space="0" w:color="auto"/>
        <w:right w:val="none" w:sz="0" w:space="0" w:color="auto"/>
      </w:divBdr>
      <w:divsChild>
        <w:div w:id="1478301333">
          <w:marLeft w:val="0"/>
          <w:marRight w:val="0"/>
          <w:marTop w:val="0"/>
          <w:marBottom w:val="0"/>
          <w:divBdr>
            <w:top w:val="none" w:sz="0" w:space="0" w:color="auto"/>
            <w:left w:val="none" w:sz="0" w:space="0" w:color="auto"/>
            <w:bottom w:val="none" w:sz="0" w:space="0" w:color="auto"/>
            <w:right w:val="none" w:sz="0" w:space="0" w:color="auto"/>
          </w:divBdr>
          <w:divsChild>
            <w:div w:id="755982259">
              <w:marLeft w:val="0"/>
              <w:marRight w:val="0"/>
              <w:marTop w:val="0"/>
              <w:marBottom w:val="450"/>
              <w:divBdr>
                <w:top w:val="none" w:sz="0" w:space="0" w:color="auto"/>
                <w:left w:val="none" w:sz="0" w:space="0" w:color="auto"/>
                <w:bottom w:val="none" w:sz="0" w:space="0" w:color="auto"/>
                <w:right w:val="none" w:sz="0" w:space="0" w:color="auto"/>
              </w:divBdr>
            </w:div>
            <w:div w:id="912392845">
              <w:marLeft w:val="0"/>
              <w:marRight w:val="0"/>
              <w:marTop w:val="0"/>
              <w:marBottom w:val="0"/>
              <w:divBdr>
                <w:top w:val="none" w:sz="0" w:space="0" w:color="auto"/>
                <w:left w:val="none" w:sz="0" w:space="0" w:color="auto"/>
                <w:bottom w:val="none" w:sz="0" w:space="0" w:color="auto"/>
                <w:right w:val="none" w:sz="0" w:space="0" w:color="auto"/>
              </w:divBdr>
              <w:divsChild>
                <w:div w:id="106629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35362">
      <w:bodyDiv w:val="1"/>
      <w:marLeft w:val="0"/>
      <w:marRight w:val="0"/>
      <w:marTop w:val="0"/>
      <w:marBottom w:val="0"/>
      <w:divBdr>
        <w:top w:val="none" w:sz="0" w:space="0" w:color="auto"/>
        <w:left w:val="none" w:sz="0" w:space="0" w:color="auto"/>
        <w:bottom w:val="none" w:sz="0" w:space="0" w:color="auto"/>
        <w:right w:val="none" w:sz="0" w:space="0" w:color="auto"/>
      </w:divBdr>
      <w:divsChild>
        <w:div w:id="1113134177">
          <w:marLeft w:val="0"/>
          <w:marRight w:val="0"/>
          <w:marTop w:val="0"/>
          <w:marBottom w:val="0"/>
          <w:divBdr>
            <w:top w:val="none" w:sz="0" w:space="0" w:color="auto"/>
            <w:left w:val="none" w:sz="0" w:space="0" w:color="auto"/>
            <w:bottom w:val="none" w:sz="0" w:space="0" w:color="auto"/>
            <w:right w:val="none" w:sz="0" w:space="0" w:color="auto"/>
          </w:divBdr>
          <w:divsChild>
            <w:div w:id="20958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852">
      <w:bodyDiv w:val="1"/>
      <w:marLeft w:val="0"/>
      <w:marRight w:val="0"/>
      <w:marTop w:val="0"/>
      <w:marBottom w:val="0"/>
      <w:divBdr>
        <w:top w:val="none" w:sz="0" w:space="0" w:color="auto"/>
        <w:left w:val="none" w:sz="0" w:space="0" w:color="auto"/>
        <w:bottom w:val="none" w:sz="0" w:space="0" w:color="auto"/>
        <w:right w:val="none" w:sz="0" w:space="0" w:color="auto"/>
      </w:divBdr>
      <w:divsChild>
        <w:div w:id="263004134">
          <w:marLeft w:val="0"/>
          <w:marRight w:val="0"/>
          <w:marTop w:val="0"/>
          <w:marBottom w:val="0"/>
          <w:divBdr>
            <w:top w:val="none" w:sz="0" w:space="0" w:color="auto"/>
            <w:left w:val="none" w:sz="0" w:space="0" w:color="auto"/>
            <w:bottom w:val="none" w:sz="0" w:space="0" w:color="auto"/>
            <w:right w:val="none" w:sz="0" w:space="0" w:color="auto"/>
          </w:divBdr>
          <w:divsChild>
            <w:div w:id="1191915097">
              <w:marLeft w:val="0"/>
              <w:marRight w:val="0"/>
              <w:marTop w:val="0"/>
              <w:marBottom w:val="0"/>
              <w:divBdr>
                <w:top w:val="none" w:sz="0" w:space="0" w:color="auto"/>
                <w:left w:val="none" w:sz="0" w:space="0" w:color="auto"/>
                <w:bottom w:val="none" w:sz="0" w:space="0" w:color="auto"/>
                <w:right w:val="none" w:sz="0" w:space="0" w:color="auto"/>
              </w:divBdr>
              <w:divsChild>
                <w:div w:id="10774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6527">
      <w:bodyDiv w:val="1"/>
      <w:marLeft w:val="0"/>
      <w:marRight w:val="0"/>
      <w:marTop w:val="0"/>
      <w:marBottom w:val="0"/>
      <w:divBdr>
        <w:top w:val="none" w:sz="0" w:space="0" w:color="auto"/>
        <w:left w:val="none" w:sz="0" w:space="0" w:color="auto"/>
        <w:bottom w:val="none" w:sz="0" w:space="0" w:color="auto"/>
        <w:right w:val="none" w:sz="0" w:space="0" w:color="auto"/>
      </w:divBdr>
      <w:divsChild>
        <w:div w:id="2038041843">
          <w:marLeft w:val="0"/>
          <w:marRight w:val="0"/>
          <w:marTop w:val="0"/>
          <w:marBottom w:val="0"/>
          <w:divBdr>
            <w:top w:val="none" w:sz="0" w:space="0" w:color="auto"/>
            <w:left w:val="none" w:sz="0" w:space="0" w:color="auto"/>
            <w:bottom w:val="none" w:sz="0" w:space="0" w:color="auto"/>
            <w:right w:val="none" w:sz="0" w:space="0" w:color="auto"/>
          </w:divBdr>
        </w:div>
      </w:divsChild>
    </w:div>
    <w:div w:id="1418936538">
      <w:bodyDiv w:val="1"/>
      <w:marLeft w:val="0"/>
      <w:marRight w:val="0"/>
      <w:marTop w:val="0"/>
      <w:marBottom w:val="0"/>
      <w:divBdr>
        <w:top w:val="none" w:sz="0" w:space="0" w:color="auto"/>
        <w:left w:val="none" w:sz="0" w:space="0" w:color="auto"/>
        <w:bottom w:val="none" w:sz="0" w:space="0" w:color="auto"/>
        <w:right w:val="none" w:sz="0" w:space="0" w:color="auto"/>
      </w:divBdr>
    </w:div>
    <w:div w:id="1422337681">
      <w:bodyDiv w:val="1"/>
      <w:marLeft w:val="0"/>
      <w:marRight w:val="0"/>
      <w:marTop w:val="0"/>
      <w:marBottom w:val="0"/>
      <w:divBdr>
        <w:top w:val="none" w:sz="0" w:space="0" w:color="auto"/>
        <w:left w:val="none" w:sz="0" w:space="0" w:color="auto"/>
        <w:bottom w:val="none" w:sz="0" w:space="0" w:color="auto"/>
        <w:right w:val="none" w:sz="0" w:space="0" w:color="auto"/>
      </w:divBdr>
    </w:div>
    <w:div w:id="1426851730">
      <w:bodyDiv w:val="1"/>
      <w:marLeft w:val="0"/>
      <w:marRight w:val="0"/>
      <w:marTop w:val="0"/>
      <w:marBottom w:val="0"/>
      <w:divBdr>
        <w:top w:val="none" w:sz="0" w:space="0" w:color="auto"/>
        <w:left w:val="none" w:sz="0" w:space="0" w:color="auto"/>
        <w:bottom w:val="none" w:sz="0" w:space="0" w:color="auto"/>
        <w:right w:val="none" w:sz="0" w:space="0" w:color="auto"/>
      </w:divBdr>
    </w:div>
    <w:div w:id="1460683352">
      <w:bodyDiv w:val="1"/>
      <w:marLeft w:val="0"/>
      <w:marRight w:val="0"/>
      <w:marTop w:val="0"/>
      <w:marBottom w:val="0"/>
      <w:divBdr>
        <w:top w:val="none" w:sz="0" w:space="0" w:color="auto"/>
        <w:left w:val="none" w:sz="0" w:space="0" w:color="auto"/>
        <w:bottom w:val="none" w:sz="0" w:space="0" w:color="auto"/>
        <w:right w:val="none" w:sz="0" w:space="0" w:color="auto"/>
      </w:divBdr>
    </w:div>
    <w:div w:id="1495293020">
      <w:bodyDiv w:val="1"/>
      <w:marLeft w:val="0"/>
      <w:marRight w:val="0"/>
      <w:marTop w:val="0"/>
      <w:marBottom w:val="0"/>
      <w:divBdr>
        <w:top w:val="none" w:sz="0" w:space="0" w:color="auto"/>
        <w:left w:val="none" w:sz="0" w:space="0" w:color="auto"/>
        <w:bottom w:val="none" w:sz="0" w:space="0" w:color="auto"/>
        <w:right w:val="none" w:sz="0" w:space="0" w:color="auto"/>
      </w:divBdr>
      <w:divsChild>
        <w:div w:id="1882937950">
          <w:marLeft w:val="0"/>
          <w:marRight w:val="0"/>
          <w:marTop w:val="0"/>
          <w:marBottom w:val="0"/>
          <w:divBdr>
            <w:top w:val="none" w:sz="0" w:space="0" w:color="auto"/>
            <w:left w:val="none" w:sz="0" w:space="0" w:color="auto"/>
            <w:bottom w:val="none" w:sz="0" w:space="0" w:color="auto"/>
            <w:right w:val="none" w:sz="0" w:space="0" w:color="auto"/>
          </w:divBdr>
          <w:divsChild>
            <w:div w:id="123243025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04051780">
      <w:bodyDiv w:val="1"/>
      <w:marLeft w:val="0"/>
      <w:marRight w:val="0"/>
      <w:marTop w:val="0"/>
      <w:marBottom w:val="0"/>
      <w:divBdr>
        <w:top w:val="none" w:sz="0" w:space="0" w:color="auto"/>
        <w:left w:val="none" w:sz="0" w:space="0" w:color="auto"/>
        <w:bottom w:val="none" w:sz="0" w:space="0" w:color="auto"/>
        <w:right w:val="none" w:sz="0" w:space="0" w:color="auto"/>
      </w:divBdr>
      <w:divsChild>
        <w:div w:id="1518617557">
          <w:marLeft w:val="0"/>
          <w:marRight w:val="0"/>
          <w:marTop w:val="0"/>
          <w:marBottom w:val="0"/>
          <w:divBdr>
            <w:top w:val="none" w:sz="0" w:space="0" w:color="auto"/>
            <w:left w:val="none" w:sz="0" w:space="0" w:color="auto"/>
            <w:bottom w:val="none" w:sz="0" w:space="0" w:color="auto"/>
            <w:right w:val="none" w:sz="0" w:space="0" w:color="auto"/>
          </w:divBdr>
          <w:divsChild>
            <w:div w:id="1977950531">
              <w:marLeft w:val="0"/>
              <w:marRight w:val="0"/>
              <w:marTop w:val="0"/>
              <w:marBottom w:val="0"/>
              <w:divBdr>
                <w:top w:val="none" w:sz="0" w:space="0" w:color="auto"/>
                <w:left w:val="none" w:sz="0" w:space="0" w:color="auto"/>
                <w:bottom w:val="none" w:sz="0" w:space="0" w:color="auto"/>
                <w:right w:val="none" w:sz="0" w:space="0" w:color="auto"/>
              </w:divBdr>
              <w:divsChild>
                <w:div w:id="322315289">
                  <w:marLeft w:val="0"/>
                  <w:marRight w:val="0"/>
                  <w:marTop w:val="0"/>
                  <w:marBottom w:val="0"/>
                  <w:divBdr>
                    <w:top w:val="none" w:sz="0" w:space="0" w:color="auto"/>
                    <w:left w:val="none" w:sz="0" w:space="0" w:color="auto"/>
                    <w:bottom w:val="none" w:sz="0" w:space="0" w:color="auto"/>
                    <w:right w:val="none" w:sz="0" w:space="0" w:color="auto"/>
                  </w:divBdr>
                </w:div>
              </w:divsChild>
            </w:div>
            <w:div w:id="561795730">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sChild>
    </w:div>
    <w:div w:id="1514952599">
      <w:bodyDiv w:val="1"/>
      <w:marLeft w:val="0"/>
      <w:marRight w:val="0"/>
      <w:marTop w:val="0"/>
      <w:marBottom w:val="0"/>
      <w:divBdr>
        <w:top w:val="none" w:sz="0" w:space="0" w:color="auto"/>
        <w:left w:val="none" w:sz="0" w:space="0" w:color="auto"/>
        <w:bottom w:val="none" w:sz="0" w:space="0" w:color="auto"/>
        <w:right w:val="none" w:sz="0" w:space="0" w:color="auto"/>
      </w:divBdr>
    </w:div>
    <w:div w:id="1534688747">
      <w:bodyDiv w:val="1"/>
      <w:marLeft w:val="0"/>
      <w:marRight w:val="0"/>
      <w:marTop w:val="0"/>
      <w:marBottom w:val="0"/>
      <w:divBdr>
        <w:top w:val="none" w:sz="0" w:space="0" w:color="auto"/>
        <w:left w:val="none" w:sz="0" w:space="0" w:color="auto"/>
        <w:bottom w:val="none" w:sz="0" w:space="0" w:color="auto"/>
        <w:right w:val="none" w:sz="0" w:space="0" w:color="auto"/>
      </w:divBdr>
      <w:divsChild>
        <w:div w:id="320429008">
          <w:marLeft w:val="0"/>
          <w:marRight w:val="0"/>
          <w:marTop w:val="0"/>
          <w:marBottom w:val="450"/>
          <w:divBdr>
            <w:top w:val="none" w:sz="0" w:space="0" w:color="auto"/>
            <w:left w:val="none" w:sz="0" w:space="0" w:color="auto"/>
            <w:bottom w:val="none" w:sz="0" w:space="0" w:color="auto"/>
            <w:right w:val="none" w:sz="0" w:space="0" w:color="auto"/>
          </w:divBdr>
        </w:div>
      </w:divsChild>
    </w:div>
    <w:div w:id="1546943725">
      <w:bodyDiv w:val="1"/>
      <w:marLeft w:val="0"/>
      <w:marRight w:val="0"/>
      <w:marTop w:val="0"/>
      <w:marBottom w:val="0"/>
      <w:divBdr>
        <w:top w:val="none" w:sz="0" w:space="0" w:color="auto"/>
        <w:left w:val="none" w:sz="0" w:space="0" w:color="auto"/>
        <w:bottom w:val="none" w:sz="0" w:space="0" w:color="auto"/>
        <w:right w:val="none" w:sz="0" w:space="0" w:color="auto"/>
      </w:divBdr>
      <w:divsChild>
        <w:div w:id="1207916239">
          <w:marLeft w:val="0"/>
          <w:marRight w:val="0"/>
          <w:marTop w:val="0"/>
          <w:marBottom w:val="0"/>
          <w:divBdr>
            <w:top w:val="none" w:sz="0" w:space="0" w:color="auto"/>
            <w:left w:val="none" w:sz="0" w:space="0" w:color="auto"/>
            <w:bottom w:val="none" w:sz="0" w:space="0" w:color="auto"/>
            <w:right w:val="none" w:sz="0" w:space="0" w:color="auto"/>
          </w:divBdr>
          <w:divsChild>
            <w:div w:id="1436638138">
              <w:marLeft w:val="0"/>
              <w:marRight w:val="0"/>
              <w:marTop w:val="0"/>
              <w:marBottom w:val="0"/>
              <w:divBdr>
                <w:top w:val="none" w:sz="0" w:space="0" w:color="auto"/>
                <w:left w:val="none" w:sz="0" w:space="0" w:color="auto"/>
                <w:bottom w:val="none" w:sz="0" w:space="0" w:color="auto"/>
                <w:right w:val="none" w:sz="0" w:space="0" w:color="auto"/>
              </w:divBdr>
              <w:divsChild>
                <w:div w:id="372078499">
                  <w:marLeft w:val="0"/>
                  <w:marRight w:val="0"/>
                  <w:marTop w:val="0"/>
                  <w:marBottom w:val="0"/>
                  <w:divBdr>
                    <w:top w:val="none" w:sz="0" w:space="0" w:color="auto"/>
                    <w:left w:val="none" w:sz="0" w:space="0" w:color="auto"/>
                    <w:bottom w:val="none" w:sz="0" w:space="0" w:color="auto"/>
                    <w:right w:val="none" w:sz="0" w:space="0" w:color="auto"/>
                  </w:divBdr>
                </w:div>
              </w:divsChild>
            </w:div>
            <w:div w:id="320089017">
              <w:blockQuote w:val="1"/>
              <w:marLeft w:val="0"/>
              <w:marRight w:val="0"/>
              <w:marTop w:val="0"/>
              <w:marBottom w:val="300"/>
              <w:divBdr>
                <w:top w:val="none" w:sz="0" w:space="15" w:color="auto"/>
                <w:left w:val="single" w:sz="24" w:space="15" w:color="05A9C5"/>
                <w:bottom w:val="none" w:sz="0" w:space="15" w:color="auto"/>
                <w:right w:val="none" w:sz="0" w:space="15" w:color="auto"/>
              </w:divBdr>
            </w:div>
            <w:div w:id="398942807">
              <w:marLeft w:val="0"/>
              <w:marRight w:val="0"/>
              <w:marTop w:val="0"/>
              <w:marBottom w:val="0"/>
              <w:divBdr>
                <w:top w:val="none" w:sz="0" w:space="0" w:color="auto"/>
                <w:left w:val="none" w:sz="0" w:space="0" w:color="auto"/>
                <w:bottom w:val="none" w:sz="0" w:space="0" w:color="auto"/>
                <w:right w:val="none" w:sz="0" w:space="0" w:color="auto"/>
              </w:divBdr>
              <w:divsChild>
                <w:div w:id="663627662">
                  <w:marLeft w:val="0"/>
                  <w:marRight w:val="0"/>
                  <w:marTop w:val="0"/>
                  <w:marBottom w:val="0"/>
                  <w:divBdr>
                    <w:top w:val="none" w:sz="0" w:space="0" w:color="auto"/>
                    <w:left w:val="none" w:sz="0" w:space="0" w:color="auto"/>
                    <w:bottom w:val="none" w:sz="0" w:space="0" w:color="auto"/>
                    <w:right w:val="none" w:sz="0" w:space="0" w:color="auto"/>
                  </w:divBdr>
                </w:div>
              </w:divsChild>
            </w:div>
            <w:div w:id="635374379">
              <w:marLeft w:val="0"/>
              <w:marRight w:val="0"/>
              <w:marTop w:val="0"/>
              <w:marBottom w:val="0"/>
              <w:divBdr>
                <w:top w:val="none" w:sz="0" w:space="0" w:color="auto"/>
                <w:left w:val="none" w:sz="0" w:space="0" w:color="auto"/>
                <w:bottom w:val="none" w:sz="0" w:space="0" w:color="auto"/>
                <w:right w:val="none" w:sz="0" w:space="0" w:color="auto"/>
              </w:divBdr>
              <w:divsChild>
                <w:div w:id="325087728">
                  <w:marLeft w:val="0"/>
                  <w:marRight w:val="0"/>
                  <w:marTop w:val="0"/>
                  <w:marBottom w:val="0"/>
                  <w:divBdr>
                    <w:top w:val="none" w:sz="0" w:space="0" w:color="auto"/>
                    <w:left w:val="none" w:sz="0" w:space="0" w:color="auto"/>
                    <w:bottom w:val="none" w:sz="0" w:space="0" w:color="auto"/>
                    <w:right w:val="none" w:sz="0" w:space="0" w:color="auto"/>
                  </w:divBdr>
                </w:div>
              </w:divsChild>
            </w:div>
            <w:div w:id="75178150">
              <w:marLeft w:val="0"/>
              <w:marRight w:val="0"/>
              <w:marTop w:val="0"/>
              <w:marBottom w:val="0"/>
              <w:divBdr>
                <w:top w:val="none" w:sz="0" w:space="0" w:color="auto"/>
                <w:left w:val="none" w:sz="0" w:space="0" w:color="auto"/>
                <w:bottom w:val="none" w:sz="0" w:space="0" w:color="auto"/>
                <w:right w:val="none" w:sz="0" w:space="0" w:color="auto"/>
              </w:divBdr>
              <w:divsChild>
                <w:div w:id="1760101997">
                  <w:marLeft w:val="0"/>
                  <w:marRight w:val="0"/>
                  <w:marTop w:val="0"/>
                  <w:marBottom w:val="0"/>
                  <w:divBdr>
                    <w:top w:val="none" w:sz="0" w:space="0" w:color="auto"/>
                    <w:left w:val="none" w:sz="0" w:space="0" w:color="auto"/>
                    <w:bottom w:val="none" w:sz="0" w:space="0" w:color="auto"/>
                    <w:right w:val="none" w:sz="0" w:space="0" w:color="auto"/>
                  </w:divBdr>
                </w:div>
              </w:divsChild>
            </w:div>
            <w:div w:id="809596679">
              <w:marLeft w:val="0"/>
              <w:marRight w:val="0"/>
              <w:marTop w:val="0"/>
              <w:marBottom w:val="0"/>
              <w:divBdr>
                <w:top w:val="none" w:sz="0" w:space="0" w:color="auto"/>
                <w:left w:val="none" w:sz="0" w:space="0" w:color="auto"/>
                <w:bottom w:val="none" w:sz="0" w:space="0" w:color="auto"/>
                <w:right w:val="none" w:sz="0" w:space="0" w:color="auto"/>
              </w:divBdr>
              <w:divsChild>
                <w:div w:id="368647218">
                  <w:marLeft w:val="0"/>
                  <w:marRight w:val="0"/>
                  <w:marTop w:val="0"/>
                  <w:marBottom w:val="0"/>
                  <w:divBdr>
                    <w:top w:val="none" w:sz="0" w:space="0" w:color="auto"/>
                    <w:left w:val="none" w:sz="0" w:space="0" w:color="auto"/>
                    <w:bottom w:val="none" w:sz="0" w:space="0" w:color="auto"/>
                    <w:right w:val="none" w:sz="0" w:space="0" w:color="auto"/>
                  </w:divBdr>
                </w:div>
              </w:divsChild>
            </w:div>
            <w:div w:id="1713772745">
              <w:marLeft w:val="0"/>
              <w:marRight w:val="0"/>
              <w:marTop w:val="0"/>
              <w:marBottom w:val="450"/>
              <w:divBdr>
                <w:top w:val="none" w:sz="0" w:space="0" w:color="auto"/>
                <w:left w:val="none" w:sz="0" w:space="0" w:color="auto"/>
                <w:bottom w:val="none" w:sz="0" w:space="0" w:color="auto"/>
                <w:right w:val="none" w:sz="0" w:space="0" w:color="auto"/>
              </w:divBdr>
            </w:div>
            <w:div w:id="1782725604">
              <w:marLeft w:val="0"/>
              <w:marRight w:val="0"/>
              <w:marTop w:val="0"/>
              <w:marBottom w:val="450"/>
              <w:divBdr>
                <w:top w:val="none" w:sz="0" w:space="0" w:color="auto"/>
                <w:left w:val="none" w:sz="0" w:space="0" w:color="auto"/>
                <w:bottom w:val="none" w:sz="0" w:space="0" w:color="auto"/>
                <w:right w:val="none" w:sz="0" w:space="0" w:color="auto"/>
              </w:divBdr>
            </w:div>
            <w:div w:id="796147984">
              <w:marLeft w:val="0"/>
              <w:marRight w:val="0"/>
              <w:marTop w:val="0"/>
              <w:marBottom w:val="0"/>
              <w:divBdr>
                <w:top w:val="none" w:sz="0" w:space="0" w:color="auto"/>
                <w:left w:val="none" w:sz="0" w:space="0" w:color="auto"/>
                <w:bottom w:val="none" w:sz="0" w:space="0" w:color="auto"/>
                <w:right w:val="none" w:sz="0" w:space="0" w:color="auto"/>
              </w:divBdr>
              <w:divsChild>
                <w:div w:id="938754454">
                  <w:marLeft w:val="0"/>
                  <w:marRight w:val="0"/>
                  <w:marTop w:val="0"/>
                  <w:marBottom w:val="0"/>
                  <w:divBdr>
                    <w:top w:val="none" w:sz="0" w:space="0" w:color="auto"/>
                    <w:left w:val="none" w:sz="0" w:space="0" w:color="auto"/>
                    <w:bottom w:val="none" w:sz="0" w:space="0" w:color="auto"/>
                    <w:right w:val="none" w:sz="0" w:space="0" w:color="auto"/>
                  </w:divBdr>
                </w:div>
              </w:divsChild>
            </w:div>
            <w:div w:id="904486493">
              <w:marLeft w:val="0"/>
              <w:marRight w:val="0"/>
              <w:marTop w:val="0"/>
              <w:marBottom w:val="0"/>
              <w:divBdr>
                <w:top w:val="none" w:sz="0" w:space="0" w:color="auto"/>
                <w:left w:val="none" w:sz="0" w:space="0" w:color="auto"/>
                <w:bottom w:val="none" w:sz="0" w:space="0" w:color="auto"/>
                <w:right w:val="none" w:sz="0" w:space="0" w:color="auto"/>
              </w:divBdr>
              <w:divsChild>
                <w:div w:id="486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3650">
      <w:bodyDiv w:val="1"/>
      <w:marLeft w:val="0"/>
      <w:marRight w:val="0"/>
      <w:marTop w:val="0"/>
      <w:marBottom w:val="0"/>
      <w:divBdr>
        <w:top w:val="none" w:sz="0" w:space="0" w:color="auto"/>
        <w:left w:val="none" w:sz="0" w:space="0" w:color="auto"/>
        <w:bottom w:val="none" w:sz="0" w:space="0" w:color="auto"/>
        <w:right w:val="none" w:sz="0" w:space="0" w:color="auto"/>
      </w:divBdr>
    </w:div>
    <w:div w:id="1563829935">
      <w:bodyDiv w:val="1"/>
      <w:marLeft w:val="0"/>
      <w:marRight w:val="0"/>
      <w:marTop w:val="0"/>
      <w:marBottom w:val="0"/>
      <w:divBdr>
        <w:top w:val="none" w:sz="0" w:space="0" w:color="auto"/>
        <w:left w:val="none" w:sz="0" w:space="0" w:color="auto"/>
        <w:bottom w:val="none" w:sz="0" w:space="0" w:color="auto"/>
        <w:right w:val="none" w:sz="0" w:space="0" w:color="auto"/>
      </w:divBdr>
    </w:div>
    <w:div w:id="1565868820">
      <w:bodyDiv w:val="1"/>
      <w:marLeft w:val="0"/>
      <w:marRight w:val="0"/>
      <w:marTop w:val="0"/>
      <w:marBottom w:val="0"/>
      <w:divBdr>
        <w:top w:val="none" w:sz="0" w:space="0" w:color="auto"/>
        <w:left w:val="none" w:sz="0" w:space="0" w:color="auto"/>
        <w:bottom w:val="none" w:sz="0" w:space="0" w:color="auto"/>
        <w:right w:val="none" w:sz="0" w:space="0" w:color="auto"/>
      </w:divBdr>
    </w:div>
    <w:div w:id="1575894081">
      <w:bodyDiv w:val="1"/>
      <w:marLeft w:val="0"/>
      <w:marRight w:val="0"/>
      <w:marTop w:val="0"/>
      <w:marBottom w:val="0"/>
      <w:divBdr>
        <w:top w:val="none" w:sz="0" w:space="0" w:color="auto"/>
        <w:left w:val="none" w:sz="0" w:space="0" w:color="auto"/>
        <w:bottom w:val="none" w:sz="0" w:space="0" w:color="auto"/>
        <w:right w:val="none" w:sz="0" w:space="0" w:color="auto"/>
      </w:divBdr>
      <w:divsChild>
        <w:div w:id="1175147916">
          <w:marLeft w:val="0"/>
          <w:marRight w:val="0"/>
          <w:marTop w:val="0"/>
          <w:marBottom w:val="450"/>
          <w:divBdr>
            <w:top w:val="none" w:sz="0" w:space="0" w:color="auto"/>
            <w:left w:val="none" w:sz="0" w:space="0" w:color="auto"/>
            <w:bottom w:val="none" w:sz="0" w:space="0" w:color="auto"/>
            <w:right w:val="none" w:sz="0" w:space="0" w:color="auto"/>
          </w:divBdr>
        </w:div>
        <w:div w:id="1098673629">
          <w:marLeft w:val="0"/>
          <w:marRight w:val="0"/>
          <w:marTop w:val="0"/>
          <w:marBottom w:val="0"/>
          <w:divBdr>
            <w:top w:val="none" w:sz="0" w:space="0" w:color="auto"/>
            <w:left w:val="none" w:sz="0" w:space="0" w:color="auto"/>
            <w:bottom w:val="none" w:sz="0" w:space="0" w:color="auto"/>
            <w:right w:val="none" w:sz="0" w:space="0" w:color="auto"/>
          </w:divBdr>
          <w:divsChild>
            <w:div w:id="7886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9581">
      <w:bodyDiv w:val="1"/>
      <w:marLeft w:val="0"/>
      <w:marRight w:val="0"/>
      <w:marTop w:val="0"/>
      <w:marBottom w:val="0"/>
      <w:divBdr>
        <w:top w:val="none" w:sz="0" w:space="0" w:color="auto"/>
        <w:left w:val="none" w:sz="0" w:space="0" w:color="auto"/>
        <w:bottom w:val="none" w:sz="0" w:space="0" w:color="auto"/>
        <w:right w:val="none" w:sz="0" w:space="0" w:color="auto"/>
      </w:divBdr>
      <w:divsChild>
        <w:div w:id="688606913">
          <w:marLeft w:val="0"/>
          <w:marRight w:val="0"/>
          <w:marTop w:val="0"/>
          <w:marBottom w:val="0"/>
          <w:divBdr>
            <w:top w:val="none" w:sz="0" w:space="0" w:color="auto"/>
            <w:left w:val="none" w:sz="0" w:space="0" w:color="auto"/>
            <w:bottom w:val="none" w:sz="0" w:space="0" w:color="auto"/>
            <w:right w:val="none" w:sz="0" w:space="0" w:color="auto"/>
          </w:divBdr>
          <w:divsChild>
            <w:div w:id="403647377">
              <w:marLeft w:val="0"/>
              <w:marRight w:val="0"/>
              <w:marTop w:val="0"/>
              <w:marBottom w:val="0"/>
              <w:divBdr>
                <w:top w:val="none" w:sz="0" w:space="0" w:color="auto"/>
                <w:left w:val="none" w:sz="0" w:space="0" w:color="auto"/>
                <w:bottom w:val="none" w:sz="0" w:space="0" w:color="auto"/>
                <w:right w:val="none" w:sz="0" w:space="0" w:color="auto"/>
              </w:divBdr>
              <w:divsChild>
                <w:div w:id="1560940552">
                  <w:marLeft w:val="0"/>
                  <w:marRight w:val="0"/>
                  <w:marTop w:val="0"/>
                  <w:marBottom w:val="0"/>
                  <w:divBdr>
                    <w:top w:val="none" w:sz="0" w:space="0" w:color="auto"/>
                    <w:left w:val="none" w:sz="0" w:space="0" w:color="auto"/>
                    <w:bottom w:val="none" w:sz="0" w:space="0" w:color="auto"/>
                    <w:right w:val="none" w:sz="0" w:space="0" w:color="auto"/>
                  </w:divBdr>
                </w:div>
              </w:divsChild>
            </w:div>
            <w:div w:id="154844392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593587966">
      <w:bodyDiv w:val="1"/>
      <w:marLeft w:val="0"/>
      <w:marRight w:val="0"/>
      <w:marTop w:val="0"/>
      <w:marBottom w:val="0"/>
      <w:divBdr>
        <w:top w:val="none" w:sz="0" w:space="0" w:color="auto"/>
        <w:left w:val="none" w:sz="0" w:space="0" w:color="auto"/>
        <w:bottom w:val="none" w:sz="0" w:space="0" w:color="auto"/>
        <w:right w:val="none" w:sz="0" w:space="0" w:color="auto"/>
      </w:divBdr>
    </w:div>
    <w:div w:id="1604069866">
      <w:bodyDiv w:val="1"/>
      <w:marLeft w:val="0"/>
      <w:marRight w:val="0"/>
      <w:marTop w:val="0"/>
      <w:marBottom w:val="0"/>
      <w:divBdr>
        <w:top w:val="none" w:sz="0" w:space="0" w:color="auto"/>
        <w:left w:val="none" w:sz="0" w:space="0" w:color="auto"/>
        <w:bottom w:val="none" w:sz="0" w:space="0" w:color="auto"/>
        <w:right w:val="none" w:sz="0" w:space="0" w:color="auto"/>
      </w:divBdr>
      <w:divsChild>
        <w:div w:id="528613597">
          <w:marLeft w:val="0"/>
          <w:marRight w:val="0"/>
          <w:marTop w:val="0"/>
          <w:marBottom w:val="450"/>
          <w:divBdr>
            <w:top w:val="none" w:sz="0" w:space="0" w:color="auto"/>
            <w:left w:val="none" w:sz="0" w:space="0" w:color="auto"/>
            <w:bottom w:val="none" w:sz="0" w:space="0" w:color="auto"/>
            <w:right w:val="none" w:sz="0" w:space="0" w:color="auto"/>
          </w:divBdr>
        </w:div>
        <w:div w:id="1654875469">
          <w:marLeft w:val="0"/>
          <w:marRight w:val="450"/>
          <w:marTop w:val="0"/>
          <w:marBottom w:val="450"/>
          <w:divBdr>
            <w:top w:val="none" w:sz="0" w:space="0" w:color="auto"/>
            <w:left w:val="none" w:sz="0" w:space="0" w:color="auto"/>
            <w:bottom w:val="none" w:sz="0" w:space="0" w:color="auto"/>
            <w:right w:val="none" w:sz="0" w:space="0" w:color="auto"/>
          </w:divBdr>
        </w:div>
      </w:divsChild>
    </w:div>
    <w:div w:id="1666976541">
      <w:bodyDiv w:val="1"/>
      <w:marLeft w:val="0"/>
      <w:marRight w:val="0"/>
      <w:marTop w:val="0"/>
      <w:marBottom w:val="0"/>
      <w:divBdr>
        <w:top w:val="none" w:sz="0" w:space="0" w:color="auto"/>
        <w:left w:val="none" w:sz="0" w:space="0" w:color="auto"/>
        <w:bottom w:val="none" w:sz="0" w:space="0" w:color="auto"/>
        <w:right w:val="none" w:sz="0" w:space="0" w:color="auto"/>
      </w:divBdr>
      <w:divsChild>
        <w:div w:id="421493534">
          <w:marLeft w:val="0"/>
          <w:marRight w:val="0"/>
          <w:marTop w:val="0"/>
          <w:marBottom w:val="0"/>
          <w:divBdr>
            <w:top w:val="none" w:sz="0" w:space="0" w:color="auto"/>
            <w:left w:val="none" w:sz="0" w:space="0" w:color="auto"/>
            <w:bottom w:val="none" w:sz="0" w:space="0" w:color="auto"/>
            <w:right w:val="none" w:sz="0" w:space="0" w:color="auto"/>
          </w:divBdr>
          <w:divsChild>
            <w:div w:id="168256033">
              <w:marLeft w:val="0"/>
              <w:marRight w:val="0"/>
              <w:marTop w:val="0"/>
              <w:marBottom w:val="450"/>
              <w:divBdr>
                <w:top w:val="none" w:sz="0" w:space="0" w:color="auto"/>
                <w:left w:val="none" w:sz="0" w:space="0" w:color="auto"/>
                <w:bottom w:val="none" w:sz="0" w:space="0" w:color="auto"/>
                <w:right w:val="none" w:sz="0" w:space="0" w:color="auto"/>
              </w:divBdr>
            </w:div>
            <w:div w:id="738940520">
              <w:marLeft w:val="0"/>
              <w:marRight w:val="0"/>
              <w:marTop w:val="0"/>
              <w:marBottom w:val="450"/>
              <w:divBdr>
                <w:top w:val="none" w:sz="0" w:space="0" w:color="auto"/>
                <w:left w:val="none" w:sz="0" w:space="0" w:color="auto"/>
                <w:bottom w:val="none" w:sz="0" w:space="0" w:color="auto"/>
                <w:right w:val="none" w:sz="0" w:space="0" w:color="auto"/>
              </w:divBdr>
            </w:div>
            <w:div w:id="1812137459">
              <w:marLeft w:val="0"/>
              <w:marRight w:val="0"/>
              <w:marTop w:val="0"/>
              <w:marBottom w:val="0"/>
              <w:divBdr>
                <w:top w:val="none" w:sz="0" w:space="0" w:color="auto"/>
                <w:left w:val="none" w:sz="0" w:space="0" w:color="auto"/>
                <w:bottom w:val="none" w:sz="0" w:space="0" w:color="auto"/>
                <w:right w:val="none" w:sz="0" w:space="0" w:color="auto"/>
              </w:divBdr>
              <w:divsChild>
                <w:div w:id="2082604665">
                  <w:marLeft w:val="0"/>
                  <w:marRight w:val="0"/>
                  <w:marTop w:val="0"/>
                  <w:marBottom w:val="0"/>
                  <w:divBdr>
                    <w:top w:val="none" w:sz="0" w:space="0" w:color="auto"/>
                    <w:left w:val="none" w:sz="0" w:space="0" w:color="auto"/>
                    <w:bottom w:val="none" w:sz="0" w:space="0" w:color="auto"/>
                    <w:right w:val="none" w:sz="0" w:space="0" w:color="auto"/>
                  </w:divBdr>
                </w:div>
              </w:divsChild>
            </w:div>
            <w:div w:id="1297685317">
              <w:marLeft w:val="0"/>
              <w:marRight w:val="0"/>
              <w:marTop w:val="0"/>
              <w:marBottom w:val="0"/>
              <w:divBdr>
                <w:top w:val="none" w:sz="0" w:space="0" w:color="auto"/>
                <w:left w:val="none" w:sz="0" w:space="0" w:color="auto"/>
                <w:bottom w:val="none" w:sz="0" w:space="0" w:color="auto"/>
                <w:right w:val="none" w:sz="0" w:space="0" w:color="auto"/>
              </w:divBdr>
              <w:divsChild>
                <w:div w:id="1185250234">
                  <w:marLeft w:val="0"/>
                  <w:marRight w:val="0"/>
                  <w:marTop w:val="0"/>
                  <w:marBottom w:val="0"/>
                  <w:divBdr>
                    <w:top w:val="none" w:sz="0" w:space="0" w:color="auto"/>
                    <w:left w:val="none" w:sz="0" w:space="0" w:color="auto"/>
                    <w:bottom w:val="none" w:sz="0" w:space="0" w:color="auto"/>
                    <w:right w:val="none" w:sz="0" w:space="0" w:color="auto"/>
                  </w:divBdr>
                </w:div>
              </w:divsChild>
            </w:div>
            <w:div w:id="1334261973">
              <w:marLeft w:val="0"/>
              <w:marRight w:val="0"/>
              <w:marTop w:val="0"/>
              <w:marBottom w:val="450"/>
              <w:divBdr>
                <w:top w:val="none" w:sz="0" w:space="0" w:color="auto"/>
                <w:left w:val="none" w:sz="0" w:space="0" w:color="auto"/>
                <w:bottom w:val="none" w:sz="0" w:space="0" w:color="auto"/>
                <w:right w:val="none" w:sz="0" w:space="0" w:color="auto"/>
              </w:divBdr>
            </w:div>
            <w:div w:id="960234192">
              <w:marLeft w:val="0"/>
              <w:marRight w:val="0"/>
              <w:marTop w:val="0"/>
              <w:marBottom w:val="0"/>
              <w:divBdr>
                <w:top w:val="none" w:sz="0" w:space="0" w:color="auto"/>
                <w:left w:val="none" w:sz="0" w:space="0" w:color="auto"/>
                <w:bottom w:val="none" w:sz="0" w:space="0" w:color="auto"/>
                <w:right w:val="none" w:sz="0" w:space="0" w:color="auto"/>
              </w:divBdr>
              <w:divsChild>
                <w:div w:id="13547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60806">
      <w:bodyDiv w:val="1"/>
      <w:marLeft w:val="0"/>
      <w:marRight w:val="0"/>
      <w:marTop w:val="0"/>
      <w:marBottom w:val="0"/>
      <w:divBdr>
        <w:top w:val="none" w:sz="0" w:space="0" w:color="auto"/>
        <w:left w:val="none" w:sz="0" w:space="0" w:color="auto"/>
        <w:bottom w:val="none" w:sz="0" w:space="0" w:color="auto"/>
        <w:right w:val="none" w:sz="0" w:space="0" w:color="auto"/>
      </w:divBdr>
      <w:divsChild>
        <w:div w:id="2078475263">
          <w:marLeft w:val="0"/>
          <w:marRight w:val="450"/>
          <w:marTop w:val="0"/>
          <w:marBottom w:val="450"/>
          <w:divBdr>
            <w:top w:val="none" w:sz="0" w:space="0" w:color="auto"/>
            <w:left w:val="none" w:sz="0" w:space="0" w:color="auto"/>
            <w:bottom w:val="none" w:sz="0" w:space="0" w:color="auto"/>
            <w:right w:val="none" w:sz="0" w:space="0" w:color="auto"/>
          </w:divBdr>
        </w:div>
      </w:divsChild>
    </w:div>
    <w:div w:id="1670981131">
      <w:bodyDiv w:val="1"/>
      <w:marLeft w:val="0"/>
      <w:marRight w:val="0"/>
      <w:marTop w:val="0"/>
      <w:marBottom w:val="0"/>
      <w:divBdr>
        <w:top w:val="none" w:sz="0" w:space="0" w:color="auto"/>
        <w:left w:val="none" w:sz="0" w:space="0" w:color="auto"/>
        <w:bottom w:val="none" w:sz="0" w:space="0" w:color="auto"/>
        <w:right w:val="none" w:sz="0" w:space="0" w:color="auto"/>
      </w:divBdr>
      <w:divsChild>
        <w:div w:id="790443404">
          <w:marLeft w:val="0"/>
          <w:marRight w:val="0"/>
          <w:marTop w:val="0"/>
          <w:marBottom w:val="0"/>
          <w:divBdr>
            <w:top w:val="none" w:sz="0" w:space="0" w:color="auto"/>
            <w:left w:val="none" w:sz="0" w:space="0" w:color="auto"/>
            <w:bottom w:val="none" w:sz="0" w:space="0" w:color="auto"/>
            <w:right w:val="none" w:sz="0" w:space="0" w:color="auto"/>
          </w:divBdr>
          <w:divsChild>
            <w:div w:id="40982398">
              <w:marLeft w:val="0"/>
              <w:marRight w:val="0"/>
              <w:marTop w:val="0"/>
              <w:marBottom w:val="0"/>
              <w:divBdr>
                <w:top w:val="none" w:sz="0" w:space="0" w:color="auto"/>
                <w:left w:val="none" w:sz="0" w:space="0" w:color="auto"/>
                <w:bottom w:val="none" w:sz="0" w:space="0" w:color="auto"/>
                <w:right w:val="none" w:sz="0" w:space="0" w:color="auto"/>
              </w:divBdr>
              <w:divsChild>
                <w:div w:id="19474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28726">
      <w:bodyDiv w:val="1"/>
      <w:marLeft w:val="0"/>
      <w:marRight w:val="0"/>
      <w:marTop w:val="0"/>
      <w:marBottom w:val="0"/>
      <w:divBdr>
        <w:top w:val="none" w:sz="0" w:space="0" w:color="auto"/>
        <w:left w:val="none" w:sz="0" w:space="0" w:color="auto"/>
        <w:bottom w:val="none" w:sz="0" w:space="0" w:color="auto"/>
        <w:right w:val="none" w:sz="0" w:space="0" w:color="auto"/>
      </w:divBdr>
      <w:divsChild>
        <w:div w:id="1871604392">
          <w:marLeft w:val="0"/>
          <w:marRight w:val="0"/>
          <w:marTop w:val="0"/>
          <w:marBottom w:val="0"/>
          <w:divBdr>
            <w:top w:val="none" w:sz="0" w:space="0" w:color="auto"/>
            <w:left w:val="none" w:sz="0" w:space="0" w:color="auto"/>
            <w:bottom w:val="none" w:sz="0" w:space="0" w:color="auto"/>
            <w:right w:val="none" w:sz="0" w:space="0" w:color="auto"/>
          </w:divBdr>
          <w:divsChild>
            <w:div w:id="1260795088">
              <w:marLeft w:val="0"/>
              <w:marRight w:val="0"/>
              <w:marTop w:val="0"/>
              <w:marBottom w:val="0"/>
              <w:divBdr>
                <w:top w:val="none" w:sz="0" w:space="0" w:color="auto"/>
                <w:left w:val="none" w:sz="0" w:space="0" w:color="auto"/>
                <w:bottom w:val="none" w:sz="0" w:space="0" w:color="auto"/>
                <w:right w:val="none" w:sz="0" w:space="0" w:color="auto"/>
              </w:divBdr>
              <w:divsChild>
                <w:div w:id="933127901">
                  <w:marLeft w:val="0"/>
                  <w:marRight w:val="0"/>
                  <w:marTop w:val="0"/>
                  <w:marBottom w:val="0"/>
                  <w:divBdr>
                    <w:top w:val="none" w:sz="0" w:space="0" w:color="auto"/>
                    <w:left w:val="none" w:sz="0" w:space="0" w:color="auto"/>
                    <w:bottom w:val="none" w:sz="0" w:space="0" w:color="auto"/>
                    <w:right w:val="none" w:sz="0" w:space="0" w:color="auto"/>
                  </w:divBdr>
                </w:div>
              </w:divsChild>
            </w:div>
            <w:div w:id="923226698">
              <w:marLeft w:val="0"/>
              <w:marRight w:val="0"/>
              <w:marTop w:val="0"/>
              <w:marBottom w:val="450"/>
              <w:divBdr>
                <w:top w:val="none" w:sz="0" w:space="0" w:color="auto"/>
                <w:left w:val="none" w:sz="0" w:space="0" w:color="auto"/>
                <w:bottom w:val="none" w:sz="0" w:space="0" w:color="auto"/>
                <w:right w:val="none" w:sz="0" w:space="0" w:color="auto"/>
              </w:divBdr>
            </w:div>
            <w:div w:id="14701136">
              <w:marLeft w:val="0"/>
              <w:marRight w:val="0"/>
              <w:marTop w:val="0"/>
              <w:marBottom w:val="450"/>
              <w:divBdr>
                <w:top w:val="none" w:sz="0" w:space="0" w:color="auto"/>
                <w:left w:val="none" w:sz="0" w:space="0" w:color="auto"/>
                <w:bottom w:val="none" w:sz="0" w:space="0" w:color="auto"/>
                <w:right w:val="none" w:sz="0" w:space="0" w:color="auto"/>
              </w:divBdr>
            </w:div>
            <w:div w:id="1742025153">
              <w:marLeft w:val="0"/>
              <w:marRight w:val="0"/>
              <w:marTop w:val="0"/>
              <w:marBottom w:val="450"/>
              <w:divBdr>
                <w:top w:val="none" w:sz="0" w:space="0" w:color="auto"/>
                <w:left w:val="none" w:sz="0" w:space="0" w:color="auto"/>
                <w:bottom w:val="none" w:sz="0" w:space="0" w:color="auto"/>
                <w:right w:val="none" w:sz="0" w:space="0" w:color="auto"/>
              </w:divBdr>
            </w:div>
            <w:div w:id="1593127687">
              <w:marLeft w:val="0"/>
              <w:marRight w:val="0"/>
              <w:marTop w:val="0"/>
              <w:marBottom w:val="450"/>
              <w:divBdr>
                <w:top w:val="none" w:sz="0" w:space="0" w:color="auto"/>
                <w:left w:val="none" w:sz="0" w:space="0" w:color="auto"/>
                <w:bottom w:val="none" w:sz="0" w:space="0" w:color="auto"/>
                <w:right w:val="none" w:sz="0" w:space="0" w:color="auto"/>
              </w:divBdr>
            </w:div>
            <w:div w:id="48216661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690524919">
      <w:bodyDiv w:val="1"/>
      <w:marLeft w:val="0"/>
      <w:marRight w:val="0"/>
      <w:marTop w:val="0"/>
      <w:marBottom w:val="0"/>
      <w:divBdr>
        <w:top w:val="none" w:sz="0" w:space="0" w:color="auto"/>
        <w:left w:val="none" w:sz="0" w:space="0" w:color="auto"/>
        <w:bottom w:val="none" w:sz="0" w:space="0" w:color="auto"/>
        <w:right w:val="none" w:sz="0" w:space="0" w:color="auto"/>
      </w:divBdr>
      <w:divsChild>
        <w:div w:id="1449010805">
          <w:marLeft w:val="0"/>
          <w:marRight w:val="0"/>
          <w:marTop w:val="0"/>
          <w:marBottom w:val="450"/>
          <w:divBdr>
            <w:top w:val="none" w:sz="0" w:space="0" w:color="auto"/>
            <w:left w:val="none" w:sz="0" w:space="0" w:color="auto"/>
            <w:bottom w:val="none" w:sz="0" w:space="0" w:color="auto"/>
            <w:right w:val="none" w:sz="0" w:space="0" w:color="auto"/>
          </w:divBdr>
        </w:div>
      </w:divsChild>
    </w:div>
    <w:div w:id="1727757964">
      <w:bodyDiv w:val="1"/>
      <w:marLeft w:val="0"/>
      <w:marRight w:val="0"/>
      <w:marTop w:val="0"/>
      <w:marBottom w:val="0"/>
      <w:divBdr>
        <w:top w:val="none" w:sz="0" w:space="0" w:color="auto"/>
        <w:left w:val="none" w:sz="0" w:space="0" w:color="auto"/>
        <w:bottom w:val="none" w:sz="0" w:space="0" w:color="auto"/>
        <w:right w:val="none" w:sz="0" w:space="0" w:color="auto"/>
      </w:divBdr>
      <w:divsChild>
        <w:div w:id="700588727">
          <w:marLeft w:val="0"/>
          <w:marRight w:val="0"/>
          <w:marTop w:val="0"/>
          <w:marBottom w:val="0"/>
          <w:divBdr>
            <w:top w:val="none" w:sz="0" w:space="0" w:color="auto"/>
            <w:left w:val="none" w:sz="0" w:space="0" w:color="auto"/>
            <w:bottom w:val="none" w:sz="0" w:space="0" w:color="auto"/>
            <w:right w:val="none" w:sz="0" w:space="0" w:color="auto"/>
          </w:divBdr>
        </w:div>
      </w:divsChild>
    </w:div>
    <w:div w:id="1758551989">
      <w:bodyDiv w:val="1"/>
      <w:marLeft w:val="0"/>
      <w:marRight w:val="0"/>
      <w:marTop w:val="0"/>
      <w:marBottom w:val="0"/>
      <w:divBdr>
        <w:top w:val="none" w:sz="0" w:space="0" w:color="auto"/>
        <w:left w:val="none" w:sz="0" w:space="0" w:color="auto"/>
        <w:bottom w:val="none" w:sz="0" w:space="0" w:color="auto"/>
        <w:right w:val="none" w:sz="0" w:space="0" w:color="auto"/>
      </w:divBdr>
    </w:div>
    <w:div w:id="1777018169">
      <w:bodyDiv w:val="1"/>
      <w:marLeft w:val="0"/>
      <w:marRight w:val="0"/>
      <w:marTop w:val="0"/>
      <w:marBottom w:val="0"/>
      <w:divBdr>
        <w:top w:val="none" w:sz="0" w:space="0" w:color="auto"/>
        <w:left w:val="none" w:sz="0" w:space="0" w:color="auto"/>
        <w:bottom w:val="none" w:sz="0" w:space="0" w:color="auto"/>
        <w:right w:val="none" w:sz="0" w:space="0" w:color="auto"/>
      </w:divBdr>
    </w:div>
    <w:div w:id="1780107281">
      <w:bodyDiv w:val="1"/>
      <w:marLeft w:val="0"/>
      <w:marRight w:val="0"/>
      <w:marTop w:val="0"/>
      <w:marBottom w:val="0"/>
      <w:divBdr>
        <w:top w:val="none" w:sz="0" w:space="0" w:color="auto"/>
        <w:left w:val="none" w:sz="0" w:space="0" w:color="auto"/>
        <w:bottom w:val="none" w:sz="0" w:space="0" w:color="auto"/>
        <w:right w:val="none" w:sz="0" w:space="0" w:color="auto"/>
      </w:divBdr>
    </w:div>
    <w:div w:id="1791171285">
      <w:bodyDiv w:val="1"/>
      <w:marLeft w:val="0"/>
      <w:marRight w:val="0"/>
      <w:marTop w:val="0"/>
      <w:marBottom w:val="0"/>
      <w:divBdr>
        <w:top w:val="none" w:sz="0" w:space="0" w:color="auto"/>
        <w:left w:val="none" w:sz="0" w:space="0" w:color="auto"/>
        <w:bottom w:val="none" w:sz="0" w:space="0" w:color="auto"/>
        <w:right w:val="none" w:sz="0" w:space="0" w:color="auto"/>
      </w:divBdr>
      <w:divsChild>
        <w:div w:id="2000496679">
          <w:marLeft w:val="0"/>
          <w:marRight w:val="0"/>
          <w:marTop w:val="0"/>
          <w:marBottom w:val="0"/>
          <w:divBdr>
            <w:top w:val="none" w:sz="0" w:space="0" w:color="auto"/>
            <w:left w:val="none" w:sz="0" w:space="0" w:color="auto"/>
            <w:bottom w:val="none" w:sz="0" w:space="0" w:color="auto"/>
            <w:right w:val="none" w:sz="0" w:space="0" w:color="auto"/>
          </w:divBdr>
          <w:divsChild>
            <w:div w:id="819930359">
              <w:marLeft w:val="0"/>
              <w:marRight w:val="0"/>
              <w:marTop w:val="0"/>
              <w:marBottom w:val="0"/>
              <w:divBdr>
                <w:top w:val="none" w:sz="0" w:space="0" w:color="auto"/>
                <w:left w:val="none" w:sz="0" w:space="0" w:color="auto"/>
                <w:bottom w:val="none" w:sz="0" w:space="0" w:color="auto"/>
                <w:right w:val="none" w:sz="0" w:space="0" w:color="auto"/>
              </w:divBdr>
              <w:divsChild>
                <w:div w:id="1995260557">
                  <w:marLeft w:val="0"/>
                  <w:marRight w:val="0"/>
                  <w:marTop w:val="0"/>
                  <w:marBottom w:val="0"/>
                  <w:divBdr>
                    <w:top w:val="none" w:sz="0" w:space="0" w:color="auto"/>
                    <w:left w:val="none" w:sz="0" w:space="0" w:color="auto"/>
                    <w:bottom w:val="none" w:sz="0" w:space="0" w:color="auto"/>
                    <w:right w:val="none" w:sz="0" w:space="0" w:color="auto"/>
                  </w:divBdr>
                </w:div>
              </w:divsChild>
            </w:div>
            <w:div w:id="413208292">
              <w:marLeft w:val="0"/>
              <w:marRight w:val="0"/>
              <w:marTop w:val="0"/>
              <w:marBottom w:val="0"/>
              <w:divBdr>
                <w:top w:val="none" w:sz="0" w:space="0" w:color="auto"/>
                <w:left w:val="none" w:sz="0" w:space="0" w:color="auto"/>
                <w:bottom w:val="none" w:sz="0" w:space="0" w:color="auto"/>
                <w:right w:val="none" w:sz="0" w:space="0" w:color="auto"/>
              </w:divBdr>
              <w:divsChild>
                <w:div w:id="565072105">
                  <w:marLeft w:val="0"/>
                  <w:marRight w:val="0"/>
                  <w:marTop w:val="0"/>
                  <w:marBottom w:val="0"/>
                  <w:divBdr>
                    <w:top w:val="none" w:sz="0" w:space="0" w:color="auto"/>
                    <w:left w:val="none" w:sz="0" w:space="0" w:color="auto"/>
                    <w:bottom w:val="none" w:sz="0" w:space="0" w:color="auto"/>
                    <w:right w:val="none" w:sz="0" w:space="0" w:color="auto"/>
                  </w:divBdr>
                </w:div>
              </w:divsChild>
            </w:div>
            <w:div w:id="953904046">
              <w:marLeft w:val="0"/>
              <w:marRight w:val="0"/>
              <w:marTop w:val="0"/>
              <w:marBottom w:val="0"/>
              <w:divBdr>
                <w:top w:val="none" w:sz="0" w:space="0" w:color="auto"/>
                <w:left w:val="none" w:sz="0" w:space="0" w:color="auto"/>
                <w:bottom w:val="none" w:sz="0" w:space="0" w:color="auto"/>
                <w:right w:val="none" w:sz="0" w:space="0" w:color="auto"/>
              </w:divBdr>
              <w:divsChild>
                <w:div w:id="1322539216">
                  <w:marLeft w:val="0"/>
                  <w:marRight w:val="0"/>
                  <w:marTop w:val="0"/>
                  <w:marBottom w:val="0"/>
                  <w:divBdr>
                    <w:top w:val="none" w:sz="0" w:space="0" w:color="auto"/>
                    <w:left w:val="none" w:sz="0" w:space="0" w:color="auto"/>
                    <w:bottom w:val="none" w:sz="0" w:space="0" w:color="auto"/>
                    <w:right w:val="none" w:sz="0" w:space="0" w:color="auto"/>
                  </w:divBdr>
                </w:div>
              </w:divsChild>
            </w:div>
            <w:div w:id="204566691">
              <w:marLeft w:val="0"/>
              <w:marRight w:val="0"/>
              <w:marTop w:val="0"/>
              <w:marBottom w:val="450"/>
              <w:divBdr>
                <w:top w:val="none" w:sz="0" w:space="0" w:color="auto"/>
                <w:left w:val="none" w:sz="0" w:space="0" w:color="auto"/>
                <w:bottom w:val="none" w:sz="0" w:space="0" w:color="auto"/>
                <w:right w:val="none" w:sz="0" w:space="0" w:color="auto"/>
              </w:divBdr>
            </w:div>
            <w:div w:id="714351177">
              <w:marLeft w:val="0"/>
              <w:marRight w:val="0"/>
              <w:marTop w:val="0"/>
              <w:marBottom w:val="0"/>
              <w:divBdr>
                <w:top w:val="none" w:sz="0" w:space="0" w:color="auto"/>
                <w:left w:val="none" w:sz="0" w:space="0" w:color="auto"/>
                <w:bottom w:val="none" w:sz="0" w:space="0" w:color="auto"/>
                <w:right w:val="none" w:sz="0" w:space="0" w:color="auto"/>
              </w:divBdr>
              <w:divsChild>
                <w:div w:id="859202074">
                  <w:marLeft w:val="0"/>
                  <w:marRight w:val="0"/>
                  <w:marTop w:val="0"/>
                  <w:marBottom w:val="0"/>
                  <w:divBdr>
                    <w:top w:val="none" w:sz="0" w:space="0" w:color="auto"/>
                    <w:left w:val="none" w:sz="0" w:space="0" w:color="auto"/>
                    <w:bottom w:val="none" w:sz="0" w:space="0" w:color="auto"/>
                    <w:right w:val="none" w:sz="0" w:space="0" w:color="auto"/>
                  </w:divBdr>
                </w:div>
              </w:divsChild>
            </w:div>
            <w:div w:id="79760225">
              <w:marLeft w:val="0"/>
              <w:marRight w:val="0"/>
              <w:marTop w:val="0"/>
              <w:marBottom w:val="0"/>
              <w:divBdr>
                <w:top w:val="none" w:sz="0" w:space="0" w:color="auto"/>
                <w:left w:val="none" w:sz="0" w:space="0" w:color="auto"/>
                <w:bottom w:val="none" w:sz="0" w:space="0" w:color="auto"/>
                <w:right w:val="none" w:sz="0" w:space="0" w:color="auto"/>
              </w:divBdr>
              <w:divsChild>
                <w:div w:id="912935324">
                  <w:marLeft w:val="0"/>
                  <w:marRight w:val="0"/>
                  <w:marTop w:val="0"/>
                  <w:marBottom w:val="0"/>
                  <w:divBdr>
                    <w:top w:val="none" w:sz="0" w:space="0" w:color="auto"/>
                    <w:left w:val="none" w:sz="0" w:space="0" w:color="auto"/>
                    <w:bottom w:val="none" w:sz="0" w:space="0" w:color="auto"/>
                    <w:right w:val="none" w:sz="0" w:space="0" w:color="auto"/>
                  </w:divBdr>
                </w:div>
              </w:divsChild>
            </w:div>
            <w:div w:id="2096591599">
              <w:marLeft w:val="0"/>
              <w:marRight w:val="0"/>
              <w:marTop w:val="0"/>
              <w:marBottom w:val="0"/>
              <w:divBdr>
                <w:top w:val="none" w:sz="0" w:space="0" w:color="auto"/>
                <w:left w:val="none" w:sz="0" w:space="0" w:color="auto"/>
                <w:bottom w:val="none" w:sz="0" w:space="0" w:color="auto"/>
                <w:right w:val="none" w:sz="0" w:space="0" w:color="auto"/>
              </w:divBdr>
              <w:divsChild>
                <w:div w:id="612128117">
                  <w:marLeft w:val="0"/>
                  <w:marRight w:val="0"/>
                  <w:marTop w:val="0"/>
                  <w:marBottom w:val="0"/>
                  <w:divBdr>
                    <w:top w:val="none" w:sz="0" w:space="0" w:color="auto"/>
                    <w:left w:val="none" w:sz="0" w:space="0" w:color="auto"/>
                    <w:bottom w:val="none" w:sz="0" w:space="0" w:color="auto"/>
                    <w:right w:val="none" w:sz="0" w:space="0" w:color="auto"/>
                  </w:divBdr>
                </w:div>
              </w:divsChild>
            </w:div>
            <w:div w:id="287009109">
              <w:marLeft w:val="0"/>
              <w:marRight w:val="0"/>
              <w:marTop w:val="0"/>
              <w:marBottom w:val="0"/>
              <w:divBdr>
                <w:top w:val="none" w:sz="0" w:space="0" w:color="auto"/>
                <w:left w:val="none" w:sz="0" w:space="0" w:color="auto"/>
                <w:bottom w:val="none" w:sz="0" w:space="0" w:color="auto"/>
                <w:right w:val="none" w:sz="0" w:space="0" w:color="auto"/>
              </w:divBdr>
              <w:divsChild>
                <w:div w:id="198804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3898">
      <w:bodyDiv w:val="1"/>
      <w:marLeft w:val="0"/>
      <w:marRight w:val="0"/>
      <w:marTop w:val="0"/>
      <w:marBottom w:val="0"/>
      <w:divBdr>
        <w:top w:val="none" w:sz="0" w:space="0" w:color="auto"/>
        <w:left w:val="none" w:sz="0" w:space="0" w:color="auto"/>
        <w:bottom w:val="none" w:sz="0" w:space="0" w:color="auto"/>
        <w:right w:val="none" w:sz="0" w:space="0" w:color="auto"/>
      </w:divBdr>
      <w:divsChild>
        <w:div w:id="1831100022">
          <w:marLeft w:val="0"/>
          <w:marRight w:val="0"/>
          <w:marTop w:val="0"/>
          <w:marBottom w:val="0"/>
          <w:divBdr>
            <w:top w:val="none" w:sz="0" w:space="0" w:color="auto"/>
            <w:left w:val="none" w:sz="0" w:space="0" w:color="auto"/>
            <w:bottom w:val="none" w:sz="0" w:space="0" w:color="auto"/>
            <w:right w:val="none" w:sz="0" w:space="0" w:color="auto"/>
          </w:divBdr>
          <w:divsChild>
            <w:div w:id="160705932">
              <w:marLeft w:val="0"/>
              <w:marRight w:val="450"/>
              <w:marTop w:val="0"/>
              <w:marBottom w:val="450"/>
              <w:divBdr>
                <w:top w:val="none" w:sz="0" w:space="0" w:color="auto"/>
                <w:left w:val="none" w:sz="0" w:space="0" w:color="auto"/>
                <w:bottom w:val="none" w:sz="0" w:space="0" w:color="auto"/>
                <w:right w:val="none" w:sz="0" w:space="0" w:color="auto"/>
              </w:divBdr>
            </w:div>
          </w:divsChild>
        </w:div>
      </w:divsChild>
    </w:div>
    <w:div w:id="1819227692">
      <w:bodyDiv w:val="1"/>
      <w:marLeft w:val="0"/>
      <w:marRight w:val="0"/>
      <w:marTop w:val="0"/>
      <w:marBottom w:val="0"/>
      <w:divBdr>
        <w:top w:val="none" w:sz="0" w:space="0" w:color="auto"/>
        <w:left w:val="none" w:sz="0" w:space="0" w:color="auto"/>
        <w:bottom w:val="none" w:sz="0" w:space="0" w:color="auto"/>
        <w:right w:val="none" w:sz="0" w:space="0" w:color="auto"/>
      </w:divBdr>
    </w:div>
    <w:div w:id="1826510179">
      <w:bodyDiv w:val="1"/>
      <w:marLeft w:val="0"/>
      <w:marRight w:val="0"/>
      <w:marTop w:val="0"/>
      <w:marBottom w:val="0"/>
      <w:divBdr>
        <w:top w:val="none" w:sz="0" w:space="0" w:color="auto"/>
        <w:left w:val="none" w:sz="0" w:space="0" w:color="auto"/>
        <w:bottom w:val="none" w:sz="0" w:space="0" w:color="auto"/>
        <w:right w:val="none" w:sz="0" w:space="0" w:color="auto"/>
      </w:divBdr>
    </w:div>
    <w:div w:id="1848859924">
      <w:bodyDiv w:val="1"/>
      <w:marLeft w:val="0"/>
      <w:marRight w:val="0"/>
      <w:marTop w:val="0"/>
      <w:marBottom w:val="0"/>
      <w:divBdr>
        <w:top w:val="none" w:sz="0" w:space="0" w:color="auto"/>
        <w:left w:val="none" w:sz="0" w:space="0" w:color="auto"/>
        <w:bottom w:val="none" w:sz="0" w:space="0" w:color="auto"/>
        <w:right w:val="none" w:sz="0" w:space="0" w:color="auto"/>
      </w:divBdr>
    </w:div>
    <w:div w:id="1855681422">
      <w:bodyDiv w:val="1"/>
      <w:marLeft w:val="0"/>
      <w:marRight w:val="0"/>
      <w:marTop w:val="0"/>
      <w:marBottom w:val="0"/>
      <w:divBdr>
        <w:top w:val="none" w:sz="0" w:space="0" w:color="auto"/>
        <w:left w:val="none" w:sz="0" w:space="0" w:color="auto"/>
        <w:bottom w:val="none" w:sz="0" w:space="0" w:color="auto"/>
        <w:right w:val="none" w:sz="0" w:space="0" w:color="auto"/>
      </w:divBdr>
      <w:divsChild>
        <w:div w:id="1155224972">
          <w:marLeft w:val="0"/>
          <w:marRight w:val="450"/>
          <w:marTop w:val="0"/>
          <w:marBottom w:val="450"/>
          <w:divBdr>
            <w:top w:val="none" w:sz="0" w:space="0" w:color="auto"/>
            <w:left w:val="none" w:sz="0" w:space="0" w:color="auto"/>
            <w:bottom w:val="none" w:sz="0" w:space="0" w:color="auto"/>
            <w:right w:val="none" w:sz="0" w:space="0" w:color="auto"/>
          </w:divBdr>
        </w:div>
      </w:divsChild>
    </w:div>
    <w:div w:id="1867677000">
      <w:bodyDiv w:val="1"/>
      <w:marLeft w:val="0"/>
      <w:marRight w:val="0"/>
      <w:marTop w:val="0"/>
      <w:marBottom w:val="0"/>
      <w:divBdr>
        <w:top w:val="none" w:sz="0" w:space="0" w:color="auto"/>
        <w:left w:val="none" w:sz="0" w:space="0" w:color="auto"/>
        <w:bottom w:val="none" w:sz="0" w:space="0" w:color="auto"/>
        <w:right w:val="none" w:sz="0" w:space="0" w:color="auto"/>
      </w:divBdr>
    </w:div>
    <w:div w:id="1882981818">
      <w:bodyDiv w:val="1"/>
      <w:marLeft w:val="0"/>
      <w:marRight w:val="0"/>
      <w:marTop w:val="0"/>
      <w:marBottom w:val="0"/>
      <w:divBdr>
        <w:top w:val="none" w:sz="0" w:space="0" w:color="auto"/>
        <w:left w:val="none" w:sz="0" w:space="0" w:color="auto"/>
        <w:bottom w:val="none" w:sz="0" w:space="0" w:color="auto"/>
        <w:right w:val="none" w:sz="0" w:space="0" w:color="auto"/>
      </w:divBdr>
    </w:div>
    <w:div w:id="1883784576">
      <w:bodyDiv w:val="1"/>
      <w:marLeft w:val="0"/>
      <w:marRight w:val="0"/>
      <w:marTop w:val="0"/>
      <w:marBottom w:val="0"/>
      <w:divBdr>
        <w:top w:val="none" w:sz="0" w:space="0" w:color="auto"/>
        <w:left w:val="none" w:sz="0" w:space="0" w:color="auto"/>
        <w:bottom w:val="none" w:sz="0" w:space="0" w:color="auto"/>
        <w:right w:val="none" w:sz="0" w:space="0" w:color="auto"/>
      </w:divBdr>
      <w:divsChild>
        <w:div w:id="1667367719">
          <w:marLeft w:val="0"/>
          <w:marRight w:val="0"/>
          <w:marTop w:val="0"/>
          <w:marBottom w:val="0"/>
          <w:divBdr>
            <w:top w:val="none" w:sz="0" w:space="0" w:color="auto"/>
            <w:left w:val="none" w:sz="0" w:space="0" w:color="auto"/>
            <w:bottom w:val="none" w:sz="0" w:space="0" w:color="auto"/>
            <w:right w:val="none" w:sz="0" w:space="0" w:color="auto"/>
          </w:divBdr>
          <w:divsChild>
            <w:div w:id="18094371">
              <w:marLeft w:val="0"/>
              <w:marRight w:val="0"/>
              <w:marTop w:val="0"/>
              <w:marBottom w:val="0"/>
              <w:divBdr>
                <w:top w:val="none" w:sz="0" w:space="0" w:color="auto"/>
                <w:left w:val="none" w:sz="0" w:space="0" w:color="auto"/>
                <w:bottom w:val="none" w:sz="0" w:space="0" w:color="auto"/>
                <w:right w:val="none" w:sz="0" w:space="0" w:color="auto"/>
              </w:divBdr>
            </w:div>
          </w:divsChild>
        </w:div>
        <w:div w:id="1763061655">
          <w:marLeft w:val="0"/>
          <w:marRight w:val="0"/>
          <w:marTop w:val="0"/>
          <w:marBottom w:val="450"/>
          <w:divBdr>
            <w:top w:val="none" w:sz="0" w:space="0" w:color="auto"/>
            <w:left w:val="none" w:sz="0" w:space="0" w:color="auto"/>
            <w:bottom w:val="none" w:sz="0" w:space="0" w:color="auto"/>
            <w:right w:val="none" w:sz="0" w:space="0" w:color="auto"/>
          </w:divBdr>
        </w:div>
        <w:div w:id="1343629960">
          <w:marLeft w:val="0"/>
          <w:marRight w:val="0"/>
          <w:marTop w:val="0"/>
          <w:marBottom w:val="450"/>
          <w:divBdr>
            <w:top w:val="none" w:sz="0" w:space="0" w:color="auto"/>
            <w:left w:val="none" w:sz="0" w:space="0" w:color="auto"/>
            <w:bottom w:val="none" w:sz="0" w:space="0" w:color="auto"/>
            <w:right w:val="none" w:sz="0" w:space="0" w:color="auto"/>
          </w:divBdr>
        </w:div>
        <w:div w:id="1994023427">
          <w:marLeft w:val="0"/>
          <w:marRight w:val="0"/>
          <w:marTop w:val="0"/>
          <w:marBottom w:val="450"/>
          <w:divBdr>
            <w:top w:val="none" w:sz="0" w:space="0" w:color="auto"/>
            <w:left w:val="none" w:sz="0" w:space="0" w:color="auto"/>
            <w:bottom w:val="none" w:sz="0" w:space="0" w:color="auto"/>
            <w:right w:val="none" w:sz="0" w:space="0" w:color="auto"/>
          </w:divBdr>
        </w:div>
        <w:div w:id="1100835678">
          <w:marLeft w:val="0"/>
          <w:marRight w:val="0"/>
          <w:marTop w:val="0"/>
          <w:marBottom w:val="450"/>
          <w:divBdr>
            <w:top w:val="none" w:sz="0" w:space="0" w:color="auto"/>
            <w:left w:val="none" w:sz="0" w:space="0" w:color="auto"/>
            <w:bottom w:val="none" w:sz="0" w:space="0" w:color="auto"/>
            <w:right w:val="none" w:sz="0" w:space="0" w:color="auto"/>
          </w:divBdr>
        </w:div>
        <w:div w:id="532498910">
          <w:marLeft w:val="0"/>
          <w:marRight w:val="0"/>
          <w:marTop w:val="0"/>
          <w:marBottom w:val="450"/>
          <w:divBdr>
            <w:top w:val="none" w:sz="0" w:space="0" w:color="auto"/>
            <w:left w:val="none" w:sz="0" w:space="0" w:color="auto"/>
            <w:bottom w:val="none" w:sz="0" w:space="0" w:color="auto"/>
            <w:right w:val="none" w:sz="0" w:space="0" w:color="auto"/>
          </w:divBdr>
        </w:div>
        <w:div w:id="1832285366">
          <w:marLeft w:val="0"/>
          <w:marRight w:val="0"/>
          <w:marTop w:val="0"/>
          <w:marBottom w:val="450"/>
          <w:divBdr>
            <w:top w:val="none" w:sz="0" w:space="0" w:color="auto"/>
            <w:left w:val="none" w:sz="0" w:space="0" w:color="auto"/>
            <w:bottom w:val="none" w:sz="0" w:space="0" w:color="auto"/>
            <w:right w:val="none" w:sz="0" w:space="0" w:color="auto"/>
          </w:divBdr>
        </w:div>
        <w:div w:id="535579196">
          <w:marLeft w:val="0"/>
          <w:marRight w:val="0"/>
          <w:marTop w:val="0"/>
          <w:marBottom w:val="450"/>
          <w:divBdr>
            <w:top w:val="none" w:sz="0" w:space="0" w:color="auto"/>
            <w:left w:val="none" w:sz="0" w:space="0" w:color="auto"/>
            <w:bottom w:val="none" w:sz="0" w:space="0" w:color="auto"/>
            <w:right w:val="none" w:sz="0" w:space="0" w:color="auto"/>
          </w:divBdr>
        </w:div>
        <w:div w:id="2138915880">
          <w:marLeft w:val="0"/>
          <w:marRight w:val="0"/>
          <w:marTop w:val="0"/>
          <w:marBottom w:val="450"/>
          <w:divBdr>
            <w:top w:val="none" w:sz="0" w:space="0" w:color="auto"/>
            <w:left w:val="none" w:sz="0" w:space="0" w:color="auto"/>
            <w:bottom w:val="none" w:sz="0" w:space="0" w:color="auto"/>
            <w:right w:val="none" w:sz="0" w:space="0" w:color="auto"/>
          </w:divBdr>
        </w:div>
        <w:div w:id="1043822626">
          <w:marLeft w:val="0"/>
          <w:marRight w:val="450"/>
          <w:marTop w:val="0"/>
          <w:marBottom w:val="450"/>
          <w:divBdr>
            <w:top w:val="none" w:sz="0" w:space="0" w:color="auto"/>
            <w:left w:val="none" w:sz="0" w:space="0" w:color="auto"/>
            <w:bottom w:val="none" w:sz="0" w:space="0" w:color="auto"/>
            <w:right w:val="none" w:sz="0" w:space="0" w:color="auto"/>
          </w:divBdr>
        </w:div>
      </w:divsChild>
    </w:div>
    <w:div w:id="1914468275">
      <w:bodyDiv w:val="1"/>
      <w:marLeft w:val="0"/>
      <w:marRight w:val="0"/>
      <w:marTop w:val="0"/>
      <w:marBottom w:val="0"/>
      <w:divBdr>
        <w:top w:val="none" w:sz="0" w:space="0" w:color="auto"/>
        <w:left w:val="none" w:sz="0" w:space="0" w:color="auto"/>
        <w:bottom w:val="none" w:sz="0" w:space="0" w:color="auto"/>
        <w:right w:val="none" w:sz="0" w:space="0" w:color="auto"/>
      </w:divBdr>
      <w:divsChild>
        <w:div w:id="1965884703">
          <w:marLeft w:val="0"/>
          <w:marRight w:val="0"/>
          <w:marTop w:val="0"/>
          <w:marBottom w:val="0"/>
          <w:divBdr>
            <w:top w:val="none" w:sz="0" w:space="0" w:color="auto"/>
            <w:left w:val="none" w:sz="0" w:space="0" w:color="auto"/>
            <w:bottom w:val="none" w:sz="0" w:space="0" w:color="auto"/>
            <w:right w:val="none" w:sz="0" w:space="0" w:color="auto"/>
          </w:divBdr>
          <w:divsChild>
            <w:div w:id="1102070888">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56449648">
              <w:marLeft w:val="0"/>
              <w:marRight w:val="0"/>
              <w:marTop w:val="0"/>
              <w:marBottom w:val="450"/>
              <w:divBdr>
                <w:top w:val="none" w:sz="0" w:space="0" w:color="auto"/>
                <w:left w:val="none" w:sz="0" w:space="0" w:color="auto"/>
                <w:bottom w:val="none" w:sz="0" w:space="0" w:color="auto"/>
                <w:right w:val="none" w:sz="0" w:space="0" w:color="auto"/>
              </w:divBdr>
            </w:div>
            <w:div w:id="375371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29078568">
      <w:bodyDiv w:val="1"/>
      <w:marLeft w:val="0"/>
      <w:marRight w:val="0"/>
      <w:marTop w:val="0"/>
      <w:marBottom w:val="0"/>
      <w:divBdr>
        <w:top w:val="none" w:sz="0" w:space="0" w:color="auto"/>
        <w:left w:val="none" w:sz="0" w:space="0" w:color="auto"/>
        <w:bottom w:val="none" w:sz="0" w:space="0" w:color="auto"/>
        <w:right w:val="none" w:sz="0" w:space="0" w:color="auto"/>
      </w:divBdr>
    </w:div>
    <w:div w:id="1935088200">
      <w:bodyDiv w:val="1"/>
      <w:marLeft w:val="0"/>
      <w:marRight w:val="0"/>
      <w:marTop w:val="0"/>
      <w:marBottom w:val="0"/>
      <w:divBdr>
        <w:top w:val="none" w:sz="0" w:space="0" w:color="auto"/>
        <w:left w:val="none" w:sz="0" w:space="0" w:color="auto"/>
        <w:bottom w:val="none" w:sz="0" w:space="0" w:color="auto"/>
        <w:right w:val="none" w:sz="0" w:space="0" w:color="auto"/>
      </w:divBdr>
    </w:div>
    <w:div w:id="1940217219">
      <w:bodyDiv w:val="1"/>
      <w:marLeft w:val="0"/>
      <w:marRight w:val="0"/>
      <w:marTop w:val="0"/>
      <w:marBottom w:val="0"/>
      <w:divBdr>
        <w:top w:val="none" w:sz="0" w:space="0" w:color="auto"/>
        <w:left w:val="none" w:sz="0" w:space="0" w:color="auto"/>
        <w:bottom w:val="none" w:sz="0" w:space="0" w:color="auto"/>
        <w:right w:val="none" w:sz="0" w:space="0" w:color="auto"/>
      </w:divBdr>
      <w:divsChild>
        <w:div w:id="1061950872">
          <w:marLeft w:val="0"/>
          <w:marRight w:val="0"/>
          <w:marTop w:val="0"/>
          <w:marBottom w:val="0"/>
          <w:divBdr>
            <w:top w:val="none" w:sz="0" w:space="0" w:color="auto"/>
            <w:left w:val="none" w:sz="0" w:space="0" w:color="auto"/>
            <w:bottom w:val="none" w:sz="0" w:space="0" w:color="auto"/>
            <w:right w:val="none" w:sz="0" w:space="0" w:color="auto"/>
          </w:divBdr>
          <w:divsChild>
            <w:div w:id="243491666">
              <w:marLeft w:val="0"/>
              <w:marRight w:val="0"/>
              <w:marTop w:val="0"/>
              <w:marBottom w:val="0"/>
              <w:divBdr>
                <w:top w:val="none" w:sz="0" w:space="0" w:color="auto"/>
                <w:left w:val="none" w:sz="0" w:space="0" w:color="auto"/>
                <w:bottom w:val="none" w:sz="0" w:space="0" w:color="auto"/>
                <w:right w:val="none" w:sz="0" w:space="0" w:color="auto"/>
              </w:divBdr>
              <w:divsChild>
                <w:div w:id="2134445044">
                  <w:marLeft w:val="0"/>
                  <w:marRight w:val="0"/>
                  <w:marTop w:val="0"/>
                  <w:marBottom w:val="0"/>
                  <w:divBdr>
                    <w:top w:val="none" w:sz="0" w:space="0" w:color="auto"/>
                    <w:left w:val="none" w:sz="0" w:space="0" w:color="auto"/>
                    <w:bottom w:val="none" w:sz="0" w:space="0" w:color="auto"/>
                    <w:right w:val="none" w:sz="0" w:space="0" w:color="auto"/>
                  </w:divBdr>
                </w:div>
              </w:divsChild>
            </w:div>
            <w:div w:id="122048177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50576710">
      <w:bodyDiv w:val="1"/>
      <w:marLeft w:val="0"/>
      <w:marRight w:val="0"/>
      <w:marTop w:val="0"/>
      <w:marBottom w:val="0"/>
      <w:divBdr>
        <w:top w:val="none" w:sz="0" w:space="0" w:color="auto"/>
        <w:left w:val="none" w:sz="0" w:space="0" w:color="auto"/>
        <w:bottom w:val="none" w:sz="0" w:space="0" w:color="auto"/>
        <w:right w:val="none" w:sz="0" w:space="0" w:color="auto"/>
      </w:divBdr>
    </w:div>
    <w:div w:id="1969696667">
      <w:bodyDiv w:val="1"/>
      <w:marLeft w:val="0"/>
      <w:marRight w:val="0"/>
      <w:marTop w:val="0"/>
      <w:marBottom w:val="0"/>
      <w:divBdr>
        <w:top w:val="none" w:sz="0" w:space="0" w:color="auto"/>
        <w:left w:val="none" w:sz="0" w:space="0" w:color="auto"/>
        <w:bottom w:val="none" w:sz="0" w:space="0" w:color="auto"/>
        <w:right w:val="none" w:sz="0" w:space="0" w:color="auto"/>
      </w:divBdr>
      <w:divsChild>
        <w:div w:id="1332946853">
          <w:marLeft w:val="0"/>
          <w:marRight w:val="0"/>
          <w:marTop w:val="0"/>
          <w:marBottom w:val="0"/>
          <w:divBdr>
            <w:top w:val="none" w:sz="0" w:space="0" w:color="auto"/>
            <w:left w:val="none" w:sz="0" w:space="0" w:color="auto"/>
            <w:bottom w:val="none" w:sz="0" w:space="0" w:color="auto"/>
            <w:right w:val="none" w:sz="0" w:space="0" w:color="auto"/>
          </w:divBdr>
          <w:divsChild>
            <w:div w:id="1662926199">
              <w:marLeft w:val="0"/>
              <w:marRight w:val="0"/>
              <w:marTop w:val="0"/>
              <w:marBottom w:val="0"/>
              <w:divBdr>
                <w:top w:val="none" w:sz="0" w:space="0" w:color="auto"/>
                <w:left w:val="none" w:sz="0" w:space="0" w:color="auto"/>
                <w:bottom w:val="none" w:sz="0" w:space="0" w:color="auto"/>
                <w:right w:val="none" w:sz="0" w:space="0" w:color="auto"/>
              </w:divBdr>
              <w:divsChild>
                <w:div w:id="39598520">
                  <w:marLeft w:val="0"/>
                  <w:marRight w:val="0"/>
                  <w:marTop w:val="0"/>
                  <w:marBottom w:val="0"/>
                  <w:divBdr>
                    <w:top w:val="none" w:sz="0" w:space="0" w:color="auto"/>
                    <w:left w:val="none" w:sz="0" w:space="0" w:color="auto"/>
                    <w:bottom w:val="none" w:sz="0" w:space="0" w:color="auto"/>
                    <w:right w:val="none" w:sz="0" w:space="0" w:color="auto"/>
                  </w:divBdr>
                </w:div>
              </w:divsChild>
            </w:div>
            <w:div w:id="307168442">
              <w:marLeft w:val="0"/>
              <w:marRight w:val="0"/>
              <w:marTop w:val="0"/>
              <w:marBottom w:val="450"/>
              <w:divBdr>
                <w:top w:val="none" w:sz="0" w:space="0" w:color="auto"/>
                <w:left w:val="none" w:sz="0" w:space="0" w:color="auto"/>
                <w:bottom w:val="none" w:sz="0" w:space="0" w:color="auto"/>
                <w:right w:val="none" w:sz="0" w:space="0" w:color="auto"/>
              </w:divBdr>
            </w:div>
            <w:div w:id="724135194">
              <w:marLeft w:val="0"/>
              <w:marRight w:val="0"/>
              <w:marTop w:val="0"/>
              <w:marBottom w:val="450"/>
              <w:divBdr>
                <w:top w:val="none" w:sz="0" w:space="0" w:color="auto"/>
                <w:left w:val="none" w:sz="0" w:space="0" w:color="auto"/>
                <w:bottom w:val="none" w:sz="0" w:space="0" w:color="auto"/>
                <w:right w:val="none" w:sz="0" w:space="0" w:color="auto"/>
              </w:divBdr>
            </w:div>
            <w:div w:id="357853032">
              <w:marLeft w:val="0"/>
              <w:marRight w:val="0"/>
              <w:marTop w:val="0"/>
              <w:marBottom w:val="450"/>
              <w:divBdr>
                <w:top w:val="none" w:sz="0" w:space="0" w:color="auto"/>
                <w:left w:val="none" w:sz="0" w:space="0" w:color="auto"/>
                <w:bottom w:val="none" w:sz="0" w:space="0" w:color="auto"/>
                <w:right w:val="none" w:sz="0" w:space="0" w:color="auto"/>
              </w:divBdr>
            </w:div>
            <w:div w:id="1537964337">
              <w:marLeft w:val="0"/>
              <w:marRight w:val="0"/>
              <w:marTop w:val="0"/>
              <w:marBottom w:val="0"/>
              <w:divBdr>
                <w:top w:val="none" w:sz="0" w:space="0" w:color="auto"/>
                <w:left w:val="none" w:sz="0" w:space="0" w:color="auto"/>
                <w:bottom w:val="none" w:sz="0" w:space="0" w:color="auto"/>
                <w:right w:val="none" w:sz="0" w:space="0" w:color="auto"/>
              </w:divBdr>
              <w:divsChild>
                <w:div w:id="909192528">
                  <w:marLeft w:val="0"/>
                  <w:marRight w:val="0"/>
                  <w:marTop w:val="0"/>
                  <w:marBottom w:val="0"/>
                  <w:divBdr>
                    <w:top w:val="none" w:sz="0" w:space="0" w:color="auto"/>
                    <w:left w:val="none" w:sz="0" w:space="0" w:color="auto"/>
                    <w:bottom w:val="none" w:sz="0" w:space="0" w:color="auto"/>
                    <w:right w:val="none" w:sz="0" w:space="0" w:color="auto"/>
                  </w:divBdr>
                </w:div>
              </w:divsChild>
            </w:div>
            <w:div w:id="720134753">
              <w:marLeft w:val="0"/>
              <w:marRight w:val="0"/>
              <w:marTop w:val="0"/>
              <w:marBottom w:val="0"/>
              <w:divBdr>
                <w:top w:val="none" w:sz="0" w:space="0" w:color="auto"/>
                <w:left w:val="none" w:sz="0" w:space="0" w:color="auto"/>
                <w:bottom w:val="none" w:sz="0" w:space="0" w:color="auto"/>
                <w:right w:val="none" w:sz="0" w:space="0" w:color="auto"/>
              </w:divBdr>
              <w:divsChild>
                <w:div w:id="18554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339257">
      <w:bodyDiv w:val="1"/>
      <w:marLeft w:val="0"/>
      <w:marRight w:val="0"/>
      <w:marTop w:val="0"/>
      <w:marBottom w:val="0"/>
      <w:divBdr>
        <w:top w:val="none" w:sz="0" w:space="0" w:color="auto"/>
        <w:left w:val="none" w:sz="0" w:space="0" w:color="auto"/>
        <w:bottom w:val="none" w:sz="0" w:space="0" w:color="auto"/>
        <w:right w:val="none" w:sz="0" w:space="0" w:color="auto"/>
      </w:divBdr>
      <w:divsChild>
        <w:div w:id="748618011">
          <w:marLeft w:val="0"/>
          <w:marRight w:val="0"/>
          <w:marTop w:val="0"/>
          <w:marBottom w:val="0"/>
          <w:divBdr>
            <w:top w:val="none" w:sz="0" w:space="0" w:color="auto"/>
            <w:left w:val="none" w:sz="0" w:space="0" w:color="auto"/>
            <w:bottom w:val="none" w:sz="0" w:space="0" w:color="auto"/>
            <w:right w:val="none" w:sz="0" w:space="0" w:color="auto"/>
          </w:divBdr>
        </w:div>
      </w:divsChild>
    </w:div>
    <w:div w:id="2003658412">
      <w:bodyDiv w:val="1"/>
      <w:marLeft w:val="0"/>
      <w:marRight w:val="0"/>
      <w:marTop w:val="0"/>
      <w:marBottom w:val="0"/>
      <w:divBdr>
        <w:top w:val="none" w:sz="0" w:space="0" w:color="auto"/>
        <w:left w:val="none" w:sz="0" w:space="0" w:color="auto"/>
        <w:bottom w:val="none" w:sz="0" w:space="0" w:color="auto"/>
        <w:right w:val="none" w:sz="0" w:space="0" w:color="auto"/>
      </w:divBdr>
      <w:divsChild>
        <w:div w:id="1020353552">
          <w:marLeft w:val="0"/>
          <w:marRight w:val="0"/>
          <w:marTop w:val="0"/>
          <w:marBottom w:val="450"/>
          <w:divBdr>
            <w:top w:val="none" w:sz="0" w:space="0" w:color="auto"/>
            <w:left w:val="none" w:sz="0" w:space="0" w:color="auto"/>
            <w:bottom w:val="none" w:sz="0" w:space="0" w:color="auto"/>
            <w:right w:val="none" w:sz="0" w:space="0" w:color="auto"/>
          </w:divBdr>
        </w:div>
        <w:div w:id="2085255316">
          <w:blockQuote w:val="1"/>
          <w:marLeft w:val="0"/>
          <w:marRight w:val="0"/>
          <w:marTop w:val="0"/>
          <w:marBottom w:val="300"/>
          <w:divBdr>
            <w:top w:val="none" w:sz="0" w:space="15" w:color="auto"/>
            <w:left w:val="single" w:sz="24" w:space="15" w:color="05A9C5"/>
            <w:bottom w:val="none" w:sz="0" w:space="15" w:color="auto"/>
            <w:right w:val="none" w:sz="0" w:space="15" w:color="auto"/>
          </w:divBdr>
        </w:div>
      </w:divsChild>
    </w:div>
    <w:div w:id="2040814859">
      <w:bodyDiv w:val="1"/>
      <w:marLeft w:val="0"/>
      <w:marRight w:val="0"/>
      <w:marTop w:val="0"/>
      <w:marBottom w:val="0"/>
      <w:divBdr>
        <w:top w:val="none" w:sz="0" w:space="0" w:color="auto"/>
        <w:left w:val="none" w:sz="0" w:space="0" w:color="auto"/>
        <w:bottom w:val="none" w:sz="0" w:space="0" w:color="auto"/>
        <w:right w:val="none" w:sz="0" w:space="0" w:color="auto"/>
      </w:divBdr>
      <w:divsChild>
        <w:div w:id="991517626">
          <w:marLeft w:val="0"/>
          <w:marRight w:val="450"/>
          <w:marTop w:val="0"/>
          <w:marBottom w:val="450"/>
          <w:divBdr>
            <w:top w:val="none" w:sz="0" w:space="0" w:color="auto"/>
            <w:left w:val="none" w:sz="0" w:space="0" w:color="auto"/>
            <w:bottom w:val="none" w:sz="0" w:space="0" w:color="auto"/>
            <w:right w:val="none" w:sz="0" w:space="0" w:color="auto"/>
          </w:divBdr>
        </w:div>
      </w:divsChild>
    </w:div>
    <w:div w:id="2055502612">
      <w:bodyDiv w:val="1"/>
      <w:marLeft w:val="0"/>
      <w:marRight w:val="0"/>
      <w:marTop w:val="0"/>
      <w:marBottom w:val="0"/>
      <w:divBdr>
        <w:top w:val="none" w:sz="0" w:space="0" w:color="auto"/>
        <w:left w:val="none" w:sz="0" w:space="0" w:color="auto"/>
        <w:bottom w:val="none" w:sz="0" w:space="0" w:color="auto"/>
        <w:right w:val="none" w:sz="0" w:space="0" w:color="auto"/>
      </w:divBdr>
    </w:div>
    <w:div w:id="2058698387">
      <w:bodyDiv w:val="1"/>
      <w:marLeft w:val="0"/>
      <w:marRight w:val="0"/>
      <w:marTop w:val="0"/>
      <w:marBottom w:val="0"/>
      <w:divBdr>
        <w:top w:val="none" w:sz="0" w:space="0" w:color="auto"/>
        <w:left w:val="none" w:sz="0" w:space="0" w:color="auto"/>
        <w:bottom w:val="none" w:sz="0" w:space="0" w:color="auto"/>
        <w:right w:val="none" w:sz="0" w:space="0" w:color="auto"/>
      </w:divBdr>
    </w:div>
    <w:div w:id="2076510513">
      <w:bodyDiv w:val="1"/>
      <w:marLeft w:val="0"/>
      <w:marRight w:val="0"/>
      <w:marTop w:val="0"/>
      <w:marBottom w:val="0"/>
      <w:divBdr>
        <w:top w:val="none" w:sz="0" w:space="0" w:color="auto"/>
        <w:left w:val="none" w:sz="0" w:space="0" w:color="auto"/>
        <w:bottom w:val="none" w:sz="0" w:space="0" w:color="auto"/>
        <w:right w:val="none" w:sz="0" w:space="0" w:color="auto"/>
      </w:divBdr>
      <w:divsChild>
        <w:div w:id="162398368">
          <w:marLeft w:val="0"/>
          <w:marRight w:val="0"/>
          <w:marTop w:val="0"/>
          <w:marBottom w:val="0"/>
          <w:divBdr>
            <w:top w:val="none" w:sz="0" w:space="0" w:color="auto"/>
            <w:left w:val="none" w:sz="0" w:space="0" w:color="auto"/>
            <w:bottom w:val="none" w:sz="0" w:space="0" w:color="auto"/>
            <w:right w:val="none" w:sz="0" w:space="0" w:color="auto"/>
          </w:divBdr>
          <w:divsChild>
            <w:div w:id="1764767312">
              <w:marLeft w:val="0"/>
              <w:marRight w:val="0"/>
              <w:marTop w:val="0"/>
              <w:marBottom w:val="0"/>
              <w:divBdr>
                <w:top w:val="none" w:sz="0" w:space="0" w:color="auto"/>
                <w:left w:val="none" w:sz="0" w:space="0" w:color="auto"/>
                <w:bottom w:val="none" w:sz="0" w:space="0" w:color="auto"/>
                <w:right w:val="none" w:sz="0" w:space="0" w:color="auto"/>
              </w:divBdr>
              <w:divsChild>
                <w:div w:id="2584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6217">
      <w:bodyDiv w:val="1"/>
      <w:marLeft w:val="0"/>
      <w:marRight w:val="0"/>
      <w:marTop w:val="0"/>
      <w:marBottom w:val="0"/>
      <w:divBdr>
        <w:top w:val="none" w:sz="0" w:space="0" w:color="auto"/>
        <w:left w:val="none" w:sz="0" w:space="0" w:color="auto"/>
        <w:bottom w:val="none" w:sz="0" w:space="0" w:color="auto"/>
        <w:right w:val="none" w:sz="0" w:space="0" w:color="auto"/>
      </w:divBdr>
      <w:divsChild>
        <w:div w:id="1511064276">
          <w:marLeft w:val="0"/>
          <w:marRight w:val="0"/>
          <w:marTop w:val="0"/>
          <w:marBottom w:val="0"/>
          <w:divBdr>
            <w:top w:val="none" w:sz="0" w:space="0" w:color="auto"/>
            <w:left w:val="none" w:sz="0" w:space="0" w:color="auto"/>
            <w:bottom w:val="none" w:sz="0" w:space="0" w:color="auto"/>
            <w:right w:val="none" w:sz="0" w:space="0" w:color="auto"/>
          </w:divBdr>
          <w:divsChild>
            <w:div w:id="1576739591">
              <w:marLeft w:val="0"/>
              <w:marRight w:val="0"/>
              <w:marTop w:val="0"/>
              <w:marBottom w:val="0"/>
              <w:divBdr>
                <w:top w:val="none" w:sz="0" w:space="0" w:color="auto"/>
                <w:left w:val="none" w:sz="0" w:space="0" w:color="auto"/>
                <w:bottom w:val="none" w:sz="0" w:space="0" w:color="auto"/>
                <w:right w:val="none" w:sz="0" w:space="0" w:color="auto"/>
              </w:divBdr>
              <w:divsChild>
                <w:div w:id="1654411999">
                  <w:marLeft w:val="0"/>
                  <w:marRight w:val="0"/>
                  <w:marTop w:val="0"/>
                  <w:marBottom w:val="0"/>
                  <w:divBdr>
                    <w:top w:val="none" w:sz="0" w:space="0" w:color="auto"/>
                    <w:left w:val="none" w:sz="0" w:space="0" w:color="auto"/>
                    <w:bottom w:val="none" w:sz="0" w:space="0" w:color="auto"/>
                    <w:right w:val="none" w:sz="0" w:space="0" w:color="auto"/>
                  </w:divBdr>
                </w:div>
              </w:divsChild>
            </w:div>
            <w:div w:id="1664166066">
              <w:marLeft w:val="0"/>
              <w:marRight w:val="0"/>
              <w:marTop w:val="0"/>
              <w:marBottom w:val="0"/>
              <w:divBdr>
                <w:top w:val="none" w:sz="0" w:space="0" w:color="auto"/>
                <w:left w:val="none" w:sz="0" w:space="0" w:color="auto"/>
                <w:bottom w:val="none" w:sz="0" w:space="0" w:color="auto"/>
                <w:right w:val="none" w:sz="0" w:space="0" w:color="auto"/>
              </w:divBdr>
              <w:divsChild>
                <w:div w:id="307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59009">
      <w:bodyDiv w:val="1"/>
      <w:marLeft w:val="0"/>
      <w:marRight w:val="0"/>
      <w:marTop w:val="0"/>
      <w:marBottom w:val="0"/>
      <w:divBdr>
        <w:top w:val="none" w:sz="0" w:space="0" w:color="auto"/>
        <w:left w:val="none" w:sz="0" w:space="0" w:color="auto"/>
        <w:bottom w:val="none" w:sz="0" w:space="0" w:color="auto"/>
        <w:right w:val="none" w:sz="0" w:space="0" w:color="auto"/>
      </w:divBdr>
      <w:divsChild>
        <w:div w:id="646251350">
          <w:marLeft w:val="0"/>
          <w:marRight w:val="0"/>
          <w:marTop w:val="0"/>
          <w:marBottom w:val="0"/>
          <w:divBdr>
            <w:top w:val="none" w:sz="0" w:space="0" w:color="auto"/>
            <w:left w:val="none" w:sz="0" w:space="0" w:color="auto"/>
            <w:bottom w:val="none" w:sz="0" w:space="0" w:color="auto"/>
            <w:right w:val="none" w:sz="0" w:space="0" w:color="auto"/>
          </w:divBdr>
          <w:divsChild>
            <w:div w:id="1105925388">
              <w:marLeft w:val="0"/>
              <w:marRight w:val="0"/>
              <w:marTop w:val="0"/>
              <w:marBottom w:val="450"/>
              <w:divBdr>
                <w:top w:val="none" w:sz="0" w:space="0" w:color="auto"/>
                <w:left w:val="none" w:sz="0" w:space="0" w:color="auto"/>
                <w:bottom w:val="none" w:sz="0" w:space="0" w:color="auto"/>
                <w:right w:val="none" w:sz="0" w:space="0" w:color="auto"/>
              </w:divBdr>
            </w:div>
            <w:div w:id="1355960373">
              <w:marLeft w:val="0"/>
              <w:marRight w:val="0"/>
              <w:marTop w:val="0"/>
              <w:marBottom w:val="0"/>
              <w:divBdr>
                <w:top w:val="none" w:sz="0" w:space="0" w:color="auto"/>
                <w:left w:val="none" w:sz="0" w:space="0" w:color="auto"/>
                <w:bottom w:val="none" w:sz="0" w:space="0" w:color="auto"/>
                <w:right w:val="none" w:sz="0" w:space="0" w:color="auto"/>
              </w:divBdr>
              <w:divsChild>
                <w:div w:id="107552886">
                  <w:marLeft w:val="0"/>
                  <w:marRight w:val="0"/>
                  <w:marTop w:val="0"/>
                  <w:marBottom w:val="0"/>
                  <w:divBdr>
                    <w:top w:val="none" w:sz="0" w:space="0" w:color="auto"/>
                    <w:left w:val="none" w:sz="0" w:space="0" w:color="auto"/>
                    <w:bottom w:val="none" w:sz="0" w:space="0" w:color="auto"/>
                    <w:right w:val="none" w:sz="0" w:space="0" w:color="auto"/>
                  </w:divBdr>
                </w:div>
              </w:divsChild>
            </w:div>
            <w:div w:id="548372108">
              <w:blockQuote w:val="1"/>
              <w:marLeft w:val="0"/>
              <w:marRight w:val="0"/>
              <w:marTop w:val="0"/>
              <w:marBottom w:val="300"/>
              <w:divBdr>
                <w:top w:val="none" w:sz="0" w:space="15" w:color="auto"/>
                <w:left w:val="single" w:sz="24" w:space="15" w:color="05A9C5"/>
                <w:bottom w:val="none" w:sz="0" w:space="15" w:color="auto"/>
                <w:right w:val="none" w:sz="0" w:space="15" w:color="auto"/>
              </w:divBdr>
            </w:div>
            <w:div w:id="468280792">
              <w:marLeft w:val="0"/>
              <w:marRight w:val="0"/>
              <w:marTop w:val="0"/>
              <w:marBottom w:val="0"/>
              <w:divBdr>
                <w:top w:val="none" w:sz="0" w:space="0" w:color="auto"/>
                <w:left w:val="none" w:sz="0" w:space="0" w:color="auto"/>
                <w:bottom w:val="none" w:sz="0" w:space="0" w:color="auto"/>
                <w:right w:val="none" w:sz="0" w:space="0" w:color="auto"/>
              </w:divBdr>
              <w:divsChild>
                <w:div w:id="886380329">
                  <w:marLeft w:val="0"/>
                  <w:marRight w:val="0"/>
                  <w:marTop w:val="0"/>
                  <w:marBottom w:val="0"/>
                  <w:divBdr>
                    <w:top w:val="none" w:sz="0" w:space="0" w:color="auto"/>
                    <w:left w:val="none" w:sz="0" w:space="0" w:color="auto"/>
                    <w:bottom w:val="none" w:sz="0" w:space="0" w:color="auto"/>
                    <w:right w:val="none" w:sz="0" w:space="0" w:color="auto"/>
                  </w:divBdr>
                </w:div>
              </w:divsChild>
            </w:div>
            <w:div w:id="967855897">
              <w:marLeft w:val="0"/>
              <w:marRight w:val="0"/>
              <w:marTop w:val="0"/>
              <w:marBottom w:val="450"/>
              <w:divBdr>
                <w:top w:val="none" w:sz="0" w:space="0" w:color="auto"/>
                <w:left w:val="none" w:sz="0" w:space="0" w:color="auto"/>
                <w:bottom w:val="none" w:sz="0" w:space="0" w:color="auto"/>
                <w:right w:val="none" w:sz="0" w:space="0" w:color="auto"/>
              </w:divBdr>
            </w:div>
            <w:div w:id="90593029">
              <w:marLeft w:val="0"/>
              <w:marRight w:val="450"/>
              <w:marTop w:val="0"/>
              <w:marBottom w:val="450"/>
              <w:divBdr>
                <w:top w:val="none" w:sz="0" w:space="0" w:color="auto"/>
                <w:left w:val="none" w:sz="0" w:space="0" w:color="auto"/>
                <w:bottom w:val="none" w:sz="0" w:space="0" w:color="auto"/>
                <w:right w:val="none" w:sz="0" w:space="0" w:color="auto"/>
              </w:divBdr>
            </w:div>
            <w:div w:id="1803888405">
              <w:marLeft w:val="0"/>
              <w:marRight w:val="0"/>
              <w:marTop w:val="0"/>
              <w:marBottom w:val="0"/>
              <w:divBdr>
                <w:top w:val="none" w:sz="0" w:space="0" w:color="auto"/>
                <w:left w:val="none" w:sz="0" w:space="0" w:color="auto"/>
                <w:bottom w:val="none" w:sz="0" w:space="0" w:color="auto"/>
                <w:right w:val="none" w:sz="0" w:space="0" w:color="auto"/>
              </w:divBdr>
              <w:divsChild>
                <w:div w:id="1934196277">
                  <w:marLeft w:val="0"/>
                  <w:marRight w:val="0"/>
                  <w:marTop w:val="0"/>
                  <w:marBottom w:val="0"/>
                  <w:divBdr>
                    <w:top w:val="none" w:sz="0" w:space="0" w:color="auto"/>
                    <w:left w:val="none" w:sz="0" w:space="0" w:color="auto"/>
                    <w:bottom w:val="none" w:sz="0" w:space="0" w:color="auto"/>
                    <w:right w:val="none" w:sz="0" w:space="0" w:color="auto"/>
                  </w:divBdr>
                </w:div>
              </w:divsChild>
            </w:div>
            <w:div w:id="1659334886">
              <w:marLeft w:val="0"/>
              <w:marRight w:val="0"/>
              <w:marTop w:val="0"/>
              <w:marBottom w:val="0"/>
              <w:divBdr>
                <w:top w:val="none" w:sz="0" w:space="0" w:color="auto"/>
                <w:left w:val="none" w:sz="0" w:space="0" w:color="auto"/>
                <w:bottom w:val="none" w:sz="0" w:space="0" w:color="auto"/>
                <w:right w:val="none" w:sz="0" w:space="0" w:color="auto"/>
              </w:divBdr>
              <w:divsChild>
                <w:div w:id="1859005802">
                  <w:marLeft w:val="0"/>
                  <w:marRight w:val="0"/>
                  <w:marTop w:val="0"/>
                  <w:marBottom w:val="0"/>
                  <w:divBdr>
                    <w:top w:val="none" w:sz="0" w:space="0" w:color="auto"/>
                    <w:left w:val="none" w:sz="0" w:space="0" w:color="auto"/>
                    <w:bottom w:val="none" w:sz="0" w:space="0" w:color="auto"/>
                    <w:right w:val="none" w:sz="0" w:space="0" w:color="auto"/>
                  </w:divBdr>
                </w:div>
              </w:divsChild>
            </w:div>
            <w:div w:id="1195314860">
              <w:blockQuote w:val="1"/>
              <w:marLeft w:val="0"/>
              <w:marRight w:val="0"/>
              <w:marTop w:val="0"/>
              <w:marBottom w:val="300"/>
              <w:divBdr>
                <w:top w:val="none" w:sz="0" w:space="15" w:color="auto"/>
                <w:left w:val="single" w:sz="24" w:space="15" w:color="05A9C5"/>
                <w:bottom w:val="none" w:sz="0" w:space="15" w:color="auto"/>
                <w:right w:val="none" w:sz="0" w:space="15" w:color="auto"/>
              </w:divBdr>
            </w:div>
            <w:div w:id="1929381303">
              <w:marLeft w:val="0"/>
              <w:marRight w:val="0"/>
              <w:marTop w:val="0"/>
              <w:marBottom w:val="0"/>
              <w:divBdr>
                <w:top w:val="none" w:sz="0" w:space="0" w:color="auto"/>
                <w:left w:val="none" w:sz="0" w:space="0" w:color="auto"/>
                <w:bottom w:val="none" w:sz="0" w:space="0" w:color="auto"/>
                <w:right w:val="none" w:sz="0" w:space="0" w:color="auto"/>
              </w:divBdr>
              <w:divsChild>
                <w:div w:id="143402296">
                  <w:marLeft w:val="0"/>
                  <w:marRight w:val="0"/>
                  <w:marTop w:val="0"/>
                  <w:marBottom w:val="0"/>
                  <w:divBdr>
                    <w:top w:val="none" w:sz="0" w:space="0" w:color="auto"/>
                    <w:left w:val="none" w:sz="0" w:space="0" w:color="auto"/>
                    <w:bottom w:val="none" w:sz="0" w:space="0" w:color="auto"/>
                    <w:right w:val="none" w:sz="0" w:space="0" w:color="auto"/>
                  </w:divBdr>
                </w:div>
              </w:divsChild>
            </w:div>
            <w:div w:id="1497765974">
              <w:marLeft w:val="0"/>
              <w:marRight w:val="450"/>
              <w:marTop w:val="0"/>
              <w:marBottom w:val="450"/>
              <w:divBdr>
                <w:top w:val="none" w:sz="0" w:space="0" w:color="auto"/>
                <w:left w:val="none" w:sz="0" w:space="0" w:color="auto"/>
                <w:bottom w:val="none" w:sz="0" w:space="0" w:color="auto"/>
                <w:right w:val="none" w:sz="0" w:space="0" w:color="auto"/>
              </w:divBdr>
            </w:div>
            <w:div w:id="449129554">
              <w:marLeft w:val="0"/>
              <w:marRight w:val="0"/>
              <w:marTop w:val="0"/>
              <w:marBottom w:val="0"/>
              <w:divBdr>
                <w:top w:val="none" w:sz="0" w:space="0" w:color="auto"/>
                <w:left w:val="none" w:sz="0" w:space="0" w:color="auto"/>
                <w:bottom w:val="none" w:sz="0" w:space="0" w:color="auto"/>
                <w:right w:val="none" w:sz="0" w:space="0" w:color="auto"/>
              </w:divBdr>
              <w:divsChild>
                <w:div w:id="747191508">
                  <w:marLeft w:val="0"/>
                  <w:marRight w:val="0"/>
                  <w:marTop w:val="0"/>
                  <w:marBottom w:val="0"/>
                  <w:divBdr>
                    <w:top w:val="none" w:sz="0" w:space="0" w:color="auto"/>
                    <w:left w:val="none" w:sz="0" w:space="0" w:color="auto"/>
                    <w:bottom w:val="none" w:sz="0" w:space="0" w:color="auto"/>
                    <w:right w:val="none" w:sz="0" w:space="0" w:color="auto"/>
                  </w:divBdr>
                </w:div>
              </w:divsChild>
            </w:div>
            <w:div w:id="838229253">
              <w:marLeft w:val="0"/>
              <w:marRight w:val="0"/>
              <w:marTop w:val="0"/>
              <w:marBottom w:val="0"/>
              <w:divBdr>
                <w:top w:val="none" w:sz="0" w:space="0" w:color="auto"/>
                <w:left w:val="none" w:sz="0" w:space="0" w:color="auto"/>
                <w:bottom w:val="none" w:sz="0" w:space="0" w:color="auto"/>
                <w:right w:val="none" w:sz="0" w:space="0" w:color="auto"/>
              </w:divBdr>
              <w:divsChild>
                <w:div w:id="1103377970">
                  <w:marLeft w:val="0"/>
                  <w:marRight w:val="0"/>
                  <w:marTop w:val="0"/>
                  <w:marBottom w:val="0"/>
                  <w:divBdr>
                    <w:top w:val="none" w:sz="0" w:space="0" w:color="auto"/>
                    <w:left w:val="none" w:sz="0" w:space="0" w:color="auto"/>
                    <w:bottom w:val="none" w:sz="0" w:space="0" w:color="auto"/>
                    <w:right w:val="none" w:sz="0" w:space="0" w:color="auto"/>
                  </w:divBdr>
                </w:div>
              </w:divsChild>
            </w:div>
            <w:div w:id="184361737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2120250367">
      <w:bodyDiv w:val="1"/>
      <w:marLeft w:val="0"/>
      <w:marRight w:val="0"/>
      <w:marTop w:val="0"/>
      <w:marBottom w:val="0"/>
      <w:divBdr>
        <w:top w:val="none" w:sz="0" w:space="0" w:color="auto"/>
        <w:left w:val="none" w:sz="0" w:space="0" w:color="auto"/>
        <w:bottom w:val="none" w:sz="0" w:space="0" w:color="auto"/>
        <w:right w:val="none" w:sz="0" w:space="0" w:color="auto"/>
      </w:divBdr>
    </w:div>
    <w:div w:id="2123188555">
      <w:bodyDiv w:val="1"/>
      <w:marLeft w:val="0"/>
      <w:marRight w:val="0"/>
      <w:marTop w:val="0"/>
      <w:marBottom w:val="0"/>
      <w:divBdr>
        <w:top w:val="none" w:sz="0" w:space="0" w:color="auto"/>
        <w:left w:val="none" w:sz="0" w:space="0" w:color="auto"/>
        <w:bottom w:val="none" w:sz="0" w:space="0" w:color="auto"/>
        <w:right w:val="none" w:sz="0" w:space="0" w:color="auto"/>
      </w:divBdr>
    </w:div>
    <w:div w:id="2123960792">
      <w:bodyDiv w:val="1"/>
      <w:marLeft w:val="0"/>
      <w:marRight w:val="0"/>
      <w:marTop w:val="0"/>
      <w:marBottom w:val="0"/>
      <w:divBdr>
        <w:top w:val="none" w:sz="0" w:space="0" w:color="auto"/>
        <w:left w:val="none" w:sz="0" w:space="0" w:color="auto"/>
        <w:bottom w:val="none" w:sz="0" w:space="0" w:color="auto"/>
        <w:right w:val="none" w:sz="0" w:space="0" w:color="auto"/>
      </w:divBdr>
    </w:div>
    <w:div w:id="2129007250">
      <w:bodyDiv w:val="1"/>
      <w:marLeft w:val="0"/>
      <w:marRight w:val="0"/>
      <w:marTop w:val="0"/>
      <w:marBottom w:val="0"/>
      <w:divBdr>
        <w:top w:val="none" w:sz="0" w:space="0" w:color="auto"/>
        <w:left w:val="none" w:sz="0" w:space="0" w:color="auto"/>
        <w:bottom w:val="none" w:sz="0" w:space="0" w:color="auto"/>
        <w:right w:val="none" w:sz="0" w:space="0" w:color="auto"/>
      </w:divBdr>
    </w:div>
    <w:div w:id="21337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www.statisticshowto.datasciencecentral.com/p-value/" TargetMode="External"/><Relationship Id="rId21" Type="http://schemas.openxmlformats.org/officeDocument/2006/relationships/hyperlink" Target="https://www.statisticshowto.datasciencecentral.com/wp-content/uploads/2013/09/variable.jpg" TargetMode="External"/><Relationship Id="rId170" Type="http://schemas.openxmlformats.org/officeDocument/2006/relationships/hyperlink" Target="https://www.statisticshowto.datasciencecentral.com/probability-and-statistics/t-test/" TargetMode="External"/><Relationship Id="rId268" Type="http://schemas.openxmlformats.org/officeDocument/2006/relationships/image" Target="media/image34.jpg"/><Relationship Id="rId475" Type="http://schemas.openxmlformats.org/officeDocument/2006/relationships/image" Target="media/image72.gif"/><Relationship Id="rId682" Type="http://schemas.openxmlformats.org/officeDocument/2006/relationships/hyperlink" Target="https://www.statisticshowto.datasciencecentral.com/non-probability-sampling/" TargetMode="External"/><Relationship Id="rId128" Type="http://schemas.openxmlformats.org/officeDocument/2006/relationships/hyperlink" Target="https://www.statisticshowto.datasciencecentral.com/statistic/" TargetMode="External"/><Relationship Id="rId335" Type="http://schemas.openxmlformats.org/officeDocument/2006/relationships/hyperlink" Target="https://www.statisticshowto.datasciencecentral.com/probability-and-statistics/standard-deviation/" TargetMode="External"/><Relationship Id="rId542" Type="http://schemas.openxmlformats.org/officeDocument/2006/relationships/hyperlink" Target="https://www.statisticshowto.datasciencecentral.com/wp-content/uploads/2014/02/bowley-skewness-example1.png" TargetMode="External"/><Relationship Id="rId987" Type="http://schemas.openxmlformats.org/officeDocument/2006/relationships/hyperlink" Target="https://www.statisticshowto.datasciencecentral.com/wp-content/uploads/2015/03/z-score-to-percentile-3.jpg" TargetMode="External"/><Relationship Id="rId1172" Type="http://schemas.openxmlformats.org/officeDocument/2006/relationships/hyperlink" Target="https://www.youtube.com/watch?v=AkC4X5_nP2U" TargetMode="External"/><Relationship Id="rId402" Type="http://schemas.openxmlformats.org/officeDocument/2006/relationships/hyperlink" Target="https://www.statisticshowto.datasciencecentral.com/wp-content/uploads/2014/02/pearson-mode-skewness.jpg" TargetMode="External"/><Relationship Id="rId847" Type="http://schemas.openxmlformats.org/officeDocument/2006/relationships/hyperlink" Target="https://www.statisticshowto.datasciencecentral.com/probability-and-statistics/find-critical-values/" TargetMode="External"/><Relationship Id="rId1032" Type="http://schemas.openxmlformats.org/officeDocument/2006/relationships/hyperlink" Target="https://www.statisticshowto.datasciencecentral.com/variable/" TargetMode="External"/><Relationship Id="rId1477" Type="http://schemas.openxmlformats.org/officeDocument/2006/relationships/image" Target="media/image202.png"/><Relationship Id="rId707" Type="http://schemas.openxmlformats.org/officeDocument/2006/relationships/hyperlink" Target="https://www.statisticshowto.datasciencecentral.com/what-is-cluster-sampling/" TargetMode="External"/><Relationship Id="rId914" Type="http://schemas.openxmlformats.org/officeDocument/2006/relationships/hyperlink" Target="https://www.statisticshowto.datasciencecentral.com/what-is-a-parameter-statisticshowto/" TargetMode="External"/><Relationship Id="rId1337" Type="http://schemas.openxmlformats.org/officeDocument/2006/relationships/hyperlink" Target="https://www.statisticshowto.datasciencecentral.com/p-value/" TargetMode="External"/><Relationship Id="rId1544" Type="http://schemas.openxmlformats.org/officeDocument/2006/relationships/hyperlink" Target="https://www.statisticshowto.datasciencecentral.com/probability-and-statistics/null-hypothesis/" TargetMode="External"/><Relationship Id="rId43" Type="http://schemas.openxmlformats.org/officeDocument/2006/relationships/hyperlink" Target="https://www.statisticshowto.datasciencecentral.com/experimental-design/" TargetMode="External"/><Relationship Id="rId1404" Type="http://schemas.openxmlformats.org/officeDocument/2006/relationships/hyperlink" Target="https://www.statisticshowto.datasciencecentral.com/probability-and-statistics/t-distribution/t-score-formula/" TargetMode="External"/><Relationship Id="rId1611" Type="http://schemas.openxmlformats.org/officeDocument/2006/relationships/hyperlink" Target="https://www.statisticshowto.datasciencecentral.com/sampling-unit/" TargetMode="External"/><Relationship Id="rId192" Type="http://schemas.openxmlformats.org/officeDocument/2006/relationships/hyperlink" Target="https://www.statisticshowto.datasciencecentral.com/median-absolute-deviation/" TargetMode="External"/><Relationship Id="rId497" Type="http://schemas.openxmlformats.org/officeDocument/2006/relationships/image" Target="media/image79.jpeg"/><Relationship Id="rId357" Type="http://schemas.openxmlformats.org/officeDocument/2006/relationships/hyperlink" Target="https://www.statisticshowto.datasciencecentral.com/probability-and-statistics/standard-deviation/" TargetMode="External"/><Relationship Id="rId1194" Type="http://schemas.openxmlformats.org/officeDocument/2006/relationships/hyperlink" Target="https://www.statisticshowto.datasciencecentral.com/probability-and-statistics/z-score/" TargetMode="External"/><Relationship Id="rId217" Type="http://schemas.openxmlformats.org/officeDocument/2006/relationships/hyperlink" Target="https://www.statisticshowto.datasciencecentral.com/wp-content/uploads/2014/02/shape_normal.gif" TargetMode="External"/><Relationship Id="rId564" Type="http://schemas.openxmlformats.org/officeDocument/2006/relationships/hyperlink" Target="https://www.statisticshowto.datasciencecentral.com/wp-content/uploads/2013/12/kurtosis-excel-2013.jpg" TargetMode="External"/><Relationship Id="rId771" Type="http://schemas.openxmlformats.org/officeDocument/2006/relationships/hyperlink" Target="https://www.statisticshowto.datasciencecentral.com/research-methods-qualitative-research-and-quantitative-research/" TargetMode="External"/><Relationship Id="rId869" Type="http://schemas.openxmlformats.org/officeDocument/2006/relationships/hyperlink" Target="https://www.statisticshowto.datasciencecentral.com/membership-bias/" TargetMode="External"/><Relationship Id="rId1499" Type="http://schemas.openxmlformats.org/officeDocument/2006/relationships/hyperlink" Target="https://www.statisticshowto.datasciencecentral.com/probability-and-statistics/null-hypothesis/" TargetMode="External"/><Relationship Id="rId424" Type="http://schemas.openxmlformats.org/officeDocument/2006/relationships/image" Target="media/image64.png"/><Relationship Id="rId631" Type="http://schemas.openxmlformats.org/officeDocument/2006/relationships/image" Target="media/image101.png"/><Relationship Id="rId729" Type="http://schemas.openxmlformats.org/officeDocument/2006/relationships/hyperlink" Target="https://www.statisticshowto.datasciencecentral.com/uncertainty-in-statistics/" TargetMode="External"/><Relationship Id="rId1054" Type="http://schemas.openxmlformats.org/officeDocument/2006/relationships/image" Target="media/image143.jpeg"/><Relationship Id="rId1261" Type="http://schemas.openxmlformats.org/officeDocument/2006/relationships/hyperlink" Target="https://www.statisticshowto.datasciencecentral.com/dependent-variable-definition/" TargetMode="External"/><Relationship Id="rId1359" Type="http://schemas.openxmlformats.org/officeDocument/2006/relationships/hyperlink" Target="https://www.statisticshowto.datasciencecentral.com/mean/" TargetMode="External"/><Relationship Id="rId936" Type="http://schemas.openxmlformats.org/officeDocument/2006/relationships/hyperlink" Target="https://www.statisticshowto.datasciencecentral.com/arithmetic-mean/" TargetMode="External"/><Relationship Id="rId1121" Type="http://schemas.openxmlformats.org/officeDocument/2006/relationships/hyperlink" Target="https://www.statisticshowto.datasciencecentral.com/support-or-reject-null-hypothesis/" TargetMode="External"/><Relationship Id="rId1219" Type="http://schemas.openxmlformats.org/officeDocument/2006/relationships/hyperlink" Target="https://www.statisticshowto.datasciencecentral.com/population-mean/" TargetMode="External"/><Relationship Id="rId1566" Type="http://schemas.openxmlformats.org/officeDocument/2006/relationships/hyperlink" Target="https://www.statisticshowto.datasciencecentral.com/t-critical-value/" TargetMode="External"/><Relationship Id="rId65" Type="http://schemas.openxmlformats.org/officeDocument/2006/relationships/hyperlink" Target="https://www.statisticshowto.datasciencecentral.com/intervening-variable/" TargetMode="External"/><Relationship Id="rId1426" Type="http://schemas.openxmlformats.org/officeDocument/2006/relationships/hyperlink" Target="https://www.statisticshowto.datasciencecentral.com/probability-and-statistics/t-distribution/" TargetMode="External"/><Relationship Id="rId1633" Type="http://schemas.openxmlformats.org/officeDocument/2006/relationships/hyperlink" Target="https://www.statisticshowto.datasciencecentral.com/what-is-bias/" TargetMode="External"/><Relationship Id="rId281" Type="http://schemas.openxmlformats.org/officeDocument/2006/relationships/hyperlink" Target="https://www.statisticshowto.datasciencecentral.com/probability-and-statistics/statistics-definitions/mean-median-mode/" TargetMode="External"/><Relationship Id="rId141" Type="http://schemas.openxmlformats.org/officeDocument/2006/relationships/hyperlink" Target="https://www.statisticshowto.datasciencecentral.com/probability-and-statistics/regression-analysis/scatter-plot-chart/" TargetMode="External"/><Relationship Id="rId379" Type="http://schemas.openxmlformats.org/officeDocument/2006/relationships/image" Target="media/image52.jpg"/><Relationship Id="rId586" Type="http://schemas.openxmlformats.org/officeDocument/2006/relationships/hyperlink" Target="https://www.statisticshowto.datasciencecentral.com/z-test/" TargetMode="External"/><Relationship Id="rId793" Type="http://schemas.openxmlformats.org/officeDocument/2006/relationships/hyperlink" Target="https://www.statisticshowto.datasciencecentral.com/probability-and-statistics/confidence-interval/" TargetMode="External"/><Relationship Id="rId7" Type="http://schemas.openxmlformats.org/officeDocument/2006/relationships/hyperlink" Target="https://en.wikipedia.org/wiki/Statistical_population" TargetMode="External"/><Relationship Id="rId239" Type="http://schemas.openxmlformats.org/officeDocument/2006/relationships/hyperlink" Target="https://www.statisticshowto.datasciencecentral.com/sample/" TargetMode="External"/><Relationship Id="rId446" Type="http://schemas.openxmlformats.org/officeDocument/2006/relationships/hyperlink" Target="https://www.statisticshowto.datasciencecentral.com/probability-and-statistics/normal-distributions/" TargetMode="External"/><Relationship Id="rId653" Type="http://schemas.openxmlformats.org/officeDocument/2006/relationships/hyperlink" Target="https://www.statisticshowto.datasciencecentral.com/probability-distribution/" TargetMode="External"/><Relationship Id="rId1076" Type="http://schemas.openxmlformats.org/officeDocument/2006/relationships/image" Target="media/image148.png"/><Relationship Id="rId1283" Type="http://schemas.openxmlformats.org/officeDocument/2006/relationships/hyperlink" Target="https://www.statisticshowto.datasciencecentral.com/wp-content/uploads/2014/12/paired-t-test-example-6.png" TargetMode="External"/><Relationship Id="rId1490" Type="http://schemas.openxmlformats.org/officeDocument/2006/relationships/hyperlink" Target="https://www.statisticshowto.datasciencecentral.com/probability-and-statistics/standard-deviation/" TargetMode="External"/><Relationship Id="rId306" Type="http://schemas.openxmlformats.org/officeDocument/2006/relationships/hyperlink" Target="https://www.statisticshowto.datasciencecentral.com/sample/" TargetMode="External"/><Relationship Id="rId860" Type="http://schemas.openxmlformats.org/officeDocument/2006/relationships/hyperlink" Target="https://www.statisticshowto.datasciencecentral.com/representative-sample/" TargetMode="External"/><Relationship Id="rId958" Type="http://schemas.openxmlformats.org/officeDocument/2006/relationships/hyperlink" Target="https://www.statisticshowto.datasciencecentral.com/probability-and-statistics/normal-distributions/find-the-area-under-a-normal-curve/" TargetMode="External"/><Relationship Id="rId1143" Type="http://schemas.openxmlformats.org/officeDocument/2006/relationships/hyperlink" Target="https://www.statisticshowto.datasciencecentral.com/one-sample-z-test/" TargetMode="External"/><Relationship Id="rId1588" Type="http://schemas.openxmlformats.org/officeDocument/2006/relationships/hyperlink" Target="https://www.statisticshowto.datasciencecentral.com/sample/" TargetMode="External"/><Relationship Id="rId87" Type="http://schemas.openxmlformats.org/officeDocument/2006/relationships/hyperlink" Target="https://www.statisticshowto.datasciencecentral.com/probability-and-statistics/descriptive-statistics/histogram-make-chart/" TargetMode="External"/><Relationship Id="rId513" Type="http://schemas.openxmlformats.org/officeDocument/2006/relationships/hyperlink" Target="https://www.statisticshowto.datasciencecentral.com/probability-and-statistics/normal-distributions/" TargetMode="External"/><Relationship Id="rId720" Type="http://schemas.openxmlformats.org/officeDocument/2006/relationships/hyperlink" Target="https://www.statisticshowto.datasciencecentral.com/what-is-a-census/" TargetMode="External"/><Relationship Id="rId818" Type="http://schemas.openxmlformats.org/officeDocument/2006/relationships/hyperlink" Target="https://www.statisticshowto.datasciencecentral.com/wp-content/uploads/2013/08/vote.jpg" TargetMode="External"/><Relationship Id="rId1350" Type="http://schemas.openxmlformats.org/officeDocument/2006/relationships/image" Target="media/image183.jpeg"/><Relationship Id="rId1448" Type="http://schemas.openxmlformats.org/officeDocument/2006/relationships/hyperlink" Target="https://www.statisticshowto.datasciencecentral.com/what-is-an-alpha-level/" TargetMode="External"/><Relationship Id="rId1655" Type="http://schemas.openxmlformats.org/officeDocument/2006/relationships/image" Target="media/image225.png"/><Relationship Id="rId1003" Type="http://schemas.openxmlformats.org/officeDocument/2006/relationships/image" Target="media/image135.jpg"/><Relationship Id="rId1210" Type="http://schemas.openxmlformats.org/officeDocument/2006/relationships/hyperlink" Target="https://www.statisticshowto.datasciencecentral.com/confidence-level/" TargetMode="External"/><Relationship Id="rId1308" Type="http://schemas.openxmlformats.org/officeDocument/2006/relationships/hyperlink" Target="https://www.statisticshowto.datasciencecentral.com/how-to-do-a-t-test-in-excel/" TargetMode="External"/><Relationship Id="rId1515" Type="http://schemas.openxmlformats.org/officeDocument/2006/relationships/hyperlink" Target="https://www.statisticshowto.datasciencecentral.com/probability-and-statistics/hypothesis-testing/f-test/" TargetMode="External"/><Relationship Id="rId14" Type="http://schemas.openxmlformats.org/officeDocument/2006/relationships/hyperlink" Target="https://www.statisticshowto.datasciencecentral.com/mean" TargetMode="External"/><Relationship Id="rId163" Type="http://schemas.openxmlformats.org/officeDocument/2006/relationships/hyperlink" Target="https://www.statisticshowto.datasciencecentral.com/probability-distribution/" TargetMode="External"/><Relationship Id="rId370" Type="http://schemas.openxmlformats.org/officeDocument/2006/relationships/hyperlink" Target="https://www.youtube.com/watch?v=arzaMpDxYSQ" TargetMode="External"/><Relationship Id="rId230" Type="http://schemas.openxmlformats.org/officeDocument/2006/relationships/hyperlink" Target="https://www.statisticshowto.datasciencecentral.com/probability-and-statistics/normal-distributions/" TargetMode="External"/><Relationship Id="rId468" Type="http://schemas.openxmlformats.org/officeDocument/2006/relationships/hyperlink" Target="https://www.statisticshowto.datasciencecentral.com/folded-normal-distribution/" TargetMode="External"/><Relationship Id="rId675" Type="http://schemas.openxmlformats.org/officeDocument/2006/relationships/hyperlink" Target="https://www.statisticshowto.datasciencecentral.com/wp-content/uploads/2013/09/10-percent-condition.jpg" TargetMode="External"/><Relationship Id="rId882" Type="http://schemas.openxmlformats.org/officeDocument/2006/relationships/image" Target="media/image123.gif"/><Relationship Id="rId1098" Type="http://schemas.openxmlformats.org/officeDocument/2006/relationships/hyperlink" Target="https://www.statisticshowto.datasciencecentral.com/probability-and-statistics/z-score/" TargetMode="External"/><Relationship Id="rId328" Type="http://schemas.openxmlformats.org/officeDocument/2006/relationships/hyperlink" Target="https://www.statisticshowto.datasciencecentral.com/sample/" TargetMode="External"/><Relationship Id="rId535" Type="http://schemas.openxmlformats.org/officeDocument/2006/relationships/hyperlink" Target="https://www.statisticshowto.datasciencecentral.com/probability-and-statistics/statistics-definitions/mean-median-mode/" TargetMode="External"/><Relationship Id="rId742" Type="http://schemas.openxmlformats.org/officeDocument/2006/relationships/hyperlink" Target="https://www.statisticshowto.datasciencecentral.com/probability-and-statistics/hypothesis-testing/margin-of-error/" TargetMode="External"/><Relationship Id="rId1165" Type="http://schemas.openxmlformats.org/officeDocument/2006/relationships/hyperlink" Target="https://www.statisticshowto.datasciencecentral.com/probability-and-statistics/statistics-definitions/type-i-error-type-ii-error-decision/" TargetMode="External"/><Relationship Id="rId1372" Type="http://schemas.openxmlformats.org/officeDocument/2006/relationships/hyperlink" Target="https://www.statisticshowto.datasciencecentral.com/probability-and-statistics/null-hypothesis/" TargetMode="External"/><Relationship Id="rId602" Type="http://schemas.openxmlformats.org/officeDocument/2006/relationships/image" Target="media/image94.jpg"/><Relationship Id="rId1025" Type="http://schemas.openxmlformats.org/officeDocument/2006/relationships/hyperlink" Target="https://www.statisticshowto.datasciencecentral.com/probability-and-statistics/standard-deviation/" TargetMode="External"/><Relationship Id="rId1232" Type="http://schemas.openxmlformats.org/officeDocument/2006/relationships/hyperlink" Target="https://www.statisticshowto.datasciencecentral.com/probability-and-statistics/standard-deviation/" TargetMode="External"/><Relationship Id="rId907" Type="http://schemas.openxmlformats.org/officeDocument/2006/relationships/hyperlink" Target="https://www.statisticshowto.datasciencecentral.com/verification-bias/" TargetMode="External"/><Relationship Id="rId1537" Type="http://schemas.openxmlformats.org/officeDocument/2006/relationships/hyperlink" Target="https://www.statisticshowto.datasciencecentral.com/probability-and-statistics/z-score/" TargetMode="External"/><Relationship Id="rId36" Type="http://schemas.openxmlformats.org/officeDocument/2006/relationships/hyperlink" Target="https://www.statisticshowto.datasciencecentral.com/what-are-quantitative-variables-and-quantitative-data/" TargetMode="External"/><Relationship Id="rId1604" Type="http://schemas.openxmlformats.org/officeDocument/2006/relationships/hyperlink" Target="http://www.sale-tax.com/Florida" TargetMode="External"/><Relationship Id="rId185" Type="http://schemas.openxmlformats.org/officeDocument/2006/relationships/hyperlink" Target="https://www.statisticshowto.datasciencecentral.com/nominal-ordinal-interval-ratio/" TargetMode="External"/><Relationship Id="rId392" Type="http://schemas.openxmlformats.org/officeDocument/2006/relationships/hyperlink" Target="https://www.youtube.com/watch?v=24YCewQ8s3M" TargetMode="External"/><Relationship Id="rId697" Type="http://schemas.openxmlformats.org/officeDocument/2006/relationships/hyperlink" Target="http://www.merriam-webster.com/dictionary/homogeneous" TargetMode="External"/><Relationship Id="rId252" Type="http://schemas.openxmlformats.org/officeDocument/2006/relationships/hyperlink" Target="https://www.statisticshowto.datasciencecentral.com/probability-and-statistics/statistics-definitions/mean-median-mode/" TargetMode="External"/><Relationship Id="rId1187" Type="http://schemas.openxmlformats.org/officeDocument/2006/relationships/hyperlink" Target="https://www.statisticshowto.datasciencecentral.com/wp-content/uploads/2009/10/knee-surgery.jpg" TargetMode="External"/><Relationship Id="rId112" Type="http://schemas.openxmlformats.org/officeDocument/2006/relationships/hyperlink" Target="https://www.statisticshowto.datasciencecentral.com/wp-content/uploads/2014/01/graph-of-4-5x+3.png" TargetMode="External"/><Relationship Id="rId557" Type="http://schemas.openxmlformats.org/officeDocument/2006/relationships/hyperlink" Target="http://www.merriam-webster.com/dictionary/decile" TargetMode="External"/><Relationship Id="rId764" Type="http://schemas.openxmlformats.org/officeDocument/2006/relationships/hyperlink" Target="https://www.census.gov/" TargetMode="External"/><Relationship Id="rId971" Type="http://schemas.openxmlformats.org/officeDocument/2006/relationships/hyperlink" Target="https://www.statisticshowto.datasciencecentral.com/probability-and-statistics/t-distribution/t-score-formula/" TargetMode="External"/><Relationship Id="rId1394" Type="http://schemas.openxmlformats.org/officeDocument/2006/relationships/image" Target="media/image187.jpg"/><Relationship Id="rId417" Type="http://schemas.openxmlformats.org/officeDocument/2006/relationships/hyperlink" Target="https://www.statisticshowto.datasciencecentral.com/wp-content/uploads/2013/09/right-skewed.jpg" TargetMode="External"/><Relationship Id="rId624" Type="http://schemas.openxmlformats.org/officeDocument/2006/relationships/hyperlink" Target="https://www.statisticshowto.datasciencecentral.com/whole-number/" TargetMode="External"/><Relationship Id="rId831" Type="http://schemas.openxmlformats.org/officeDocument/2006/relationships/hyperlink" Target="https://www.youtube.com/watch?v=RAnFyF_6zHk" TargetMode="External"/><Relationship Id="rId1047" Type="http://schemas.openxmlformats.org/officeDocument/2006/relationships/hyperlink" Target="https://www.statisticshowto.datasciencecentral.com/z-table/" TargetMode="External"/><Relationship Id="rId1254" Type="http://schemas.openxmlformats.org/officeDocument/2006/relationships/hyperlink" Target="https://www.statisticshowto.datasciencecentral.com/one-sample-t-test/" TargetMode="External"/><Relationship Id="rId1461" Type="http://schemas.openxmlformats.org/officeDocument/2006/relationships/hyperlink" Target="https://www.statisticshowto.datasciencecentral.com/variable/" TargetMode="External"/><Relationship Id="rId929" Type="http://schemas.openxmlformats.org/officeDocument/2006/relationships/hyperlink" Target="https://www.statisticshowto.datasciencecentral.com/sample-mean/" TargetMode="External"/><Relationship Id="rId1114" Type="http://schemas.openxmlformats.org/officeDocument/2006/relationships/hyperlink" Target="https://www.statisticshowto.datasciencecentral.com/what-is-a-population/" TargetMode="External"/><Relationship Id="rId1321" Type="http://schemas.openxmlformats.org/officeDocument/2006/relationships/hyperlink" Target="https://www.statisticshowto.datasciencecentral.com/grouping-variable/" TargetMode="External"/><Relationship Id="rId1559" Type="http://schemas.openxmlformats.org/officeDocument/2006/relationships/hyperlink" Target="https://www.statisticshowto.datasciencecentral.com/how-to-find-a-critical-chi-square-value/" TargetMode="External"/><Relationship Id="rId58" Type="http://schemas.openxmlformats.org/officeDocument/2006/relationships/hyperlink" Target="https://www.statisticshowto.datasciencecentral.com/dummy-variables/" TargetMode="External"/><Relationship Id="rId1419" Type="http://schemas.openxmlformats.org/officeDocument/2006/relationships/hyperlink" Target="http://www.gallup.com/poll/105850/ownership-may-good-wellbeing.aspx" TargetMode="External"/><Relationship Id="rId1626" Type="http://schemas.openxmlformats.org/officeDocument/2006/relationships/hyperlink" Target="https://www.statisticshowto.datasciencecentral.com/what-is-a-population/" TargetMode="External"/><Relationship Id="rId274" Type="http://schemas.openxmlformats.org/officeDocument/2006/relationships/hyperlink" Target="https://www.statisticshowto.datasciencecentral.com/mean/" TargetMode="External"/><Relationship Id="rId481" Type="http://schemas.openxmlformats.org/officeDocument/2006/relationships/image" Target="media/image74.gif"/><Relationship Id="rId134" Type="http://schemas.openxmlformats.org/officeDocument/2006/relationships/hyperlink" Target="https://www.statisticshowto.datasciencecentral.com/what-is-a-population/" TargetMode="External"/><Relationship Id="rId579" Type="http://schemas.openxmlformats.org/officeDocument/2006/relationships/hyperlink" Target="https://www.statisticshowto.datasciencecentral.com/kurtosis/" TargetMode="External"/><Relationship Id="rId786" Type="http://schemas.openxmlformats.org/officeDocument/2006/relationships/hyperlink" Target="https://www.statisticshowto.datasciencecentral.com/simple-random-sample/" TargetMode="External"/><Relationship Id="rId993" Type="http://schemas.openxmlformats.org/officeDocument/2006/relationships/hyperlink" Target="https://www.statisticshowto.datasciencecentral.com/probability-and-statistics/standard-deviation/" TargetMode="External"/><Relationship Id="rId341" Type="http://schemas.openxmlformats.org/officeDocument/2006/relationships/hyperlink" Target="https://www.youtube.com/watch?v=S_Trr0JAb7U" TargetMode="External"/><Relationship Id="rId439" Type="http://schemas.openxmlformats.org/officeDocument/2006/relationships/hyperlink" Target="https://www.amstat.org/publications/jse/v13n2/vonhippel.html" TargetMode="External"/><Relationship Id="rId646" Type="http://schemas.openxmlformats.org/officeDocument/2006/relationships/hyperlink" Target="https://www.statisticshowto.datasciencecentral.com/probability-and-statistics/types-of-variables/" TargetMode="External"/><Relationship Id="rId1069" Type="http://schemas.openxmlformats.org/officeDocument/2006/relationships/hyperlink" Target="https://www.statisticshowto.datasciencecentral.com/probability-and-statistics/hypothesis-testing/chebyshevs-theorem-inequality/" TargetMode="External"/><Relationship Id="rId1276" Type="http://schemas.openxmlformats.org/officeDocument/2006/relationships/image" Target="media/image170.png"/><Relationship Id="rId1483" Type="http://schemas.openxmlformats.org/officeDocument/2006/relationships/image" Target="media/image204.jpeg"/><Relationship Id="rId201" Type="http://schemas.openxmlformats.org/officeDocument/2006/relationships/hyperlink" Target="https://calculushowto.com/" TargetMode="External"/><Relationship Id="rId506" Type="http://schemas.openxmlformats.org/officeDocument/2006/relationships/image" Target="media/image80.png"/><Relationship Id="rId853" Type="http://schemas.openxmlformats.org/officeDocument/2006/relationships/hyperlink" Target="https://www.statisticshowto.datasciencecentral.com/sample-mean/" TargetMode="External"/><Relationship Id="rId1136" Type="http://schemas.openxmlformats.org/officeDocument/2006/relationships/hyperlink" Target="https://www.statisticshowto.datasciencecentral.com/probability-and-statistics/chi-square/" TargetMode="External"/><Relationship Id="rId713" Type="http://schemas.openxmlformats.org/officeDocument/2006/relationships/hyperlink" Target="https://www.statisticshowto.datasciencecentral.com/simple-random-sample/" TargetMode="External"/><Relationship Id="rId920" Type="http://schemas.openxmlformats.org/officeDocument/2006/relationships/hyperlink" Target="https://www.statisticshowto.datasciencecentral.com/what-is-bias/" TargetMode="External"/><Relationship Id="rId1343" Type="http://schemas.openxmlformats.org/officeDocument/2006/relationships/hyperlink" Target="https://www.statisticshowto.datasciencecentral.com/probability-and-statistics/hypothesis-testing/t-score-vs-z-score/" TargetMode="External"/><Relationship Id="rId1550" Type="http://schemas.openxmlformats.org/officeDocument/2006/relationships/hyperlink" Target="https://www.statisticshowto.datasciencecentral.com/practically-cheating-statistics-handbook/help-with-statistics-equations/" TargetMode="External"/><Relationship Id="rId1648" Type="http://schemas.openxmlformats.org/officeDocument/2006/relationships/hyperlink" Target="https://www.statisticshowto.datasciencecentral.com/simple-random-sample/" TargetMode="External"/><Relationship Id="rId1203" Type="http://schemas.openxmlformats.org/officeDocument/2006/relationships/hyperlink" Target="https://www.statisticshowto.datasciencecentral.com/sample/" TargetMode="External"/><Relationship Id="rId1410" Type="http://schemas.openxmlformats.org/officeDocument/2006/relationships/hyperlink" Target="https://www.statisticshowto.datasciencecentral.com/tables/z-table/" TargetMode="External"/><Relationship Id="rId1508" Type="http://schemas.openxmlformats.org/officeDocument/2006/relationships/hyperlink" Target="https://www.statisticshowto.datasciencecentral.com/what-is-an-alternate-hypothesis/" TargetMode="External"/><Relationship Id="rId296" Type="http://schemas.openxmlformats.org/officeDocument/2006/relationships/image" Target="media/image37.png"/><Relationship Id="rId156" Type="http://schemas.openxmlformats.org/officeDocument/2006/relationships/hyperlink" Target="https://www.statisticshowto.datasciencecentral.com/statistic/" TargetMode="External"/><Relationship Id="rId363" Type="http://schemas.openxmlformats.org/officeDocument/2006/relationships/hyperlink" Target="https://www.statisticshowto.datasciencecentral.com/probability-and-statistics/normal-distributions/" TargetMode="External"/><Relationship Id="rId570" Type="http://schemas.openxmlformats.org/officeDocument/2006/relationships/hyperlink" Target="https://www.statisticshowto.datasciencecentral.com/logistic-distribution/" TargetMode="External"/><Relationship Id="rId223" Type="http://schemas.openxmlformats.org/officeDocument/2006/relationships/hyperlink" Target="https://www.statisticshowto.datasciencecentral.com/skewness/" TargetMode="External"/><Relationship Id="rId430" Type="http://schemas.openxmlformats.org/officeDocument/2006/relationships/hyperlink" Target="https://www.statisticshowto.datasciencecentral.com/wp-content/uploads/2015/07/left-skewed-histogram.png" TargetMode="External"/><Relationship Id="rId668" Type="http://schemas.openxmlformats.org/officeDocument/2006/relationships/hyperlink" Target="https://www.statisticshowto.datasciencecentral.com/probability-and-statistics/percentiles-rank-range/" TargetMode="External"/><Relationship Id="rId875" Type="http://schemas.openxmlformats.org/officeDocument/2006/relationships/image" Target="media/image122.png"/><Relationship Id="rId1060" Type="http://schemas.openxmlformats.org/officeDocument/2006/relationships/image" Target="media/image145.jpg"/><Relationship Id="rId1298" Type="http://schemas.openxmlformats.org/officeDocument/2006/relationships/hyperlink" Target="https://www.statisticshowto.datasciencecentral.com/probability-and-statistics/standard-deviation/" TargetMode="External"/><Relationship Id="rId528" Type="http://schemas.openxmlformats.org/officeDocument/2006/relationships/hyperlink" Target="http://books.google.com/books?id=tWmoP49v1cIC&amp;pg=PA159&amp;lpg=PA159&amp;dq=pearson+mean-mode&amp;source=bl&amp;ots=29GD9TU7gF&amp;sig=riP4tclXBnX8GRKygrxbgyrk_zM&amp;hl=en&amp;sa=X&amp;ei=qoTuUrDPH6SsyAGF24D4BQ&amp;ved=0CEkQ6AEwAw" TargetMode="External"/><Relationship Id="rId735" Type="http://schemas.openxmlformats.org/officeDocument/2006/relationships/hyperlink" Target="https://www.statisticshowto.datasciencecentral.com/sample/" TargetMode="External"/><Relationship Id="rId942" Type="http://schemas.openxmlformats.org/officeDocument/2006/relationships/hyperlink" Target="https://www.statisticshowto.datasciencecentral.com/probability-and-statistics/standard-deviation/" TargetMode="External"/><Relationship Id="rId1158" Type="http://schemas.openxmlformats.org/officeDocument/2006/relationships/hyperlink" Target="https://www.youtube.com/watch?v=dDOKxRnCovo" TargetMode="External"/><Relationship Id="rId1365" Type="http://schemas.openxmlformats.org/officeDocument/2006/relationships/hyperlink" Target="https://www.statisticshowto.datasciencecentral.com/probability-and-statistics/hypothesis-testing/" TargetMode="External"/><Relationship Id="rId1572" Type="http://schemas.openxmlformats.org/officeDocument/2006/relationships/hyperlink" Target="https://www.statisticshowto.datasciencecentral.com/probability-and-statistics/normal-distributions/" TargetMode="External"/><Relationship Id="rId1018" Type="http://schemas.openxmlformats.org/officeDocument/2006/relationships/hyperlink" Target="https://www.statisticshowto.datasciencecentral.com/mean" TargetMode="External"/><Relationship Id="rId1225" Type="http://schemas.openxmlformats.org/officeDocument/2006/relationships/hyperlink" Target="https://surfstat.anu.edu.au/surfstat-home/tables/t.php" TargetMode="External"/><Relationship Id="rId1432" Type="http://schemas.openxmlformats.org/officeDocument/2006/relationships/hyperlink" Target="https://www.statisticshowto.datasciencecentral.com/probability-and-statistics/find-sample-size/" TargetMode="External"/><Relationship Id="rId71" Type="http://schemas.openxmlformats.org/officeDocument/2006/relationships/hyperlink" Target="https://www.statisticshowto.datasciencecentral.com/dependent-variable-definition/" TargetMode="External"/><Relationship Id="rId802" Type="http://schemas.openxmlformats.org/officeDocument/2006/relationships/hyperlink" Target="https://www.statisticshowto.datasciencecentral.com/uncertainty-coefficient/" TargetMode="External"/><Relationship Id="rId29" Type="http://schemas.openxmlformats.org/officeDocument/2006/relationships/hyperlink" Target="https://www.statisticshowto.datasciencecentral.com/discrete-vs-continuous-variables/" TargetMode="External"/><Relationship Id="rId178" Type="http://schemas.openxmlformats.org/officeDocument/2006/relationships/hyperlink" Target="https://www.statisticshowto.datasciencecentral.com/stemplot/" TargetMode="External"/><Relationship Id="rId385" Type="http://schemas.openxmlformats.org/officeDocument/2006/relationships/image" Target="media/image54.jpeg"/><Relationship Id="rId592" Type="http://schemas.openxmlformats.org/officeDocument/2006/relationships/hyperlink" Target="https://www.statisticshowto.datasciencecentral.com/middle-fifty/" TargetMode="External"/><Relationship Id="rId245" Type="http://schemas.openxmlformats.org/officeDocument/2006/relationships/hyperlink" Target="https://www.statisticshowto.datasciencecentral.com/sample/" TargetMode="External"/><Relationship Id="rId452" Type="http://schemas.openxmlformats.org/officeDocument/2006/relationships/hyperlink" Target="https://www.statisticshowto.datasciencecentral.com/transformation-statistics/" TargetMode="External"/><Relationship Id="rId897" Type="http://schemas.openxmlformats.org/officeDocument/2006/relationships/hyperlink" Target="https://www.statisticshowto.datasciencecentral.com/information-bias-observation/" TargetMode="External"/><Relationship Id="rId1082" Type="http://schemas.openxmlformats.org/officeDocument/2006/relationships/hyperlink" Target="https://www.statisticshowto.datasciencecentral.com/probability-and-statistics/standard-deviation/" TargetMode="External"/><Relationship Id="rId105" Type="http://schemas.openxmlformats.org/officeDocument/2006/relationships/image" Target="media/image9.jpg"/><Relationship Id="rId312" Type="http://schemas.openxmlformats.org/officeDocument/2006/relationships/hyperlink" Target="https://www.statisticshowto.datasciencecentral.com/what-is-a-population/" TargetMode="External"/><Relationship Id="rId757" Type="http://schemas.openxmlformats.org/officeDocument/2006/relationships/hyperlink" Target="https://www.statisticshowto.datasciencecentral.com/simple-random-sample/" TargetMode="External"/><Relationship Id="rId964" Type="http://schemas.openxmlformats.org/officeDocument/2006/relationships/hyperlink" Target="https://www.statisticshowto.datasciencecentral.com/probability-and-statistics/normal-distributions/" TargetMode="External"/><Relationship Id="rId1387" Type="http://schemas.openxmlformats.org/officeDocument/2006/relationships/hyperlink" Target="https://www.statisticshowto.datasciencecentral.com/population-variance/" TargetMode="External"/><Relationship Id="rId1594" Type="http://schemas.openxmlformats.org/officeDocument/2006/relationships/image" Target="media/image218.jpeg"/><Relationship Id="rId93" Type="http://schemas.openxmlformats.org/officeDocument/2006/relationships/image" Target="media/image6.jpeg"/><Relationship Id="rId617" Type="http://schemas.openxmlformats.org/officeDocument/2006/relationships/hyperlink" Target="https://www.statisticshowto.datasciencecentral.com/probability-and-statistics/normal-distributions/" TargetMode="External"/><Relationship Id="rId824" Type="http://schemas.openxmlformats.org/officeDocument/2006/relationships/hyperlink" Target="https://www.statisticshowto.datasciencecentral.com/what-is-the-standard-error-of-a-sample/" TargetMode="External"/><Relationship Id="rId1247" Type="http://schemas.openxmlformats.org/officeDocument/2006/relationships/hyperlink" Target="https://www.statisticshowto.datasciencecentral.com/probability-and-statistics/probability-main-index/" TargetMode="External"/><Relationship Id="rId1454" Type="http://schemas.openxmlformats.org/officeDocument/2006/relationships/image" Target="media/image197.jpg"/><Relationship Id="rId1661" Type="http://schemas.openxmlformats.org/officeDocument/2006/relationships/hyperlink" Target="https://www.statisticshowto.datasciencecentral.com/simple-random-sample/" TargetMode="External"/><Relationship Id="rId1107" Type="http://schemas.openxmlformats.org/officeDocument/2006/relationships/hyperlink" Target="https://www.statisticshowto.datasciencecentral.com/wp-content/uploads/2011/12/left.png" TargetMode="External"/><Relationship Id="rId1314" Type="http://schemas.openxmlformats.org/officeDocument/2006/relationships/hyperlink" Target="https://www.statisticshowto.datasciencecentral.com/how-to-enter-data-into-spss/" TargetMode="External"/><Relationship Id="rId1521" Type="http://schemas.openxmlformats.org/officeDocument/2006/relationships/image" Target="media/image210.jpg"/><Relationship Id="rId1619" Type="http://schemas.openxmlformats.org/officeDocument/2006/relationships/hyperlink" Target="https://www.statisticshowto.datasciencecentral.com/what-is-bias/" TargetMode="External"/><Relationship Id="rId20" Type="http://schemas.openxmlformats.org/officeDocument/2006/relationships/image" Target="media/image2.png"/><Relationship Id="rId267" Type="http://schemas.openxmlformats.org/officeDocument/2006/relationships/hyperlink" Target="https://www.youtube.com/watch?v=La43tpiK0Z4" TargetMode="External"/><Relationship Id="rId474" Type="http://schemas.openxmlformats.org/officeDocument/2006/relationships/hyperlink" Target="https://www.statisticshowto.datasciencecentral.com/wp-content/uploads/2013/09/bernoulli.gif" TargetMode="External"/><Relationship Id="rId127" Type="http://schemas.openxmlformats.org/officeDocument/2006/relationships/image" Target="media/image14.png"/><Relationship Id="rId681" Type="http://schemas.openxmlformats.org/officeDocument/2006/relationships/hyperlink" Target="https://www.statisticshowto.datasciencecentral.com/probability-sampling/" TargetMode="External"/><Relationship Id="rId779" Type="http://schemas.openxmlformats.org/officeDocument/2006/relationships/hyperlink" Target="https://www.statisticshowto.datasciencecentral.com/independent-variable-definition/" TargetMode="External"/><Relationship Id="rId986" Type="http://schemas.openxmlformats.org/officeDocument/2006/relationships/image" Target="media/image131.jpeg"/><Relationship Id="rId334" Type="http://schemas.openxmlformats.org/officeDocument/2006/relationships/hyperlink" Target="https://www.statisticshowto.datasciencecentral.com/probability-and-statistics/variance/" TargetMode="External"/><Relationship Id="rId541" Type="http://schemas.openxmlformats.org/officeDocument/2006/relationships/image" Target="media/image84.jpg"/><Relationship Id="rId639" Type="http://schemas.openxmlformats.org/officeDocument/2006/relationships/hyperlink" Target="https://www.statisticshowto.datasciencecentral.com/what-are-quartiles/" TargetMode="External"/><Relationship Id="rId1171" Type="http://schemas.openxmlformats.org/officeDocument/2006/relationships/hyperlink" Target="https://www.statisticshowto.datasciencecentral.com/rejection-region/" TargetMode="External"/><Relationship Id="rId1269" Type="http://schemas.openxmlformats.org/officeDocument/2006/relationships/hyperlink" Target="https://www.statisticshowto.datasciencecentral.com/independent-samples-t-test/" TargetMode="External"/><Relationship Id="rId1476" Type="http://schemas.openxmlformats.org/officeDocument/2006/relationships/hyperlink" Target="https://www.statisticshowto.datasciencecentral.com/wp-content/uploads/2009/10/ci-for-the-mean-formula.png" TargetMode="External"/><Relationship Id="rId401" Type="http://schemas.openxmlformats.org/officeDocument/2006/relationships/hyperlink" Target="https://www.statisticshowto.datasciencecentral.com/probability-and-statistics/statistics-definitions/mean-median-mode/" TargetMode="External"/><Relationship Id="rId846" Type="http://schemas.openxmlformats.org/officeDocument/2006/relationships/hyperlink" Target="https://www.statisticshowto.datasciencecentral.com/wp-content/uploads/2009/10/phat.bmp" TargetMode="External"/><Relationship Id="rId1031" Type="http://schemas.openxmlformats.org/officeDocument/2006/relationships/image" Target="media/image139.jpg"/><Relationship Id="rId1129" Type="http://schemas.openxmlformats.org/officeDocument/2006/relationships/hyperlink" Target="https://www.statisticshowto.datasciencecentral.com/what-is-statistical-significance/" TargetMode="External"/><Relationship Id="rId706" Type="http://schemas.openxmlformats.org/officeDocument/2006/relationships/hyperlink" Target="https://www.statisticshowto.datasciencecentral.com/stratified-random-sample/" TargetMode="External"/><Relationship Id="rId913" Type="http://schemas.openxmlformats.org/officeDocument/2006/relationships/hyperlink" Target="https://www.statisticshowto.datasciencecentral.com/statistic/" TargetMode="External"/><Relationship Id="rId1336" Type="http://schemas.openxmlformats.org/officeDocument/2006/relationships/hyperlink" Target="https://www.statisticshowto.datasciencecentral.com/what-is-an-alpha-level/" TargetMode="External"/><Relationship Id="rId1543" Type="http://schemas.openxmlformats.org/officeDocument/2006/relationships/image" Target="media/image212.png"/><Relationship Id="rId42" Type="http://schemas.openxmlformats.org/officeDocument/2006/relationships/hyperlink" Target="https://www.statisticshowto.datasciencecentral.com/attribute-variable/" TargetMode="External"/><Relationship Id="rId1403" Type="http://schemas.openxmlformats.org/officeDocument/2006/relationships/image" Target="media/image188.jpg"/><Relationship Id="rId1610" Type="http://schemas.openxmlformats.org/officeDocument/2006/relationships/hyperlink" Target="https://www.statisticshowto.datasciencecentral.com/stratified-random-sample/" TargetMode="External"/><Relationship Id="rId191" Type="http://schemas.openxmlformats.org/officeDocument/2006/relationships/hyperlink" Target="https://www.statisticshowto.datasciencecentral.com/mean-difference/" TargetMode="External"/><Relationship Id="rId289" Type="http://schemas.openxmlformats.org/officeDocument/2006/relationships/hyperlink" Target="https://www.statisticshowto.datasciencecentral.com/probability-and-statistics/standard-deviation/" TargetMode="External"/><Relationship Id="rId496" Type="http://schemas.openxmlformats.org/officeDocument/2006/relationships/hyperlink" Target="https://www.statisticshowto.datasciencecentral.com/wp-content/uploads/2013/09/adjusted-pearson.jpg" TargetMode="External"/><Relationship Id="rId149" Type="http://schemas.openxmlformats.org/officeDocument/2006/relationships/image" Target="media/image20.jpeg"/><Relationship Id="rId356" Type="http://schemas.openxmlformats.org/officeDocument/2006/relationships/hyperlink" Target="https://www.statisticshowto.datasciencecentral.com/probability-and-statistics/variance/" TargetMode="External"/><Relationship Id="rId563" Type="http://schemas.openxmlformats.org/officeDocument/2006/relationships/hyperlink" Target="https://www.statisticshowto.datasciencecentral.com/what-is-a-moment/" TargetMode="External"/><Relationship Id="rId770" Type="http://schemas.openxmlformats.org/officeDocument/2006/relationships/hyperlink" Target="https://www.statisticshowto.datasciencecentral.com/quantitative-variables-data/" TargetMode="External"/><Relationship Id="rId1193" Type="http://schemas.openxmlformats.org/officeDocument/2006/relationships/hyperlink" Target="https://www.statisticshowto.datasciencecentral.com/what-is-elementary-statistics/" TargetMode="External"/><Relationship Id="rId216" Type="http://schemas.openxmlformats.org/officeDocument/2006/relationships/hyperlink" Target="https://www.statisticshowto.datasciencecentral.com/probability-and-statistics/normal-distributions/" TargetMode="External"/><Relationship Id="rId423" Type="http://schemas.openxmlformats.org/officeDocument/2006/relationships/hyperlink" Target="https://www.statisticshowto.datasciencecentral.com/wp-content/uploads/2015/07/skewed-left.png" TargetMode="External"/><Relationship Id="rId868" Type="http://schemas.openxmlformats.org/officeDocument/2006/relationships/hyperlink" Target="https://en.wikipedia.org/wiki/Pin_the_tail_on_the_donkey" TargetMode="External"/><Relationship Id="rId1053" Type="http://schemas.openxmlformats.org/officeDocument/2006/relationships/hyperlink" Target="https://www.statisticshowto.datasciencecentral.com/sample/" TargetMode="External"/><Relationship Id="rId1260" Type="http://schemas.openxmlformats.org/officeDocument/2006/relationships/hyperlink" Target="https://www.statisticshowto.datasciencecentral.com/assumption-of-normality-test/" TargetMode="External"/><Relationship Id="rId1498" Type="http://schemas.openxmlformats.org/officeDocument/2006/relationships/hyperlink" Target="https://www.statisticshowto.datasciencecentral.com/support-or-reject-null-hypothesis/" TargetMode="External"/><Relationship Id="rId630" Type="http://schemas.openxmlformats.org/officeDocument/2006/relationships/hyperlink" Target="https://www.statisticshowto.datasciencecentral.com/wp-content/uploads/2017/03/semi-interquartile-range.png" TargetMode="External"/><Relationship Id="rId728" Type="http://schemas.openxmlformats.org/officeDocument/2006/relationships/hyperlink" Target="https://www.statisticshowto.datasciencecentral.com/what-is-a-population/" TargetMode="External"/><Relationship Id="rId935" Type="http://schemas.openxmlformats.org/officeDocument/2006/relationships/hyperlink" Target="https://www.statisticshowto.datasciencecentral.com/probability-and-statistics/statistics-definitions/mean-median-mode/" TargetMode="External"/><Relationship Id="rId1358" Type="http://schemas.openxmlformats.org/officeDocument/2006/relationships/hyperlink" Target="https://www.statisticshowto.datasciencecentral.com/what-is-statistical-significance/" TargetMode="External"/><Relationship Id="rId1565" Type="http://schemas.openxmlformats.org/officeDocument/2006/relationships/hyperlink" Target="https://www.statisticshowto.datasciencecentral.com/arithmetic-mean/" TargetMode="External"/><Relationship Id="rId64" Type="http://schemas.openxmlformats.org/officeDocument/2006/relationships/hyperlink" Target="https://www.statisticshowto.datasciencecentral.com/mediator-variable/" TargetMode="External"/><Relationship Id="rId1120" Type="http://schemas.openxmlformats.org/officeDocument/2006/relationships/hyperlink" Target="https://www.statisticshowto.datasciencecentral.com/probability-and-statistics/chi-square/" TargetMode="External"/><Relationship Id="rId1218" Type="http://schemas.openxmlformats.org/officeDocument/2006/relationships/hyperlink" Target="https://www.statisticshowto.datasciencecentral.com/sample-mean/" TargetMode="External"/><Relationship Id="rId1425" Type="http://schemas.openxmlformats.org/officeDocument/2006/relationships/image" Target="media/image192.jpg"/><Relationship Id="rId1632" Type="http://schemas.openxmlformats.org/officeDocument/2006/relationships/image" Target="media/image223.jpeg"/><Relationship Id="rId280" Type="http://schemas.openxmlformats.org/officeDocument/2006/relationships/hyperlink" Target="https://www.statisticshowto.datasciencecentral.com/arithmetic-mean/" TargetMode="External"/><Relationship Id="rId140" Type="http://schemas.openxmlformats.org/officeDocument/2006/relationships/image" Target="media/image16.png"/><Relationship Id="rId378" Type="http://schemas.openxmlformats.org/officeDocument/2006/relationships/hyperlink" Target="https://www.youtube.com/watch?v=dsOdS4EJbZY" TargetMode="External"/><Relationship Id="rId585" Type="http://schemas.openxmlformats.org/officeDocument/2006/relationships/hyperlink" Target="https://www.statisticshowto.datasciencecentral.com/probability-and-statistics/t-test/" TargetMode="External"/><Relationship Id="rId792" Type="http://schemas.openxmlformats.org/officeDocument/2006/relationships/image" Target="media/image114.png"/><Relationship Id="rId6" Type="http://schemas.openxmlformats.org/officeDocument/2006/relationships/endnotes" Target="endnotes.xml"/><Relationship Id="rId238" Type="http://schemas.openxmlformats.org/officeDocument/2006/relationships/hyperlink" Target="https://www.statisticshowto.datasciencecentral.com/population-mean/" TargetMode="External"/><Relationship Id="rId445" Type="http://schemas.openxmlformats.org/officeDocument/2006/relationships/hyperlink" Target="https://calculushowto.com/" TargetMode="External"/><Relationship Id="rId652" Type="http://schemas.openxmlformats.org/officeDocument/2006/relationships/hyperlink" Target="https://www.statisticshowto.datasciencecentral.com/sample/" TargetMode="External"/><Relationship Id="rId1075" Type="http://schemas.openxmlformats.org/officeDocument/2006/relationships/hyperlink" Target="https://www.statisticshowto.datasciencecentral.com/wp-content/uploads/2016/11/critical-value-of-z.png" TargetMode="External"/><Relationship Id="rId1282" Type="http://schemas.openxmlformats.org/officeDocument/2006/relationships/image" Target="media/image173.png"/><Relationship Id="rId305" Type="http://schemas.openxmlformats.org/officeDocument/2006/relationships/hyperlink" Target="https://www.statisticshowto.datasciencecentral.com/what-is-a-population/" TargetMode="External"/><Relationship Id="rId512" Type="http://schemas.openxmlformats.org/officeDocument/2006/relationships/hyperlink" Target="https://www.statisticshowto.datasciencecentral.com/symmetric-distribution-2/" TargetMode="External"/><Relationship Id="rId957" Type="http://schemas.openxmlformats.org/officeDocument/2006/relationships/hyperlink" Target="https://www.statisticshowto.datasciencecentral.com/tables/z-table/" TargetMode="External"/><Relationship Id="rId1142" Type="http://schemas.openxmlformats.org/officeDocument/2006/relationships/hyperlink" Target="https://www.statisticshowto.datasciencecentral.com/z-test/" TargetMode="External"/><Relationship Id="rId1587" Type="http://schemas.openxmlformats.org/officeDocument/2006/relationships/hyperlink" Target="https://www.statisticshowto.datasciencecentral.com/sample/" TargetMode="External"/><Relationship Id="rId86" Type="http://schemas.openxmlformats.org/officeDocument/2006/relationships/image" Target="media/image5.jpg"/><Relationship Id="rId817" Type="http://schemas.openxmlformats.org/officeDocument/2006/relationships/hyperlink" Target="https://www.statisticshowto.datasciencecentral.com/probability-and-statistics/confidence-interval/" TargetMode="External"/><Relationship Id="rId1002" Type="http://schemas.openxmlformats.org/officeDocument/2006/relationships/hyperlink" Target="https://www.youtube.com/watch?v=iMak-EW4HtM" TargetMode="External"/><Relationship Id="rId1447" Type="http://schemas.openxmlformats.org/officeDocument/2006/relationships/hyperlink" Target="https://www.statisticshowto.datasciencecentral.com/confidence-level/" TargetMode="External"/><Relationship Id="rId1654" Type="http://schemas.openxmlformats.org/officeDocument/2006/relationships/hyperlink" Target="https://www.statisticshowto.datasciencecentral.com/wp-content/uploads/2013/12/stratified-random-sampling.gif" TargetMode="External"/><Relationship Id="rId1307" Type="http://schemas.openxmlformats.org/officeDocument/2006/relationships/hyperlink" Target="https://www.statisticshowto.datasciencecentral.com/probability-and-statistics/variance/" TargetMode="External"/><Relationship Id="rId1514" Type="http://schemas.openxmlformats.org/officeDocument/2006/relationships/image" Target="media/image208.jpeg"/><Relationship Id="rId13" Type="http://schemas.openxmlformats.org/officeDocument/2006/relationships/hyperlink" Target="https://www.statisticshowto.datasciencecentral.com/shapes-of-distributions/" TargetMode="External"/><Relationship Id="rId162" Type="http://schemas.openxmlformats.org/officeDocument/2006/relationships/hyperlink" Target="https://www.statisticshowto.datasciencecentral.com/probability-and-statistics/descriptive-statistics/box-plot/" TargetMode="External"/><Relationship Id="rId467" Type="http://schemas.openxmlformats.org/officeDocument/2006/relationships/hyperlink" Target="https://www.statisticshowto.datasciencecentral.com/real-numbers/" TargetMode="External"/><Relationship Id="rId1097" Type="http://schemas.openxmlformats.org/officeDocument/2006/relationships/image" Target="media/image150.jpg"/><Relationship Id="rId674" Type="http://schemas.openxmlformats.org/officeDocument/2006/relationships/hyperlink" Target="https://www.statisticshowto.datasciencecentral.com/what-is-a-census/" TargetMode="External"/><Relationship Id="rId881" Type="http://schemas.openxmlformats.org/officeDocument/2006/relationships/hyperlink" Target="https://www.statisticshowto.datasciencecentral.com/wp-content/uploads/2014/01/graphics-cards-778788.gif" TargetMode="External"/><Relationship Id="rId979" Type="http://schemas.openxmlformats.org/officeDocument/2006/relationships/hyperlink" Target="https://www.statisticshowto.datasciencecentral.com/probability-and-statistics/normal-distributions/" TargetMode="External"/><Relationship Id="rId327" Type="http://schemas.openxmlformats.org/officeDocument/2006/relationships/hyperlink" Target="https://www.statisticshowto.datasciencecentral.com/what-is-a-population/" TargetMode="External"/><Relationship Id="rId534" Type="http://schemas.openxmlformats.org/officeDocument/2006/relationships/hyperlink" Target="https://www.statisticshowto.datasciencecentral.com/pearson-mode-skewness/" TargetMode="External"/><Relationship Id="rId741" Type="http://schemas.openxmlformats.org/officeDocument/2006/relationships/image" Target="media/image108.jpeg"/><Relationship Id="rId839" Type="http://schemas.openxmlformats.org/officeDocument/2006/relationships/hyperlink" Target="https://www.statisticshowto.datasciencecentral.com/what-is-the-standard-error-of-a-sample/" TargetMode="External"/><Relationship Id="rId1164" Type="http://schemas.openxmlformats.org/officeDocument/2006/relationships/hyperlink" Target="https://www.statisticshowto.datasciencecentral.com/what-is-an-alpha-level/" TargetMode="External"/><Relationship Id="rId1371" Type="http://schemas.openxmlformats.org/officeDocument/2006/relationships/hyperlink" Target="https://www.statisticshowto.datasciencecentral.com/what-is-statistical-significance/" TargetMode="External"/><Relationship Id="rId1469" Type="http://schemas.openxmlformats.org/officeDocument/2006/relationships/hyperlink" Target="https://www.statisticshowto.datasciencecentral.com/tables/z-table/" TargetMode="External"/><Relationship Id="rId601" Type="http://schemas.openxmlformats.org/officeDocument/2006/relationships/hyperlink" Target="https://www.youtube.com/watch?v=oI0qDG5ZqZg" TargetMode="External"/><Relationship Id="rId1024" Type="http://schemas.openxmlformats.org/officeDocument/2006/relationships/hyperlink" Target="https://www.statisticshowto.datasciencecentral.com/tables/z-table/" TargetMode="External"/><Relationship Id="rId1231" Type="http://schemas.openxmlformats.org/officeDocument/2006/relationships/hyperlink" Target="https://www.statisticshowto.datasciencecentral.com/probability-and-statistics/z-score/" TargetMode="External"/><Relationship Id="rId906" Type="http://schemas.openxmlformats.org/officeDocument/2006/relationships/hyperlink" Target="https://www.statisticshowto.datasciencecentral.com/spectrum-bias/" TargetMode="External"/><Relationship Id="rId1329" Type="http://schemas.openxmlformats.org/officeDocument/2006/relationships/hyperlink" Target="https://www.statisticshowto.datasciencecentral.com/mean/" TargetMode="External"/><Relationship Id="rId1536" Type="http://schemas.openxmlformats.org/officeDocument/2006/relationships/hyperlink" Target="https://www.statisticshowto.datasciencecentral.com/what-is-statistical-significance/" TargetMode="External"/><Relationship Id="rId35" Type="http://schemas.openxmlformats.org/officeDocument/2006/relationships/hyperlink" Target="https://www.statisticshowto.datasciencecentral.com/qualitative-variable/" TargetMode="External"/><Relationship Id="rId1603" Type="http://schemas.openxmlformats.org/officeDocument/2006/relationships/hyperlink" Target="https://www.statisticshowto.datasciencecentral.com/bernoulli-distribution/" TargetMode="External"/><Relationship Id="rId184" Type="http://schemas.openxmlformats.org/officeDocument/2006/relationships/hyperlink" Target="https://www.statisticshowto.datasciencecentral.com/index-of-dispersion/" TargetMode="External"/><Relationship Id="rId391" Type="http://schemas.openxmlformats.org/officeDocument/2006/relationships/image" Target="media/image56.jpg"/><Relationship Id="rId251" Type="http://schemas.openxmlformats.org/officeDocument/2006/relationships/hyperlink" Target="https://www.statisticshowto.datasciencecentral.com/probability-and-statistics/statistics-definitions/mean-median-mode/" TargetMode="External"/><Relationship Id="rId489" Type="http://schemas.openxmlformats.org/officeDocument/2006/relationships/hyperlink" Target="https://www.statisticshowto.datasciencecentral.com/wp-content/uploads/2013/09/negative-binomial.gif" TargetMode="External"/><Relationship Id="rId696" Type="http://schemas.openxmlformats.org/officeDocument/2006/relationships/hyperlink" Target="https://www.statisticshowto.datasciencecentral.com/stratified-random-sample/" TargetMode="External"/><Relationship Id="rId349" Type="http://schemas.openxmlformats.org/officeDocument/2006/relationships/hyperlink" Target="https://youtu.be/2evEY6MTxZQ" TargetMode="External"/><Relationship Id="rId556" Type="http://schemas.openxmlformats.org/officeDocument/2006/relationships/image" Target="media/image86.png"/><Relationship Id="rId763" Type="http://schemas.openxmlformats.org/officeDocument/2006/relationships/hyperlink" Target="https://www.statisticshowto.datasciencecentral.com/what-is-a-population/" TargetMode="External"/><Relationship Id="rId1186" Type="http://schemas.openxmlformats.org/officeDocument/2006/relationships/hyperlink" Target="https://www.statisticshowto.datasciencecentral.com/arithmetic-mean/" TargetMode="External"/><Relationship Id="rId1393" Type="http://schemas.openxmlformats.org/officeDocument/2006/relationships/hyperlink" Target="https://www.youtube.com/watch?v=L-jfenou5hI" TargetMode="External"/><Relationship Id="rId111" Type="http://schemas.openxmlformats.org/officeDocument/2006/relationships/hyperlink" Target="https://www.statisticshowto.datasciencecentral.com/variable/" TargetMode="External"/><Relationship Id="rId209" Type="http://schemas.openxmlformats.org/officeDocument/2006/relationships/image" Target="media/image25.png"/><Relationship Id="rId416" Type="http://schemas.openxmlformats.org/officeDocument/2006/relationships/image" Target="media/image62.jpeg"/><Relationship Id="rId970" Type="http://schemas.openxmlformats.org/officeDocument/2006/relationships/hyperlink" Target="https://www.statisticshowto.datasciencecentral.com/probability-and-statistics/find-sample-size/" TargetMode="External"/><Relationship Id="rId1046" Type="http://schemas.openxmlformats.org/officeDocument/2006/relationships/hyperlink" Target="https://www.statisticshowto.datasciencecentral.com/probability-and-statistics/z-score/" TargetMode="External"/><Relationship Id="rId1253" Type="http://schemas.openxmlformats.org/officeDocument/2006/relationships/hyperlink" Target="https://www.statisticshowto.datasciencecentral.com/arithmetic-mean/" TargetMode="External"/><Relationship Id="rId623" Type="http://schemas.openxmlformats.org/officeDocument/2006/relationships/hyperlink" Target="https://www.statisticshowto.datasciencecentral.com/probability-and-statistics/statistics-definitions/mean-median-mode/" TargetMode="External"/><Relationship Id="rId830" Type="http://schemas.openxmlformats.org/officeDocument/2006/relationships/hyperlink" Target="https://www.statisticshowto.datasciencecentral.com/probability-and-statistics/z-score/" TargetMode="External"/><Relationship Id="rId928" Type="http://schemas.openxmlformats.org/officeDocument/2006/relationships/hyperlink" Target="https://www.statisticshowto.datasciencecentral.com/probability-and-statistics/standard-deviationion/" TargetMode="External"/><Relationship Id="rId1460" Type="http://schemas.openxmlformats.org/officeDocument/2006/relationships/hyperlink" Target="https://youtu.be/gClMYzniK3M" TargetMode="External"/><Relationship Id="rId1558" Type="http://schemas.openxmlformats.org/officeDocument/2006/relationships/hyperlink" Target="https://www.statisticshowto.datasciencecentral.com/probability-and-statistics/confidence-interval/" TargetMode="External"/><Relationship Id="rId57" Type="http://schemas.openxmlformats.org/officeDocument/2006/relationships/hyperlink" Target="https://www.statisticshowto.datasciencecentral.com/identifier-variables-2/" TargetMode="External"/><Relationship Id="rId1113" Type="http://schemas.openxmlformats.org/officeDocument/2006/relationships/hyperlink" Target="https://www.statisticshowto.datasciencecentral.com/sample/" TargetMode="External"/><Relationship Id="rId1320" Type="http://schemas.openxmlformats.org/officeDocument/2006/relationships/image" Target="media/image179.jpeg"/><Relationship Id="rId1418" Type="http://schemas.openxmlformats.org/officeDocument/2006/relationships/image" Target="media/image191.png"/><Relationship Id="rId1625" Type="http://schemas.openxmlformats.org/officeDocument/2006/relationships/hyperlink" Target="https://www.statisticshowto.datasciencecentral.com/what-is-elementary-statistics/" TargetMode="External"/><Relationship Id="rId273" Type="http://schemas.openxmlformats.org/officeDocument/2006/relationships/hyperlink" Target="https://www.statisticshowto.datasciencecentral.com/probability-and-statistics/standard-deviation/" TargetMode="External"/><Relationship Id="rId480" Type="http://schemas.openxmlformats.org/officeDocument/2006/relationships/hyperlink" Target="https://www.statisticshowto.datasciencecentral.com/wp-content/uploads/2013/09/binomial.gif" TargetMode="External"/><Relationship Id="rId133" Type="http://schemas.openxmlformats.org/officeDocument/2006/relationships/hyperlink" Target="https://www.statisticshowto.datasciencecentral.com/sample/" TargetMode="External"/><Relationship Id="rId340" Type="http://schemas.openxmlformats.org/officeDocument/2006/relationships/hyperlink" Target="https://www.statisticshowto.datasciencecentral.com/probability-and-statistics/standard-deviation/" TargetMode="External"/><Relationship Id="rId578" Type="http://schemas.openxmlformats.org/officeDocument/2006/relationships/hyperlink" Target="https://www.statisticshowto.datasciencecentral.com/kurtosis/" TargetMode="External"/><Relationship Id="rId785" Type="http://schemas.openxmlformats.org/officeDocument/2006/relationships/hyperlink" Target="https://www.statisticshowto.datasciencecentral.com/randomization-experimental-design/" TargetMode="External"/><Relationship Id="rId992" Type="http://schemas.openxmlformats.org/officeDocument/2006/relationships/hyperlink" Target="https://www.statisticshowto.datasciencecentral.com/mean" TargetMode="External"/><Relationship Id="rId200" Type="http://schemas.openxmlformats.org/officeDocument/2006/relationships/hyperlink" Target="https://www.statisticshowto.datasciencecentral.com/mode/" TargetMode="External"/><Relationship Id="rId438" Type="http://schemas.openxmlformats.org/officeDocument/2006/relationships/hyperlink" Target="https://www.statisticshowto.datasciencecentral.com/probability-and-statistics/statistics-definitions/mean-median-mode/" TargetMode="External"/><Relationship Id="rId645" Type="http://schemas.openxmlformats.org/officeDocument/2006/relationships/hyperlink" Target="https://www.statisticshowto.datasciencecentral.com/univariate/" TargetMode="External"/><Relationship Id="rId852" Type="http://schemas.openxmlformats.org/officeDocument/2006/relationships/hyperlink" Target="https://www.statisticshowto.datasciencecentral.com/sample-statistic-definition-examples/" TargetMode="External"/><Relationship Id="rId1068" Type="http://schemas.openxmlformats.org/officeDocument/2006/relationships/hyperlink" Target="https://www.statisticshowto.datasciencecentral.com/probability-and-statistics/normal-distributions/" TargetMode="External"/><Relationship Id="rId1275" Type="http://schemas.openxmlformats.org/officeDocument/2006/relationships/hyperlink" Target="https://www.statisticshowto.datasciencecentral.com/wp-content/uploads/2014/12/paired-t-test-example-2.png" TargetMode="External"/><Relationship Id="rId1482" Type="http://schemas.openxmlformats.org/officeDocument/2006/relationships/hyperlink" Target="https://www.statisticshowto.datasciencecentral.com/wp-content/uploads/2012/09/ci-mean-excel.jpg" TargetMode="External"/><Relationship Id="rId505" Type="http://schemas.openxmlformats.org/officeDocument/2006/relationships/hyperlink" Target="http://www.randomservices.org/random/expect/Variance.html" TargetMode="External"/><Relationship Id="rId712" Type="http://schemas.openxmlformats.org/officeDocument/2006/relationships/hyperlink" Target="http://www.wisegeek.com/what-is-a-door-buster.htm" TargetMode="External"/><Relationship Id="rId1135" Type="http://schemas.openxmlformats.org/officeDocument/2006/relationships/hyperlink" Target="https://www.statisticshowto.datasciencecentral.com/probability-and-statistics/z-score/" TargetMode="External"/><Relationship Id="rId1342" Type="http://schemas.openxmlformats.org/officeDocument/2006/relationships/hyperlink" Target="https://www.statisticshowto.datasciencecentral.com/probability-and-statistics/find-sample-size/" TargetMode="External"/><Relationship Id="rId79" Type="http://schemas.openxmlformats.org/officeDocument/2006/relationships/hyperlink" Target="https://www.statisticshowto.datasciencecentral.com/independent-variable-definition/" TargetMode="External"/><Relationship Id="rId1202" Type="http://schemas.openxmlformats.org/officeDocument/2006/relationships/hyperlink" Target="https://www.statisticshowto.datasciencecentral.com/probability-and-statistics/find-sample-size/" TargetMode="External"/><Relationship Id="rId1647" Type="http://schemas.openxmlformats.org/officeDocument/2006/relationships/hyperlink" Target="http://landcover.usgs.gov/accuracy/" TargetMode="External"/><Relationship Id="rId1507" Type="http://schemas.openxmlformats.org/officeDocument/2006/relationships/hyperlink" Target="https://www.statisticshowto.datasciencecentral.com/support-or-reject-null-hypothesis/" TargetMode="External"/><Relationship Id="rId295" Type="http://schemas.openxmlformats.org/officeDocument/2006/relationships/hyperlink" Target="https://www.statisticshowto.datasciencecentral.com/wp-content/uploads/2014/02/z-score.png" TargetMode="External"/><Relationship Id="rId155" Type="http://schemas.openxmlformats.org/officeDocument/2006/relationships/hyperlink" Target="https://www.statisticshowto.datasciencecentral.com/probability-and-statistics/descriptive-statistics/" TargetMode="External"/><Relationship Id="rId362" Type="http://schemas.openxmlformats.org/officeDocument/2006/relationships/hyperlink" Target="https://www.statisticshowto.datasciencecentral.com/probability-and-statistics/normal-distributions/" TargetMode="External"/><Relationship Id="rId1297" Type="http://schemas.openxmlformats.org/officeDocument/2006/relationships/hyperlink" Target="https://www.statisticshowto.datasciencecentral.com/what-is-a-population/" TargetMode="External"/><Relationship Id="rId222" Type="http://schemas.openxmlformats.org/officeDocument/2006/relationships/image" Target="media/image29.png"/><Relationship Id="rId667" Type="http://schemas.openxmlformats.org/officeDocument/2006/relationships/hyperlink" Target="https://www.statisticshowto.datasciencecentral.com/find-outliers/" TargetMode="External"/><Relationship Id="rId874" Type="http://schemas.openxmlformats.org/officeDocument/2006/relationships/hyperlink" Target="https://www.statisticshowto.datasciencecentral.com/wp-content/uploads/2015/02/selection-bias.gif" TargetMode="External"/><Relationship Id="rId527" Type="http://schemas.openxmlformats.org/officeDocument/2006/relationships/hyperlink" Target="https://www.statisticshowto.datasciencecentral.com/probability-and-statistics/statistics-definitions/mean-median-mode/" TargetMode="External"/><Relationship Id="rId734" Type="http://schemas.openxmlformats.org/officeDocument/2006/relationships/hyperlink" Target="https://www.statisticshowto.datasciencecentral.com/what-is-a-population/" TargetMode="External"/><Relationship Id="rId941" Type="http://schemas.openxmlformats.org/officeDocument/2006/relationships/hyperlink" Target="https://www.statisticshowto.datasciencecentral.com/sample-mean/" TargetMode="External"/><Relationship Id="rId1157" Type="http://schemas.openxmlformats.org/officeDocument/2006/relationships/hyperlink" Target="https://www.statisticshowto.datasciencecentral.com/probability-and-statistics/hypothesis-testing/" TargetMode="External"/><Relationship Id="rId1364" Type="http://schemas.openxmlformats.org/officeDocument/2006/relationships/hyperlink" Target="https://www.statisticshowto.datasciencecentral.com/how-to-do-a-t-test-in-excel/" TargetMode="External"/><Relationship Id="rId1571" Type="http://schemas.openxmlformats.org/officeDocument/2006/relationships/hyperlink" Target="https://www.statisticshowto.datasciencecentral.com/probability-and-statistics/binomial-theorem/binomial-distribution-formula/" TargetMode="External"/><Relationship Id="rId70" Type="http://schemas.openxmlformats.org/officeDocument/2006/relationships/hyperlink" Target="https://www.statisticshowto.datasciencecentral.com/simultaneous-equations-model/" TargetMode="External"/><Relationship Id="rId801" Type="http://schemas.openxmlformats.org/officeDocument/2006/relationships/hyperlink" Target="https://www.statisticshowto.datasciencecentral.com/relative-precision/" TargetMode="External"/><Relationship Id="rId1017" Type="http://schemas.openxmlformats.org/officeDocument/2006/relationships/image" Target="media/image136.jpeg"/><Relationship Id="rId1224" Type="http://schemas.openxmlformats.org/officeDocument/2006/relationships/hyperlink" Target="https://www.statisticshowto.datasciencecentral.com/probability-and-statistics/t-distribution/" TargetMode="External"/><Relationship Id="rId1431" Type="http://schemas.openxmlformats.org/officeDocument/2006/relationships/hyperlink" Target="https://www.statisticshowto.datasciencecentral.com/probability-and-statistics/standard-deviation/" TargetMode="External"/><Relationship Id="rId1529" Type="http://schemas.openxmlformats.org/officeDocument/2006/relationships/hyperlink" Target="https://www.statisticshowto.datasciencecentral.com/probability-and-statistics/find-critical-values/" TargetMode="External"/><Relationship Id="rId28" Type="http://schemas.openxmlformats.org/officeDocument/2006/relationships/hyperlink" Target="https://www.statisticshowto.datasciencecentral.com/dependent-variable-definition/" TargetMode="External"/><Relationship Id="rId177" Type="http://schemas.openxmlformats.org/officeDocument/2006/relationships/hyperlink" Target="https://www.statisticshowto.datasciencecentral.com/probability-and-statistics/descriptive-statistics/box-plot/" TargetMode="External"/><Relationship Id="rId384" Type="http://schemas.openxmlformats.org/officeDocument/2006/relationships/hyperlink" Target="https://www.statisticshowto.datasciencecentral.com/wp-content/uploads/2009/08/std-dev-discrete-random.jpg" TargetMode="External"/><Relationship Id="rId591" Type="http://schemas.openxmlformats.org/officeDocument/2006/relationships/hyperlink" Target="https://www.statisticshowto.datasciencecentral.com/find-outliers/" TargetMode="External"/><Relationship Id="rId244" Type="http://schemas.openxmlformats.org/officeDocument/2006/relationships/hyperlink" Target="https://www.statisticshowto.datasciencecentral.com/sample-mean/" TargetMode="External"/><Relationship Id="rId689" Type="http://schemas.openxmlformats.org/officeDocument/2006/relationships/hyperlink" Target="https://www.statisticshowto.datasciencecentral.com/sample/" TargetMode="External"/><Relationship Id="rId896" Type="http://schemas.openxmlformats.org/officeDocument/2006/relationships/hyperlink" Target="https://www.statisticshowto.datasciencecentral.com/funding-bias/" TargetMode="External"/><Relationship Id="rId1081" Type="http://schemas.openxmlformats.org/officeDocument/2006/relationships/hyperlink" Target="https://www.statisticshowto.datasciencecentral.com/variable/" TargetMode="External"/><Relationship Id="rId451" Type="http://schemas.openxmlformats.org/officeDocument/2006/relationships/hyperlink" Target="https://www.statisticshowto.datasciencecentral.com/probability-and-statistics/hypothesis-testing/anova/" TargetMode="External"/><Relationship Id="rId549" Type="http://schemas.openxmlformats.org/officeDocument/2006/relationships/hyperlink" Target="https://www.statisticshowto.datasciencecentral.com/probability-and-statistics/standard-deviation/" TargetMode="External"/><Relationship Id="rId756" Type="http://schemas.openxmlformats.org/officeDocument/2006/relationships/hyperlink" Target="https://www.statisticshowto.datasciencecentral.com/excel-data-analysis-toolpak/" TargetMode="External"/><Relationship Id="rId1179" Type="http://schemas.openxmlformats.org/officeDocument/2006/relationships/hyperlink" Target="https://www.statisticshowto.datasciencecentral.com/what-is-the-null-hypothesis/" TargetMode="External"/><Relationship Id="rId1386" Type="http://schemas.openxmlformats.org/officeDocument/2006/relationships/hyperlink" Target="https://www.statisticshowto.datasciencecentral.com/probability-and-statistics/t-test/" TargetMode="External"/><Relationship Id="rId1593" Type="http://schemas.openxmlformats.org/officeDocument/2006/relationships/hyperlink" Target="https://www.statisticshowto.datasciencecentral.com/wp-content/uploads/2013/10/dice-probability.jpg" TargetMode="External"/><Relationship Id="rId104" Type="http://schemas.openxmlformats.org/officeDocument/2006/relationships/hyperlink" Target="https://www.youtube.com/watch?v=bRr8zDOkh9o" TargetMode="External"/><Relationship Id="rId311" Type="http://schemas.openxmlformats.org/officeDocument/2006/relationships/hyperlink" Target="http://www.merriam-webster.com/dictionary/denominator" TargetMode="External"/><Relationship Id="rId409" Type="http://schemas.openxmlformats.org/officeDocument/2006/relationships/hyperlink" Target="https://www.statisticshowto.datasciencecentral.com/wp-content/uploads/2013/09/positively-skewed.jpg" TargetMode="External"/><Relationship Id="rId963" Type="http://schemas.openxmlformats.org/officeDocument/2006/relationships/hyperlink" Target="https://www.statisticshowto.datasciencecentral.com/probability-and-statistics/standard-deviation/" TargetMode="External"/><Relationship Id="rId1039" Type="http://schemas.openxmlformats.org/officeDocument/2006/relationships/image" Target="media/image141.png"/><Relationship Id="rId1246" Type="http://schemas.openxmlformats.org/officeDocument/2006/relationships/hyperlink" Target="https://www.statisticshowto.datasciencecentral.com/p-value/" TargetMode="External"/><Relationship Id="rId92" Type="http://schemas.openxmlformats.org/officeDocument/2006/relationships/hyperlink" Target="https://www.statisticshowto.datasciencecentral.com/wp-content/uploads/2013/09/scatter-plot.jpg" TargetMode="External"/><Relationship Id="rId616" Type="http://schemas.openxmlformats.org/officeDocument/2006/relationships/hyperlink" Target="https://www.statisticshowto.datasciencecentral.com/probability-and-statistics/standard-deviation/" TargetMode="External"/><Relationship Id="rId823" Type="http://schemas.openxmlformats.org/officeDocument/2006/relationships/hyperlink" Target="https://www.statisticshowto.datasciencecentral.com/relative-standard-deviation/" TargetMode="External"/><Relationship Id="rId1453" Type="http://schemas.openxmlformats.org/officeDocument/2006/relationships/hyperlink" Target="https://www.youtube.com/watch?v=vRtC5BEbhRM" TargetMode="External"/><Relationship Id="rId1660" Type="http://schemas.openxmlformats.org/officeDocument/2006/relationships/hyperlink" Target="https://www.statisticshowto.datasciencecentral.com/probability-and-statistics/find-sample-size/" TargetMode="External"/><Relationship Id="rId1106" Type="http://schemas.openxmlformats.org/officeDocument/2006/relationships/image" Target="media/image152.jpeg"/><Relationship Id="rId1313" Type="http://schemas.openxmlformats.org/officeDocument/2006/relationships/image" Target="media/image177.jpg"/><Relationship Id="rId1520" Type="http://schemas.openxmlformats.org/officeDocument/2006/relationships/hyperlink" Target="https://www.youtube.com/watch?v=UgqwBYSqc-A" TargetMode="External"/><Relationship Id="rId1618" Type="http://schemas.openxmlformats.org/officeDocument/2006/relationships/hyperlink" Target="https://www.statisticshowto.datasciencecentral.com/what-is-bias/" TargetMode="External"/><Relationship Id="rId199" Type="http://schemas.openxmlformats.org/officeDocument/2006/relationships/hyperlink" Target="https://www.statisticshowto.datasciencecentral.com/statistic/" TargetMode="External"/><Relationship Id="rId266" Type="http://schemas.openxmlformats.org/officeDocument/2006/relationships/hyperlink" Target="https://calculushowto.com/domain-and-range-of-a-function/" TargetMode="External"/><Relationship Id="rId473" Type="http://schemas.openxmlformats.org/officeDocument/2006/relationships/hyperlink" Target="https://www.statisticshowto.datasciencecentral.com/bernoulli-distribution/" TargetMode="External"/><Relationship Id="rId680" Type="http://schemas.openxmlformats.org/officeDocument/2006/relationships/hyperlink" Target="https://www.statisticshowto.datasciencecentral.com/what-is-a-population/" TargetMode="External"/><Relationship Id="rId126" Type="http://schemas.openxmlformats.org/officeDocument/2006/relationships/hyperlink" Target="https://www.statisticshowto.datasciencecentral.com/probability-and-statistics/skewed-distribution/" TargetMode="External"/><Relationship Id="rId333" Type="http://schemas.openxmlformats.org/officeDocument/2006/relationships/hyperlink" Target="https://www.statisticshowto.datasciencecentral.com/probability-and-statistics/variance/" TargetMode="External"/><Relationship Id="rId540" Type="http://schemas.openxmlformats.org/officeDocument/2006/relationships/hyperlink" Target="https://www.youtube.com/watch?v=34U6Wg1c_U8" TargetMode="External"/><Relationship Id="rId778" Type="http://schemas.openxmlformats.org/officeDocument/2006/relationships/hyperlink" Target="https://www.statisticshowto.datasciencecentral.com/confounding-variable/" TargetMode="External"/><Relationship Id="rId985" Type="http://schemas.openxmlformats.org/officeDocument/2006/relationships/hyperlink" Target="https://www.statisticshowto.datasciencecentral.com/wp-content/uploads/2015/03/z-to-percentile.jpg" TargetMode="External"/><Relationship Id="rId1170" Type="http://schemas.openxmlformats.org/officeDocument/2006/relationships/image" Target="media/image156.jpeg"/><Relationship Id="rId638" Type="http://schemas.openxmlformats.org/officeDocument/2006/relationships/hyperlink" Target="https://www.statisticshowto.datasciencecentral.com/probability-and-statistics/statistics-definitions/mean-median-mode/" TargetMode="External"/><Relationship Id="rId845" Type="http://schemas.openxmlformats.org/officeDocument/2006/relationships/image" Target="media/image117.png"/><Relationship Id="rId1030" Type="http://schemas.openxmlformats.org/officeDocument/2006/relationships/hyperlink" Target="https://www.youtube.com/watch?v=4CEqKDqKq34" TargetMode="External"/><Relationship Id="rId1268" Type="http://schemas.openxmlformats.org/officeDocument/2006/relationships/hyperlink" Target="https://www.statisticshowto.datasciencecentral.com/simple-random-sample/" TargetMode="External"/><Relationship Id="rId1475" Type="http://schemas.openxmlformats.org/officeDocument/2006/relationships/image" Target="media/image201.jpg"/><Relationship Id="rId400" Type="http://schemas.openxmlformats.org/officeDocument/2006/relationships/hyperlink" Target="https://www.statisticshowto.datasciencecentral.com/probability-and-statistics/skewed-distribution/" TargetMode="External"/><Relationship Id="rId705" Type="http://schemas.openxmlformats.org/officeDocument/2006/relationships/hyperlink" Target="https://www.statisticshowto.datasciencecentral.com/systematic-sampling/" TargetMode="External"/><Relationship Id="rId1128" Type="http://schemas.openxmlformats.org/officeDocument/2006/relationships/hyperlink" Target="https://www.statisticshowto.datasciencecentral.com/what-is-statistical-significance/" TargetMode="External"/><Relationship Id="rId1335" Type="http://schemas.openxmlformats.org/officeDocument/2006/relationships/hyperlink" Target="https://www.statisticshowto.datasciencecentral.com/tables/t-distribution-table/" TargetMode="External"/><Relationship Id="rId1542" Type="http://schemas.openxmlformats.org/officeDocument/2006/relationships/hyperlink" Target="https://www.statisticshowto.datasciencecentral.com/simple-random-sample/" TargetMode="External"/><Relationship Id="rId912" Type="http://schemas.openxmlformats.org/officeDocument/2006/relationships/hyperlink" Target="https://www.statisticshowto.datasciencecentral.com/what-is-a-population/" TargetMode="External"/><Relationship Id="rId41" Type="http://schemas.openxmlformats.org/officeDocument/2006/relationships/hyperlink" Target="https://www.statisticshowto.datasciencecentral.com/antecedent-variable/" TargetMode="External"/><Relationship Id="rId1402" Type="http://schemas.openxmlformats.org/officeDocument/2006/relationships/hyperlink" Target="https://www.youtube.com/watch?v=I_hXQ1vatV0" TargetMode="External"/><Relationship Id="rId190" Type="http://schemas.openxmlformats.org/officeDocument/2006/relationships/hyperlink" Target="https://www.statisticshowto.datasciencecentral.com/probability-and-statistics/statistics-definitions/range-statistics/" TargetMode="External"/><Relationship Id="rId288" Type="http://schemas.openxmlformats.org/officeDocument/2006/relationships/hyperlink" Target="https://www.statisticshowto.datasciencecentral.com/probability-and-statistics/descriptive-statistics/sample-variance/" TargetMode="External"/><Relationship Id="rId495" Type="http://schemas.openxmlformats.org/officeDocument/2006/relationships/hyperlink" Target="https://www.statisticshowto.datasciencecentral.com/skewness/" TargetMode="External"/><Relationship Id="rId148" Type="http://schemas.openxmlformats.org/officeDocument/2006/relationships/image" Target="media/image19.jpeg"/><Relationship Id="rId355" Type="http://schemas.openxmlformats.org/officeDocument/2006/relationships/hyperlink" Target="https://www.statisticshowto.datasciencecentral.com/probability-and-statistics/variance/" TargetMode="External"/><Relationship Id="rId562" Type="http://schemas.openxmlformats.org/officeDocument/2006/relationships/hyperlink" Target="https://www.statisticshowto.datasciencecentral.com/heavy-tailed-distribution/" TargetMode="External"/><Relationship Id="rId1192" Type="http://schemas.openxmlformats.org/officeDocument/2006/relationships/hyperlink" Target="https://www.statisticshowto.datasciencecentral.com/standardized-test-statistic/" TargetMode="External"/><Relationship Id="rId215" Type="http://schemas.openxmlformats.org/officeDocument/2006/relationships/hyperlink" Target="https://www.statisticshowto.datasciencecentral.com/symmetric-distribution-2/" TargetMode="External"/><Relationship Id="rId422" Type="http://schemas.openxmlformats.org/officeDocument/2006/relationships/hyperlink" Target="https://www.statisticshowto.datasciencecentral.com/multimodal-distribution/" TargetMode="External"/><Relationship Id="rId867" Type="http://schemas.openxmlformats.org/officeDocument/2006/relationships/image" Target="media/image121.jpeg"/><Relationship Id="rId1052" Type="http://schemas.openxmlformats.org/officeDocument/2006/relationships/hyperlink" Target="https://www.statisticshowto.datasciencecentral.com/probability-and-statistics/find-sample-size/" TargetMode="External"/><Relationship Id="rId1497" Type="http://schemas.openxmlformats.org/officeDocument/2006/relationships/hyperlink" Target="https://www.statisticshowto.datasciencecentral.com/probability-and-statistics/hypothesis-testing/" TargetMode="External"/><Relationship Id="rId727" Type="http://schemas.openxmlformats.org/officeDocument/2006/relationships/hyperlink" Target="https://www.statisticshowto.datasciencecentral.com/what-is-bias/" TargetMode="External"/><Relationship Id="rId934" Type="http://schemas.openxmlformats.org/officeDocument/2006/relationships/hyperlink" Target="https://www.statisticshowto.datasciencecentral.com/probability-and-statistics/normal-distributions/" TargetMode="External"/><Relationship Id="rId1357" Type="http://schemas.openxmlformats.org/officeDocument/2006/relationships/hyperlink" Target="https://www.statisticshowto.datasciencecentral.com/probability-and-statistics/t-test/" TargetMode="External"/><Relationship Id="rId1564" Type="http://schemas.openxmlformats.org/officeDocument/2006/relationships/hyperlink" Target="https://www.statisticshowto.datasciencecentral.com/grand-mean/" TargetMode="External"/><Relationship Id="rId63" Type="http://schemas.openxmlformats.org/officeDocument/2006/relationships/hyperlink" Target="https://www.statisticshowto.datasciencecentral.com/manipulated-variable/" TargetMode="External"/><Relationship Id="rId1217" Type="http://schemas.openxmlformats.org/officeDocument/2006/relationships/hyperlink" Target="https://www.statisticshowto.datasciencecentral.com/probability-and-statistics/statistics-definitions/mean-median-mode/" TargetMode="External"/><Relationship Id="rId1424" Type="http://schemas.openxmlformats.org/officeDocument/2006/relationships/hyperlink" Target="https://www.youtube.com/watch?v=YbXEALO2OdM" TargetMode="External"/><Relationship Id="rId1631" Type="http://schemas.openxmlformats.org/officeDocument/2006/relationships/hyperlink" Target="https://www.statisticshowto.datasciencecentral.com/wp-content/uploads/2013/12/randomSampling.jpg" TargetMode="External"/><Relationship Id="rId377" Type="http://schemas.openxmlformats.org/officeDocument/2006/relationships/image" Target="media/image51.gif"/><Relationship Id="rId584" Type="http://schemas.openxmlformats.org/officeDocument/2006/relationships/hyperlink" Target="https://www.statisticshowto.datasciencecentral.com/probability-and-statistics/find-critical-values/" TargetMode="External"/><Relationship Id="rId5" Type="http://schemas.openxmlformats.org/officeDocument/2006/relationships/footnotes" Target="footnotes.xml"/><Relationship Id="rId237" Type="http://schemas.openxmlformats.org/officeDocument/2006/relationships/hyperlink" Target="https://www.statisticshowto.datasciencecentral.com/what-is-a-population/" TargetMode="External"/><Relationship Id="rId791" Type="http://schemas.openxmlformats.org/officeDocument/2006/relationships/hyperlink" Target="https://www.statisticshowto.datasciencecentral.com/wp-content/uploads/2016/10/greatest-possible-error.png" TargetMode="External"/><Relationship Id="rId889" Type="http://schemas.openxmlformats.org/officeDocument/2006/relationships/hyperlink" Target="https://www.statisticshowto.datasciencecentral.com/aggregation-bias/" TargetMode="External"/><Relationship Id="rId1074" Type="http://schemas.openxmlformats.org/officeDocument/2006/relationships/hyperlink" Target="https://www.statisticshowto.datasciencecentral.com/probability-and-statistics/normal-distributions/" TargetMode="External"/><Relationship Id="rId444" Type="http://schemas.openxmlformats.org/officeDocument/2006/relationships/image" Target="media/image69.jpeg"/><Relationship Id="rId651" Type="http://schemas.openxmlformats.org/officeDocument/2006/relationships/hyperlink" Target="https://www.statisticshowto.datasciencecentral.com/probability-and-statistics/descriptive-statistics/box-plot/" TargetMode="External"/><Relationship Id="rId749" Type="http://schemas.openxmlformats.org/officeDocument/2006/relationships/hyperlink" Target="https://www.statisticshowto.datasciencecentral.com/probability-and-statistics/hypothesis-testing/margin-of-error/" TargetMode="External"/><Relationship Id="rId1281" Type="http://schemas.openxmlformats.org/officeDocument/2006/relationships/hyperlink" Target="https://www.statisticshowto.datasciencecentral.com/wp-content/uploads/2014/12/paired-t-test-example-5.png" TargetMode="External"/><Relationship Id="rId1379" Type="http://schemas.openxmlformats.org/officeDocument/2006/relationships/hyperlink" Target="https://www.statisticshowto.datasciencecentral.com/support-or-reject-null-hypothesis/" TargetMode="External"/><Relationship Id="rId1586" Type="http://schemas.openxmlformats.org/officeDocument/2006/relationships/hyperlink" Target="https://www.statisticshowto.datasciencecentral.com/what-is-a-population/" TargetMode="External"/><Relationship Id="rId304" Type="http://schemas.openxmlformats.org/officeDocument/2006/relationships/hyperlink" Target="https://www.statisticshowto.datasciencecentral.com/sample/" TargetMode="External"/><Relationship Id="rId511" Type="http://schemas.openxmlformats.org/officeDocument/2006/relationships/hyperlink" Target="https://www.statisticshowto.datasciencecentral.com/probability-and-statistics/standard-deviation/" TargetMode="External"/><Relationship Id="rId609" Type="http://schemas.openxmlformats.org/officeDocument/2006/relationships/image" Target="media/image98.jpeg"/><Relationship Id="rId956" Type="http://schemas.openxmlformats.org/officeDocument/2006/relationships/image" Target="media/image128.jpeg"/><Relationship Id="rId1141" Type="http://schemas.openxmlformats.org/officeDocument/2006/relationships/hyperlink" Target="https://www.statisticshowto.datasciencecentral.com/z-alpha2-za2/" TargetMode="External"/><Relationship Id="rId1239" Type="http://schemas.openxmlformats.org/officeDocument/2006/relationships/hyperlink" Target="https://www.statisticshowto.datasciencecentral.com/wp-content/uploads/2013/12/students-normal.gif" TargetMode="External"/><Relationship Id="rId85" Type="http://schemas.openxmlformats.org/officeDocument/2006/relationships/hyperlink" Target="https://www.youtube.com/watch?v=muaVOWWMjXY" TargetMode="External"/><Relationship Id="rId816" Type="http://schemas.openxmlformats.org/officeDocument/2006/relationships/image" Target="media/image115.jpg"/><Relationship Id="rId1001" Type="http://schemas.openxmlformats.org/officeDocument/2006/relationships/image" Target="media/image134.png"/><Relationship Id="rId1446" Type="http://schemas.openxmlformats.org/officeDocument/2006/relationships/hyperlink" Target="https://www.statisticshowto.datasciencecentral.com/probability-and-statistics/find-sample-size/" TargetMode="External"/><Relationship Id="rId1653" Type="http://schemas.openxmlformats.org/officeDocument/2006/relationships/hyperlink" Target="http://www.ats.ucla.edu/stat/sas/faq/statified_samples_v9.htm" TargetMode="External"/><Relationship Id="rId1306" Type="http://schemas.openxmlformats.org/officeDocument/2006/relationships/hyperlink" Target="https://www.statisticshowto.datasciencecentral.com/homoscedasticity/" TargetMode="External"/><Relationship Id="rId1513" Type="http://schemas.openxmlformats.org/officeDocument/2006/relationships/hyperlink" Target="https://www.statisticshowto.datasciencecentral.com/wp-content/uploads/2014/01/p-value.jpg" TargetMode="External"/><Relationship Id="rId12" Type="http://schemas.openxmlformats.org/officeDocument/2006/relationships/hyperlink" Target="https://www.statisticshowto.datasciencecentral.com/central-tendency-2/" TargetMode="External"/><Relationship Id="rId161" Type="http://schemas.openxmlformats.org/officeDocument/2006/relationships/hyperlink" Target="https://www.statisticshowto.datasciencecentral.com/probability-and-statistics/descriptive-statistics/bar-chart-bar-graph-examples/" TargetMode="External"/><Relationship Id="rId399" Type="http://schemas.openxmlformats.org/officeDocument/2006/relationships/hyperlink" Target="https://www.statisticshowto.datasciencecentral.com/long-tail-distribution/" TargetMode="External"/><Relationship Id="rId259" Type="http://schemas.openxmlformats.org/officeDocument/2006/relationships/hyperlink" Target="https://www.statisticshowto.datasciencecentral.com/wp-content/uploads/2013/08/spss-mean-6.jpg" TargetMode="External"/><Relationship Id="rId466" Type="http://schemas.openxmlformats.org/officeDocument/2006/relationships/hyperlink" Target="https://www.statisticshowto.datasciencecentral.com/probability-and-statistics/standard-deviation/" TargetMode="External"/><Relationship Id="rId673" Type="http://schemas.openxmlformats.org/officeDocument/2006/relationships/hyperlink" Target="https://www.statisticshowto.datasciencecentral.com/upper-hinge-lower-hinge/" TargetMode="External"/><Relationship Id="rId880" Type="http://schemas.openxmlformats.org/officeDocument/2006/relationships/hyperlink" Target="http://www.math.hawaii.edu/~ramsey/Probability/PokerHands.html" TargetMode="External"/><Relationship Id="rId1096" Type="http://schemas.openxmlformats.org/officeDocument/2006/relationships/hyperlink" Target="https://www.statisticshowto.datasciencecentral.com/how-to-decide-if-a-hypothesis-test-is-a-left-tailed-test-or-a-right-tailed-test/" TargetMode="External"/><Relationship Id="rId119" Type="http://schemas.openxmlformats.org/officeDocument/2006/relationships/hyperlink" Target="https://www.statisticshowto.datasciencecentral.com/skewness/" TargetMode="External"/><Relationship Id="rId326" Type="http://schemas.openxmlformats.org/officeDocument/2006/relationships/hyperlink" Target="https://www.statisticshowto.datasciencecentral.com/probability-and-statistics/standard-deviation/" TargetMode="External"/><Relationship Id="rId533" Type="http://schemas.openxmlformats.org/officeDocument/2006/relationships/hyperlink" Target="https://www.statisticshowto.datasciencecentral.com/skewness/" TargetMode="External"/><Relationship Id="rId978" Type="http://schemas.openxmlformats.org/officeDocument/2006/relationships/hyperlink" Target="https://www.statisticshowto.datasciencecentral.com/empirical-rule-2/" TargetMode="External"/><Relationship Id="rId1163" Type="http://schemas.openxmlformats.org/officeDocument/2006/relationships/hyperlink" Target="https://www.statisticshowto.datasciencecentral.com/what-is-an-alpha-level/" TargetMode="External"/><Relationship Id="rId1370" Type="http://schemas.openxmlformats.org/officeDocument/2006/relationships/image" Target="media/image185.jpg"/><Relationship Id="rId740" Type="http://schemas.openxmlformats.org/officeDocument/2006/relationships/hyperlink" Target="https://www.statisticshowto.datasciencecentral.com/wp-content/uploads/2018/01/cochran-1.jpeg" TargetMode="External"/><Relationship Id="rId838" Type="http://schemas.openxmlformats.org/officeDocument/2006/relationships/hyperlink" Target="https://www.statisticshowto.datasciencecentral.com/probability-and-statistics/standard-deviation/" TargetMode="External"/><Relationship Id="rId1023" Type="http://schemas.openxmlformats.org/officeDocument/2006/relationships/hyperlink" Target="http://www.virginia.edu/" TargetMode="External"/><Relationship Id="rId1468" Type="http://schemas.openxmlformats.org/officeDocument/2006/relationships/hyperlink" Target="https://www.statisticshowto.datasciencecentral.com/population-proportion/" TargetMode="External"/><Relationship Id="rId600" Type="http://schemas.openxmlformats.org/officeDocument/2006/relationships/hyperlink" Target="https://www.statisticshowto.datasciencecentral.com/probability-and-statistics/statistics-definitions/mean-median-mode/" TargetMode="External"/><Relationship Id="rId1230" Type="http://schemas.openxmlformats.org/officeDocument/2006/relationships/hyperlink" Target="https://www.statisticshowto.datasciencecentral.com/probability-and-statistics/standard-deviation/" TargetMode="External"/><Relationship Id="rId1328" Type="http://schemas.openxmlformats.org/officeDocument/2006/relationships/hyperlink" Target="https://www.youtube.com/channel/UCs3IhN8VOA_5WxpAgbSmFkg" TargetMode="External"/><Relationship Id="rId1535" Type="http://schemas.openxmlformats.org/officeDocument/2006/relationships/hyperlink" Target="https://www.statisticshowto.datasciencecentral.com/tables/z-table/" TargetMode="External"/><Relationship Id="rId905" Type="http://schemas.openxmlformats.org/officeDocument/2006/relationships/hyperlink" Target="https://www.statisticshowto.datasciencecentral.com/self-selection-bias/" TargetMode="External"/><Relationship Id="rId34" Type="http://schemas.openxmlformats.org/officeDocument/2006/relationships/hyperlink" Target="https://www.statisticshowto.datasciencecentral.com/nominal-ordinal-interval-ratio/" TargetMode="External"/><Relationship Id="rId1602" Type="http://schemas.openxmlformats.org/officeDocument/2006/relationships/hyperlink" Target="https://www.statisticshowto.datasciencecentral.com/probability-and-statistics/dependent-events-independent/" TargetMode="External"/><Relationship Id="rId183" Type="http://schemas.openxmlformats.org/officeDocument/2006/relationships/hyperlink" Target="https://www.statisticshowto.datasciencecentral.com/probability-and-statistics/standard-deviation/" TargetMode="External"/><Relationship Id="rId390" Type="http://schemas.openxmlformats.org/officeDocument/2006/relationships/hyperlink" Target="https://www.youtube.com/watch?v=swzThKDKFoM" TargetMode="External"/><Relationship Id="rId250" Type="http://schemas.openxmlformats.org/officeDocument/2006/relationships/hyperlink" Target="https://www.statisticshowto.datasciencecentral.com/probability-and-statistics/statistics-definitions/mean-median-mode/" TargetMode="External"/><Relationship Id="rId488" Type="http://schemas.openxmlformats.org/officeDocument/2006/relationships/hyperlink" Target="https://www.statisticshowto.datasciencecentral.com/negative-binomial-experiment/" TargetMode="External"/><Relationship Id="rId695" Type="http://schemas.openxmlformats.org/officeDocument/2006/relationships/hyperlink" Target="https://www.statisticshowto.datasciencecentral.com/simple-random-sample/" TargetMode="External"/><Relationship Id="rId110" Type="http://schemas.openxmlformats.org/officeDocument/2006/relationships/hyperlink" Target="https://en.wikipedia.org/wiki/Orders_of_magnitude_(time)" TargetMode="External"/><Relationship Id="rId348" Type="http://schemas.openxmlformats.org/officeDocument/2006/relationships/hyperlink" Target="https://www.statisticshowto.datasciencecentral.com/probability-and-statistics/variance/" TargetMode="External"/><Relationship Id="rId555" Type="http://schemas.openxmlformats.org/officeDocument/2006/relationships/hyperlink" Target="https://www.statisticshowto.datasciencecentral.com/probability-and-statistics/percentiles-rank-range/" TargetMode="External"/><Relationship Id="rId762" Type="http://schemas.openxmlformats.org/officeDocument/2006/relationships/hyperlink" Target="https://www.statisticshowto.datasciencecentral.com/what-is-a-census/" TargetMode="External"/><Relationship Id="rId1185" Type="http://schemas.openxmlformats.org/officeDocument/2006/relationships/hyperlink" Target="https://www.statisticshowto.datasciencecentral.com/what-is-an-alternate-hypothesis/" TargetMode="External"/><Relationship Id="rId1392" Type="http://schemas.openxmlformats.org/officeDocument/2006/relationships/hyperlink" Target="https://www.statisticshowto.datasciencecentral.com/probability-and-statistics/hypothesis-testing/one-tailed-test-or-two/" TargetMode="External"/><Relationship Id="rId208" Type="http://schemas.openxmlformats.org/officeDocument/2006/relationships/hyperlink" Target="https://www.statisticshowto.datasciencecentral.com/wp-content/uploads/2013/07/Bimodal.png" TargetMode="External"/><Relationship Id="rId415" Type="http://schemas.openxmlformats.org/officeDocument/2006/relationships/hyperlink" Target="https://www.statisticshowto.datasciencecentral.com/wp-content/uploads/2013/09/left-skewed.jpg" TargetMode="External"/><Relationship Id="rId622" Type="http://schemas.openxmlformats.org/officeDocument/2006/relationships/hyperlink" Target="https://www.statisticshowto.datasciencecentral.com/find-outliers/" TargetMode="External"/><Relationship Id="rId1045" Type="http://schemas.openxmlformats.org/officeDocument/2006/relationships/image" Target="media/image142.png"/><Relationship Id="rId1252" Type="http://schemas.openxmlformats.org/officeDocument/2006/relationships/hyperlink" Target="https://www.statisticshowto.datasciencecentral.com/probability-and-statistics/statistics-definitions/mean-median-mode/" TargetMode="External"/><Relationship Id="rId927" Type="http://schemas.openxmlformats.org/officeDocument/2006/relationships/hyperlink" Target="https://www.statisticshowto.datasciencecentral.com/statistic/" TargetMode="External"/><Relationship Id="rId1112" Type="http://schemas.openxmlformats.org/officeDocument/2006/relationships/hyperlink" Target="https://www.statisticshowto.datasciencecentral.com/probability-and-statistics/hypothesis-testing/" TargetMode="External"/><Relationship Id="rId1557" Type="http://schemas.openxmlformats.org/officeDocument/2006/relationships/image" Target="media/image213.jpeg"/><Relationship Id="rId56" Type="http://schemas.openxmlformats.org/officeDocument/2006/relationships/hyperlink" Target="https://www.statisticshowto.datasciencecentral.com/grouping-variable/" TargetMode="External"/><Relationship Id="rId1417" Type="http://schemas.openxmlformats.org/officeDocument/2006/relationships/hyperlink" Target="https://www.statisticshowto.datasciencecentral.com/wp-content/uploads/2014/12/ci95.png" TargetMode="External"/><Relationship Id="rId1624" Type="http://schemas.openxmlformats.org/officeDocument/2006/relationships/hyperlink" Target="https://www.statisticshowto.datasciencecentral.com/what-is-bias/" TargetMode="External"/><Relationship Id="rId272" Type="http://schemas.openxmlformats.org/officeDocument/2006/relationships/hyperlink" Target="https://www.statisticshowto.datasciencecentral.com/mean/" TargetMode="External"/><Relationship Id="rId577" Type="http://schemas.openxmlformats.org/officeDocument/2006/relationships/hyperlink" Target="https://www.statisticshowto.datasciencecentral.com/uniform-distribution/" TargetMode="External"/><Relationship Id="rId132" Type="http://schemas.openxmlformats.org/officeDocument/2006/relationships/hyperlink" Target="https://www.statisticshowto.datasciencecentral.com/probability-and-statistics/statistics-definitions/mean-median-mode/" TargetMode="External"/><Relationship Id="rId784" Type="http://schemas.openxmlformats.org/officeDocument/2006/relationships/hyperlink" Target="https://www.statisticshowto.datasciencecentral.com/dependent-variable-definition/" TargetMode="External"/><Relationship Id="rId991" Type="http://schemas.openxmlformats.org/officeDocument/2006/relationships/hyperlink" Target="https://www.statisticshowto.datasciencecentral.com/probability-and-statistics/hypothesis-testing/" TargetMode="External"/><Relationship Id="rId1067" Type="http://schemas.openxmlformats.org/officeDocument/2006/relationships/hyperlink" Target="https://www.statisticshowto.datasciencecentral.com/random-variable/" TargetMode="External"/><Relationship Id="rId437" Type="http://schemas.openxmlformats.org/officeDocument/2006/relationships/image" Target="media/image68.jpeg"/><Relationship Id="rId644" Type="http://schemas.openxmlformats.org/officeDocument/2006/relationships/hyperlink" Target="https://www.statisticshowto.datasciencecentral.com/probability-and-statistics/statistics-definitions/mean-median-mode/" TargetMode="External"/><Relationship Id="rId851" Type="http://schemas.openxmlformats.org/officeDocument/2006/relationships/hyperlink" Target="https://www.statisticshowto.datasciencecentral.com/how-to-tell-the-difference-between-a-statistic-and-a-parameter/" TargetMode="External"/><Relationship Id="rId1274" Type="http://schemas.openxmlformats.org/officeDocument/2006/relationships/image" Target="media/image169.jpeg"/><Relationship Id="rId1481" Type="http://schemas.openxmlformats.org/officeDocument/2006/relationships/image" Target="media/image203.jpeg"/><Relationship Id="rId1579" Type="http://schemas.openxmlformats.org/officeDocument/2006/relationships/hyperlink" Target="https://www.statisticshowto.datasciencecentral.com/mean/" TargetMode="External"/><Relationship Id="rId504" Type="http://schemas.openxmlformats.org/officeDocument/2006/relationships/hyperlink" Target="http://archive.lib.msu.edu/crcmath/math/math/f/f185.htm" TargetMode="External"/><Relationship Id="rId711" Type="http://schemas.openxmlformats.org/officeDocument/2006/relationships/hyperlink" Target="https://www.statisticshowto.datasciencecentral.com/systematic-sampling/" TargetMode="External"/><Relationship Id="rId949" Type="http://schemas.openxmlformats.org/officeDocument/2006/relationships/hyperlink" Target="https://office.microsoft.com/en-us/excel/" TargetMode="External"/><Relationship Id="rId1134" Type="http://schemas.openxmlformats.org/officeDocument/2006/relationships/hyperlink" Target="https://www.statisticshowto.datasciencecentral.com/what-is-statistical-significance/" TargetMode="External"/><Relationship Id="rId1341" Type="http://schemas.openxmlformats.org/officeDocument/2006/relationships/hyperlink" Target="https://www.statisticshowto.datasciencecentral.com/probability-and-statistics/standard-deviation/" TargetMode="External"/><Relationship Id="rId78" Type="http://schemas.openxmlformats.org/officeDocument/2006/relationships/hyperlink" Target="https://www.statisticshowto.datasciencecentral.com/dependent-variable-definition/" TargetMode="External"/><Relationship Id="rId809" Type="http://schemas.openxmlformats.org/officeDocument/2006/relationships/hyperlink" Target="https://www.statisticshowto.datasciencecentral.com/probability-and-statistics/standard-deviation/" TargetMode="External"/><Relationship Id="rId1201" Type="http://schemas.openxmlformats.org/officeDocument/2006/relationships/hyperlink" Target="https://www.statisticshowto.datasciencecentral.com/probability-and-statistics/standard-deviation/" TargetMode="External"/><Relationship Id="rId1439" Type="http://schemas.openxmlformats.org/officeDocument/2006/relationships/hyperlink" Target="https://www.statisticshowto.datasciencecentral.com/probability-and-statistics/t-distribution/" TargetMode="External"/><Relationship Id="rId1646" Type="http://schemas.openxmlformats.org/officeDocument/2006/relationships/image" Target="media/image224.jpeg"/><Relationship Id="rId1506" Type="http://schemas.openxmlformats.org/officeDocument/2006/relationships/hyperlink" Target="https://www.statisticshowto.datasciencecentral.com/confidence-level/" TargetMode="External"/><Relationship Id="rId294" Type="http://schemas.openxmlformats.org/officeDocument/2006/relationships/hyperlink" Target="https://www.statisticshowto.datasciencecentral.com/probability-and-statistics/normal-distributions/" TargetMode="External"/><Relationship Id="rId89" Type="http://schemas.openxmlformats.org/officeDocument/2006/relationships/hyperlink" Target="https://www.statisticshowto.datasciencecentral.com/probability-and-statistics/regression-analysis/scatter-plot-chart/" TargetMode="External"/><Relationship Id="rId154" Type="http://schemas.openxmlformats.org/officeDocument/2006/relationships/hyperlink" Target="https://www.statisticshowto.datasciencecentral.com/probability-and-statistics/descriptive-statistics/bar-chart-bar-graph-examples/" TargetMode="External"/><Relationship Id="rId361" Type="http://schemas.openxmlformats.org/officeDocument/2006/relationships/image" Target="media/image47.jpg"/><Relationship Id="rId599" Type="http://schemas.openxmlformats.org/officeDocument/2006/relationships/hyperlink" Target="https://youtu.be/R6VDj7pEG30" TargetMode="External"/><Relationship Id="rId1005" Type="http://schemas.openxmlformats.org/officeDocument/2006/relationships/hyperlink" Target="https://www.statisticshowto.datasciencecentral.com/probability-and-statistics/statistics-definitions/mean-median-mode/" TargetMode="External"/><Relationship Id="rId1212" Type="http://schemas.openxmlformats.org/officeDocument/2006/relationships/hyperlink" Target="https://www.statisticshowto.datasciencecentral.com/probability-and-statistics/probability-main-index/" TargetMode="External"/><Relationship Id="rId1657" Type="http://schemas.openxmlformats.org/officeDocument/2006/relationships/hyperlink" Target="https://www.statisticshowto.datasciencecentral.com/sample/" TargetMode="External"/><Relationship Id="rId459" Type="http://schemas.openxmlformats.org/officeDocument/2006/relationships/hyperlink" Target="https://www.statisticshowto.datasciencecentral.com/skewness/" TargetMode="External"/><Relationship Id="rId666" Type="http://schemas.openxmlformats.org/officeDocument/2006/relationships/hyperlink" Target="https://www.statisticshowto.datasciencecentral.com/probability-and-statistics/statistics-definitions/range-statistics/" TargetMode="External"/><Relationship Id="rId873" Type="http://schemas.openxmlformats.org/officeDocument/2006/relationships/hyperlink" Target="https://www.statisticshowto.datasciencecentral.com/undercoverage-definition/" TargetMode="External"/><Relationship Id="rId1089" Type="http://schemas.openxmlformats.org/officeDocument/2006/relationships/hyperlink" Target="https://www.statisticshowto.datasciencecentral.com/probability-and-statistics/find-sample-size/" TargetMode="External"/><Relationship Id="rId1296" Type="http://schemas.openxmlformats.org/officeDocument/2006/relationships/hyperlink" Target="https://www.statisticshowto.datasciencecentral.com/z-test/" TargetMode="External"/><Relationship Id="rId1517" Type="http://schemas.openxmlformats.org/officeDocument/2006/relationships/hyperlink" Target="https://www.statisticshowto.datasciencecentral.com/p-value/" TargetMode="External"/><Relationship Id="rId16" Type="http://schemas.openxmlformats.org/officeDocument/2006/relationships/hyperlink" Target="https://www.statisticshowto.datasciencecentral.com/probability-and-statistics/normal-distributions/" TargetMode="External"/><Relationship Id="rId221" Type="http://schemas.openxmlformats.org/officeDocument/2006/relationships/hyperlink" Target="https://www.statisticshowto.datasciencecentral.com/wp-content/uploads/2016/03/normal-boxplot.png" TargetMode="External"/><Relationship Id="rId319" Type="http://schemas.openxmlformats.org/officeDocument/2006/relationships/hyperlink" Target="https://www.statisticshowto.datasciencecentral.com/statistics-basics/statistics-operations-pemdas-bedmas/" TargetMode="External"/><Relationship Id="rId526" Type="http://schemas.openxmlformats.org/officeDocument/2006/relationships/hyperlink" Target="https://www.statisticshowto.datasciencecentral.com/mean/" TargetMode="External"/><Relationship Id="rId1156" Type="http://schemas.openxmlformats.org/officeDocument/2006/relationships/hyperlink" Target="https://www.statisticshowto.datasciencecentral.com/probability-and-statistics/hypothesis-testing/" TargetMode="External"/><Relationship Id="rId1363" Type="http://schemas.openxmlformats.org/officeDocument/2006/relationships/hyperlink" Target="https://www.statisticshowto.datasciencecentral.com/how-to-do-a-t-test-in-excel/" TargetMode="External"/><Relationship Id="rId733" Type="http://schemas.openxmlformats.org/officeDocument/2006/relationships/image" Target="media/image107.jpg"/><Relationship Id="rId940" Type="http://schemas.openxmlformats.org/officeDocument/2006/relationships/image" Target="media/image125.png"/><Relationship Id="rId1016" Type="http://schemas.openxmlformats.org/officeDocument/2006/relationships/hyperlink" Target="https://www.statisticshowto.datasciencecentral.com/wp-content/uploads/2013/02/standard-normal-distribution.jpg" TargetMode="External"/><Relationship Id="rId1570" Type="http://schemas.openxmlformats.org/officeDocument/2006/relationships/hyperlink" Target="https://www.statisticshowto.datasciencecentral.com/what-is-a-probability-distribution-table/" TargetMode="External"/><Relationship Id="rId165" Type="http://schemas.openxmlformats.org/officeDocument/2006/relationships/hyperlink" Target="https://www.statisticshowto.datasciencecentral.com/probability-and-statistics/z-score/" TargetMode="External"/><Relationship Id="rId372" Type="http://schemas.openxmlformats.org/officeDocument/2006/relationships/hyperlink" Target="https://www.statisticshowto.datasciencecentral.com/wp-content/uploads/2009/09/coin.jpg" TargetMode="External"/><Relationship Id="rId677" Type="http://schemas.openxmlformats.org/officeDocument/2006/relationships/hyperlink" Target="https://www.statisticshowto.datasciencecentral.com/probability-and-statistics/hypothesis-testing/margin-of-error/" TargetMode="External"/><Relationship Id="rId800" Type="http://schemas.openxmlformats.org/officeDocument/2006/relationships/hyperlink" Target="https://www.statisticshowto.datasciencecentral.com/error-propogation/" TargetMode="External"/><Relationship Id="rId1223" Type="http://schemas.openxmlformats.org/officeDocument/2006/relationships/hyperlink" Target="https://www.statisticshowto.datasciencecentral.com/degrees-of-freedom/" TargetMode="External"/><Relationship Id="rId1430" Type="http://schemas.openxmlformats.org/officeDocument/2006/relationships/hyperlink" Target="https://www.statisticshowto.datasciencecentral.com/probability-and-statistics/statistics-definitions/mean-median-mode/" TargetMode="External"/><Relationship Id="rId1528" Type="http://schemas.openxmlformats.org/officeDocument/2006/relationships/hyperlink" Target="https://www.statisticshowto.datasciencecentral.com/probability-and-statistics/null-hypothesis/" TargetMode="External"/><Relationship Id="rId232" Type="http://schemas.openxmlformats.org/officeDocument/2006/relationships/hyperlink" Target="https://www.statisticshowto.datasciencecentral.com/arithmetic-mean/" TargetMode="External"/><Relationship Id="rId884" Type="http://schemas.openxmlformats.org/officeDocument/2006/relationships/hyperlink" Target="http://people.ucsc.edu/~msmangel/Wald.pdf" TargetMode="External"/><Relationship Id="rId27" Type="http://schemas.openxmlformats.org/officeDocument/2006/relationships/hyperlink" Target="https://www.statisticshowto.datasciencecentral.com/control-variable/" TargetMode="External"/><Relationship Id="rId537" Type="http://schemas.openxmlformats.org/officeDocument/2006/relationships/hyperlink" Target="https://www.statisticshowto.datasciencecentral.com/what-are-quartiles/" TargetMode="External"/><Relationship Id="rId744" Type="http://schemas.openxmlformats.org/officeDocument/2006/relationships/hyperlink" Target="https://www.statisticshowto.datasciencecentral.com/tables/z-table/" TargetMode="External"/><Relationship Id="rId951" Type="http://schemas.openxmlformats.org/officeDocument/2006/relationships/hyperlink" Target="https://www.statisticshowto.datasciencecentral.com/wp-content/uploads/2013/08/CALCULATE-A-Z-SCORE-1.jpg" TargetMode="External"/><Relationship Id="rId1167" Type="http://schemas.openxmlformats.org/officeDocument/2006/relationships/hyperlink" Target="https://www.statisticshowto.datasciencecentral.com/support-or-reject-null-hypothesis/" TargetMode="External"/><Relationship Id="rId1374" Type="http://schemas.openxmlformats.org/officeDocument/2006/relationships/hyperlink" Target="https://www.statisticshowto.datasciencecentral.com/mean-difference/" TargetMode="External"/><Relationship Id="rId1581" Type="http://schemas.openxmlformats.org/officeDocument/2006/relationships/hyperlink" Target="https://www.statisticshowto.datasciencecentral.com/what-is-bias/" TargetMode="External"/><Relationship Id="rId80" Type="http://schemas.openxmlformats.org/officeDocument/2006/relationships/hyperlink" Target="https://www.statisticshowto.datasciencecentral.com/wp-content/uploads/2013/08/quantitative-and-categorical-variables.png" TargetMode="External"/><Relationship Id="rId176" Type="http://schemas.openxmlformats.org/officeDocument/2006/relationships/hyperlink" Target="https://www.statisticshowto.datasciencecentral.com/what-is-a-dot-plot/" TargetMode="External"/><Relationship Id="rId383" Type="http://schemas.openxmlformats.org/officeDocument/2006/relationships/image" Target="media/image53.png"/><Relationship Id="rId590" Type="http://schemas.openxmlformats.org/officeDocument/2006/relationships/hyperlink" Target="https://www.statisticshowto.datasciencecentral.com/kurtosis/" TargetMode="External"/><Relationship Id="rId604" Type="http://schemas.openxmlformats.org/officeDocument/2006/relationships/image" Target="media/image96.png"/><Relationship Id="rId811" Type="http://schemas.openxmlformats.org/officeDocument/2006/relationships/hyperlink" Target="https://www.statisticshowto.datasciencecentral.com/what-is-a-population/" TargetMode="External"/><Relationship Id="rId1027" Type="http://schemas.openxmlformats.org/officeDocument/2006/relationships/image" Target="media/image138.png"/><Relationship Id="rId1234" Type="http://schemas.openxmlformats.org/officeDocument/2006/relationships/image" Target="media/image165.jpeg"/><Relationship Id="rId1441" Type="http://schemas.openxmlformats.org/officeDocument/2006/relationships/hyperlink" Target="https://www.statisticshowto.datasciencecentral.com/wp-content/uploads/2009/10/t-dist.jpg" TargetMode="External"/><Relationship Id="rId243" Type="http://schemas.openxmlformats.org/officeDocument/2006/relationships/hyperlink" Target="https://www.statisticshowto.datasciencecentral.com/probability-and-statistics/normal-distributions/central-limit-theorem-definition-examples/" TargetMode="External"/><Relationship Id="rId450" Type="http://schemas.openxmlformats.org/officeDocument/2006/relationships/hyperlink" Target="https://www.statisticshowto.datasciencecentral.com/parametric-statistics" TargetMode="External"/><Relationship Id="rId688" Type="http://schemas.openxmlformats.org/officeDocument/2006/relationships/hyperlink" Target="https://www.statisticshowto.datasciencecentral.com/bernoulli-distribution/" TargetMode="External"/><Relationship Id="rId895" Type="http://schemas.openxmlformats.org/officeDocument/2006/relationships/hyperlink" Target="https://www.statisticshowto.datasciencecentral.com/diagnostic-bias/" TargetMode="External"/><Relationship Id="rId909" Type="http://schemas.openxmlformats.org/officeDocument/2006/relationships/hyperlink" Target="https://www.statisticshowto.datasciencecentral.com/wp-content/uploads/2015/07/sample-mean-small.jpg" TargetMode="External"/><Relationship Id="rId1080" Type="http://schemas.openxmlformats.org/officeDocument/2006/relationships/hyperlink" Target="https://www.statisticshowto.datasciencecentral.com/probability-and-statistics/statistics-definitions/mean-median-mode/" TargetMode="External"/><Relationship Id="rId1301" Type="http://schemas.openxmlformats.org/officeDocument/2006/relationships/hyperlink" Target="https://www.statisticshowto.datasciencecentral.com/assumption-of-independence/" TargetMode="External"/><Relationship Id="rId1539" Type="http://schemas.openxmlformats.org/officeDocument/2006/relationships/image" Target="media/image211.jpg"/><Relationship Id="rId38" Type="http://schemas.openxmlformats.org/officeDocument/2006/relationships/hyperlink" Target="https://www.statisticshowto.datasciencecentral.com/ranked-variable/" TargetMode="External"/><Relationship Id="rId103" Type="http://schemas.openxmlformats.org/officeDocument/2006/relationships/hyperlink" Target="https://www.statisticshowto.datasciencecentral.com/nominal-ordinal-interval-ratio/" TargetMode="External"/><Relationship Id="rId310" Type="http://schemas.openxmlformats.org/officeDocument/2006/relationships/image" Target="media/image39.png"/><Relationship Id="rId548" Type="http://schemas.openxmlformats.org/officeDocument/2006/relationships/hyperlink" Target="https://www.statisticshowto.datasciencecentral.com/probability-and-statistics/skewed-distribution/" TargetMode="External"/><Relationship Id="rId755" Type="http://schemas.openxmlformats.org/officeDocument/2006/relationships/image" Target="media/image112.jpg"/><Relationship Id="rId962" Type="http://schemas.openxmlformats.org/officeDocument/2006/relationships/hyperlink" Target="https://www.statisticshowto.datasciencecentral.com/probability-and-statistics/standard-deviation/" TargetMode="External"/><Relationship Id="rId1178" Type="http://schemas.openxmlformats.org/officeDocument/2006/relationships/hyperlink" Target="https://www.statisticshowto.datasciencecentral.com/support-or-reject-null-hypothesis/" TargetMode="External"/><Relationship Id="rId1385" Type="http://schemas.openxmlformats.org/officeDocument/2006/relationships/hyperlink" Target="https://www.statisticshowto.datasciencecentral.com/what-is-statistical-significance/" TargetMode="External"/><Relationship Id="rId1592" Type="http://schemas.openxmlformats.org/officeDocument/2006/relationships/hyperlink" Target="https://www.statisticshowto.datasciencecentral.com/probability-and-statistics/probability-main-index/" TargetMode="External"/><Relationship Id="rId1606" Type="http://schemas.openxmlformats.org/officeDocument/2006/relationships/hyperlink" Target="https://www.statisticshowto.datasciencecentral.com/wp-content/uploads/2013/08/money.jpg" TargetMode="External"/><Relationship Id="rId91" Type="http://schemas.openxmlformats.org/officeDocument/2006/relationships/hyperlink" Target="https://www.statisticshowto.datasciencecentral.com/probability-and-statistics/regression-analysis/scatter-plot-chart/" TargetMode="External"/><Relationship Id="rId187" Type="http://schemas.openxmlformats.org/officeDocument/2006/relationships/hyperlink" Target="https://www.statisticshowto.datasciencecentral.com/middle-fifty/" TargetMode="External"/><Relationship Id="rId394" Type="http://schemas.openxmlformats.org/officeDocument/2006/relationships/hyperlink" Target="https://www.statisticshowto.datasciencecentral.com/probability-and-statistics/normal-distributions/" TargetMode="External"/><Relationship Id="rId408" Type="http://schemas.openxmlformats.org/officeDocument/2006/relationships/hyperlink" Target="https://www.statisticshowto.datasciencecentral.com/probability-and-statistics/statistics-definitions/mean-median-mode/" TargetMode="External"/><Relationship Id="rId615" Type="http://schemas.openxmlformats.org/officeDocument/2006/relationships/image" Target="media/image100.png"/><Relationship Id="rId822" Type="http://schemas.openxmlformats.org/officeDocument/2006/relationships/hyperlink" Target="https://www.statisticshowto.datasciencecentral.com/statistic/" TargetMode="External"/><Relationship Id="rId1038" Type="http://schemas.openxmlformats.org/officeDocument/2006/relationships/hyperlink" Target="https://www.statisticshowto.datasciencecentral.com/probability-and-statistics/z-score/" TargetMode="External"/><Relationship Id="rId1245" Type="http://schemas.openxmlformats.org/officeDocument/2006/relationships/hyperlink" Target="https://www.statisticshowto.datasciencecentral.com/ratios-and-rates/" TargetMode="External"/><Relationship Id="rId1452" Type="http://schemas.openxmlformats.org/officeDocument/2006/relationships/hyperlink" Target="https://www.statisticshowto.datasciencecentral.com/probability-and-statistics/statistics-definitions/range-statistics/" TargetMode="External"/><Relationship Id="rId254" Type="http://schemas.openxmlformats.org/officeDocument/2006/relationships/hyperlink" Target="https://www.statisticshowto.datasciencecentral.com/probability-and-statistics/statistics-definitions/mean-median-mode/" TargetMode="External"/><Relationship Id="rId699" Type="http://schemas.openxmlformats.org/officeDocument/2006/relationships/hyperlink" Target="https://www.statisticshowto.datasciencecentral.com/permuted-block-randomization/" TargetMode="External"/><Relationship Id="rId1091" Type="http://schemas.openxmlformats.org/officeDocument/2006/relationships/hyperlink" Target="https://www.statisticshowto.datasciencecentral.com/probability-and-statistics/t-distribution/" TargetMode="External"/><Relationship Id="rId1105" Type="http://schemas.openxmlformats.org/officeDocument/2006/relationships/hyperlink" Target="https://www.statisticshowto.datasciencecentral.com/wp-content/uploads/2009/10/critical-value-z-table.jpg" TargetMode="External"/><Relationship Id="rId1312" Type="http://schemas.openxmlformats.org/officeDocument/2006/relationships/hyperlink" Target="https://www.youtube.com/watch?v=DciJm7hA2fk" TargetMode="External"/><Relationship Id="rId49" Type="http://schemas.openxmlformats.org/officeDocument/2006/relationships/hyperlink" Target="https://www.statisticshowto.datasciencecentral.com/dummy-variables/" TargetMode="External"/><Relationship Id="rId114" Type="http://schemas.openxmlformats.org/officeDocument/2006/relationships/hyperlink" Target="https://www.statisticshowto.datasciencecentral.com/probability-and-statistics/descriptive-statistics/" TargetMode="External"/><Relationship Id="rId461" Type="http://schemas.openxmlformats.org/officeDocument/2006/relationships/hyperlink" Target="https://www.statisticshowto.datasciencecentral.com/probability-and-statistics/chi-square/" TargetMode="External"/><Relationship Id="rId559" Type="http://schemas.openxmlformats.org/officeDocument/2006/relationships/hyperlink" Target="https://www.statisticshowto.datasciencecentral.com/pearson-mode-skewness/" TargetMode="External"/><Relationship Id="rId766" Type="http://schemas.openxmlformats.org/officeDocument/2006/relationships/hyperlink" Target="https://www.statisticshowto.datasciencecentral.com/what-is-bias/" TargetMode="External"/><Relationship Id="rId1189" Type="http://schemas.openxmlformats.org/officeDocument/2006/relationships/hyperlink" Target="https://www.statisticshowto.datasciencecentral.com/what-is-an-alternate-hypothesis/" TargetMode="External"/><Relationship Id="rId1396" Type="http://schemas.openxmlformats.org/officeDocument/2006/relationships/hyperlink" Target="https://www.statisticshowto.datasciencecentral.com/probability-and-statistics/null-hypothesis/" TargetMode="External"/><Relationship Id="rId1617" Type="http://schemas.openxmlformats.org/officeDocument/2006/relationships/hyperlink" Target="https://www.congress.gov/members" TargetMode="External"/><Relationship Id="rId198" Type="http://schemas.openxmlformats.org/officeDocument/2006/relationships/hyperlink" Target="https://www.statisticshowto.datasciencecentral.com/probability-and-statistics/statistics-definitions/range-statistics/" TargetMode="External"/><Relationship Id="rId321" Type="http://schemas.openxmlformats.org/officeDocument/2006/relationships/image" Target="media/image41.png"/><Relationship Id="rId419" Type="http://schemas.openxmlformats.org/officeDocument/2006/relationships/hyperlink" Target="https://www.statisticshowto.datasciencecentral.com/probability-and-statistics/statistics-definitions/logarithms/" TargetMode="External"/><Relationship Id="rId626" Type="http://schemas.openxmlformats.org/officeDocument/2006/relationships/hyperlink" Target="https://www.statisticshowto.datasciencecentral.com/measures-of-spread/" TargetMode="External"/><Relationship Id="rId973" Type="http://schemas.openxmlformats.org/officeDocument/2006/relationships/hyperlink" Target="https://www.ets.org/gre" TargetMode="External"/><Relationship Id="rId1049" Type="http://schemas.openxmlformats.org/officeDocument/2006/relationships/hyperlink" Target="https://www.statisticshowto.datasciencecentral.com/probability-and-statistics/statistics-definitions/mean-median-mode/" TargetMode="External"/><Relationship Id="rId1256" Type="http://schemas.openxmlformats.org/officeDocument/2006/relationships/hyperlink" Target="https://www.statisticshowto.datasciencecentral.com/independent-samples-t-test/" TargetMode="External"/><Relationship Id="rId833" Type="http://schemas.openxmlformats.org/officeDocument/2006/relationships/hyperlink" Target="https://www.statisticshowto.datasciencecentral.com/what-is-the-standard-error-of-a-sample/" TargetMode="External"/><Relationship Id="rId1116" Type="http://schemas.openxmlformats.org/officeDocument/2006/relationships/hyperlink" Target="https://www.statisticshowto.datasciencecentral.com/probability-and-statistics/hypothesis-testing/" TargetMode="External"/><Relationship Id="rId1463" Type="http://schemas.openxmlformats.org/officeDocument/2006/relationships/hyperlink" Target="https://www.statisticshowto.datasciencecentral.com/area-to-the-right-of-a-z-score-how-to-find-it/" TargetMode="External"/><Relationship Id="rId265" Type="http://schemas.openxmlformats.org/officeDocument/2006/relationships/hyperlink" Target="https://calculushowto.com/" TargetMode="External"/><Relationship Id="rId472" Type="http://schemas.openxmlformats.org/officeDocument/2006/relationships/hyperlink" Target="https://www.statisticshowto.datasciencecentral.com/what-is-elementary-statistics/" TargetMode="External"/><Relationship Id="rId900" Type="http://schemas.openxmlformats.org/officeDocument/2006/relationships/hyperlink" Target="https://www.statisticshowto.datasciencecentral.com/observer-bias/" TargetMode="External"/><Relationship Id="rId1323" Type="http://schemas.openxmlformats.org/officeDocument/2006/relationships/image" Target="media/image180.jpeg"/><Relationship Id="rId1530" Type="http://schemas.openxmlformats.org/officeDocument/2006/relationships/hyperlink" Target="https://www.statisticshowto.datasciencecentral.com/probability-and-statistics/normal-distributions/" TargetMode="External"/><Relationship Id="rId1628" Type="http://schemas.openxmlformats.org/officeDocument/2006/relationships/hyperlink" Target="https://www.statisticshowto.datasciencecentral.com/sample/" TargetMode="External"/><Relationship Id="rId125" Type="http://schemas.openxmlformats.org/officeDocument/2006/relationships/hyperlink" Target="https://www.statisticshowto.datasciencecentral.com/find-outliers/" TargetMode="External"/><Relationship Id="rId332" Type="http://schemas.openxmlformats.org/officeDocument/2006/relationships/hyperlink" Target="https://www.statisticshowto.datasciencecentral.com/probability-and-statistics/standard-deviation/" TargetMode="External"/><Relationship Id="rId777" Type="http://schemas.openxmlformats.org/officeDocument/2006/relationships/hyperlink" Target="https://www.statisticshowto.datasciencecentral.com/experimental-group/" TargetMode="External"/><Relationship Id="rId984" Type="http://schemas.openxmlformats.org/officeDocument/2006/relationships/hyperlink" Target="https://www.statisticshowto.datasciencecentral.com/probability-and-statistics/percentiles-rank-range/" TargetMode="External"/><Relationship Id="rId637" Type="http://schemas.openxmlformats.org/officeDocument/2006/relationships/hyperlink" Target="https://www.statisticshowto.datasciencecentral.com/what-are-quartiles/" TargetMode="External"/><Relationship Id="rId844" Type="http://schemas.openxmlformats.org/officeDocument/2006/relationships/hyperlink" Target="https://www.statisticshowto.datasciencecentral.com/wp-content/uploads/2013/08/moe.png" TargetMode="External"/><Relationship Id="rId1267" Type="http://schemas.openxmlformats.org/officeDocument/2006/relationships/hyperlink" Target="https://www.statisticshowto.datasciencecentral.com/sample/" TargetMode="External"/><Relationship Id="rId1474" Type="http://schemas.openxmlformats.org/officeDocument/2006/relationships/hyperlink" Target="https://www.youtube.com/watch?v=yzvjz9hXvVY" TargetMode="External"/><Relationship Id="rId276" Type="http://schemas.openxmlformats.org/officeDocument/2006/relationships/hyperlink" Target="https://www.statisticshowto.datasciencecentral.com/range-rule-of-thumb/" TargetMode="External"/><Relationship Id="rId483" Type="http://schemas.openxmlformats.org/officeDocument/2006/relationships/hyperlink" Target="https://www.statisticshowto.datasciencecentral.com/wp-content/uploads/2013/09/chi-square.gif" TargetMode="External"/><Relationship Id="rId690" Type="http://schemas.openxmlformats.org/officeDocument/2006/relationships/hyperlink" Target="https://www.statisticshowto.datasciencecentral.com/probability-and-statistics/binomial-theorem/binomial-distribution-formula/" TargetMode="External"/><Relationship Id="rId704" Type="http://schemas.openxmlformats.org/officeDocument/2006/relationships/hyperlink" Target="https://www.statisticshowto.datasciencecentral.com/simple-random-sample/" TargetMode="External"/><Relationship Id="rId911" Type="http://schemas.openxmlformats.org/officeDocument/2006/relationships/hyperlink" Target="https://www.statisticshowto.datasciencecentral.com/sample/" TargetMode="External"/><Relationship Id="rId1127" Type="http://schemas.openxmlformats.org/officeDocument/2006/relationships/hyperlink" Target="https://www.statisticshowto.datasciencecentral.com/probability-and-statistics/null-hypothesis/" TargetMode="External"/><Relationship Id="rId1334" Type="http://schemas.openxmlformats.org/officeDocument/2006/relationships/hyperlink" Target="https://www.statisticshowto.datasciencecentral.com/degrees-of-freedom/" TargetMode="External"/><Relationship Id="rId1541" Type="http://schemas.openxmlformats.org/officeDocument/2006/relationships/hyperlink" Target="https://www.statisticshowto.datasciencecentral.com/what-is-an-alternate-hypothesis/" TargetMode="External"/><Relationship Id="rId40" Type="http://schemas.openxmlformats.org/officeDocument/2006/relationships/hyperlink" Target="https://www.statisticshowto.datasciencecentral.com/active-variable/" TargetMode="External"/><Relationship Id="rId136" Type="http://schemas.openxmlformats.org/officeDocument/2006/relationships/hyperlink" Target="https://www.youtube.com/watch?v=ZdcoTVYJNF4" TargetMode="External"/><Relationship Id="rId343" Type="http://schemas.openxmlformats.org/officeDocument/2006/relationships/hyperlink" Target="https://www.statisticshowto.datasciencecentral.com/probability-and-statistics/variance/" TargetMode="External"/><Relationship Id="rId550" Type="http://schemas.openxmlformats.org/officeDocument/2006/relationships/hyperlink" Target="http://books.google.com/books?id=tWmoP49v1cIC&amp;pg=PA159&amp;lpg=PA159&amp;dq=pearson+mean-mode&amp;source=bl&amp;ots=29GD9TU7gF&amp;sig=riP4tclXBnX8GRKygrxbgyrk_zM&amp;hl=en&amp;sa=X&amp;ei=qoTuUrDPH6SsyAGF24D4BQ&amp;ved=0CEkQ6AEwAw" TargetMode="External"/><Relationship Id="rId788" Type="http://schemas.openxmlformats.org/officeDocument/2006/relationships/hyperlink" Target="https://www.statisticshowto.datasciencecentral.com/replication-replicability/" TargetMode="External"/><Relationship Id="rId995" Type="http://schemas.openxmlformats.org/officeDocument/2006/relationships/image" Target="media/image133.jpeg"/><Relationship Id="rId1180" Type="http://schemas.openxmlformats.org/officeDocument/2006/relationships/image" Target="media/image158.jpeg"/><Relationship Id="rId1401" Type="http://schemas.openxmlformats.org/officeDocument/2006/relationships/hyperlink" Target="https://www.statisticshowto.datasciencecentral.com/probability-and-statistics/excel-statistics/" TargetMode="External"/><Relationship Id="rId1639" Type="http://schemas.openxmlformats.org/officeDocument/2006/relationships/hyperlink" Target="https://www.statisticshowto.datasciencecentral.com/sample/" TargetMode="External"/><Relationship Id="rId203" Type="http://schemas.openxmlformats.org/officeDocument/2006/relationships/hyperlink" Target="https://www.statisticshowto.datasciencecentral.com/probability-and-statistics/normal-distributions/" TargetMode="External"/><Relationship Id="rId648" Type="http://schemas.openxmlformats.org/officeDocument/2006/relationships/hyperlink" Target="https://www.statisticshowto.datasciencecentral.com/nominal-ordinal-interval-ratio/" TargetMode="External"/><Relationship Id="rId855" Type="http://schemas.openxmlformats.org/officeDocument/2006/relationships/image" Target="media/image119.jpeg"/><Relationship Id="rId1040" Type="http://schemas.openxmlformats.org/officeDocument/2006/relationships/hyperlink" Target="https://www.statisticshowto.datasciencecentral.com/tables/z-table/" TargetMode="External"/><Relationship Id="rId1278" Type="http://schemas.openxmlformats.org/officeDocument/2006/relationships/image" Target="media/image171.png"/><Relationship Id="rId1485" Type="http://schemas.openxmlformats.org/officeDocument/2006/relationships/image" Target="media/image205.jpeg"/><Relationship Id="rId287" Type="http://schemas.openxmlformats.org/officeDocument/2006/relationships/hyperlink" Target="https://www.statisticshowto.datasciencecentral.com/bessels-correction/" TargetMode="External"/><Relationship Id="rId410" Type="http://schemas.openxmlformats.org/officeDocument/2006/relationships/image" Target="media/image60.jpeg"/><Relationship Id="rId494" Type="http://schemas.openxmlformats.org/officeDocument/2006/relationships/hyperlink" Target="https://www.statisticshowto.datasciencecentral.com/pearson-mode-skewness/" TargetMode="External"/><Relationship Id="rId508" Type="http://schemas.openxmlformats.org/officeDocument/2006/relationships/hyperlink" Target="https://www.statisticshowto.datasciencecentral.com/mean/" TargetMode="External"/><Relationship Id="rId715" Type="http://schemas.openxmlformats.org/officeDocument/2006/relationships/hyperlink" Target="https://www.statisticshowto.datasciencecentral.com/what-is-cluster-sampling/" TargetMode="External"/><Relationship Id="rId922" Type="http://schemas.openxmlformats.org/officeDocument/2006/relationships/hyperlink" Target="https://www.statisticshowto.datasciencecentral.com/weighting-factor/" TargetMode="External"/><Relationship Id="rId1138" Type="http://schemas.openxmlformats.org/officeDocument/2006/relationships/hyperlink" Target="https://www.statisticshowto.datasciencecentral.com/probability-and-statistics/normal-distributions/find-the-area-under-a-normal-curve/" TargetMode="External"/><Relationship Id="rId1345" Type="http://schemas.openxmlformats.org/officeDocument/2006/relationships/hyperlink" Target="https://www.statisticshowto.datasciencecentral.com/what-is-an-alpha-level/" TargetMode="External"/><Relationship Id="rId1552" Type="http://schemas.openxmlformats.org/officeDocument/2006/relationships/hyperlink" Target="https://www.statisticshowto.datasciencecentral.com/tables/z-table/" TargetMode="External"/><Relationship Id="rId147" Type="http://schemas.openxmlformats.org/officeDocument/2006/relationships/hyperlink" Target="https://www.statisticshowto.datasciencecentral.com/wp-content/uploads/2013/11/box-and-whiskers-graph-.jpg" TargetMode="External"/><Relationship Id="rId354" Type="http://schemas.openxmlformats.org/officeDocument/2006/relationships/hyperlink" Target="https://www.statisticshowto.datasciencecentral.com/probability-and-statistics/descriptive-statistics/sample-variance/" TargetMode="External"/><Relationship Id="rId799" Type="http://schemas.openxmlformats.org/officeDocument/2006/relationships/hyperlink" Target="https://www.statisticshowto.datasciencecentral.com/measurement-error/" TargetMode="External"/><Relationship Id="rId1191" Type="http://schemas.openxmlformats.org/officeDocument/2006/relationships/image" Target="media/image161.jpg"/><Relationship Id="rId1205" Type="http://schemas.openxmlformats.org/officeDocument/2006/relationships/image" Target="media/image163.jpeg"/><Relationship Id="rId51" Type="http://schemas.openxmlformats.org/officeDocument/2006/relationships/hyperlink" Target="https://www.statisticshowto.datasciencecentral.com/endogenous-variable/" TargetMode="External"/><Relationship Id="rId561" Type="http://schemas.openxmlformats.org/officeDocument/2006/relationships/hyperlink" Target="https://www.statisticshowto.datasciencecentral.com/heavy-tailed-distribution/" TargetMode="External"/><Relationship Id="rId659" Type="http://schemas.openxmlformats.org/officeDocument/2006/relationships/hyperlink" Target="https://www.statisticshowto.datasciencecentral.com/probability-and-statistics/descriptive-statistics/box-plot/" TargetMode="External"/><Relationship Id="rId866" Type="http://schemas.openxmlformats.org/officeDocument/2006/relationships/hyperlink" Target="https://www.statisticshowto.datasciencecentral.com/what-is-biased-estimator" TargetMode="External"/><Relationship Id="rId1289" Type="http://schemas.openxmlformats.org/officeDocument/2006/relationships/hyperlink" Target="https://www.statisticshowto.datasciencecentral.com/p-value/" TargetMode="External"/><Relationship Id="rId1412" Type="http://schemas.openxmlformats.org/officeDocument/2006/relationships/hyperlink" Target="https://www.statisticshowto.datasciencecentral.com/uncertainty-in-statistics/" TargetMode="External"/><Relationship Id="rId1496" Type="http://schemas.openxmlformats.org/officeDocument/2006/relationships/image" Target="media/image206.jpg"/><Relationship Id="rId214" Type="http://schemas.openxmlformats.org/officeDocument/2006/relationships/hyperlink" Target="https://www.statisticshowto.datasciencecentral.com/mode/" TargetMode="External"/><Relationship Id="rId298" Type="http://schemas.openxmlformats.org/officeDocument/2006/relationships/hyperlink" Target="https://www.statisticshowto.datasciencecentral.com/what-is-a-parameter-statisticshowto/" TargetMode="External"/><Relationship Id="rId421" Type="http://schemas.openxmlformats.org/officeDocument/2006/relationships/hyperlink" Target="https://www.statisticshowto.datasciencecentral.com/probability-and-statistics/statistics-definitions/mean-median-mode/" TargetMode="External"/><Relationship Id="rId519" Type="http://schemas.openxmlformats.org/officeDocument/2006/relationships/hyperlink" Target="https://www.statisticshowto.datasciencecentral.com/probability-and-statistics/statistics-definitions/mean-median-mode/" TargetMode="External"/><Relationship Id="rId1051" Type="http://schemas.openxmlformats.org/officeDocument/2006/relationships/hyperlink" Target="https://www.statisticshowto.datasciencecentral.com/probability-and-statistics/standard-deviation/" TargetMode="External"/><Relationship Id="rId1149" Type="http://schemas.openxmlformats.org/officeDocument/2006/relationships/hyperlink" Target="https://www.statisticshowto.datasciencecentral.com/what-is-a-population/" TargetMode="External"/><Relationship Id="rId1356" Type="http://schemas.openxmlformats.org/officeDocument/2006/relationships/image" Target="media/image184.jpeg"/><Relationship Id="rId158" Type="http://schemas.openxmlformats.org/officeDocument/2006/relationships/hyperlink" Target="https://www.statisticshowto.datasciencecentral.com/probability-and-statistics/hypothesis-testing/" TargetMode="External"/><Relationship Id="rId726" Type="http://schemas.openxmlformats.org/officeDocument/2006/relationships/hyperlink" Target="https://www.statisticshowto.datasciencecentral.com/what-is-cluster-sampling/" TargetMode="External"/><Relationship Id="rId933" Type="http://schemas.openxmlformats.org/officeDocument/2006/relationships/hyperlink" Target="https://www.statisticshowto.datasciencecentral.com/raw-score/" TargetMode="External"/><Relationship Id="rId1009" Type="http://schemas.openxmlformats.org/officeDocument/2006/relationships/hyperlink" Target="https://www.statisticshowto.datasciencecentral.com/mean" TargetMode="External"/><Relationship Id="rId1563" Type="http://schemas.openxmlformats.org/officeDocument/2006/relationships/hyperlink" Target="https://www.statisticshowto.datasciencecentral.com/probability-and-statistics/hypothesis-testing/anova/" TargetMode="External"/><Relationship Id="rId62" Type="http://schemas.openxmlformats.org/officeDocument/2006/relationships/hyperlink" Target="https://www.statisticshowto.datasciencecentral.com/factor-analysis/" TargetMode="External"/><Relationship Id="rId365" Type="http://schemas.openxmlformats.org/officeDocument/2006/relationships/hyperlink" Target="https://www.statisticshowto.datasciencecentral.com/probability-and-statistics/statistics-definitions/mean-median-mode/" TargetMode="External"/><Relationship Id="rId572" Type="http://schemas.openxmlformats.org/officeDocument/2006/relationships/hyperlink" Target="https://stats.stackexchange.com/questions/61740/differences-in-kurtosis-definition-and-their-interpretation" TargetMode="External"/><Relationship Id="rId1216" Type="http://schemas.openxmlformats.org/officeDocument/2006/relationships/hyperlink" Target="https://www.statisticshowto.datasciencecentral.com/probability-and-statistics/standard-deviation/" TargetMode="External"/><Relationship Id="rId1423" Type="http://schemas.openxmlformats.org/officeDocument/2006/relationships/hyperlink" Target="https://www.statisticshowto.datasciencecentral.com/confidence-level/" TargetMode="External"/><Relationship Id="rId1630" Type="http://schemas.openxmlformats.org/officeDocument/2006/relationships/hyperlink" Target="https://www.statisticshowto.datasciencecentral.com/wp-content/uploads/2014/12/Simple_random_sampling.png" TargetMode="External"/><Relationship Id="rId225" Type="http://schemas.openxmlformats.org/officeDocument/2006/relationships/hyperlink" Target="http://www.math.utah.edu/online/1010/line/" TargetMode="External"/><Relationship Id="rId432" Type="http://schemas.openxmlformats.org/officeDocument/2006/relationships/hyperlink" Target="http://www.math.utah.edu/online/1010/line/" TargetMode="External"/><Relationship Id="rId877" Type="http://schemas.openxmlformats.org/officeDocument/2006/relationships/hyperlink" Target="https://www.statisticshowto.datasciencecentral.com/probability-and-statistics/sampling-in-statistics/" TargetMode="External"/><Relationship Id="rId1062" Type="http://schemas.openxmlformats.org/officeDocument/2006/relationships/hyperlink" Target="https://www.statisticshowto.datasciencecentral.com/probability-and-statistics/standard-deviation/" TargetMode="External"/><Relationship Id="rId737" Type="http://schemas.openxmlformats.org/officeDocument/2006/relationships/hyperlink" Target="http://onlinelibrary.wiley.com/book/10.1002/9781444300710" TargetMode="External"/><Relationship Id="rId944" Type="http://schemas.openxmlformats.org/officeDocument/2006/relationships/hyperlink" Target="https://www.statisticshowto.datasciencecentral.com/probability-and-statistics/probability-main-index/" TargetMode="External"/><Relationship Id="rId1367" Type="http://schemas.openxmlformats.org/officeDocument/2006/relationships/hyperlink" Target="https://www.statisticshowto.datasciencecentral.com/probability-and-statistics/variance/" TargetMode="External"/><Relationship Id="rId1574" Type="http://schemas.openxmlformats.org/officeDocument/2006/relationships/hyperlink" Target="https://www.statisticshowto.datasciencecentral.com/wp-content/uploads/2009/08/probabilitydistributiontoms2.bmp" TargetMode="External"/><Relationship Id="rId73" Type="http://schemas.openxmlformats.org/officeDocument/2006/relationships/hyperlink" Target="https://www.statisticshowto.datasciencecentral.com/independent-variable-definition/" TargetMode="External"/><Relationship Id="rId169" Type="http://schemas.openxmlformats.org/officeDocument/2006/relationships/image" Target="media/image22.jpeg"/><Relationship Id="rId376" Type="http://schemas.openxmlformats.org/officeDocument/2006/relationships/hyperlink" Target="https://www.statisticshowto.datasciencecentral.com/wp-content/uploads/2009/08/standard-deviation-binomial-distribution.gif" TargetMode="External"/><Relationship Id="rId583" Type="http://schemas.openxmlformats.org/officeDocument/2006/relationships/hyperlink" Target="https://www.statisticshowto.datasciencecentral.com/probability-and-statistics/t-distribution/" TargetMode="External"/><Relationship Id="rId790" Type="http://schemas.openxmlformats.org/officeDocument/2006/relationships/hyperlink" Target="https://www.statisticshowto.datasciencecentral.com/probability-and-statistics/confidence-interval/" TargetMode="External"/><Relationship Id="rId804" Type="http://schemas.openxmlformats.org/officeDocument/2006/relationships/hyperlink" Target="https://www.statisticshowto.datasciencecentral.com/probability-and-statistics/confidence-interval/" TargetMode="External"/><Relationship Id="rId1227" Type="http://schemas.openxmlformats.org/officeDocument/2006/relationships/image" Target="media/image164.png"/><Relationship Id="rId1434" Type="http://schemas.openxmlformats.org/officeDocument/2006/relationships/hyperlink" Target="https://www.statisticshowto.datasciencecentral.com/tables/t-distribution-table/" TargetMode="External"/><Relationship Id="rId1641" Type="http://schemas.openxmlformats.org/officeDocument/2006/relationships/hyperlink" Target="https://www.statisticshowto.datasciencecentral.com/sample/" TargetMode="External"/><Relationship Id="rId4" Type="http://schemas.openxmlformats.org/officeDocument/2006/relationships/webSettings" Target="webSettings.xml"/><Relationship Id="rId236" Type="http://schemas.openxmlformats.org/officeDocument/2006/relationships/hyperlink" Target="https://www.statisticshowto.datasciencecentral.com/probability-and-statistics/statistics-definitions/mean-median-mode/" TargetMode="External"/><Relationship Id="rId443" Type="http://schemas.openxmlformats.org/officeDocument/2006/relationships/hyperlink" Target="https://www.statisticshowto.datasciencecentral.com/wp-content/uploads/2014/02/skew-mean-median.jpg" TargetMode="External"/><Relationship Id="rId650" Type="http://schemas.openxmlformats.org/officeDocument/2006/relationships/hyperlink" Target="https://www.statisticshowto.datasciencecentral.com/nominal-ordinal-interval-ratio/" TargetMode="External"/><Relationship Id="rId888" Type="http://schemas.openxmlformats.org/officeDocument/2006/relationships/hyperlink" Target="https://www.statisticshowto.datasciencecentral.com/accidental-bias/" TargetMode="External"/><Relationship Id="rId1073" Type="http://schemas.openxmlformats.org/officeDocument/2006/relationships/image" Target="media/image147.jpg"/><Relationship Id="rId1280" Type="http://schemas.openxmlformats.org/officeDocument/2006/relationships/image" Target="media/image172.png"/><Relationship Id="rId1501" Type="http://schemas.openxmlformats.org/officeDocument/2006/relationships/hyperlink" Target="https://www.statisticshowto.datasciencecentral.com/probability-and-statistics/hypothesis-testing/" TargetMode="External"/><Relationship Id="rId303" Type="http://schemas.openxmlformats.org/officeDocument/2006/relationships/hyperlink" Target="https://www.statisticshowto.datasciencecentral.com/probability-and-statistics/descriptive-statistics/sample-variance/" TargetMode="External"/><Relationship Id="rId748" Type="http://schemas.openxmlformats.org/officeDocument/2006/relationships/hyperlink" Target="https://www.google.com/search?q=0.475+z+table&amp;rlz=1C1CHBF_enIN811IN811&amp;sxsrf=ACYBGNQ3_uPBjHEb0d-GRKaIHOy2tmSlsg:1567789651244&amp;tbm=isch&amp;source=iu&amp;ictx=1&amp;fir=vdtHwtOpQH5ozM%253A%252CWQMy8Mch9hRbxM%252C_&amp;vet=1&amp;usg=AI4_-kTFhYFTncMJytU5wc69QVU_LrYwgA&amp;sa=X&amp;ved=2ahUKEwjjtPrJ17zkAhVu4HMBHVYmBTYQ9QEwAXoECAgQCQ" TargetMode="External"/><Relationship Id="rId955" Type="http://schemas.openxmlformats.org/officeDocument/2006/relationships/hyperlink" Target="https://www.statisticshowto.datasciencecentral.com/wp-content/uploads/2013/08/CALCULATE-A-Z-SCORE-3.jpg" TargetMode="External"/><Relationship Id="rId1140" Type="http://schemas.openxmlformats.org/officeDocument/2006/relationships/hyperlink" Target="https://www.statisticshowto.datasciencecentral.com/probability-and-statistics/hypothesis-testing/one-tailed-test-or-two/" TargetMode="External"/><Relationship Id="rId1378" Type="http://schemas.openxmlformats.org/officeDocument/2006/relationships/hyperlink" Target="https://www.statisticshowto.datasciencecentral.com/p-value/" TargetMode="External"/><Relationship Id="rId1585" Type="http://schemas.openxmlformats.org/officeDocument/2006/relationships/hyperlink" Target="https://www.statisticshowto.datasciencecentral.com/bernoulli-distribution/" TargetMode="External"/><Relationship Id="rId84" Type="http://schemas.openxmlformats.org/officeDocument/2006/relationships/hyperlink" Target="https://www.statisticshowto.datasciencecentral.com/arithmetic-mean/" TargetMode="External"/><Relationship Id="rId387" Type="http://schemas.openxmlformats.org/officeDocument/2006/relationships/hyperlink" Target="https://www.statisticshowto.datasciencecentral.com/probability-and-statistics/expected-value/" TargetMode="External"/><Relationship Id="rId510" Type="http://schemas.openxmlformats.org/officeDocument/2006/relationships/hyperlink" Target="https://www.statisticshowto.datasciencecentral.com/probability-and-statistics/statistics-definitions/mean-median-mode/" TargetMode="External"/><Relationship Id="rId594" Type="http://schemas.openxmlformats.org/officeDocument/2006/relationships/hyperlink" Target="https://www.statisticshowto.datasciencecentral.com/measures-of-spread/" TargetMode="External"/><Relationship Id="rId608" Type="http://schemas.openxmlformats.org/officeDocument/2006/relationships/hyperlink" Target="https://www.statisticshowto.datasciencecentral.com/wp-content/uploads/2012/04/iqr.jpg" TargetMode="External"/><Relationship Id="rId815" Type="http://schemas.openxmlformats.org/officeDocument/2006/relationships/hyperlink" Target="https://www.youtube.com/watch?v=MV_BwPHWGh8" TargetMode="External"/><Relationship Id="rId1238" Type="http://schemas.openxmlformats.org/officeDocument/2006/relationships/hyperlink" Target="https://www.statisticshowto.datasciencecentral.com/probability-and-statistics/z-score/" TargetMode="External"/><Relationship Id="rId1445" Type="http://schemas.openxmlformats.org/officeDocument/2006/relationships/hyperlink" Target="https://www.statisticshowto.datasciencecentral.com/degrees-of-freedom/" TargetMode="External"/><Relationship Id="rId1652" Type="http://schemas.openxmlformats.org/officeDocument/2006/relationships/hyperlink" Target="https://www.statisticshowto.datasciencecentral.com/decision-rule/" TargetMode="External"/><Relationship Id="rId247" Type="http://schemas.openxmlformats.org/officeDocument/2006/relationships/hyperlink" Target="https://www.statisticshowto.datasciencecentral.com/what-is-a-population/" TargetMode="External"/><Relationship Id="rId899" Type="http://schemas.openxmlformats.org/officeDocument/2006/relationships/hyperlink" Target="https://www.statisticshowto.datasciencecentral.com/neyman-bias/" TargetMode="External"/><Relationship Id="rId1000" Type="http://schemas.openxmlformats.org/officeDocument/2006/relationships/hyperlink" Target="https://www.statisticshowto.datasciencecentral.com/wp-content/uploads/2009/08/220px-Z_cumulative_from_mean.svg_.png" TargetMode="External"/><Relationship Id="rId1084" Type="http://schemas.openxmlformats.org/officeDocument/2006/relationships/hyperlink" Target="https://www.statisticshowto.datasciencecentral.com/what-is-the-critical-value-of-z/" TargetMode="External"/><Relationship Id="rId1305" Type="http://schemas.openxmlformats.org/officeDocument/2006/relationships/hyperlink" Target="https://www.statisticshowto.datasciencecentral.com/dependent-variable-definition/" TargetMode="External"/><Relationship Id="rId107" Type="http://schemas.openxmlformats.org/officeDocument/2006/relationships/image" Target="media/image10.jpeg"/><Relationship Id="rId454" Type="http://schemas.openxmlformats.org/officeDocument/2006/relationships/hyperlink" Target="https://www.statisticshowto.datasciencecentral.com/residual/" TargetMode="External"/><Relationship Id="rId661" Type="http://schemas.openxmlformats.org/officeDocument/2006/relationships/hyperlink" Target="https://www.statisticshowto.datasciencecentral.com/probability-and-statistics/statistics-definitions/mean-median-mode/" TargetMode="External"/><Relationship Id="rId759" Type="http://schemas.openxmlformats.org/officeDocument/2006/relationships/hyperlink" Target="https://www.statisticshowto.datasciencecentral.com/excel-data-analysis-toolpak/" TargetMode="External"/><Relationship Id="rId966" Type="http://schemas.openxmlformats.org/officeDocument/2006/relationships/hyperlink" Target="https://www.statisticshowto.datasciencecentral.com/wp-content/uploads/2013/09/The_Normal_Distribution.jpg" TargetMode="External"/><Relationship Id="rId1291" Type="http://schemas.openxmlformats.org/officeDocument/2006/relationships/hyperlink" Target="https://www.statisticshowto.datasciencecentral.com/degrees-of-freedom/" TargetMode="External"/><Relationship Id="rId1389" Type="http://schemas.openxmlformats.org/officeDocument/2006/relationships/hyperlink" Target="https://www.statisticshowto.datasciencecentral.com/excel-data-analysis-toolpak/" TargetMode="External"/><Relationship Id="rId1512" Type="http://schemas.openxmlformats.org/officeDocument/2006/relationships/hyperlink" Target="https://www.statisticshowto.datasciencecentral.com/probability-and-statistics/f-statistic-value-test/" TargetMode="External"/><Relationship Id="rId1596" Type="http://schemas.openxmlformats.org/officeDocument/2006/relationships/hyperlink" Target="https://www.statisticshowto.datasciencecentral.com/what-is-a-bernoulli-distribution" TargetMode="External"/><Relationship Id="rId11" Type="http://schemas.openxmlformats.org/officeDocument/2006/relationships/hyperlink" Target="https://www.statisticshowto.datasciencecentral.com/probability-and-statistics/statistics-definitions/mean-median-mode/" TargetMode="External"/><Relationship Id="rId314" Type="http://schemas.openxmlformats.org/officeDocument/2006/relationships/hyperlink" Target="https://www.statisticshowto.datasciencecentral.com/probability-and-statistics/find-sample-size/" TargetMode="External"/><Relationship Id="rId398" Type="http://schemas.openxmlformats.org/officeDocument/2006/relationships/hyperlink" Target="https://www.statisticshowto.datasciencecentral.com/probability-and-statistics/skewed-distribution/" TargetMode="External"/><Relationship Id="rId521" Type="http://schemas.openxmlformats.org/officeDocument/2006/relationships/hyperlink" Target="https://www.statisticshowto.datasciencecentral.com/mode/" TargetMode="External"/><Relationship Id="rId619" Type="http://schemas.openxmlformats.org/officeDocument/2006/relationships/hyperlink" Target="https://www.statisticshowto.datasciencecentral.com/probability-and-statistics/statistics-definitions/mean-median-mode/" TargetMode="External"/><Relationship Id="rId1151" Type="http://schemas.openxmlformats.org/officeDocument/2006/relationships/hyperlink" Target="https://www.statisticshowto.datasciencecentral.com/statistic/" TargetMode="External"/><Relationship Id="rId1249" Type="http://schemas.openxmlformats.org/officeDocument/2006/relationships/hyperlink" Target="https://www.statisticshowto.datasciencecentral.com/probability-and-statistics/t-test/" TargetMode="External"/><Relationship Id="rId95" Type="http://schemas.openxmlformats.org/officeDocument/2006/relationships/hyperlink" Target="https://www.youtube.com/watch?v=zcpRvHU5Ln8" TargetMode="External"/><Relationship Id="rId160" Type="http://schemas.openxmlformats.org/officeDocument/2006/relationships/hyperlink" Target="https://www.statisticshowto.datasciencecentral.com/probability-and-statistics/standard-deviation/" TargetMode="External"/><Relationship Id="rId826" Type="http://schemas.openxmlformats.org/officeDocument/2006/relationships/hyperlink" Target="https://www.statisticshowto.datasciencecentral.com/probability-and-statistics/hypothesis-testing/t-score-vs-z-score/" TargetMode="External"/><Relationship Id="rId1011" Type="http://schemas.openxmlformats.org/officeDocument/2006/relationships/hyperlink" Target="https://www.statisticshowto.datasciencecentral.com/mean" TargetMode="External"/><Relationship Id="rId1109" Type="http://schemas.openxmlformats.org/officeDocument/2006/relationships/hyperlink" Target="https://www.statisticshowto.datasciencecentral.com/tables/z-table/" TargetMode="External"/><Relationship Id="rId1456" Type="http://schemas.openxmlformats.org/officeDocument/2006/relationships/hyperlink" Target="https://www.statisticshowto.datasciencecentral.com/probability-and-statistics/standard-deviation/" TargetMode="External"/><Relationship Id="rId1663" Type="http://schemas.openxmlformats.org/officeDocument/2006/relationships/hyperlink" Target="https://stattrek.com/tutorials/ap-statistics-tutorial.aspx" TargetMode="External"/><Relationship Id="rId258" Type="http://schemas.openxmlformats.org/officeDocument/2006/relationships/image" Target="media/image31.jpeg"/><Relationship Id="rId465" Type="http://schemas.openxmlformats.org/officeDocument/2006/relationships/hyperlink" Target="https://www.statisticshowto.datasciencecentral.com/scale-parameter/" TargetMode="External"/><Relationship Id="rId672" Type="http://schemas.openxmlformats.org/officeDocument/2006/relationships/image" Target="media/image103.jpg"/><Relationship Id="rId1095" Type="http://schemas.openxmlformats.org/officeDocument/2006/relationships/hyperlink" Target="https://www.statisticshowto.datasciencecentral.com/what-is-the-standard-error-of-a-sample/" TargetMode="External"/><Relationship Id="rId1316" Type="http://schemas.openxmlformats.org/officeDocument/2006/relationships/hyperlink" Target="https://www.statisticshowto.datasciencecentral.com/wp-content/uploads/2013/08/t-test-in-spss-12.jpg" TargetMode="External"/><Relationship Id="rId1523" Type="http://schemas.openxmlformats.org/officeDocument/2006/relationships/hyperlink" Target="https://www.statisticshowto.datasciencecentral.com/what-is-an-alpha-level/" TargetMode="External"/><Relationship Id="rId22" Type="http://schemas.openxmlformats.org/officeDocument/2006/relationships/image" Target="media/image3.jpeg"/><Relationship Id="rId118" Type="http://schemas.openxmlformats.org/officeDocument/2006/relationships/hyperlink" Target="https://www.statisticshowto.datasciencecentral.com/probability-and-statistics/standard-deviation/" TargetMode="External"/><Relationship Id="rId325" Type="http://schemas.openxmlformats.org/officeDocument/2006/relationships/image" Target="media/image43.jpeg"/><Relationship Id="rId532" Type="http://schemas.openxmlformats.org/officeDocument/2006/relationships/image" Target="media/image83.jpeg"/><Relationship Id="rId977" Type="http://schemas.openxmlformats.org/officeDocument/2006/relationships/hyperlink" Target="https://www.statisticshowto.datasciencecentral.com/probability-and-statistics/normal-distributions/" TargetMode="External"/><Relationship Id="rId1162" Type="http://schemas.openxmlformats.org/officeDocument/2006/relationships/hyperlink" Target="https://www.statisticshowto.datasciencecentral.com/what-is-an-alpha-level/" TargetMode="External"/><Relationship Id="rId171" Type="http://schemas.openxmlformats.org/officeDocument/2006/relationships/hyperlink" Target="https://www.statisticshowto.datasciencecentral.com/probability-and-statistics/hypothesis-testing/anova/" TargetMode="External"/><Relationship Id="rId837" Type="http://schemas.openxmlformats.org/officeDocument/2006/relationships/hyperlink" Target="https://www.statisticshowto.datasciencecentral.com/probability-and-statistics/t-distribution/t-score-formula/" TargetMode="External"/><Relationship Id="rId1022" Type="http://schemas.openxmlformats.org/officeDocument/2006/relationships/image" Target="media/image137.jpeg"/><Relationship Id="rId1467" Type="http://schemas.openxmlformats.org/officeDocument/2006/relationships/hyperlink" Target="https://www.statisticshowto.datasciencecentral.com/probability-and-statistics/z-score/" TargetMode="External"/><Relationship Id="rId269" Type="http://schemas.openxmlformats.org/officeDocument/2006/relationships/hyperlink" Target="https://www.statisticshowto.datasciencecentral.com/integer/" TargetMode="External"/><Relationship Id="rId476" Type="http://schemas.openxmlformats.org/officeDocument/2006/relationships/hyperlink" Target="http://www.math.uah.edu/stat/special/Beta.html" TargetMode="External"/><Relationship Id="rId683" Type="http://schemas.openxmlformats.org/officeDocument/2006/relationships/hyperlink" Target="http://www.nss.gov.au/nss/home.nsf/NSS/0A4A642C712719DCCA2571AB00243DC6?opendocument" TargetMode="External"/><Relationship Id="rId890" Type="http://schemas.openxmlformats.org/officeDocument/2006/relationships/hyperlink" Target="https://www.statisticshowto.datasciencecentral.com/allocation-bias/" TargetMode="External"/><Relationship Id="rId904" Type="http://schemas.openxmlformats.org/officeDocument/2006/relationships/hyperlink" Target="https://www.statisticshowto.datasciencecentral.com/reporting-bias/" TargetMode="External"/><Relationship Id="rId1327" Type="http://schemas.openxmlformats.org/officeDocument/2006/relationships/hyperlink" Target="https://www.statisticshowto.datasciencecentral.com/probability-and-statistics/confidence-interval/" TargetMode="External"/><Relationship Id="rId1534" Type="http://schemas.openxmlformats.org/officeDocument/2006/relationships/hyperlink" Target="https://www.statisticshowto.datasciencecentral.com/p-value/" TargetMode="External"/><Relationship Id="rId33" Type="http://schemas.openxmlformats.org/officeDocument/2006/relationships/hyperlink" Target="https://www.statisticshowto.datasciencecentral.com/nominal-ordinal-interval-ratio/" TargetMode="External"/><Relationship Id="rId129" Type="http://schemas.openxmlformats.org/officeDocument/2006/relationships/hyperlink" Target="https://www.statisticshowto.datasciencecentral.com/probability-and-statistics/statistics-definitions/mean-median-mode/" TargetMode="External"/><Relationship Id="rId336" Type="http://schemas.openxmlformats.org/officeDocument/2006/relationships/hyperlink" Target="https://www.statisticshowto.datasciencecentral.com/arithmetic-mean/" TargetMode="External"/><Relationship Id="rId543" Type="http://schemas.openxmlformats.org/officeDocument/2006/relationships/image" Target="media/image85.png"/><Relationship Id="rId988" Type="http://schemas.openxmlformats.org/officeDocument/2006/relationships/image" Target="media/image132.jpeg"/><Relationship Id="rId1173" Type="http://schemas.openxmlformats.org/officeDocument/2006/relationships/image" Target="media/image157.jpg"/><Relationship Id="rId1380" Type="http://schemas.openxmlformats.org/officeDocument/2006/relationships/hyperlink" Target="https://www.statisticshowto.datasciencecentral.com/t-critical-value/" TargetMode="External"/><Relationship Id="rId1601" Type="http://schemas.openxmlformats.org/officeDocument/2006/relationships/hyperlink" Target="https://www.statisticshowto.datasciencecentral.com/probability-and-statistics/probability-main-index/" TargetMode="External"/><Relationship Id="rId182" Type="http://schemas.openxmlformats.org/officeDocument/2006/relationships/hyperlink" Target="https://www.statisticshowto.datasciencecentral.com/what-are-quartiles/" TargetMode="External"/><Relationship Id="rId403" Type="http://schemas.openxmlformats.org/officeDocument/2006/relationships/image" Target="media/image59.jpeg"/><Relationship Id="rId750" Type="http://schemas.openxmlformats.org/officeDocument/2006/relationships/image" Target="media/image110.png"/><Relationship Id="rId848" Type="http://schemas.openxmlformats.org/officeDocument/2006/relationships/hyperlink" Target="https://www.statisticshowto.datasciencecentral.com/wp-content/uploads/2013/08/moep-2.png" TargetMode="External"/><Relationship Id="rId1033" Type="http://schemas.openxmlformats.org/officeDocument/2006/relationships/hyperlink" Target="https://www.statisticshowto.datasciencecentral.com/probability-and-statistics/statistics-definitions/mean-median-mode/" TargetMode="External"/><Relationship Id="rId1478" Type="http://schemas.openxmlformats.org/officeDocument/2006/relationships/hyperlink" Target="https://office.microsoft.com/en-us/excel/" TargetMode="External"/><Relationship Id="rId487" Type="http://schemas.openxmlformats.org/officeDocument/2006/relationships/image" Target="media/image76.gif"/><Relationship Id="rId610" Type="http://schemas.openxmlformats.org/officeDocument/2006/relationships/hyperlink" Target="http://www.math.utah.edu/online/1010/line/" TargetMode="External"/><Relationship Id="rId694" Type="http://schemas.openxmlformats.org/officeDocument/2006/relationships/hyperlink" Target="https://www.statisticshowto.datasciencecentral.com/sampling-frame/" TargetMode="External"/><Relationship Id="rId708" Type="http://schemas.openxmlformats.org/officeDocument/2006/relationships/hyperlink" Target="https://www.youtube.com/watch?v=A7fcdRhSp8k" TargetMode="External"/><Relationship Id="rId915" Type="http://schemas.openxmlformats.org/officeDocument/2006/relationships/hyperlink" Target="https://www.statisticshowto.datasciencecentral.com/what-is-bias/" TargetMode="External"/><Relationship Id="rId1240" Type="http://schemas.openxmlformats.org/officeDocument/2006/relationships/image" Target="media/image167.png"/><Relationship Id="rId1338" Type="http://schemas.openxmlformats.org/officeDocument/2006/relationships/hyperlink" Target="https://www.statisticshowto.datasciencecentral.com/mean/" TargetMode="External"/><Relationship Id="rId1545" Type="http://schemas.openxmlformats.org/officeDocument/2006/relationships/hyperlink" Target="https://www.statisticshowto.datasciencecentral.com/p-value/" TargetMode="External"/><Relationship Id="rId347" Type="http://schemas.openxmlformats.org/officeDocument/2006/relationships/hyperlink" Target="https://www.statisticshowto.datasciencecentral.com/excel-data-analysis-toolpak/" TargetMode="External"/><Relationship Id="rId999" Type="http://schemas.openxmlformats.org/officeDocument/2006/relationships/hyperlink" Target="https://www.statisticshowto.datasciencecentral.com/tables/z-table/" TargetMode="External"/><Relationship Id="rId1100" Type="http://schemas.openxmlformats.org/officeDocument/2006/relationships/hyperlink" Target="https://www.statisticshowto.datasciencecentral.com/tables/z-table/" TargetMode="External"/><Relationship Id="rId1184" Type="http://schemas.openxmlformats.org/officeDocument/2006/relationships/image" Target="media/image159.jpg"/><Relationship Id="rId1405" Type="http://schemas.openxmlformats.org/officeDocument/2006/relationships/hyperlink" Target="https://www.statisticshowto.datasciencecentral.com/probability-and-statistics/find-sample-size/" TargetMode="External"/><Relationship Id="rId44" Type="http://schemas.openxmlformats.org/officeDocument/2006/relationships/hyperlink" Target="https://www.statisticshowto.datasciencecentral.com/binary-variable-2/" TargetMode="External"/><Relationship Id="rId554" Type="http://schemas.openxmlformats.org/officeDocument/2006/relationships/hyperlink" Target="https://www.statisticshowto.datasciencecentral.com/skewness/" TargetMode="External"/><Relationship Id="rId761" Type="http://schemas.openxmlformats.org/officeDocument/2006/relationships/image" Target="media/image113.jpeg"/><Relationship Id="rId859" Type="http://schemas.openxmlformats.org/officeDocument/2006/relationships/hyperlink" Target="http://www.merriam-webster.com/dictionary/underestimate" TargetMode="External"/><Relationship Id="rId1391" Type="http://schemas.openxmlformats.org/officeDocument/2006/relationships/hyperlink" Target="https://www.statisticshowto.datasciencecentral.com/support-or-reject-null-hypothesis/" TargetMode="External"/><Relationship Id="rId1489" Type="http://schemas.openxmlformats.org/officeDocument/2006/relationships/hyperlink" Target="https://www.statisticshowto.datasciencecentral.com/probability-and-statistics/hypothesis-testing/" TargetMode="External"/><Relationship Id="rId1612" Type="http://schemas.openxmlformats.org/officeDocument/2006/relationships/hyperlink" Target="https://www.statisticshowto.datasciencecentral.com/what-is-a-population/" TargetMode="External"/><Relationship Id="rId193" Type="http://schemas.openxmlformats.org/officeDocument/2006/relationships/hyperlink" Target="https://www.statisticshowto.datasciencecentral.com/what-are-quartiles/" TargetMode="External"/><Relationship Id="rId207" Type="http://schemas.openxmlformats.org/officeDocument/2006/relationships/hyperlink" Target="https://www.statisticshowto.datasciencecentral.com/what-is-a-bimodal-distribution/" TargetMode="External"/><Relationship Id="rId414" Type="http://schemas.openxmlformats.org/officeDocument/2006/relationships/hyperlink" Target="https://www.statisticshowto.datasciencecentral.com/probability-and-statistics/statistics-definitions/mean-median-mode/" TargetMode="External"/><Relationship Id="rId498" Type="http://schemas.openxmlformats.org/officeDocument/2006/relationships/hyperlink" Target="https://www.statisticshowto.datasciencecentral.com/pearson-mode-skewness/" TargetMode="External"/><Relationship Id="rId621" Type="http://schemas.openxmlformats.org/officeDocument/2006/relationships/hyperlink" Target="https://www.statisticshowto.datasciencecentral.com/resistance-resistant-measures/" TargetMode="External"/><Relationship Id="rId1044" Type="http://schemas.openxmlformats.org/officeDocument/2006/relationships/hyperlink" Target="https://www.statisticshowto.datasciencecentral.com/sample/" TargetMode="External"/><Relationship Id="rId1251" Type="http://schemas.openxmlformats.org/officeDocument/2006/relationships/hyperlink" Target="https://www.statisticshowto.datasciencecentral.com/independent-samples-t-test/" TargetMode="External"/><Relationship Id="rId1349" Type="http://schemas.openxmlformats.org/officeDocument/2006/relationships/hyperlink" Target="https://www.statisticshowto.datasciencecentral.com/wp-content/uploads/2015/09/t-score.jpg" TargetMode="External"/><Relationship Id="rId260" Type="http://schemas.openxmlformats.org/officeDocument/2006/relationships/image" Target="media/image32.jpeg"/><Relationship Id="rId719" Type="http://schemas.openxmlformats.org/officeDocument/2006/relationships/hyperlink" Target="https://www.statisticshowto.datasciencecentral.com/what-is-a-parameter-statisticshowto/" TargetMode="External"/><Relationship Id="rId926" Type="http://schemas.openxmlformats.org/officeDocument/2006/relationships/hyperlink" Target="https://www.statisticshowto.datasciencecentral.com/statistic/" TargetMode="External"/><Relationship Id="rId1111" Type="http://schemas.openxmlformats.org/officeDocument/2006/relationships/image" Target="media/image154.jpeg"/><Relationship Id="rId1556" Type="http://schemas.openxmlformats.org/officeDocument/2006/relationships/hyperlink" Target="https://www.statisticshowto.datasciencecentral.com/tables/z-table/" TargetMode="External"/><Relationship Id="rId55" Type="http://schemas.openxmlformats.org/officeDocument/2006/relationships/hyperlink" Target="https://www.statisticshowto.datasciencecentral.com/extraneous-variable/" TargetMode="External"/><Relationship Id="rId120" Type="http://schemas.openxmlformats.org/officeDocument/2006/relationships/hyperlink" Target="https://www.statisticshowto.datasciencecentral.com/dispersion/" TargetMode="External"/><Relationship Id="rId358" Type="http://schemas.openxmlformats.org/officeDocument/2006/relationships/hyperlink" Target="https://www.statisticshowto.datasciencecentral.com/probability-and-statistics/statistics-definitions/mean-median-mode/" TargetMode="External"/><Relationship Id="rId565" Type="http://schemas.openxmlformats.org/officeDocument/2006/relationships/image" Target="media/image88.jpeg"/><Relationship Id="rId772" Type="http://schemas.openxmlformats.org/officeDocument/2006/relationships/hyperlink" Target="https://www.statisticshowto.datasciencecentral.com/research-methods-qualitative-research-and-quantitative-research/" TargetMode="External"/><Relationship Id="rId1195" Type="http://schemas.openxmlformats.org/officeDocument/2006/relationships/hyperlink" Target="https://www.statisticshowto.datasciencecentral.com/probability-and-statistics/standard-deviation/" TargetMode="External"/><Relationship Id="rId1209" Type="http://schemas.openxmlformats.org/officeDocument/2006/relationships/hyperlink" Target="https://www.statisticshowto.datasciencecentral.com/degrees-of-freedom/" TargetMode="External"/><Relationship Id="rId1416" Type="http://schemas.openxmlformats.org/officeDocument/2006/relationships/hyperlink" Target="https://www.statisticshowto.datasciencecentral.com/confidence-level/" TargetMode="External"/><Relationship Id="rId1623" Type="http://schemas.openxmlformats.org/officeDocument/2006/relationships/hyperlink" Target="https://www.statisticshowto.datasciencecentral.com/sample/" TargetMode="External"/><Relationship Id="rId218" Type="http://schemas.openxmlformats.org/officeDocument/2006/relationships/image" Target="media/image27.png"/><Relationship Id="rId425" Type="http://schemas.openxmlformats.org/officeDocument/2006/relationships/hyperlink" Target="https://www.statisticshowto.datasciencecentral.com/probability-and-statistics/descriptive-statistics/box-plot/" TargetMode="External"/><Relationship Id="rId632" Type="http://schemas.openxmlformats.org/officeDocument/2006/relationships/hyperlink" Target="https://www.statisticshowto.datasciencecentral.com/calculators/interquartile-range-calculator/" TargetMode="External"/><Relationship Id="rId1055" Type="http://schemas.openxmlformats.org/officeDocument/2006/relationships/hyperlink" Target="https://www.statisticshowto.datasciencecentral.com/tables/z-table/" TargetMode="External"/><Relationship Id="rId1262" Type="http://schemas.openxmlformats.org/officeDocument/2006/relationships/hyperlink" Target="https://www.statisticshowto.datasciencecentral.com/homoscedasticity/" TargetMode="External"/><Relationship Id="rId271" Type="http://schemas.openxmlformats.org/officeDocument/2006/relationships/hyperlink" Target="https://www.statisticshowto.datasciencecentral.com/measures-of-spread/" TargetMode="External"/><Relationship Id="rId937" Type="http://schemas.openxmlformats.org/officeDocument/2006/relationships/hyperlink" Target="https://www.statisticshowto.datasciencecentral.com/probability-and-statistics/standard-deviation/" TargetMode="External"/><Relationship Id="rId1122" Type="http://schemas.openxmlformats.org/officeDocument/2006/relationships/hyperlink" Target="https://www.statisticshowto.datasciencecentral.com/probability-and-statistics/null-hypothesis/" TargetMode="External"/><Relationship Id="rId1567" Type="http://schemas.openxmlformats.org/officeDocument/2006/relationships/hyperlink" Target="https://www.statisticshowto.datasciencecentral.com/fat-tail-distribution/" TargetMode="External"/><Relationship Id="rId66" Type="http://schemas.openxmlformats.org/officeDocument/2006/relationships/hyperlink" Target="https://www.statisticshowto.datasciencecentral.com/moderating-variable/" TargetMode="External"/><Relationship Id="rId131" Type="http://schemas.openxmlformats.org/officeDocument/2006/relationships/hyperlink" Target="https://www.statisticshowto.datasciencecentral.com/arithmetic-mean/" TargetMode="External"/><Relationship Id="rId369" Type="http://schemas.openxmlformats.org/officeDocument/2006/relationships/hyperlink" Target="https://www.statisticshowto.datasciencecentral.com/mean" TargetMode="External"/><Relationship Id="rId576" Type="http://schemas.openxmlformats.org/officeDocument/2006/relationships/hyperlink" Target="https://www.statisticshowto.datasciencecentral.com/excel-data-analysis-toolpak/" TargetMode="External"/><Relationship Id="rId783" Type="http://schemas.openxmlformats.org/officeDocument/2006/relationships/hyperlink" Target="https://www.statisticshowto.datasciencecentral.com/independent-variable-definition/" TargetMode="External"/><Relationship Id="rId990" Type="http://schemas.openxmlformats.org/officeDocument/2006/relationships/hyperlink" Target="https://www.statisticshowto.datasciencecentral.com/probability-and-statistics/normal-distributions/" TargetMode="External"/><Relationship Id="rId1427" Type="http://schemas.openxmlformats.org/officeDocument/2006/relationships/hyperlink" Target="https://www.statisticshowto.datasciencecentral.com/what-is-a-parameter-statisticshowto/" TargetMode="External"/><Relationship Id="rId1634" Type="http://schemas.openxmlformats.org/officeDocument/2006/relationships/hyperlink" Target="http://srmo.sagepub.com/view/the-sage-encyclopedia-of-social-science-research-methods/n884.xml" TargetMode="External"/><Relationship Id="rId229" Type="http://schemas.openxmlformats.org/officeDocument/2006/relationships/hyperlink" Target="https://www.statisticshowto.datasciencecentral.com/probability-and-statistics/statistics-definitions/kurtosis-leptokurtic-platykurtic/" TargetMode="External"/><Relationship Id="rId436" Type="http://schemas.openxmlformats.org/officeDocument/2006/relationships/hyperlink" Target="https://www.statisticshowto.datasciencecentral.com/probability-and-statistics/descriptive-statistics/box-plot/" TargetMode="External"/><Relationship Id="rId643" Type="http://schemas.openxmlformats.org/officeDocument/2006/relationships/hyperlink" Target="https://www.statisticshowto.datasciencecentral.com/probability-and-statistics/statistics-definitions/mean-median-mode/" TargetMode="External"/><Relationship Id="rId1066" Type="http://schemas.openxmlformats.org/officeDocument/2006/relationships/hyperlink" Target="https://www.statisticshowto.datasciencecentral.com/what-is-a-population/" TargetMode="External"/><Relationship Id="rId1273" Type="http://schemas.openxmlformats.org/officeDocument/2006/relationships/image" Target="media/image168.jpeg"/><Relationship Id="rId1480" Type="http://schemas.openxmlformats.org/officeDocument/2006/relationships/hyperlink" Target="https://www.statisticshowto.datasciencecentral.com/wp-content/uploads/2012/09/confidence-interval-for-the-mean-excel.jpg" TargetMode="External"/><Relationship Id="rId850" Type="http://schemas.openxmlformats.org/officeDocument/2006/relationships/hyperlink" Target="https://www.statisticshowto.datasciencecentral.com/probability-and-statistics/standard-deviation/" TargetMode="External"/><Relationship Id="rId948" Type="http://schemas.openxmlformats.org/officeDocument/2006/relationships/hyperlink" Target="https://www.statisticshowto.datasciencecentral.com/critical-z-value-ti-83/" TargetMode="External"/><Relationship Id="rId1133" Type="http://schemas.openxmlformats.org/officeDocument/2006/relationships/hyperlink" Target="https://www.statisticshowto.datasciencecentral.com/what-is-an-alpha-level/" TargetMode="External"/><Relationship Id="rId1578" Type="http://schemas.openxmlformats.org/officeDocument/2006/relationships/hyperlink" Target="https://www.statisticshowto.datasciencecentral.com/continuous-probability-distribution/" TargetMode="External"/><Relationship Id="rId77" Type="http://schemas.openxmlformats.org/officeDocument/2006/relationships/hyperlink" Target="https://www.statisticshowto.datasciencecentral.com/dependent-variable-definition/" TargetMode="External"/><Relationship Id="rId282" Type="http://schemas.openxmlformats.org/officeDocument/2006/relationships/hyperlink" Target="https://www.statisticshowto.datasciencecentral.com/wp-content/uploads/2013/09/what-is-variance.jpg" TargetMode="External"/><Relationship Id="rId503" Type="http://schemas.openxmlformats.org/officeDocument/2006/relationships/hyperlink" Target="https://www.statisticshowto.datasciencecentral.com/probability-and-statistics/standard-deviation/" TargetMode="External"/><Relationship Id="rId587" Type="http://schemas.openxmlformats.org/officeDocument/2006/relationships/hyperlink" Target="https://www.statisticshowto.datasciencecentral.com/wp-content/uploads/2012/11/t-distribution.gif" TargetMode="External"/><Relationship Id="rId710" Type="http://schemas.openxmlformats.org/officeDocument/2006/relationships/hyperlink" Target="https://www.statisticshowto.datasciencecentral.com/simple-random-sample/" TargetMode="External"/><Relationship Id="rId808" Type="http://schemas.openxmlformats.org/officeDocument/2006/relationships/hyperlink" Target="https://www.statisticshowto.datasciencecentral.com/probability-and-statistics/find-critical-values/" TargetMode="External"/><Relationship Id="rId1340" Type="http://schemas.openxmlformats.org/officeDocument/2006/relationships/hyperlink" Target="https://www.statisticshowto.datasciencecentral.com/population-mean/" TargetMode="External"/><Relationship Id="rId1438" Type="http://schemas.openxmlformats.org/officeDocument/2006/relationships/image" Target="media/image194.jpg"/><Relationship Id="rId1645" Type="http://schemas.openxmlformats.org/officeDocument/2006/relationships/hyperlink" Target="https://www.statisticshowto.datasciencecentral.com/wp-content/uploads/2015/02/stratified-random-sample.jpg" TargetMode="External"/><Relationship Id="rId8" Type="http://schemas.openxmlformats.org/officeDocument/2006/relationships/hyperlink" Target="https://en.wikipedia.org/wiki/Statistical_model" TargetMode="External"/><Relationship Id="rId142" Type="http://schemas.openxmlformats.org/officeDocument/2006/relationships/image" Target="media/image17.png"/><Relationship Id="rId447" Type="http://schemas.openxmlformats.org/officeDocument/2006/relationships/hyperlink" Target="https://www.statisticshowto.datasciencecentral.com/wp-content/uploads/2015/03/log-transformation.png" TargetMode="External"/><Relationship Id="rId794" Type="http://schemas.openxmlformats.org/officeDocument/2006/relationships/hyperlink" Target="https://www.statisticshowto.datasciencecentral.com/statistic/" TargetMode="External"/><Relationship Id="rId1077" Type="http://schemas.openxmlformats.org/officeDocument/2006/relationships/hyperlink" Target="https://www.statisticshowto.datasciencecentral.com/probability-and-statistics/normal-distributions/" TargetMode="External"/><Relationship Id="rId1200" Type="http://schemas.openxmlformats.org/officeDocument/2006/relationships/hyperlink" Target="https://www.statisticshowto.datasciencecentral.com/population-mean/" TargetMode="External"/><Relationship Id="rId654" Type="http://schemas.openxmlformats.org/officeDocument/2006/relationships/hyperlink" Target="https://www.statisticshowto.datasciencecentral.com/probability-and-statistics/statistics-definitions/average/" TargetMode="External"/><Relationship Id="rId861" Type="http://schemas.openxmlformats.org/officeDocument/2006/relationships/hyperlink" Target="https://www.statisticshowto.datasciencecentral.com/sampling-variability/" TargetMode="External"/><Relationship Id="rId959" Type="http://schemas.openxmlformats.org/officeDocument/2006/relationships/hyperlink" Target="https://www.statisticshowto.datasciencecentral.com/probability-and-statistics/standard-deviation/" TargetMode="External"/><Relationship Id="rId1284" Type="http://schemas.openxmlformats.org/officeDocument/2006/relationships/image" Target="media/image174.png"/><Relationship Id="rId1491" Type="http://schemas.openxmlformats.org/officeDocument/2006/relationships/hyperlink" Target="https://www.statisticshowto.datasciencecentral.com/probability-and-statistics/t-distribution/" TargetMode="External"/><Relationship Id="rId1505" Type="http://schemas.openxmlformats.org/officeDocument/2006/relationships/image" Target="media/image207.jpeg"/><Relationship Id="rId1589" Type="http://schemas.openxmlformats.org/officeDocument/2006/relationships/hyperlink" Target="https://www.statisticshowto.datasciencecentral.com/probability-and-statistics/sampling-in-statistics/" TargetMode="External"/><Relationship Id="rId293" Type="http://schemas.openxmlformats.org/officeDocument/2006/relationships/hyperlink" Target="https://www.statisticshowto.datasciencecentral.com/probability-and-statistics/z-score/" TargetMode="External"/><Relationship Id="rId307" Type="http://schemas.openxmlformats.org/officeDocument/2006/relationships/hyperlink" Target="https://www.statisticshowto.datasciencecentral.com/population-mean/" TargetMode="External"/><Relationship Id="rId514" Type="http://schemas.openxmlformats.org/officeDocument/2006/relationships/hyperlink" Target="https://www.statisticshowto.datasciencecentral.com/wp-content/uploads/2013/12/skew.jpg" TargetMode="External"/><Relationship Id="rId721" Type="http://schemas.openxmlformats.org/officeDocument/2006/relationships/hyperlink" Target="https://www.census.gov/" TargetMode="External"/><Relationship Id="rId1144" Type="http://schemas.openxmlformats.org/officeDocument/2006/relationships/hyperlink" Target="https://www.statisticshowto.datasciencecentral.com/percentile-z-score/" TargetMode="External"/><Relationship Id="rId1351" Type="http://schemas.openxmlformats.org/officeDocument/2006/relationships/hyperlink" Target="https://www.statisticshowto.datasciencecentral.com/tables/t-distribution-table/" TargetMode="External"/><Relationship Id="rId1449" Type="http://schemas.openxmlformats.org/officeDocument/2006/relationships/hyperlink" Target="https://www.statisticshowto.datasciencecentral.com/tables/t-distribution-table/" TargetMode="External"/><Relationship Id="rId88" Type="http://schemas.openxmlformats.org/officeDocument/2006/relationships/hyperlink" Target="https://www.statisticshowto.datasciencecentral.com/probability-and-statistics/descriptive-statistics/box-plot/" TargetMode="External"/><Relationship Id="rId153" Type="http://schemas.openxmlformats.org/officeDocument/2006/relationships/hyperlink" Target="http://www.sears.com/" TargetMode="External"/><Relationship Id="rId360" Type="http://schemas.openxmlformats.org/officeDocument/2006/relationships/hyperlink" Target="https://www.youtube.com/watch?v=heN3uvJ99Vo" TargetMode="External"/><Relationship Id="rId598" Type="http://schemas.openxmlformats.org/officeDocument/2006/relationships/hyperlink" Target="https://www.statisticshowto.datasciencecentral.com/what-are-quartiles/" TargetMode="External"/><Relationship Id="rId819" Type="http://schemas.openxmlformats.org/officeDocument/2006/relationships/image" Target="media/image116.jpeg"/><Relationship Id="rId1004" Type="http://schemas.openxmlformats.org/officeDocument/2006/relationships/hyperlink" Target="https://www.statisticshowto.datasciencecentral.com/probability-and-statistics/normal-distributions/" TargetMode="External"/><Relationship Id="rId1211" Type="http://schemas.openxmlformats.org/officeDocument/2006/relationships/hyperlink" Target="https://www.statisticshowto.datasciencecentral.com/support-or-reject-null-hypothesis/" TargetMode="External"/><Relationship Id="rId1656" Type="http://schemas.openxmlformats.org/officeDocument/2006/relationships/hyperlink" Target="https://www.statisticshowto.datasciencecentral.com/what-is-a-population/" TargetMode="External"/><Relationship Id="rId220" Type="http://schemas.openxmlformats.org/officeDocument/2006/relationships/image" Target="media/image28.jpeg"/><Relationship Id="rId458" Type="http://schemas.openxmlformats.org/officeDocument/2006/relationships/hyperlink" Target="https://www.statisticshowto.datasciencecentral.com/shape-parameter/" TargetMode="External"/><Relationship Id="rId665" Type="http://schemas.openxmlformats.org/officeDocument/2006/relationships/hyperlink" Target="https://www.statisticshowto.datasciencecentral.com/probability-and-statistics/interquartile-range/" TargetMode="External"/><Relationship Id="rId872" Type="http://schemas.openxmlformats.org/officeDocument/2006/relationships/hyperlink" Target="https://www.statisticshowto.datasciencecentral.com/multiple-imputation/" TargetMode="External"/><Relationship Id="rId1088" Type="http://schemas.openxmlformats.org/officeDocument/2006/relationships/hyperlink" Target="https://www.statisticshowto.datasciencecentral.com/probability-and-statistics/z-score/" TargetMode="External"/><Relationship Id="rId1295" Type="http://schemas.openxmlformats.org/officeDocument/2006/relationships/hyperlink" Target="https://www.statisticshowto.datasciencecentral.com/arithmetic-mean/" TargetMode="External"/><Relationship Id="rId1309" Type="http://schemas.openxmlformats.org/officeDocument/2006/relationships/hyperlink" Target="https://www.statisticshowto.datasciencecentral.com/probability-and-statistics/null-hypothesis/" TargetMode="External"/><Relationship Id="rId1516" Type="http://schemas.openxmlformats.org/officeDocument/2006/relationships/hyperlink" Target="https://www.statisticshowto.datasciencecentral.com/rejection-region/" TargetMode="External"/><Relationship Id="rId15" Type="http://schemas.openxmlformats.org/officeDocument/2006/relationships/hyperlink" Target="https://www.statisticshowto.datasciencecentral.com/median" TargetMode="External"/><Relationship Id="rId318" Type="http://schemas.openxmlformats.org/officeDocument/2006/relationships/hyperlink" Target="https://youtu.be/9rCLEEpyxHQ" TargetMode="External"/><Relationship Id="rId525" Type="http://schemas.openxmlformats.org/officeDocument/2006/relationships/hyperlink" Target="https://www.statisticshowto.datasciencecentral.com/symmetric-distribution-2/" TargetMode="External"/><Relationship Id="rId732" Type="http://schemas.openxmlformats.org/officeDocument/2006/relationships/hyperlink" Target="https://www.youtube.com/watch?v=kmbIobVN1pg" TargetMode="External"/><Relationship Id="rId1155" Type="http://schemas.openxmlformats.org/officeDocument/2006/relationships/hyperlink" Target="https://www.statisticshowto.datasciencecentral.com/tables/" TargetMode="External"/><Relationship Id="rId1362" Type="http://schemas.openxmlformats.org/officeDocument/2006/relationships/hyperlink" Target="https://www.statisticshowto.datasciencecentral.com/how-to-do-a-t-test-in-excel/" TargetMode="External"/><Relationship Id="rId99" Type="http://schemas.openxmlformats.org/officeDocument/2006/relationships/hyperlink" Target="https://www.statisticshowto.datasciencecentral.com/wp-content/uploads/2013/08/dog.jpg" TargetMode="External"/><Relationship Id="rId164" Type="http://schemas.openxmlformats.org/officeDocument/2006/relationships/image" Target="media/image21.jpeg"/><Relationship Id="rId371" Type="http://schemas.openxmlformats.org/officeDocument/2006/relationships/image" Target="media/image49.jpg"/><Relationship Id="rId1015" Type="http://schemas.openxmlformats.org/officeDocument/2006/relationships/hyperlink" Target="https://www.statisticshowto.datasciencecentral.com/mean" TargetMode="External"/><Relationship Id="rId1222" Type="http://schemas.openxmlformats.org/officeDocument/2006/relationships/hyperlink" Target="https://www.statisticshowto.datasciencecentral.com/probability-and-statistics/t-distribution/t-score-formula/probability-and-statistics/t-distribution/" TargetMode="External"/><Relationship Id="rId469" Type="http://schemas.openxmlformats.org/officeDocument/2006/relationships/hyperlink" Target="https://www.statisticshowto.datasciencecentral.com/probability-and-statistics/t-distribution/" TargetMode="External"/><Relationship Id="rId676" Type="http://schemas.openxmlformats.org/officeDocument/2006/relationships/image" Target="media/image104.jpeg"/><Relationship Id="rId883" Type="http://schemas.openxmlformats.org/officeDocument/2006/relationships/hyperlink" Target="https://www.nytimes.com/best-sellers-books/2014-01-05/business-books/list.html" TargetMode="External"/><Relationship Id="rId1099" Type="http://schemas.openxmlformats.org/officeDocument/2006/relationships/hyperlink" Target="https://www.youtube.com/watch?v=cTQCopdKnjY" TargetMode="External"/><Relationship Id="rId1527" Type="http://schemas.openxmlformats.org/officeDocument/2006/relationships/hyperlink" Target="https://www.statisticshowto.datasciencecentral.com/what-is-an-alternate-hypothesis/" TargetMode="External"/><Relationship Id="rId26" Type="http://schemas.openxmlformats.org/officeDocument/2006/relationships/hyperlink" Target="https://www.statisticshowto.datasciencecentral.com/confounding-variable/" TargetMode="External"/><Relationship Id="rId231" Type="http://schemas.openxmlformats.org/officeDocument/2006/relationships/hyperlink" Target="https://www.statisticshowto.datasciencecentral.com/arithmetic-mean/" TargetMode="External"/><Relationship Id="rId329" Type="http://schemas.openxmlformats.org/officeDocument/2006/relationships/hyperlink" Target="https://www.statisticshowto.datasciencecentral.com/what-is-a-population/" TargetMode="External"/><Relationship Id="rId536" Type="http://schemas.openxmlformats.org/officeDocument/2006/relationships/hyperlink" Target="https://www.statisticshowto.datasciencecentral.com/probability-and-statistics/standard-deviation/" TargetMode="External"/><Relationship Id="rId1166" Type="http://schemas.openxmlformats.org/officeDocument/2006/relationships/hyperlink" Target="https://www.statisticshowto.datasciencecentral.com/what-is-an-alternate-hypothesis/" TargetMode="External"/><Relationship Id="rId1373" Type="http://schemas.openxmlformats.org/officeDocument/2006/relationships/hyperlink" Target="https://www.statisticshowto.datasciencecentral.com/excel-data-analysis-toolpak/" TargetMode="External"/><Relationship Id="rId175" Type="http://schemas.openxmlformats.org/officeDocument/2006/relationships/hyperlink" Target="https://www.statisticshowto.datasciencecentral.com/probability-and-statistics/interquartile-range/" TargetMode="External"/><Relationship Id="rId743" Type="http://schemas.openxmlformats.org/officeDocument/2006/relationships/hyperlink" Target="https://www.statisticshowto.datasciencecentral.com/percentile-z-score/" TargetMode="External"/><Relationship Id="rId950" Type="http://schemas.openxmlformats.org/officeDocument/2006/relationships/hyperlink" Target="https://www.youtube.com/watch?v=QgCXKzyqtMQ" TargetMode="External"/><Relationship Id="rId1026" Type="http://schemas.openxmlformats.org/officeDocument/2006/relationships/hyperlink" Target="https://www.statisticshowto.datasciencecentral.com/probability-and-statistics/statistics-definitions/mean-median-mode/" TargetMode="External"/><Relationship Id="rId1580" Type="http://schemas.openxmlformats.org/officeDocument/2006/relationships/hyperlink" Target="https://www.statisticshowto.datasciencecentral.com/simple-random-sample/" TargetMode="External"/><Relationship Id="rId382" Type="http://schemas.openxmlformats.org/officeDocument/2006/relationships/hyperlink" Target="https://www.statisticshowto.datasciencecentral.com/wp-content/uploads/2009/08/standard-deviation-discrete-random-variable.png" TargetMode="External"/><Relationship Id="rId603" Type="http://schemas.openxmlformats.org/officeDocument/2006/relationships/image" Target="media/image95.png"/><Relationship Id="rId687" Type="http://schemas.openxmlformats.org/officeDocument/2006/relationships/hyperlink" Target="https://www.statisticshowto.datasciencecentral.com/bernoulli-sampling/" TargetMode="External"/><Relationship Id="rId810" Type="http://schemas.openxmlformats.org/officeDocument/2006/relationships/hyperlink" Target="https://www.statisticshowto.datasciencecentral.com/what-is-the-standard-error-of-a-sample/" TargetMode="External"/><Relationship Id="rId908" Type="http://schemas.openxmlformats.org/officeDocument/2006/relationships/hyperlink" Target="https://www.statisticshowto.datasciencecentral.com/wording-bias/" TargetMode="External"/><Relationship Id="rId1233" Type="http://schemas.openxmlformats.org/officeDocument/2006/relationships/hyperlink" Target="https://www.statisticshowto.datasciencecentral.com/wp-content/uploads/2013/08/t-score-vs.-z-score.jpg" TargetMode="External"/><Relationship Id="rId1440" Type="http://schemas.openxmlformats.org/officeDocument/2006/relationships/hyperlink" Target="https://www.statisticshowto.datasciencecentral.com/probability-and-statistics/normal-distributions/" TargetMode="External"/><Relationship Id="rId1538" Type="http://schemas.openxmlformats.org/officeDocument/2006/relationships/hyperlink" Target="https://www.youtube.com/watch?v=H-Nl-PpPOcU" TargetMode="External"/><Relationship Id="rId242" Type="http://schemas.openxmlformats.org/officeDocument/2006/relationships/hyperlink" Target="https://www.statisticshowto.datasciencecentral.com/probability-distribution/" TargetMode="External"/><Relationship Id="rId894" Type="http://schemas.openxmlformats.org/officeDocument/2006/relationships/hyperlink" Target="https://www.statisticshowto.datasciencecentral.com/central-tendency-bias/" TargetMode="External"/><Relationship Id="rId1177" Type="http://schemas.openxmlformats.org/officeDocument/2006/relationships/hyperlink" Target="https://www.statisticshowto.datasciencecentral.com/what-is-an-alternate-hypothesis/" TargetMode="External"/><Relationship Id="rId1300" Type="http://schemas.openxmlformats.org/officeDocument/2006/relationships/hyperlink" Target="https://www.statisticshowto.datasciencecentral.com/sample/" TargetMode="External"/><Relationship Id="rId37" Type="http://schemas.openxmlformats.org/officeDocument/2006/relationships/hyperlink" Target="https://www.statisticshowto.datasciencecentral.com/random-variable/" TargetMode="External"/><Relationship Id="rId102" Type="http://schemas.openxmlformats.org/officeDocument/2006/relationships/hyperlink" Target="http://www.hindawi.com/journals/jqre/2010/849043/" TargetMode="External"/><Relationship Id="rId547" Type="http://schemas.openxmlformats.org/officeDocument/2006/relationships/hyperlink" Target="https://www.statisticshowto.datasciencecentral.com/mean/" TargetMode="External"/><Relationship Id="rId754" Type="http://schemas.openxmlformats.org/officeDocument/2006/relationships/hyperlink" Target="https://www.youtube.com/watch?v=5XrJcFmbpWI" TargetMode="External"/><Relationship Id="rId961" Type="http://schemas.openxmlformats.org/officeDocument/2006/relationships/hyperlink" Target="https://www.statisticshowto.datasciencecentral.com/probability-and-statistics/standard-deviation/" TargetMode="External"/><Relationship Id="rId1384" Type="http://schemas.openxmlformats.org/officeDocument/2006/relationships/image" Target="media/image186.jpg"/><Relationship Id="rId1591" Type="http://schemas.openxmlformats.org/officeDocument/2006/relationships/hyperlink" Target="https://www.statisticshowto.datasciencecentral.com/bernoulli-distribution/" TargetMode="External"/><Relationship Id="rId1605" Type="http://schemas.openxmlformats.org/officeDocument/2006/relationships/hyperlink" Target="https://www.statisticshowto.datasciencecentral.com/simple-random-sample/" TargetMode="External"/><Relationship Id="rId90" Type="http://schemas.openxmlformats.org/officeDocument/2006/relationships/hyperlink" Target="https://www.statisticshowto.datasciencecentral.com/probability-and-statistics/descriptive-statistics/pie-chart/" TargetMode="External"/><Relationship Id="rId186" Type="http://schemas.openxmlformats.org/officeDocument/2006/relationships/hyperlink" Target="https://www.statisticshowto.datasciencecentral.com/probability-and-statistics/interquartile-range/" TargetMode="External"/><Relationship Id="rId393" Type="http://schemas.openxmlformats.org/officeDocument/2006/relationships/image" Target="media/image57.jpg"/><Relationship Id="rId407" Type="http://schemas.openxmlformats.org/officeDocument/2006/relationships/hyperlink" Target="https://www.statisticshowto.datasciencecentral.com/probability-and-statistics/skewed-distribution/" TargetMode="External"/><Relationship Id="rId614" Type="http://schemas.openxmlformats.org/officeDocument/2006/relationships/hyperlink" Target="https://www.statisticshowto.datasciencecentral.com/wp-content/uploads/2009/08/boxplot4.bmp" TargetMode="External"/><Relationship Id="rId821" Type="http://schemas.openxmlformats.org/officeDocument/2006/relationships/hyperlink" Target="https://www.statisticshowto.datasciencecentral.com/what-is-a-parameter-statisticshowto/" TargetMode="External"/><Relationship Id="rId1037" Type="http://schemas.openxmlformats.org/officeDocument/2006/relationships/image" Target="media/image140.png"/><Relationship Id="rId1244" Type="http://schemas.openxmlformats.org/officeDocument/2006/relationships/hyperlink" Target="https://www.statisticshowto.datasciencecentral.com/probability-and-statistics/t-distribution/t-score-formula/" TargetMode="External"/><Relationship Id="rId1451" Type="http://schemas.openxmlformats.org/officeDocument/2006/relationships/image" Target="media/image196.jpeg"/><Relationship Id="rId253" Type="http://schemas.openxmlformats.org/officeDocument/2006/relationships/hyperlink" Target="https://www.statisticshowto.datasciencecentral.com/probability-and-statistics/statistics-definitions/mean-median-mode/" TargetMode="External"/><Relationship Id="rId460" Type="http://schemas.openxmlformats.org/officeDocument/2006/relationships/hyperlink" Target="https://www.statisticshowto.datasciencecentral.com/random-variable/" TargetMode="External"/><Relationship Id="rId698" Type="http://schemas.openxmlformats.org/officeDocument/2006/relationships/hyperlink" Target="https://www.statisticshowto.datasciencecentral.com/stratified-randomization/" TargetMode="External"/><Relationship Id="rId919" Type="http://schemas.openxmlformats.org/officeDocument/2006/relationships/hyperlink" Target="https://www.statisticshowto.datasciencecentral.com/probability-sampling/" TargetMode="External"/><Relationship Id="rId1090" Type="http://schemas.openxmlformats.org/officeDocument/2006/relationships/hyperlink" Target="https://www.statisticshowto.datasciencecentral.com/sample/" TargetMode="External"/><Relationship Id="rId1104" Type="http://schemas.openxmlformats.org/officeDocument/2006/relationships/hyperlink" Target="https://www.statisticshowto.datasciencecentral.com/tables/z-table/" TargetMode="External"/><Relationship Id="rId1311" Type="http://schemas.openxmlformats.org/officeDocument/2006/relationships/hyperlink" Target="https://www.statisticshowto.datasciencecentral.com/what-is-an-alpha-level/" TargetMode="External"/><Relationship Id="rId1549" Type="http://schemas.openxmlformats.org/officeDocument/2006/relationships/hyperlink" Target="https://www.statisticshowto.datasciencecentral.com/what-is-an-alternate-hypothesis/" TargetMode="External"/><Relationship Id="rId48" Type="http://schemas.openxmlformats.org/officeDocument/2006/relationships/hyperlink" Target="https://www.statisticshowto.datasciencecentral.com/dichotomous-variable/" TargetMode="External"/><Relationship Id="rId113" Type="http://schemas.openxmlformats.org/officeDocument/2006/relationships/image" Target="media/image12.png"/><Relationship Id="rId320" Type="http://schemas.openxmlformats.org/officeDocument/2006/relationships/hyperlink" Target="https://www.statisticshowto.datasciencecentral.com/wp-content/uploads/2009/08/usual.png" TargetMode="External"/><Relationship Id="rId558" Type="http://schemas.openxmlformats.org/officeDocument/2006/relationships/hyperlink" Target="https://www.statisticshowto.datasciencecentral.com/bowley-skewness/" TargetMode="External"/><Relationship Id="rId765" Type="http://schemas.openxmlformats.org/officeDocument/2006/relationships/hyperlink" Target="https://www.statisticshowto.datasciencecentral.com/survey-sampling/" TargetMode="External"/><Relationship Id="rId972" Type="http://schemas.openxmlformats.org/officeDocument/2006/relationships/hyperlink" Target="https://www.youtube.com/watch?v=20K5YOUQwb4" TargetMode="External"/><Relationship Id="rId1188" Type="http://schemas.openxmlformats.org/officeDocument/2006/relationships/image" Target="media/image160.jpeg"/><Relationship Id="rId1395" Type="http://schemas.openxmlformats.org/officeDocument/2006/relationships/hyperlink" Target="https://www.statisticshowto.datasciencecentral.com/probability-and-statistics/t-test/" TargetMode="External"/><Relationship Id="rId1409" Type="http://schemas.openxmlformats.org/officeDocument/2006/relationships/hyperlink" Target="https://www.statisticshowto.datasciencecentral.com/empirical-rule-2/" TargetMode="External"/><Relationship Id="rId1616" Type="http://schemas.openxmlformats.org/officeDocument/2006/relationships/image" Target="media/image222.png"/><Relationship Id="rId197" Type="http://schemas.openxmlformats.org/officeDocument/2006/relationships/hyperlink" Target="https://www.statisticshowto.datasciencecentral.com/mean/" TargetMode="External"/><Relationship Id="rId418" Type="http://schemas.openxmlformats.org/officeDocument/2006/relationships/image" Target="media/image63.jpeg"/><Relationship Id="rId625" Type="http://schemas.openxmlformats.org/officeDocument/2006/relationships/hyperlink" Target="https://www.statisticshowto.datasciencecentral.com/probability-and-statistics/interquartile-range/" TargetMode="External"/><Relationship Id="rId832" Type="http://schemas.openxmlformats.org/officeDocument/2006/relationships/hyperlink" Target="https://www.statisticshowto.datasciencecentral.com/probability-and-statistics/standard-deviation/" TargetMode="External"/><Relationship Id="rId1048" Type="http://schemas.openxmlformats.org/officeDocument/2006/relationships/hyperlink" Target="https://www.statisticshowto.datasciencecentral.com/tables/z-table/" TargetMode="External"/><Relationship Id="rId1255" Type="http://schemas.openxmlformats.org/officeDocument/2006/relationships/hyperlink" Target="https://www.statisticshowto.datasciencecentral.com/probability-and-statistics/expected-value/" TargetMode="External"/><Relationship Id="rId1462" Type="http://schemas.openxmlformats.org/officeDocument/2006/relationships/hyperlink" Target="https://www.statisticshowto.datasciencecentral.com/tables/z-table/" TargetMode="External"/><Relationship Id="rId264" Type="http://schemas.openxmlformats.org/officeDocument/2006/relationships/hyperlink" Target="https://www.statisticshowto.datasciencecentral.com/probability-and-statistics/statistics-definitions/range-statistics/" TargetMode="External"/><Relationship Id="rId471" Type="http://schemas.openxmlformats.org/officeDocument/2006/relationships/hyperlink" Target="https://www.statisticshowto.datasciencecentral.com/laplace-distribution-double-exponential/" TargetMode="External"/><Relationship Id="rId1115" Type="http://schemas.openxmlformats.org/officeDocument/2006/relationships/hyperlink" Target="https://www.statisticshowto.datasciencecentral.com/what-is-a-population/" TargetMode="External"/><Relationship Id="rId1322" Type="http://schemas.openxmlformats.org/officeDocument/2006/relationships/hyperlink" Target="https://www.statisticshowto.datasciencecentral.com/wp-content/uploads/2013/08/SPSS-t-test-3.jpg" TargetMode="External"/><Relationship Id="rId59" Type="http://schemas.openxmlformats.org/officeDocument/2006/relationships/hyperlink" Target="https://www.statisticshowto.datasciencecentral.com/interval-scale/" TargetMode="External"/><Relationship Id="rId124" Type="http://schemas.openxmlformats.org/officeDocument/2006/relationships/image" Target="media/image13.png"/><Relationship Id="rId569" Type="http://schemas.openxmlformats.org/officeDocument/2006/relationships/image" Target="media/image89.png"/><Relationship Id="rId776" Type="http://schemas.openxmlformats.org/officeDocument/2006/relationships/hyperlink" Target="https://www.statisticshowto.datasciencecentral.com/reliability-validity-definitions-examples/" TargetMode="External"/><Relationship Id="rId983" Type="http://schemas.openxmlformats.org/officeDocument/2006/relationships/hyperlink" Target="https://www.statisticshowto.datasciencecentral.com/tables/z-table/" TargetMode="External"/><Relationship Id="rId1199" Type="http://schemas.openxmlformats.org/officeDocument/2006/relationships/hyperlink" Target="https://www.statisticshowto.datasciencecentral.com/sample-mean/" TargetMode="External"/><Relationship Id="rId1627" Type="http://schemas.openxmlformats.org/officeDocument/2006/relationships/hyperlink" Target="https://www.statisticshowto.datasciencecentral.com/what-is-a-population/" TargetMode="External"/><Relationship Id="rId331" Type="http://schemas.openxmlformats.org/officeDocument/2006/relationships/hyperlink" Target="https://www.statisticshowto.datasciencecentral.com/bessels-correction/" TargetMode="External"/><Relationship Id="rId429" Type="http://schemas.openxmlformats.org/officeDocument/2006/relationships/hyperlink" Target="https://www.statisticshowto.datasciencecentral.com/probability-and-statistics/descriptive-statistics/histogram-make-chart/" TargetMode="External"/><Relationship Id="rId636" Type="http://schemas.openxmlformats.org/officeDocument/2006/relationships/image" Target="media/image102.png"/><Relationship Id="rId1059" Type="http://schemas.openxmlformats.org/officeDocument/2006/relationships/hyperlink" Target="https://www.youtube.com/watch?v=hQTvdD8vtio" TargetMode="External"/><Relationship Id="rId1266" Type="http://schemas.openxmlformats.org/officeDocument/2006/relationships/hyperlink" Target="https://www.statisticshowto.datasciencecentral.com/probability-and-statistics/statistics-definitions/mean-median-mode/" TargetMode="External"/><Relationship Id="rId1473" Type="http://schemas.openxmlformats.org/officeDocument/2006/relationships/hyperlink" Target="https://www.statisticshowto.datasciencecentral.com/variable/" TargetMode="External"/><Relationship Id="rId843" Type="http://schemas.openxmlformats.org/officeDocument/2006/relationships/hyperlink" Target="https://www.statisticshowto.datasciencecentral.com/calculators/variance-and-standard-deviation-calculator/" TargetMode="External"/><Relationship Id="rId1126" Type="http://schemas.openxmlformats.org/officeDocument/2006/relationships/hyperlink" Target="https://www.statisticshowto.datasciencecentral.com/what-is-statistical-significance/" TargetMode="External"/><Relationship Id="rId275" Type="http://schemas.openxmlformats.org/officeDocument/2006/relationships/hyperlink" Target="https://www.statisticshowto.datasciencecentral.com/probability-and-statistics/normal-distributions/" TargetMode="External"/><Relationship Id="rId482" Type="http://schemas.openxmlformats.org/officeDocument/2006/relationships/hyperlink" Target="https://www.statisticshowto.datasciencecentral.com/probability-and-statistics/chi-square/" TargetMode="External"/><Relationship Id="rId703" Type="http://schemas.openxmlformats.org/officeDocument/2006/relationships/hyperlink" Target="https://www.statisticshowto.datasciencecentral.com/probability-and-statistics/sampling-in-statistics/" TargetMode="External"/><Relationship Id="rId910" Type="http://schemas.openxmlformats.org/officeDocument/2006/relationships/image" Target="media/image124.jpeg"/><Relationship Id="rId1333" Type="http://schemas.openxmlformats.org/officeDocument/2006/relationships/image" Target="media/image182.png"/><Relationship Id="rId1540" Type="http://schemas.openxmlformats.org/officeDocument/2006/relationships/hyperlink" Target="https://www.statisticshowto.datasciencecentral.com/probability-and-statistics/null-hypothesis/" TargetMode="External"/><Relationship Id="rId1638" Type="http://schemas.openxmlformats.org/officeDocument/2006/relationships/hyperlink" Target="https://www.statisticshowto.datasciencecentral.com/random-seed-definition/" TargetMode="External"/><Relationship Id="rId135" Type="http://schemas.openxmlformats.org/officeDocument/2006/relationships/hyperlink" Target="https://www.statisticshowto.datasciencecentral.com/excel-data-analysis-toolpak/" TargetMode="External"/><Relationship Id="rId342" Type="http://schemas.openxmlformats.org/officeDocument/2006/relationships/image" Target="media/image44.jpg"/><Relationship Id="rId787" Type="http://schemas.openxmlformats.org/officeDocument/2006/relationships/hyperlink" Target="https://www.statisticshowto.datasciencecentral.com/what-is-bias/" TargetMode="External"/><Relationship Id="rId994" Type="http://schemas.openxmlformats.org/officeDocument/2006/relationships/hyperlink" Target="https://www.statisticshowto.datasciencecentral.com/what-is-a-z-table-used-for/" TargetMode="External"/><Relationship Id="rId1400" Type="http://schemas.openxmlformats.org/officeDocument/2006/relationships/hyperlink" Target="https://www.statisticshowto.datasciencecentral.com/probability-and-statistics/hypothesis-testing/one-tailed-test-or-two/" TargetMode="External"/><Relationship Id="rId202" Type="http://schemas.openxmlformats.org/officeDocument/2006/relationships/hyperlink" Target="https://www.statisticshowto.datasciencecentral.com/unimodal-distribution-2/" TargetMode="External"/><Relationship Id="rId647" Type="http://schemas.openxmlformats.org/officeDocument/2006/relationships/hyperlink" Target="https://www.statisticshowto.datasciencecentral.com/bivariate-analysis/" TargetMode="External"/><Relationship Id="rId854" Type="http://schemas.openxmlformats.org/officeDocument/2006/relationships/hyperlink" Target="https://www.statisticshowto.datasciencecentral.com/wp-content/uploads/2013/08/difference-between-means.jpg" TargetMode="External"/><Relationship Id="rId1277" Type="http://schemas.openxmlformats.org/officeDocument/2006/relationships/hyperlink" Target="https://www.statisticshowto.datasciencecentral.com/wp-content/uploads/2014/12/paired-t-test-example-3.png" TargetMode="External"/><Relationship Id="rId1484" Type="http://schemas.openxmlformats.org/officeDocument/2006/relationships/hyperlink" Target="https://www.statisticshowto.datasciencecentral.com/wp-content/uploads/2012/09/confidence-interval-for-the-mean-excel-results.jpg" TargetMode="External"/><Relationship Id="rId286" Type="http://schemas.openxmlformats.org/officeDocument/2006/relationships/hyperlink" Target="https://www.statisticshowto.datasciencecentral.com/probability-and-statistics/find-sample-size/" TargetMode="External"/><Relationship Id="rId493" Type="http://schemas.openxmlformats.org/officeDocument/2006/relationships/image" Target="media/image78.gif"/><Relationship Id="rId507" Type="http://schemas.openxmlformats.org/officeDocument/2006/relationships/image" Target="media/image81.png"/><Relationship Id="rId714" Type="http://schemas.openxmlformats.org/officeDocument/2006/relationships/hyperlink" Target="https://www.statisticshowto.datasciencecentral.com/stratified-random-sample/" TargetMode="External"/><Relationship Id="rId921" Type="http://schemas.openxmlformats.org/officeDocument/2006/relationships/hyperlink" Target="https://www.statisticshowto.datasciencecentral.com/data-collection-methods/" TargetMode="External"/><Relationship Id="rId1137" Type="http://schemas.openxmlformats.org/officeDocument/2006/relationships/hyperlink" Target="https://www.statisticshowto.datasciencecentral.com/how-to-find-a-critical-chi-square-value/" TargetMode="External"/><Relationship Id="rId1344" Type="http://schemas.openxmlformats.org/officeDocument/2006/relationships/hyperlink" Target="https://www.statisticshowto.datasciencecentral.com/probability-and-statistics/normal-distributions/" TargetMode="External"/><Relationship Id="rId1551" Type="http://schemas.openxmlformats.org/officeDocument/2006/relationships/hyperlink" Target="https://www.statisticshowto.datasciencecentral.com/p-value/" TargetMode="External"/><Relationship Id="rId50" Type="http://schemas.openxmlformats.org/officeDocument/2006/relationships/hyperlink" Target="https://www.statisticshowto.datasciencecentral.com/probability-and-statistics/regression-analysis/" TargetMode="External"/><Relationship Id="rId146" Type="http://schemas.openxmlformats.org/officeDocument/2006/relationships/image" Target="media/image18.jpeg"/><Relationship Id="rId353" Type="http://schemas.openxmlformats.org/officeDocument/2006/relationships/image" Target="media/image46.jpeg"/><Relationship Id="rId560" Type="http://schemas.openxmlformats.org/officeDocument/2006/relationships/image" Target="media/image87.jpeg"/><Relationship Id="rId798" Type="http://schemas.openxmlformats.org/officeDocument/2006/relationships/hyperlink" Target="https://www.statisticshowto.datasciencecentral.com/mean-error/" TargetMode="External"/><Relationship Id="rId1190" Type="http://schemas.openxmlformats.org/officeDocument/2006/relationships/hyperlink" Target="https://www.youtube.com/watch?v=GvKDJGqtqrM" TargetMode="External"/><Relationship Id="rId1204" Type="http://schemas.openxmlformats.org/officeDocument/2006/relationships/hyperlink" Target="https://www.statisticshowto.datasciencecentral.com/wp-content/uploads/2014/11/t-score-formula-2.jpg" TargetMode="External"/><Relationship Id="rId1411" Type="http://schemas.openxmlformats.org/officeDocument/2006/relationships/image" Target="media/image190.png"/><Relationship Id="rId1649" Type="http://schemas.openxmlformats.org/officeDocument/2006/relationships/hyperlink" Target="http://psychology.ucdavis.edu/" TargetMode="External"/><Relationship Id="rId213" Type="http://schemas.openxmlformats.org/officeDocument/2006/relationships/hyperlink" Target="https://www.statisticshowto.datasciencecentral.com/uniform-distribution/" TargetMode="External"/><Relationship Id="rId420" Type="http://schemas.openxmlformats.org/officeDocument/2006/relationships/hyperlink" Target="http://www.econ.uiuc.edu/~roger/research/rq/rq.html" TargetMode="External"/><Relationship Id="rId658" Type="http://schemas.openxmlformats.org/officeDocument/2006/relationships/hyperlink" Target="https://www.statisticshowto.datasciencecentral.com/probability-and-statistics/z-score/" TargetMode="External"/><Relationship Id="rId865" Type="http://schemas.openxmlformats.org/officeDocument/2006/relationships/hyperlink" Target="https://www.statisticshowto.datasciencecentral.com/unbiased/" TargetMode="External"/><Relationship Id="rId1050" Type="http://schemas.openxmlformats.org/officeDocument/2006/relationships/hyperlink" Target="https://www.statisticshowto.datasciencecentral.com/arithmetic-mean/" TargetMode="External"/><Relationship Id="rId1288" Type="http://schemas.openxmlformats.org/officeDocument/2006/relationships/image" Target="media/image176.png"/><Relationship Id="rId1495" Type="http://schemas.openxmlformats.org/officeDocument/2006/relationships/hyperlink" Target="https://www.youtube.com/watch?v=oAfpRO5WZ7o" TargetMode="External"/><Relationship Id="rId1509" Type="http://schemas.openxmlformats.org/officeDocument/2006/relationships/hyperlink" Target="https://www.statisticshowto.datasciencecentral.com/probability-and-statistics/find-critical-values/" TargetMode="External"/><Relationship Id="rId297" Type="http://schemas.openxmlformats.org/officeDocument/2006/relationships/hyperlink" Target="https://www.statisticshowto.datasciencecentral.com/population-variance/" TargetMode="External"/><Relationship Id="rId518" Type="http://schemas.openxmlformats.org/officeDocument/2006/relationships/hyperlink" Target="https://www.statisticshowto.datasciencecentral.com/pearson-mode-skewness/" TargetMode="External"/><Relationship Id="rId725" Type="http://schemas.openxmlformats.org/officeDocument/2006/relationships/hyperlink" Target="https://www.statisticshowto.datasciencecentral.com/simple-random-sample/" TargetMode="External"/><Relationship Id="rId932" Type="http://schemas.openxmlformats.org/officeDocument/2006/relationships/hyperlink" Target="https://www.statisticshowto.datasciencecentral.com/probability-and-statistics/statistics-definitions/mean-median-mode/" TargetMode="External"/><Relationship Id="rId1148" Type="http://schemas.openxmlformats.org/officeDocument/2006/relationships/hyperlink" Target="http://www.gallup.com/home.aspx" TargetMode="External"/><Relationship Id="rId1355" Type="http://schemas.openxmlformats.org/officeDocument/2006/relationships/hyperlink" Target="https://www.statisticshowto.datasciencecentral.com/wp-content/uploads/2013/12/excel-pivot-table.jpg" TargetMode="External"/><Relationship Id="rId1562" Type="http://schemas.openxmlformats.org/officeDocument/2006/relationships/hyperlink" Target="https://www.statisticshowto.datasciencecentral.com/mean/" TargetMode="External"/><Relationship Id="rId157" Type="http://schemas.openxmlformats.org/officeDocument/2006/relationships/hyperlink" Target="https://www.statisticshowto.datasciencecentral.com/sample-mean/" TargetMode="External"/><Relationship Id="rId364" Type="http://schemas.openxmlformats.org/officeDocument/2006/relationships/hyperlink" Target="https://www.statisticshowto.datasciencecentral.com/probability-and-statistics/normal-distributions/" TargetMode="External"/><Relationship Id="rId1008" Type="http://schemas.openxmlformats.org/officeDocument/2006/relationships/hyperlink" Target="https://www.statisticshowto.datasciencecentral.com/probability-and-statistics/standard-deviation/" TargetMode="External"/><Relationship Id="rId1215" Type="http://schemas.openxmlformats.org/officeDocument/2006/relationships/hyperlink" Target="https://www.statisticshowto.datasciencecentral.com/independent-samples-t-test/" TargetMode="External"/><Relationship Id="rId1422" Type="http://schemas.openxmlformats.org/officeDocument/2006/relationships/hyperlink" Target="https://www.census.gov/programs-surveys/saipe.html" TargetMode="External"/><Relationship Id="rId61" Type="http://schemas.openxmlformats.org/officeDocument/2006/relationships/hyperlink" Target="https://www.statisticshowto.datasciencecentral.com/factor-analysis/" TargetMode="External"/><Relationship Id="rId571" Type="http://schemas.openxmlformats.org/officeDocument/2006/relationships/hyperlink" Target="https://www.statisticshowto.datasciencecentral.com/uniform-distribution/" TargetMode="External"/><Relationship Id="rId669" Type="http://schemas.openxmlformats.org/officeDocument/2006/relationships/hyperlink" Target="https://www.statisticshowto.datasciencecentral.com/what-are-quartiles/" TargetMode="External"/><Relationship Id="rId876" Type="http://schemas.openxmlformats.org/officeDocument/2006/relationships/hyperlink" Target="http://www.math.upenn.edu/~deturck/m170/wk4/lecture/case1.html" TargetMode="External"/><Relationship Id="rId1299" Type="http://schemas.openxmlformats.org/officeDocument/2006/relationships/hyperlink" Target="https://www.statisticshowto.datasciencecentral.com/population-mean/" TargetMode="External"/><Relationship Id="rId19" Type="http://schemas.openxmlformats.org/officeDocument/2006/relationships/hyperlink" Target="https://www.statisticshowto.datasciencecentral.com/wp-content/uploads/2014/02/shape_uniform.gif" TargetMode="External"/><Relationship Id="rId224" Type="http://schemas.openxmlformats.org/officeDocument/2006/relationships/hyperlink" Target="https://www.statisticshowto.datasciencecentral.com/long-tail-distribution/" TargetMode="External"/><Relationship Id="rId431" Type="http://schemas.openxmlformats.org/officeDocument/2006/relationships/image" Target="media/image66.png"/><Relationship Id="rId529" Type="http://schemas.openxmlformats.org/officeDocument/2006/relationships/hyperlink" Target="https://www.statisticshowto.datasciencecentral.com/probability-and-statistics/normal-distributions/" TargetMode="External"/><Relationship Id="rId736" Type="http://schemas.openxmlformats.org/officeDocument/2006/relationships/hyperlink" Target="https://www.statisticshowto.datasciencecentral.com/probability-and-statistics/standard-deviation/" TargetMode="External"/><Relationship Id="rId1061" Type="http://schemas.openxmlformats.org/officeDocument/2006/relationships/hyperlink" Target="https://www.statisticshowto.datasciencecentral.com/probability-and-statistics/normal-distributions/" TargetMode="External"/><Relationship Id="rId1159" Type="http://schemas.openxmlformats.org/officeDocument/2006/relationships/image" Target="media/image155.jpg"/><Relationship Id="rId1366" Type="http://schemas.openxmlformats.org/officeDocument/2006/relationships/hyperlink" Target="https://www.statisticshowto.datasciencecentral.com/support-or-reject-null-hypothesis/" TargetMode="External"/><Relationship Id="rId168" Type="http://schemas.openxmlformats.org/officeDocument/2006/relationships/hyperlink" Target="https://www.statisticshowto.datasciencecentral.com/wp-content/uploads/2014/10/hypothesis-testing-example.jpg" TargetMode="External"/><Relationship Id="rId943" Type="http://schemas.openxmlformats.org/officeDocument/2006/relationships/hyperlink" Target="https://www.statisticshowto.datasciencecentral.com/what-is-the-standard-error-of-a-sample/" TargetMode="External"/><Relationship Id="rId1019" Type="http://schemas.openxmlformats.org/officeDocument/2006/relationships/hyperlink" Target="https://www.statisticshowto.datasciencecentral.com/mean" TargetMode="External"/><Relationship Id="rId1573" Type="http://schemas.openxmlformats.org/officeDocument/2006/relationships/hyperlink" Target="https://www.statisticshowto.datasciencecentral.com/probability-and-statistics/binomial-theorem/binomial-distribution-formula/" TargetMode="External"/><Relationship Id="rId72" Type="http://schemas.openxmlformats.org/officeDocument/2006/relationships/hyperlink" Target="https://www.statisticshowto.datasciencecentral.com/polychotomous-variable" TargetMode="External"/><Relationship Id="rId375" Type="http://schemas.openxmlformats.org/officeDocument/2006/relationships/hyperlink" Target="https://www.statisticshowto.datasciencecentral.com/what-is-a-probability-distribution-table/" TargetMode="External"/><Relationship Id="rId582" Type="http://schemas.openxmlformats.org/officeDocument/2006/relationships/image" Target="media/image92.jpeg"/><Relationship Id="rId803" Type="http://schemas.openxmlformats.org/officeDocument/2006/relationships/hyperlink" Target="https://www.statisticshowto.datasciencecentral.com/sample-statistic-definition-examples/" TargetMode="External"/><Relationship Id="rId1226" Type="http://schemas.openxmlformats.org/officeDocument/2006/relationships/hyperlink" Target="https://www.statisticshowto.datasciencecentral.com/wp-content/uploads/2014/11/t-dist-formula.png" TargetMode="External"/><Relationship Id="rId1433" Type="http://schemas.openxmlformats.org/officeDocument/2006/relationships/hyperlink" Target="https://www.statisticshowto.datasciencecentral.com/degrees-of-freedom/" TargetMode="External"/><Relationship Id="rId1640" Type="http://schemas.openxmlformats.org/officeDocument/2006/relationships/hyperlink" Target="https://onlinecourses.science.psu.edu/stat506/node/14" TargetMode="External"/><Relationship Id="rId3" Type="http://schemas.openxmlformats.org/officeDocument/2006/relationships/settings" Target="settings.xml"/><Relationship Id="rId235" Type="http://schemas.openxmlformats.org/officeDocument/2006/relationships/hyperlink" Target="https://www.statisticshowto.datasciencecentral.com/find-outliers/" TargetMode="External"/><Relationship Id="rId442" Type="http://schemas.openxmlformats.org/officeDocument/2006/relationships/hyperlink" Target="http://www3.norc.org/GSS+Website/" TargetMode="External"/><Relationship Id="rId887" Type="http://schemas.openxmlformats.org/officeDocument/2006/relationships/hyperlink" Target="https://www.statisticshowto.datasciencecentral.com/availability-bias/" TargetMode="External"/><Relationship Id="rId1072" Type="http://schemas.openxmlformats.org/officeDocument/2006/relationships/hyperlink" Target="https://www.youtube.com/watch?v=yk3soTy7Bko" TargetMode="External"/><Relationship Id="rId1500" Type="http://schemas.openxmlformats.org/officeDocument/2006/relationships/hyperlink" Target="http://wagner.nyu.edu/files/students/Math_Review_-_Review_topics_-_Percents.pdf" TargetMode="External"/><Relationship Id="rId302" Type="http://schemas.openxmlformats.org/officeDocument/2006/relationships/hyperlink" Target="https://youtu.be/9rCLEEpyxHQ" TargetMode="External"/><Relationship Id="rId747" Type="http://schemas.openxmlformats.org/officeDocument/2006/relationships/hyperlink" Target="https://www.statisticshowto.datasciencecentral.com/tables/z-table/" TargetMode="External"/><Relationship Id="rId954" Type="http://schemas.openxmlformats.org/officeDocument/2006/relationships/image" Target="media/image127.jpeg"/><Relationship Id="rId1377" Type="http://schemas.openxmlformats.org/officeDocument/2006/relationships/hyperlink" Target="https://www.statisticshowto.datasciencecentral.com/probability-and-statistics/t-distribution/t-score-formula/" TargetMode="External"/><Relationship Id="rId1584" Type="http://schemas.openxmlformats.org/officeDocument/2006/relationships/image" Target="media/image216.png"/><Relationship Id="rId83" Type="http://schemas.openxmlformats.org/officeDocument/2006/relationships/hyperlink" Target="https://www.statisticshowto.datasciencecentral.com/what-is-a-categorical-variable/" TargetMode="External"/><Relationship Id="rId179" Type="http://schemas.openxmlformats.org/officeDocument/2006/relationships/hyperlink" Target="https://www.statisticshowto.datasciencecentral.com/wp-content/uploads/2014/02/right-skewed-box-plot.jpg" TargetMode="External"/><Relationship Id="rId386" Type="http://schemas.openxmlformats.org/officeDocument/2006/relationships/hyperlink" Target="https://www.statisticshowto.datasciencecentral.com/probability-and-statistics/statistics-definitions/mean-median-mode/" TargetMode="External"/><Relationship Id="rId593" Type="http://schemas.openxmlformats.org/officeDocument/2006/relationships/hyperlink" Target="https://www.statisticshowto.datasciencecentral.com/probability-and-statistics/statistics-definitions/range-statistics/" TargetMode="External"/><Relationship Id="rId607" Type="http://schemas.openxmlformats.org/officeDocument/2006/relationships/hyperlink" Target="https://youtu.be/wda-jwGHNSg" TargetMode="External"/><Relationship Id="rId814" Type="http://schemas.openxmlformats.org/officeDocument/2006/relationships/hyperlink" Target="http://uselectionatlas.org/RESULTS/national.php" TargetMode="External"/><Relationship Id="rId1237" Type="http://schemas.openxmlformats.org/officeDocument/2006/relationships/hyperlink" Target="http://www.metric-conversions.org/temperature/celsius-to-fahrenheit.htm" TargetMode="External"/><Relationship Id="rId1444" Type="http://schemas.openxmlformats.org/officeDocument/2006/relationships/hyperlink" Target="https://www.statisticshowto.datasciencecentral.com/probability-and-statistics/find-sample-size/" TargetMode="External"/><Relationship Id="rId1651" Type="http://schemas.openxmlformats.org/officeDocument/2006/relationships/hyperlink" Target="https://www.statisticshowto.datasciencecentral.com/probability-and-statistics/find-sample-size/" TargetMode="External"/><Relationship Id="rId246" Type="http://schemas.openxmlformats.org/officeDocument/2006/relationships/hyperlink" Target="https://www.statisticshowto.datasciencecentral.com/population-mean/" TargetMode="External"/><Relationship Id="rId453" Type="http://schemas.openxmlformats.org/officeDocument/2006/relationships/hyperlink" Target="https://www.statisticshowto.datasciencecentral.com/probability-and-statistics/standard-deviation/" TargetMode="External"/><Relationship Id="rId660" Type="http://schemas.openxmlformats.org/officeDocument/2006/relationships/hyperlink" Target="https://www.statisticshowto.datasciencecentral.com/how-to-find-a-five-number-summary-in-statistics/" TargetMode="External"/><Relationship Id="rId898" Type="http://schemas.openxmlformats.org/officeDocument/2006/relationships/hyperlink" Target="https://www.statisticshowto.datasciencecentral.com/non-differential-misclassification/" TargetMode="External"/><Relationship Id="rId1083" Type="http://schemas.openxmlformats.org/officeDocument/2006/relationships/hyperlink" Target="https://www.statisticshowto.datasciencecentral.com/tables/z-table/" TargetMode="External"/><Relationship Id="rId1290" Type="http://schemas.openxmlformats.org/officeDocument/2006/relationships/hyperlink" Target="https://www.statisticshowto.datasciencecentral.com/tables/t-distribution-table/" TargetMode="External"/><Relationship Id="rId1304" Type="http://schemas.openxmlformats.org/officeDocument/2006/relationships/hyperlink" Target="https://www.statisticshowto.datasciencecentral.com/assumption-of-normality-test/" TargetMode="External"/><Relationship Id="rId1511" Type="http://schemas.openxmlformats.org/officeDocument/2006/relationships/hyperlink" Target="https://www.statisticshowto.datasciencecentral.com/probability-and-statistics/hypothesis-testing/f-test/" TargetMode="External"/><Relationship Id="rId106" Type="http://schemas.openxmlformats.org/officeDocument/2006/relationships/hyperlink" Target="https://www.statisticshowto.datasciencecentral.com/wp-content/uploads/2013/09/scatter-plot-2.jpg" TargetMode="External"/><Relationship Id="rId313" Type="http://schemas.openxmlformats.org/officeDocument/2006/relationships/hyperlink" Target="https://www.statisticshowto.datasciencecentral.com/probability-and-statistics/statistics-definitions/mean-median-mode/" TargetMode="External"/><Relationship Id="rId758" Type="http://schemas.openxmlformats.org/officeDocument/2006/relationships/hyperlink" Target="https://www.statisticshowto.datasciencecentral.com/systematic-sampling/" TargetMode="External"/><Relationship Id="rId965" Type="http://schemas.openxmlformats.org/officeDocument/2006/relationships/hyperlink" Target="https://www.statisticshowto.datasciencecentral.com/tables/z-table/" TargetMode="External"/><Relationship Id="rId1150" Type="http://schemas.openxmlformats.org/officeDocument/2006/relationships/hyperlink" Target="https://www.statisticshowto.datasciencecentral.com/what-is-an-alpha-level/" TargetMode="External"/><Relationship Id="rId1388" Type="http://schemas.openxmlformats.org/officeDocument/2006/relationships/hyperlink" Target="https://www.statisticshowto.datasciencecentral.com/probability-and-statistics/null-hypothesis/" TargetMode="External"/><Relationship Id="rId1595" Type="http://schemas.openxmlformats.org/officeDocument/2006/relationships/hyperlink" Target="http://www3.nd.edu/~agervais/documents/Math%20Review.pdf" TargetMode="External"/><Relationship Id="rId1609" Type="http://schemas.openxmlformats.org/officeDocument/2006/relationships/hyperlink" Target="https://www.statisticshowto.datasciencecentral.com/simple-random-sample/" TargetMode="External"/><Relationship Id="rId10" Type="http://schemas.openxmlformats.org/officeDocument/2006/relationships/hyperlink" Target="https://en.wikipedia.org/wiki/Experimental_design" TargetMode="External"/><Relationship Id="rId94" Type="http://schemas.openxmlformats.org/officeDocument/2006/relationships/hyperlink" Target="https://www.statisticshowto.datasciencecentral.com/probability-and-statistics/descriptive-statistics/bar-chart-bar-graph-examples/" TargetMode="External"/><Relationship Id="rId397" Type="http://schemas.openxmlformats.org/officeDocument/2006/relationships/image" Target="media/image58.jpeg"/><Relationship Id="rId520" Type="http://schemas.openxmlformats.org/officeDocument/2006/relationships/hyperlink" Target="https://www.statisticshowto.datasciencecentral.com/mean/" TargetMode="External"/><Relationship Id="rId618" Type="http://schemas.openxmlformats.org/officeDocument/2006/relationships/hyperlink" Target="https://www.statisticshowto.datasciencecentral.com/probability-and-statistics/z-score/" TargetMode="External"/><Relationship Id="rId825" Type="http://schemas.openxmlformats.org/officeDocument/2006/relationships/hyperlink" Target="https://www.statisticshowto.datasciencecentral.com/probability-and-statistics/t-distribution/t-score-formula/" TargetMode="External"/><Relationship Id="rId1248" Type="http://schemas.openxmlformats.org/officeDocument/2006/relationships/hyperlink" Target="https://www.statisticshowto.datasciencecentral.com/probability-and-statistics/t-test/" TargetMode="External"/><Relationship Id="rId1455" Type="http://schemas.openxmlformats.org/officeDocument/2006/relationships/hyperlink" Target="https://www.statisticshowto.datasciencecentral.com/population-mean/" TargetMode="External"/><Relationship Id="rId1662" Type="http://schemas.openxmlformats.org/officeDocument/2006/relationships/hyperlink" Target="https://www.statisticshowto.datasciencecentral.com/statistics-basics/" TargetMode="External"/><Relationship Id="rId257" Type="http://schemas.openxmlformats.org/officeDocument/2006/relationships/hyperlink" Target="https://www.statisticshowto.datasciencecentral.com/wp-content/uploads/2013/08/spss-mean-1.jpg" TargetMode="External"/><Relationship Id="rId464" Type="http://schemas.openxmlformats.org/officeDocument/2006/relationships/hyperlink" Target="https://www.statisticshowto.datasciencecentral.com/location-parameter/" TargetMode="External"/><Relationship Id="rId1010" Type="http://schemas.openxmlformats.org/officeDocument/2006/relationships/hyperlink" Target="https://www.statisticshowto.datasciencecentral.com/probability-and-statistics/standard-deviation/" TargetMode="External"/><Relationship Id="rId1094" Type="http://schemas.openxmlformats.org/officeDocument/2006/relationships/hyperlink" Target="https://www.statisticshowto.datasciencecentral.com/probability-and-statistics/hypothesis-testing/margin-of-error/" TargetMode="External"/><Relationship Id="rId1108" Type="http://schemas.openxmlformats.org/officeDocument/2006/relationships/image" Target="media/image153.png"/><Relationship Id="rId1315" Type="http://schemas.openxmlformats.org/officeDocument/2006/relationships/hyperlink" Target="https://www.statisticshowto.datasciencecentral.com/how-to-enter-data-into-spss/" TargetMode="External"/><Relationship Id="rId117" Type="http://schemas.openxmlformats.org/officeDocument/2006/relationships/hyperlink" Target="https://www.statisticshowto.datasciencecentral.com/probability-and-statistics/variance/" TargetMode="External"/><Relationship Id="rId671" Type="http://schemas.openxmlformats.org/officeDocument/2006/relationships/hyperlink" Target="https://www.youtube.com/watch?v=Gp4s5Ouk1gM" TargetMode="External"/><Relationship Id="rId769" Type="http://schemas.openxmlformats.org/officeDocument/2006/relationships/hyperlink" Target="https://www.statisticshowto.datasciencecentral.com/experimental-design/" TargetMode="External"/><Relationship Id="rId976" Type="http://schemas.openxmlformats.org/officeDocument/2006/relationships/hyperlink" Target="https://www.statisticshowto.datasciencecentral.com/probability-and-statistics/percentiles-rank-range/" TargetMode="External"/><Relationship Id="rId1399" Type="http://schemas.openxmlformats.org/officeDocument/2006/relationships/hyperlink" Target="https://www.statisticshowto.datasciencecentral.com/support-or-reject-null-hypothesis/" TargetMode="External"/><Relationship Id="rId324" Type="http://schemas.openxmlformats.org/officeDocument/2006/relationships/hyperlink" Target="https://www.statisticshowto.datasciencecentral.com/wp-content/uploads/2009/08/tree.jpg" TargetMode="External"/><Relationship Id="rId531" Type="http://schemas.openxmlformats.org/officeDocument/2006/relationships/hyperlink" Target="https://www.statisticshowto.datasciencecentral.com/wp-content/uploads/2013/09/right-skew.jpg" TargetMode="External"/><Relationship Id="rId629" Type="http://schemas.openxmlformats.org/officeDocument/2006/relationships/hyperlink" Target="https://www.statisticshowto.datasciencecentral.com/probability-and-statistics/interquartile-range/" TargetMode="External"/><Relationship Id="rId1161" Type="http://schemas.openxmlformats.org/officeDocument/2006/relationships/hyperlink" Target="https://www.statisticshowto.datasciencecentral.com/probability-and-statistics/hypothesis-testing/" TargetMode="External"/><Relationship Id="rId1259" Type="http://schemas.openxmlformats.org/officeDocument/2006/relationships/hyperlink" Target="https://www.statisticshowto.datasciencecentral.com/independent-variable-definition/" TargetMode="External"/><Relationship Id="rId1466" Type="http://schemas.openxmlformats.org/officeDocument/2006/relationships/image" Target="media/image198.jpeg"/><Relationship Id="rId836" Type="http://schemas.openxmlformats.org/officeDocument/2006/relationships/hyperlink" Target="https://www.youtube.com/watch?v=aBXJnvQ6KFk" TargetMode="External"/><Relationship Id="rId1021" Type="http://schemas.openxmlformats.org/officeDocument/2006/relationships/hyperlink" Target="https://www.statisticshowto.datasciencecentral.com/wp-content/uploads/2013/09/standard-normal-distribution.jpg" TargetMode="External"/><Relationship Id="rId1119" Type="http://schemas.openxmlformats.org/officeDocument/2006/relationships/hyperlink" Target="https://www.statisticshowto.datasciencecentral.com/probability-and-statistics/t-test/" TargetMode="External"/><Relationship Id="rId903" Type="http://schemas.openxmlformats.org/officeDocument/2006/relationships/hyperlink" Target="https://www.statisticshowto.datasciencecentral.com/referral-bias/" TargetMode="External"/><Relationship Id="rId1326" Type="http://schemas.openxmlformats.org/officeDocument/2006/relationships/hyperlink" Target="https://www.statisticshowto.datasciencecentral.com/sig2-tailed-interpreting-results/" TargetMode="External"/><Relationship Id="rId1533" Type="http://schemas.openxmlformats.org/officeDocument/2006/relationships/hyperlink" Target="https://www.statisticshowto.datasciencecentral.com/practically-cheating-statistics-handbook/help-with-statistics-equations/" TargetMode="External"/><Relationship Id="rId32" Type="http://schemas.openxmlformats.org/officeDocument/2006/relationships/hyperlink" Target="https://www.statisticshowto.datasciencecentral.com/measurement-variable/" TargetMode="External"/><Relationship Id="rId1600" Type="http://schemas.openxmlformats.org/officeDocument/2006/relationships/image" Target="media/image220.png"/><Relationship Id="rId181" Type="http://schemas.openxmlformats.org/officeDocument/2006/relationships/hyperlink" Target="https://www.statisticshowto.datasciencecentral.com/coefficient-of-dispersion/" TargetMode="External"/><Relationship Id="rId279" Type="http://schemas.openxmlformats.org/officeDocument/2006/relationships/hyperlink" Target="https://www.statisticshowto.datasciencecentral.com/excel-data-analysis-toolpak/" TargetMode="External"/><Relationship Id="rId486" Type="http://schemas.openxmlformats.org/officeDocument/2006/relationships/hyperlink" Target="https://www.statisticshowto.datasciencecentral.com/wp-content/uploads/2013/09/f-dist.gif" TargetMode="External"/><Relationship Id="rId693" Type="http://schemas.openxmlformats.org/officeDocument/2006/relationships/hyperlink" Target="https://www.statisticshowto.datasciencecentral.com/systematic-sampling/" TargetMode="External"/><Relationship Id="rId139" Type="http://schemas.openxmlformats.org/officeDocument/2006/relationships/hyperlink" Target="https://www.statisticshowto.datasciencecentral.com/probability-and-statistics/descriptive-statistics/pie-chart/" TargetMode="External"/><Relationship Id="rId346" Type="http://schemas.openxmlformats.org/officeDocument/2006/relationships/hyperlink" Target="https://www.statisticshowto.datasciencecentral.com/probability-and-statistics/descriptive-statistics/sample-variance/" TargetMode="External"/><Relationship Id="rId553" Type="http://schemas.openxmlformats.org/officeDocument/2006/relationships/hyperlink" Target="https://www.statisticshowto.datasciencecentral.com/bowley-skewness/" TargetMode="External"/><Relationship Id="rId760" Type="http://schemas.openxmlformats.org/officeDocument/2006/relationships/hyperlink" Target="https://www.statisticshowto.datasciencecentral.com/wp-content/uploads/2013/12/sampling-in-excel.jpg" TargetMode="External"/><Relationship Id="rId998" Type="http://schemas.openxmlformats.org/officeDocument/2006/relationships/hyperlink" Target="https://youtu.be/owJi8y3UWIE" TargetMode="External"/><Relationship Id="rId1183" Type="http://schemas.openxmlformats.org/officeDocument/2006/relationships/hyperlink" Target="https://www.youtube.com/watch?v=wpJ15yOAeYM" TargetMode="External"/><Relationship Id="rId1390" Type="http://schemas.openxmlformats.org/officeDocument/2006/relationships/hyperlink" Target="https://www.statisticshowto.datasciencecentral.com/what-is-an-alpha-level/" TargetMode="External"/><Relationship Id="rId206" Type="http://schemas.openxmlformats.org/officeDocument/2006/relationships/image" Target="media/image24.png"/><Relationship Id="rId413" Type="http://schemas.openxmlformats.org/officeDocument/2006/relationships/hyperlink" Target="https://www.statisticshowto.datasciencecentral.com/probability-and-statistics/statistics-definitions/mean-median-mode/" TargetMode="External"/><Relationship Id="rId858" Type="http://schemas.openxmlformats.org/officeDocument/2006/relationships/hyperlink" Target="http://www.merriam-webster.com/dictionary/overestimate" TargetMode="External"/><Relationship Id="rId1043" Type="http://schemas.openxmlformats.org/officeDocument/2006/relationships/hyperlink" Target="https://www.statisticshowto.datasciencecentral.com/probability-and-statistics/standard-deviation/" TargetMode="External"/><Relationship Id="rId1488" Type="http://schemas.openxmlformats.org/officeDocument/2006/relationships/hyperlink" Target="https://www.statisticshowto.datasciencecentral.com/probability-and-statistics/normal-distributions/" TargetMode="External"/><Relationship Id="rId620" Type="http://schemas.openxmlformats.org/officeDocument/2006/relationships/hyperlink" Target="https://www.statisticshowto.datasciencecentral.com/arithmetic-mean/" TargetMode="External"/><Relationship Id="rId718" Type="http://schemas.openxmlformats.org/officeDocument/2006/relationships/hyperlink" Target="https://www.statisticshowto.datasciencecentral.com/statistic/" TargetMode="External"/><Relationship Id="rId925" Type="http://schemas.openxmlformats.org/officeDocument/2006/relationships/hyperlink" Target="https://www.statisticshowto.datasciencecentral.com/mean/" TargetMode="External"/><Relationship Id="rId1250" Type="http://schemas.openxmlformats.org/officeDocument/2006/relationships/hyperlink" Target="https://www.statisticshowto.datasciencecentral.com/independent-samples-t-test/" TargetMode="External"/><Relationship Id="rId1348" Type="http://schemas.openxmlformats.org/officeDocument/2006/relationships/hyperlink" Target="https://www.statisticshowto.datasciencecentral.com/probability-and-statistics/t-distribution/t-score-formula/" TargetMode="External"/><Relationship Id="rId1555" Type="http://schemas.openxmlformats.org/officeDocument/2006/relationships/hyperlink" Target="https://www.statisticshowto.datasciencecentral.com/tables/z-table/" TargetMode="External"/><Relationship Id="rId1110" Type="http://schemas.openxmlformats.org/officeDocument/2006/relationships/hyperlink" Target="https://www.statisticshowto.datasciencecentral.com/wp-content/uploads/2009/10/critical-value-z-table-2.jpg" TargetMode="External"/><Relationship Id="rId1208" Type="http://schemas.openxmlformats.org/officeDocument/2006/relationships/hyperlink" Target="https://www.statisticshowto.datasciencecentral.com/tables/t-distribution-table/" TargetMode="External"/><Relationship Id="rId1415" Type="http://schemas.openxmlformats.org/officeDocument/2006/relationships/hyperlink" Target="https://www.statisticshowto.datasciencecentral.com/what-is-a-population/" TargetMode="External"/><Relationship Id="rId54" Type="http://schemas.openxmlformats.org/officeDocument/2006/relationships/hyperlink" Target="https://www.statisticshowto.datasciencecentral.com/explanatory-variable/" TargetMode="External"/><Relationship Id="rId1622" Type="http://schemas.openxmlformats.org/officeDocument/2006/relationships/hyperlink" Target="https://www.statisticshowto.datasciencecentral.com/probability-and-statistics/find-sample-size/" TargetMode="External"/><Relationship Id="rId270" Type="http://schemas.openxmlformats.org/officeDocument/2006/relationships/hyperlink" Target="https://www.statisticshowto.datasciencecentral.com/find-outliers/" TargetMode="External"/><Relationship Id="rId130" Type="http://schemas.openxmlformats.org/officeDocument/2006/relationships/hyperlink" Target="https://www.statisticshowto.datasciencecentral.com/inferential-statistics/" TargetMode="External"/><Relationship Id="rId368" Type="http://schemas.openxmlformats.org/officeDocument/2006/relationships/hyperlink" Target="http://sat.collegeboard.org/home" TargetMode="External"/><Relationship Id="rId575" Type="http://schemas.openxmlformats.org/officeDocument/2006/relationships/image" Target="media/image91.jpeg"/><Relationship Id="rId782" Type="http://schemas.openxmlformats.org/officeDocument/2006/relationships/hyperlink" Target="https://www.statisticshowto.datasciencecentral.com/statistical-treatment/" TargetMode="External"/><Relationship Id="rId228" Type="http://schemas.openxmlformats.org/officeDocument/2006/relationships/image" Target="media/image30.jpeg"/><Relationship Id="rId435" Type="http://schemas.openxmlformats.org/officeDocument/2006/relationships/image" Target="media/image67.jpeg"/><Relationship Id="rId642" Type="http://schemas.openxmlformats.org/officeDocument/2006/relationships/hyperlink" Target="https://youtu.be/omOSu7_Z22o" TargetMode="External"/><Relationship Id="rId1065" Type="http://schemas.openxmlformats.org/officeDocument/2006/relationships/hyperlink" Target="http://home.ubalt.edu/ntsbarsh/stat-data/Forecast.htm" TargetMode="External"/><Relationship Id="rId1272" Type="http://schemas.openxmlformats.org/officeDocument/2006/relationships/hyperlink" Target="https://www.statisticshowto.datasciencecentral.com/data-collection-methods/" TargetMode="External"/><Relationship Id="rId502" Type="http://schemas.openxmlformats.org/officeDocument/2006/relationships/hyperlink" Target="https://www.statisticshowto.datasciencecentral.com/mean/" TargetMode="External"/><Relationship Id="rId947" Type="http://schemas.openxmlformats.org/officeDocument/2006/relationships/hyperlink" Target="https://www.statisticshowto.datasciencecentral.com/sigma-sqrt-n-used/" TargetMode="External"/><Relationship Id="rId1132" Type="http://schemas.openxmlformats.org/officeDocument/2006/relationships/hyperlink" Target="https://www.statisticshowto.datasciencecentral.com/probability-and-statistics/null-hypothesis/" TargetMode="External"/><Relationship Id="rId1577" Type="http://schemas.openxmlformats.org/officeDocument/2006/relationships/hyperlink" Target="https://www.statisticshowto.datasciencecentral.com/probability-and-statistics/normal-distributions/" TargetMode="External"/><Relationship Id="rId76" Type="http://schemas.openxmlformats.org/officeDocument/2006/relationships/hyperlink" Target="https://www.statisticshowto.datasciencecentral.com/research-variable-study/" TargetMode="External"/><Relationship Id="rId807" Type="http://schemas.openxmlformats.org/officeDocument/2006/relationships/hyperlink" Target="https://www.statisticshowto.datasciencecentral.com/how-to-tell-the-difference-between-a-statistic-and-a-parameter/" TargetMode="External"/><Relationship Id="rId1437" Type="http://schemas.openxmlformats.org/officeDocument/2006/relationships/hyperlink" Target="https://www.youtube.com/watch?v=gDcMG4QK-m4" TargetMode="External"/><Relationship Id="rId1644" Type="http://schemas.openxmlformats.org/officeDocument/2006/relationships/hyperlink" Target="https://www.statisticshowto.datasciencecentral.com/simple-random-sample/" TargetMode="External"/><Relationship Id="rId1504" Type="http://schemas.openxmlformats.org/officeDocument/2006/relationships/hyperlink" Target="https://www.statisticshowto.datasciencecentral.com/wp-content/uploads/2014/01/p-value1.jpg" TargetMode="External"/><Relationship Id="rId292" Type="http://schemas.openxmlformats.org/officeDocument/2006/relationships/hyperlink" Target="https://www.statisticshowto.datasciencecentral.com/probability-and-statistics/probability-main-index/" TargetMode="External"/><Relationship Id="rId597" Type="http://schemas.openxmlformats.org/officeDocument/2006/relationships/hyperlink" Target="https://www.statisticshowto.datasciencecentral.com/what-are-quartiles/" TargetMode="External"/><Relationship Id="rId152" Type="http://schemas.openxmlformats.org/officeDocument/2006/relationships/hyperlink" Target="https://www.statisticshowto.datasciencecentral.com/what-is-a-population/" TargetMode="External"/><Relationship Id="rId457" Type="http://schemas.openxmlformats.org/officeDocument/2006/relationships/image" Target="media/image71.png"/><Relationship Id="rId1087" Type="http://schemas.openxmlformats.org/officeDocument/2006/relationships/hyperlink" Target="https://www.statisticshowto.datasciencecentral.com/what-is-an-alpha-level/" TargetMode="External"/><Relationship Id="rId1294" Type="http://schemas.openxmlformats.org/officeDocument/2006/relationships/hyperlink" Target="https://www.statisticshowto.datasciencecentral.com/mean/" TargetMode="External"/><Relationship Id="rId664" Type="http://schemas.openxmlformats.org/officeDocument/2006/relationships/hyperlink" Target="https://www.statisticshowto.datasciencecentral.com/how-to-find-a-five-number-summary-in-statistics/" TargetMode="External"/><Relationship Id="rId871" Type="http://schemas.openxmlformats.org/officeDocument/2006/relationships/hyperlink" Target="https://www.statisticshowto.datasciencecentral.com/non-response-bias/" TargetMode="External"/><Relationship Id="rId969" Type="http://schemas.openxmlformats.org/officeDocument/2006/relationships/hyperlink" Target="https://www.statisticshowto.datasciencecentral.com/population-mean/" TargetMode="External"/><Relationship Id="rId1599" Type="http://schemas.openxmlformats.org/officeDocument/2006/relationships/hyperlink" Target="https://www.statisticshowto.datasciencecentral.com/wp-content/uploads/2013/07/Binomial_distribution_pmf.svg_.png" TargetMode="External"/><Relationship Id="rId317" Type="http://schemas.openxmlformats.org/officeDocument/2006/relationships/hyperlink" Target="https://www.statisticshowto.datasciencecentral.com/probability-and-statistics/standard-deviation/" TargetMode="External"/><Relationship Id="rId524" Type="http://schemas.openxmlformats.org/officeDocument/2006/relationships/hyperlink" Target="https://www.statisticshowto.datasciencecentral.com/probability-and-statistics/standard-deviation/" TargetMode="External"/><Relationship Id="rId731" Type="http://schemas.openxmlformats.org/officeDocument/2006/relationships/hyperlink" Target="https://www.statisticshowto.datasciencecentral.com/probability-and-statistics/confidence-interval/" TargetMode="External"/><Relationship Id="rId1154" Type="http://schemas.openxmlformats.org/officeDocument/2006/relationships/hyperlink" Target="https://www.statisticshowto.datasciencecentral.com/probability-and-statistics/statistics-definitions/mean-median-mode/" TargetMode="External"/><Relationship Id="rId1361" Type="http://schemas.openxmlformats.org/officeDocument/2006/relationships/hyperlink" Target="https://www.statisticshowto.datasciencecentral.com/excel-data-analysis-toolpak/" TargetMode="External"/><Relationship Id="rId1459" Type="http://schemas.openxmlformats.org/officeDocument/2006/relationships/hyperlink" Target="https://www.statisticshowto.datasciencecentral.com/probability-and-statistics/z-score/" TargetMode="External"/><Relationship Id="rId98" Type="http://schemas.openxmlformats.org/officeDocument/2006/relationships/hyperlink" Target="https://www.statisticshowto.datasciencecentral.com/what-are-quantitative-variables-and-quantitative-data/" TargetMode="External"/><Relationship Id="rId829" Type="http://schemas.openxmlformats.org/officeDocument/2006/relationships/hyperlink" Target="https://www.statisticshowto.datasciencecentral.com/probability-and-statistics/t-distribution/t-score-formula/" TargetMode="External"/><Relationship Id="rId1014" Type="http://schemas.openxmlformats.org/officeDocument/2006/relationships/hyperlink" Target="https://www.statisticshowto.datasciencecentral.com/probability-and-statistics/standard-deviation/" TargetMode="External"/><Relationship Id="rId1221" Type="http://schemas.openxmlformats.org/officeDocument/2006/relationships/hyperlink" Target="https://www.statisticshowto.datasciencecentral.com/degrees-of-freedom/" TargetMode="External"/><Relationship Id="rId1319" Type="http://schemas.openxmlformats.org/officeDocument/2006/relationships/hyperlink" Target="https://www.statisticshowto.datasciencecentral.com/wp-content/uploads/2013/08/SPSS-t-test-2.jpg" TargetMode="External"/><Relationship Id="rId1526" Type="http://schemas.openxmlformats.org/officeDocument/2006/relationships/hyperlink" Target="https://www.statisticshowto.datasciencecentral.com/probability-and-statistics/null-hypothesis/" TargetMode="External"/><Relationship Id="rId25" Type="http://schemas.openxmlformats.org/officeDocument/2006/relationships/hyperlink" Target="https://www.statisticshowto.datasciencecentral.com/what-is-a-categorical-variable/" TargetMode="External"/><Relationship Id="rId174" Type="http://schemas.openxmlformats.org/officeDocument/2006/relationships/hyperlink" Target="https://www.statisticshowto.datasciencecentral.com/probability-and-statistics/standard-deviationon/" TargetMode="External"/><Relationship Id="rId381" Type="http://schemas.openxmlformats.org/officeDocument/2006/relationships/hyperlink" Target="https://www.statisticshowto.datasciencecentral.com/what-is-a-probability-distribution-table/" TargetMode="External"/><Relationship Id="rId241" Type="http://schemas.openxmlformats.org/officeDocument/2006/relationships/hyperlink" Target="https://www.statisticshowto.datasciencecentral.com/sampling-distribution/" TargetMode="External"/><Relationship Id="rId479" Type="http://schemas.openxmlformats.org/officeDocument/2006/relationships/hyperlink" Target="https://www.statisticshowto.datasciencecentral.com/probability-and-statistics/binomial-theorem/binomial-distribution-formula/" TargetMode="External"/><Relationship Id="rId686" Type="http://schemas.openxmlformats.org/officeDocument/2006/relationships/hyperlink" Target="https://www.statisticshowto.datasciencecentral.com/sampling-with-replacement-without/" TargetMode="External"/><Relationship Id="rId893" Type="http://schemas.openxmlformats.org/officeDocument/2006/relationships/hyperlink" Target="https://www.statisticshowto.datasciencecentral.com/attrition-bias/" TargetMode="External"/><Relationship Id="rId339" Type="http://schemas.openxmlformats.org/officeDocument/2006/relationships/hyperlink" Target="https://www.statisticshowto.datasciencecentral.com/probability-and-statistics/variance/" TargetMode="External"/><Relationship Id="rId546" Type="http://schemas.openxmlformats.org/officeDocument/2006/relationships/hyperlink" Target="https://www.statisticshowto.datasciencecentral.com/probability-and-statistics/normal-distributions/" TargetMode="External"/><Relationship Id="rId753" Type="http://schemas.openxmlformats.org/officeDocument/2006/relationships/hyperlink" Target="https://www.statisticshowto.datasciencecentral.com/tables/z-table/" TargetMode="External"/><Relationship Id="rId1176" Type="http://schemas.openxmlformats.org/officeDocument/2006/relationships/hyperlink" Target="https://youtu.be/tDmCFVQvv2A" TargetMode="External"/><Relationship Id="rId1383" Type="http://schemas.openxmlformats.org/officeDocument/2006/relationships/hyperlink" Target="https://www.youtube.com/watch?v=OHHhzLHakKA" TargetMode="External"/><Relationship Id="rId101" Type="http://schemas.openxmlformats.org/officeDocument/2006/relationships/hyperlink" Target="https://www.statisticshowto.datasciencecentral.com/what-are-quantitative-variables-and-quantitative-data/" TargetMode="External"/><Relationship Id="rId406" Type="http://schemas.openxmlformats.org/officeDocument/2006/relationships/hyperlink" Target="https://www.statisticshowto.datasciencecentral.com/mode/" TargetMode="External"/><Relationship Id="rId960" Type="http://schemas.openxmlformats.org/officeDocument/2006/relationships/hyperlink" Target="http://www.cdc.gov/nchs/data/series/sr_11/sr11_252.pdf" TargetMode="External"/><Relationship Id="rId1036" Type="http://schemas.openxmlformats.org/officeDocument/2006/relationships/hyperlink" Target="https://www.statisticshowto.datasciencecentral.com/probability-and-statistics/probability-main-index/" TargetMode="External"/><Relationship Id="rId1243" Type="http://schemas.openxmlformats.org/officeDocument/2006/relationships/hyperlink" Target="https://www.statisticshowto.datasciencecentral.com/control-group/" TargetMode="External"/><Relationship Id="rId1590" Type="http://schemas.openxmlformats.org/officeDocument/2006/relationships/image" Target="media/image217.gif"/><Relationship Id="rId613" Type="http://schemas.openxmlformats.org/officeDocument/2006/relationships/hyperlink" Target="https://www.statisticshowto.datasciencecentral.com/probability-and-statistics/percentiles-rank-range/" TargetMode="External"/><Relationship Id="rId820" Type="http://schemas.openxmlformats.org/officeDocument/2006/relationships/hyperlink" Target="https://www.statisticshowto.datasciencecentral.com/confidence-level/" TargetMode="External"/><Relationship Id="rId918" Type="http://schemas.openxmlformats.org/officeDocument/2006/relationships/hyperlink" Target="https://www.statisticshowto.datasciencecentral.com/random-selection-and-assignment/" TargetMode="External"/><Relationship Id="rId1450" Type="http://schemas.openxmlformats.org/officeDocument/2006/relationships/hyperlink" Target="https://www.statisticshowto.datasciencecentral.com/wp-content/uploads/2009/10/t-distribution.jpg" TargetMode="External"/><Relationship Id="rId1548" Type="http://schemas.openxmlformats.org/officeDocument/2006/relationships/hyperlink" Target="https://www.statisticshowto.datasciencecentral.com/probability-and-statistics/null-hypothesis/" TargetMode="External"/><Relationship Id="rId1103" Type="http://schemas.openxmlformats.org/officeDocument/2006/relationships/image" Target="media/image151.png"/><Relationship Id="rId1310" Type="http://schemas.openxmlformats.org/officeDocument/2006/relationships/hyperlink" Target="https://www.statisticshowto.datasciencecentral.com/probability-and-statistics/hypothesis-testing/one-tailed-test-or-two/" TargetMode="External"/><Relationship Id="rId1408" Type="http://schemas.openxmlformats.org/officeDocument/2006/relationships/hyperlink" Target="https://www.statisticshowto.datasciencecentral.com/probability-and-statistics/t-distribution/" TargetMode="External"/><Relationship Id="rId47" Type="http://schemas.openxmlformats.org/officeDocument/2006/relationships/hyperlink" Target="https://www.statisticshowto.datasciencecentral.com/criterion-variable-2/" TargetMode="External"/><Relationship Id="rId1615" Type="http://schemas.openxmlformats.org/officeDocument/2006/relationships/hyperlink" Target="https://www.statisticshowto.datasciencecentral.com/simple-random-sample/" TargetMode="External"/><Relationship Id="rId196" Type="http://schemas.openxmlformats.org/officeDocument/2006/relationships/hyperlink" Target="https://www.statisticshowto.datasciencecentral.com/probability-and-statistics/regression-analysis/scatter-plot-chart/" TargetMode="External"/><Relationship Id="rId263" Type="http://schemas.openxmlformats.org/officeDocument/2006/relationships/image" Target="media/image33.png"/><Relationship Id="rId470" Type="http://schemas.openxmlformats.org/officeDocument/2006/relationships/hyperlink" Target="https://www.statisticshowto.datasciencecentral.com/uniform-distribution/" TargetMode="External"/><Relationship Id="rId123" Type="http://schemas.openxmlformats.org/officeDocument/2006/relationships/hyperlink" Target="https://www.statisticshowto.datasciencecentral.com/wp-content/uploads/2013/09/median.png" TargetMode="External"/><Relationship Id="rId330" Type="http://schemas.openxmlformats.org/officeDocument/2006/relationships/hyperlink" Target="https://www.statisticshowto.datasciencecentral.com/what-is-a-population/" TargetMode="External"/><Relationship Id="rId568" Type="http://schemas.openxmlformats.org/officeDocument/2006/relationships/hyperlink" Target="https://www.statisticshowto.datasciencecentral.com/wp-content/uploads/2017/12/1024px-Standard_symmetric_pdfs.png" TargetMode="External"/><Relationship Id="rId775" Type="http://schemas.openxmlformats.org/officeDocument/2006/relationships/hyperlink" Target="http://sru.soc.surrey.ac.uk/SRU3.html" TargetMode="External"/><Relationship Id="rId982" Type="http://schemas.openxmlformats.org/officeDocument/2006/relationships/hyperlink" Target="https://www.statisticshowto.datasciencecentral.com/probability-and-statistics/z-score/" TargetMode="External"/><Relationship Id="rId1198" Type="http://schemas.openxmlformats.org/officeDocument/2006/relationships/image" Target="media/image162.jpeg"/><Relationship Id="rId428" Type="http://schemas.openxmlformats.org/officeDocument/2006/relationships/hyperlink" Target="http://pirate.shu.edu/~wachsmut/Teaching/MATH1101/Descriptives/box.html" TargetMode="External"/><Relationship Id="rId635" Type="http://schemas.openxmlformats.org/officeDocument/2006/relationships/hyperlink" Target="https://www.statisticshowto.datasciencecentral.com/wp-content/uploads/2017/03/quartile-coefficient-of-dispersion.png" TargetMode="External"/><Relationship Id="rId842" Type="http://schemas.openxmlformats.org/officeDocument/2006/relationships/hyperlink" Target="https://www.statisticshowto.datasciencecentral.com/calculators/tdist-calculator/" TargetMode="External"/><Relationship Id="rId1058" Type="http://schemas.openxmlformats.org/officeDocument/2006/relationships/image" Target="media/image144.jpg"/><Relationship Id="rId1265" Type="http://schemas.openxmlformats.org/officeDocument/2006/relationships/hyperlink" Target="https://www.statisticshowto.datasciencecentral.com/two-sample-t-test-difference-means/" TargetMode="External"/><Relationship Id="rId1472" Type="http://schemas.openxmlformats.org/officeDocument/2006/relationships/image" Target="media/image200.png"/><Relationship Id="rId702" Type="http://schemas.openxmlformats.org/officeDocument/2006/relationships/hyperlink" Target="https://www.statisticshowto.datasciencecentral.com/systematic-sampling/" TargetMode="External"/><Relationship Id="rId1125" Type="http://schemas.openxmlformats.org/officeDocument/2006/relationships/hyperlink" Target="https://www.statisticshowto.datasciencecentral.com/probability-and-statistics/find-sample-size/" TargetMode="External"/><Relationship Id="rId1332" Type="http://schemas.openxmlformats.org/officeDocument/2006/relationships/hyperlink" Target="https://www.statisticshowto.datasciencecentral.com/wp-content/uploads/2015/07/t-test-formula-2-1.png" TargetMode="External"/><Relationship Id="rId69" Type="http://schemas.openxmlformats.org/officeDocument/2006/relationships/hyperlink" Target="https://www.statisticshowto.datasciencecentral.com/observed-variables/" TargetMode="External"/><Relationship Id="rId1637" Type="http://schemas.openxmlformats.org/officeDocument/2006/relationships/hyperlink" Target="https://www.statisticshowto.datasciencecentral.com/probability-and-statistics/find-sample-size/" TargetMode="External"/><Relationship Id="rId285" Type="http://schemas.openxmlformats.org/officeDocument/2006/relationships/hyperlink" Target="https://www.statisticshowto.datasciencecentral.com/sample/" TargetMode="External"/><Relationship Id="rId492" Type="http://schemas.openxmlformats.org/officeDocument/2006/relationships/hyperlink" Target="https://www.statisticshowto.datasciencecentral.com/wp-content/uploads/2013/09/poisson.gif" TargetMode="External"/><Relationship Id="rId797" Type="http://schemas.openxmlformats.org/officeDocument/2006/relationships/hyperlink" Target="https://www.statisticshowto.datasciencecentral.com/what-is-a-parameter-statisticshowto/" TargetMode="External"/><Relationship Id="rId145" Type="http://schemas.openxmlformats.org/officeDocument/2006/relationships/hyperlink" Target="https://www.statisticshowto.datasciencecentral.com/wp-content/uploads/2013/10/dot-plot-2.jpg" TargetMode="External"/><Relationship Id="rId352" Type="http://schemas.openxmlformats.org/officeDocument/2006/relationships/hyperlink" Target="https://www.statisticshowto.datasciencecentral.com/wp-content/uploads/2013/09/variance-in-excel-2.jpg" TargetMode="External"/><Relationship Id="rId1287" Type="http://schemas.openxmlformats.org/officeDocument/2006/relationships/hyperlink" Target="https://www.statisticshowto.datasciencecentral.com/wp-content/uploads/2014/12/paired-t-test-example-7v3.png" TargetMode="External"/><Relationship Id="rId212" Type="http://schemas.openxmlformats.org/officeDocument/2006/relationships/image" Target="media/image26.png"/><Relationship Id="rId657" Type="http://schemas.openxmlformats.org/officeDocument/2006/relationships/hyperlink" Target="https://www.statisticshowto.datasciencecentral.com/scales-of-measurement/" TargetMode="External"/><Relationship Id="rId864" Type="http://schemas.openxmlformats.org/officeDocument/2006/relationships/hyperlink" Target="https://www.statisticshowto.datasciencecentral.com/probability-and-statistics/expected-value/" TargetMode="External"/><Relationship Id="rId1494" Type="http://schemas.openxmlformats.org/officeDocument/2006/relationships/hyperlink" Target="https://www.statisticshowto.datasciencecentral.com/systematic-error-random-error/" TargetMode="External"/><Relationship Id="rId517" Type="http://schemas.openxmlformats.org/officeDocument/2006/relationships/hyperlink" Target="https://www.statisticshowto.datasciencecentral.com/skewness/" TargetMode="External"/><Relationship Id="rId724" Type="http://schemas.openxmlformats.org/officeDocument/2006/relationships/image" Target="media/image106.jpeg"/><Relationship Id="rId931" Type="http://schemas.openxmlformats.org/officeDocument/2006/relationships/hyperlink" Target="https://www.statisticshowto.datasciencecentral.com/probability-and-statistics/standard-deviation/" TargetMode="External"/><Relationship Id="rId1147" Type="http://schemas.openxmlformats.org/officeDocument/2006/relationships/hyperlink" Target="https://www.statisticshowto.datasciencecentral.com/how-to-tell-the-difference-between-a-statistic-and-a-parameter/" TargetMode="External"/><Relationship Id="rId1354" Type="http://schemas.openxmlformats.org/officeDocument/2006/relationships/hyperlink" Target="https://www.statisticshowto.datasciencecentral.com/how-to-do-a-t-test-in-excel/" TargetMode="External"/><Relationship Id="rId1561" Type="http://schemas.openxmlformats.org/officeDocument/2006/relationships/hyperlink" Target="https://www.statisticshowto.datasciencecentral.com/what-is-a-parameter-statisticshowto/" TargetMode="External"/><Relationship Id="rId60" Type="http://schemas.openxmlformats.org/officeDocument/2006/relationships/hyperlink" Target="https://www.statisticshowto.datasciencecentral.com/intervening-variable/" TargetMode="External"/><Relationship Id="rId1007" Type="http://schemas.openxmlformats.org/officeDocument/2006/relationships/hyperlink" Target="https://www.statisticshowto.datasciencecentral.com/empirical-rule-2/" TargetMode="External"/><Relationship Id="rId1214" Type="http://schemas.openxmlformats.org/officeDocument/2006/relationships/hyperlink" Target="https://www.statisticshowto.datasciencecentral.com/probability-and-statistics/t-test/" TargetMode="External"/><Relationship Id="rId1421" Type="http://schemas.openxmlformats.org/officeDocument/2006/relationships/hyperlink" Target="https://www.statisticshowto.datasciencecentral.com/probability-and-statistics/descriptive-statistics/bar-chart-bar-graph-examples/" TargetMode="External"/><Relationship Id="rId1659" Type="http://schemas.openxmlformats.org/officeDocument/2006/relationships/hyperlink" Target="https://www.statisticshowto.datasciencecentral.com/stratum/" TargetMode="External"/><Relationship Id="rId1519" Type="http://schemas.openxmlformats.org/officeDocument/2006/relationships/image" Target="media/image209.png"/><Relationship Id="rId18" Type="http://schemas.openxmlformats.org/officeDocument/2006/relationships/hyperlink" Target="https://www.statisticshowto.datasciencecentral.com/uniform-distribution/" TargetMode="External"/><Relationship Id="rId167" Type="http://schemas.openxmlformats.org/officeDocument/2006/relationships/hyperlink" Target="https://www.statisticshowto.datasciencecentral.com/post-hoc/" TargetMode="External"/><Relationship Id="rId374" Type="http://schemas.openxmlformats.org/officeDocument/2006/relationships/hyperlink" Target="https://www.statisticshowto.datasciencecentral.com/probability-and-statistics/binomial-theorem/binomial-distribution-formula/" TargetMode="External"/><Relationship Id="rId581" Type="http://schemas.openxmlformats.org/officeDocument/2006/relationships/hyperlink" Target="https://www.statisticshowto.datasciencecentral.com/wp-content/uploads/2015/04/lepto.jpg" TargetMode="External"/><Relationship Id="rId234" Type="http://schemas.openxmlformats.org/officeDocument/2006/relationships/hyperlink" Target="https://www.statisticshowto.datasciencecentral.com/geometric-mean-2/" TargetMode="External"/><Relationship Id="rId679" Type="http://schemas.openxmlformats.org/officeDocument/2006/relationships/hyperlink" Target="https://www.statisticshowto.datasciencecentral.com/what-is-a-population/" TargetMode="External"/><Relationship Id="rId886" Type="http://schemas.openxmlformats.org/officeDocument/2006/relationships/hyperlink" Target="https://www.statisticshowto.datasciencecentral.com/acquiescence-bias/" TargetMode="External"/><Relationship Id="rId2" Type="http://schemas.openxmlformats.org/officeDocument/2006/relationships/styles" Target="styles.xml"/><Relationship Id="rId441" Type="http://schemas.openxmlformats.org/officeDocument/2006/relationships/hyperlink" Target="https://www.statisticshowto.datasciencecentral.com/what-is-a-moment/" TargetMode="External"/><Relationship Id="rId539" Type="http://schemas.openxmlformats.org/officeDocument/2006/relationships/hyperlink" Target="http://stats.oecd.org/glossary/detail.asp?ID=3770" TargetMode="External"/><Relationship Id="rId746" Type="http://schemas.openxmlformats.org/officeDocument/2006/relationships/image" Target="media/image109.jpeg"/><Relationship Id="rId1071" Type="http://schemas.openxmlformats.org/officeDocument/2006/relationships/image" Target="media/image146.png"/><Relationship Id="rId1169" Type="http://schemas.openxmlformats.org/officeDocument/2006/relationships/hyperlink" Target="https://www.statisticshowto.datasciencecentral.com/what-is-an-alpha-level" TargetMode="External"/><Relationship Id="rId1376" Type="http://schemas.openxmlformats.org/officeDocument/2006/relationships/hyperlink" Target="https://www.statisticshowto.datasciencecentral.com/what-is-an-alpha-level/" TargetMode="External"/><Relationship Id="rId1583" Type="http://schemas.openxmlformats.org/officeDocument/2006/relationships/hyperlink" Target="https://www.statisticshowto.datasciencecentral.com/accidental-bias/" TargetMode="External"/><Relationship Id="rId301" Type="http://schemas.openxmlformats.org/officeDocument/2006/relationships/image" Target="media/image38.jpeg"/><Relationship Id="rId953" Type="http://schemas.openxmlformats.org/officeDocument/2006/relationships/hyperlink" Target="https://www.statisticshowto.datasciencecentral.com/wp-content/uploads/2013/08/CALCULATE-A-Z-SCORE-2.jpg" TargetMode="External"/><Relationship Id="rId1029" Type="http://schemas.openxmlformats.org/officeDocument/2006/relationships/hyperlink" Target="https://www.statisticshowto.datasciencecentral.com/probability-and-statistics/z-score/" TargetMode="External"/><Relationship Id="rId1236" Type="http://schemas.openxmlformats.org/officeDocument/2006/relationships/image" Target="media/image166.jpg"/><Relationship Id="rId82" Type="http://schemas.openxmlformats.org/officeDocument/2006/relationships/hyperlink" Target="https://www.statisticshowto.datasciencecentral.com/probability-and-statistics/types-of-variables/" TargetMode="External"/><Relationship Id="rId606" Type="http://schemas.openxmlformats.org/officeDocument/2006/relationships/image" Target="media/image97.png"/><Relationship Id="rId813" Type="http://schemas.openxmlformats.org/officeDocument/2006/relationships/hyperlink" Target="http://www.gallup.com/poll/158519/romney-obama-gallup-final-election-survey.aspx" TargetMode="External"/><Relationship Id="rId1443" Type="http://schemas.openxmlformats.org/officeDocument/2006/relationships/hyperlink" Target="https://www.statisticshowto.datasciencecentral.com/probability-and-statistics/standard-deviation/" TargetMode="External"/><Relationship Id="rId1650" Type="http://schemas.openxmlformats.org/officeDocument/2006/relationships/hyperlink" Target="https://www.statisticshowto.datasciencecentral.com/what-is-a-population/" TargetMode="External"/><Relationship Id="rId1303" Type="http://schemas.openxmlformats.org/officeDocument/2006/relationships/hyperlink" Target="https://www.statisticshowto.datasciencecentral.com/independent-variable-definition/" TargetMode="External"/><Relationship Id="rId1510" Type="http://schemas.openxmlformats.org/officeDocument/2006/relationships/hyperlink" Target="https://www.statisticshowto.datasciencecentral.com/probability-and-statistics/null-hypothesis/" TargetMode="External"/><Relationship Id="rId1608" Type="http://schemas.openxmlformats.org/officeDocument/2006/relationships/hyperlink" Target="https://www.statisticshowto.datasciencecentral.com/mutually-exclusive-event/" TargetMode="External"/><Relationship Id="rId189" Type="http://schemas.openxmlformats.org/officeDocument/2006/relationships/hyperlink" Target="https://www.statisticshowto.datasciencecentral.com/decile/" TargetMode="External"/><Relationship Id="rId396" Type="http://schemas.openxmlformats.org/officeDocument/2006/relationships/hyperlink" Target="https://www.statisticshowto.datasciencecentral.com/wp-content/uploads/2013/09/normal-distribution-probability.jpg" TargetMode="External"/><Relationship Id="rId256" Type="http://schemas.openxmlformats.org/officeDocument/2006/relationships/hyperlink" Target="https://youtu.be/-LJ2ymPbuVs" TargetMode="External"/><Relationship Id="rId463" Type="http://schemas.openxmlformats.org/officeDocument/2006/relationships/hyperlink" Target="https://www.statisticshowto.datasciencecentral.com/unimodal-distribution-2/" TargetMode="External"/><Relationship Id="rId670" Type="http://schemas.openxmlformats.org/officeDocument/2006/relationships/hyperlink" Target="https://www.statisticshowto.datasciencecentral.com/probability-and-statistics/z-score/" TargetMode="External"/><Relationship Id="rId1093" Type="http://schemas.openxmlformats.org/officeDocument/2006/relationships/hyperlink" Target="https://www.statisticshowto.datasciencecentral.com/statistic/" TargetMode="External"/><Relationship Id="rId116" Type="http://schemas.openxmlformats.org/officeDocument/2006/relationships/hyperlink" Target="https://www.statisticshowto.datasciencecentral.com/probability-and-statistics/statistics-definitions/range-statistics/" TargetMode="External"/><Relationship Id="rId323" Type="http://schemas.openxmlformats.org/officeDocument/2006/relationships/image" Target="media/image42.png"/><Relationship Id="rId530" Type="http://schemas.openxmlformats.org/officeDocument/2006/relationships/hyperlink" Target="https://www.statisticshowto.datasciencecentral.com/probability-and-statistics/standard-deviation/" TargetMode="External"/><Relationship Id="rId768" Type="http://schemas.openxmlformats.org/officeDocument/2006/relationships/hyperlink" Target="https://www.statisticshowto.datasciencecentral.com/what-is-bias/" TargetMode="External"/><Relationship Id="rId975" Type="http://schemas.openxmlformats.org/officeDocument/2006/relationships/image" Target="media/image130.png"/><Relationship Id="rId1160" Type="http://schemas.openxmlformats.org/officeDocument/2006/relationships/hyperlink" Target="https://www.statisticshowto.datasciencecentral.com/probability-and-statistics/null-hypothesis/" TargetMode="External"/><Relationship Id="rId1398" Type="http://schemas.openxmlformats.org/officeDocument/2006/relationships/hyperlink" Target="https://www.statisticshowto.datasciencecentral.com/what-is-an-alpha-level/" TargetMode="External"/><Relationship Id="rId628" Type="http://schemas.openxmlformats.org/officeDocument/2006/relationships/hyperlink" Target="https://www.statisticshowto.datasciencecentral.com/probability-and-statistics/interquartile-range/" TargetMode="External"/><Relationship Id="rId835" Type="http://schemas.openxmlformats.org/officeDocument/2006/relationships/hyperlink" Target="https://www.statisticshowto.datasciencecentral.com/what-is-the-standard-error-of-a-sample/" TargetMode="External"/><Relationship Id="rId1258" Type="http://schemas.openxmlformats.org/officeDocument/2006/relationships/hyperlink" Target="https://www.statisticshowto.datasciencecentral.com/independent-variable-definition/" TargetMode="External"/><Relationship Id="rId1465" Type="http://schemas.openxmlformats.org/officeDocument/2006/relationships/hyperlink" Target="https://www.statisticshowto.datasciencecentral.com/wp-content/uploads/2013/09/confidence-interval-for-a-proportion-1.jpg" TargetMode="External"/><Relationship Id="rId1020" Type="http://schemas.openxmlformats.org/officeDocument/2006/relationships/hyperlink" Target="https://www.statisticshowto.datasciencecentral.com/probability-and-statistics/statistics-definitions/mean-median-mode/" TargetMode="External"/><Relationship Id="rId1118" Type="http://schemas.openxmlformats.org/officeDocument/2006/relationships/hyperlink" Target="https://www.statisticshowto.datasciencecentral.com/probability-and-statistics/t-distribution/t-score-formula/" TargetMode="External"/><Relationship Id="rId1325" Type="http://schemas.openxmlformats.org/officeDocument/2006/relationships/hyperlink" Target="https://www.statisticshowto.datasciencecentral.com/probability-and-statistics/variance/" TargetMode="External"/><Relationship Id="rId1532" Type="http://schemas.openxmlformats.org/officeDocument/2006/relationships/hyperlink" Target="https://www.statisticshowto.datasciencecentral.com/probability-and-statistics/z-score/" TargetMode="External"/><Relationship Id="rId902" Type="http://schemas.openxmlformats.org/officeDocument/2006/relationships/hyperlink" Target="https://www.statisticshowto.datasciencecentral.com/publication-bias/" TargetMode="External"/><Relationship Id="rId31" Type="http://schemas.openxmlformats.org/officeDocument/2006/relationships/hyperlink" Target="https://www.statisticshowto.datasciencecentral.com/lurking-variable/" TargetMode="External"/><Relationship Id="rId180" Type="http://schemas.openxmlformats.org/officeDocument/2006/relationships/image" Target="media/image23.jpeg"/><Relationship Id="rId278" Type="http://schemas.openxmlformats.org/officeDocument/2006/relationships/image" Target="media/image35.jpg"/><Relationship Id="rId485" Type="http://schemas.openxmlformats.org/officeDocument/2006/relationships/hyperlink" Target="https://www.statisticshowto.datasciencecentral.com/probability-and-statistics/f-statistic-value-test/" TargetMode="External"/><Relationship Id="rId692" Type="http://schemas.openxmlformats.org/officeDocument/2006/relationships/hyperlink" Target="https://www.statisticshowto.datasciencecentral.com/simple-random-sample/" TargetMode="External"/><Relationship Id="rId138" Type="http://schemas.openxmlformats.org/officeDocument/2006/relationships/image" Target="media/image15.png"/><Relationship Id="rId345" Type="http://schemas.openxmlformats.org/officeDocument/2006/relationships/hyperlink" Target="https://www.statisticshowto.datasciencecentral.com/probability-and-statistics/variance/" TargetMode="External"/><Relationship Id="rId552" Type="http://schemas.openxmlformats.org/officeDocument/2006/relationships/hyperlink" Target="https://www.statisticshowto.datasciencecentral.com/skewness/" TargetMode="External"/><Relationship Id="rId997" Type="http://schemas.openxmlformats.org/officeDocument/2006/relationships/hyperlink" Target="https://www.statisticshowto.datasciencecentral.com/probability-and-statistics/z-score/" TargetMode="External"/><Relationship Id="rId1182" Type="http://schemas.openxmlformats.org/officeDocument/2006/relationships/hyperlink" Target="http://www.theflatearthsociety.org/" TargetMode="External"/><Relationship Id="rId205" Type="http://schemas.openxmlformats.org/officeDocument/2006/relationships/hyperlink" Target="https://www.statisticshowto.datasciencecentral.com/wp-content/uploads/2015/08/unimodal-small-2.png" TargetMode="External"/><Relationship Id="rId412" Type="http://schemas.openxmlformats.org/officeDocument/2006/relationships/image" Target="media/image61.png"/><Relationship Id="rId857" Type="http://schemas.openxmlformats.org/officeDocument/2006/relationships/image" Target="media/image120.jpeg"/><Relationship Id="rId1042" Type="http://schemas.openxmlformats.org/officeDocument/2006/relationships/hyperlink" Target="https://www.statisticshowto.datasciencecentral.com/arithmetic-mean/" TargetMode="External"/><Relationship Id="rId1487" Type="http://schemas.openxmlformats.org/officeDocument/2006/relationships/hyperlink" Target="https://www.statisticshowto.datasciencecentral.com/sample/" TargetMode="External"/><Relationship Id="rId717" Type="http://schemas.openxmlformats.org/officeDocument/2006/relationships/hyperlink" Target="https://www.statisticshowto.datasciencecentral.com/what-is-a-population/" TargetMode="External"/><Relationship Id="rId924" Type="http://schemas.openxmlformats.org/officeDocument/2006/relationships/hyperlink" Target="https://www.statisticshowto.datasciencecentral.com/convenience-sampling/" TargetMode="External"/><Relationship Id="rId1347" Type="http://schemas.openxmlformats.org/officeDocument/2006/relationships/hyperlink" Target="https://www.statisticshowto.datasciencecentral.com/what-is-an-alternate-hypothesis/" TargetMode="External"/><Relationship Id="rId1554" Type="http://schemas.openxmlformats.org/officeDocument/2006/relationships/hyperlink" Target="https://www.statisticshowto.datasciencecentral.com/p-value/" TargetMode="External"/><Relationship Id="rId53" Type="http://schemas.openxmlformats.org/officeDocument/2006/relationships/hyperlink" Target="https://www.statisticshowto.datasciencecentral.com/endogenous-variable/" TargetMode="External"/><Relationship Id="rId1207" Type="http://schemas.openxmlformats.org/officeDocument/2006/relationships/hyperlink" Target="https://www.statisticshowto.datasciencecentral.com/probability-and-statistics/statistics-definitions/mean-median-mode/" TargetMode="External"/><Relationship Id="rId1414" Type="http://schemas.openxmlformats.org/officeDocument/2006/relationships/hyperlink" Target="https://www.statisticshowto.datasciencecentral.com/probability-and-statistics/hypothesis-testing/margin-of-error/" TargetMode="External"/><Relationship Id="rId1621" Type="http://schemas.openxmlformats.org/officeDocument/2006/relationships/hyperlink" Target="https://www.statisticshowto.datasciencecentral.com/probability-and-statistics/find-sample-size/" TargetMode="External"/><Relationship Id="rId367" Type="http://schemas.openxmlformats.org/officeDocument/2006/relationships/hyperlink" Target="https://www.statisticshowto.datasciencecentral.com/probability-and-statistics/normal-distributions/" TargetMode="External"/><Relationship Id="rId574" Type="http://schemas.openxmlformats.org/officeDocument/2006/relationships/image" Target="media/image90.jpeg"/><Relationship Id="rId227" Type="http://schemas.openxmlformats.org/officeDocument/2006/relationships/hyperlink" Target="https://www.statisticshowto.datasciencecentral.com/wp-content/uploads/2013/09/left-skew-2.jpg" TargetMode="External"/><Relationship Id="rId781" Type="http://schemas.openxmlformats.org/officeDocument/2006/relationships/hyperlink" Target="https://www.statisticshowto.datasciencecentral.com/variability/" TargetMode="External"/><Relationship Id="rId879" Type="http://schemas.openxmlformats.org/officeDocument/2006/relationships/hyperlink" Target="https://www.statisticshowto.datasciencecentral.com/what-is-a-population/" TargetMode="External"/><Relationship Id="rId434" Type="http://schemas.openxmlformats.org/officeDocument/2006/relationships/hyperlink" Target="https://www.statisticshowto.datasciencecentral.com/wp-content/uploads/2014/02/right-skewed-histogram.jpg" TargetMode="External"/><Relationship Id="rId641" Type="http://schemas.openxmlformats.org/officeDocument/2006/relationships/hyperlink" Target="https://www.statisticshowto.datasciencecentral.com/middle-fifty/" TargetMode="External"/><Relationship Id="rId739" Type="http://schemas.openxmlformats.org/officeDocument/2006/relationships/hyperlink" Target="https://www.statisticshowto.datasciencecentral.com/confidence-level/" TargetMode="External"/><Relationship Id="rId1064" Type="http://schemas.openxmlformats.org/officeDocument/2006/relationships/hyperlink" Target="https://www.statisticshowto.datasciencecentral.com/empirical-rule-2/" TargetMode="External"/><Relationship Id="rId1271" Type="http://schemas.openxmlformats.org/officeDocument/2006/relationships/hyperlink" Target="https://www.statisticshowto.datasciencecentral.com/pairwise-independent-mutually/" TargetMode="External"/><Relationship Id="rId1369" Type="http://schemas.openxmlformats.org/officeDocument/2006/relationships/hyperlink" Target="https://www.youtube.com/watch?v=RHBIQ2reACM" TargetMode="External"/><Relationship Id="rId1576" Type="http://schemas.openxmlformats.org/officeDocument/2006/relationships/hyperlink" Target="https://www.statisticshowto.datasciencecentral.com/probability-and-statistics/normal-distributions/" TargetMode="External"/><Relationship Id="rId501" Type="http://schemas.openxmlformats.org/officeDocument/2006/relationships/hyperlink" Target="https://www.statisticshowto.datasciencecentral.com/skewness/" TargetMode="External"/><Relationship Id="rId946" Type="http://schemas.openxmlformats.org/officeDocument/2006/relationships/hyperlink" Target="https://www.statisticshowto.datasciencecentral.com/empirical-rule-2/" TargetMode="External"/><Relationship Id="rId1131" Type="http://schemas.openxmlformats.org/officeDocument/2006/relationships/hyperlink" Target="https://www.statisticshowto.datasciencecentral.com/what-is-an-alternate-hypothesis/" TargetMode="External"/><Relationship Id="rId1229" Type="http://schemas.openxmlformats.org/officeDocument/2006/relationships/hyperlink" Target="https://www.statisticshowto.datasciencecentral.com/probability-and-statistics/statistics-definitions/mean-median-mode/" TargetMode="External"/><Relationship Id="rId75" Type="http://schemas.openxmlformats.org/officeDocument/2006/relationships/hyperlink" Target="https://www.statisticshowto.datasciencecentral.com/scale-variable/" TargetMode="External"/><Relationship Id="rId806" Type="http://schemas.openxmlformats.org/officeDocument/2006/relationships/hyperlink" Target="https://www.statisticshowto.datasciencecentral.com/statistic/" TargetMode="External"/><Relationship Id="rId1436" Type="http://schemas.openxmlformats.org/officeDocument/2006/relationships/hyperlink" Target="https://www.statisticshowto.datasciencecentral.com/sample-mean/" TargetMode="External"/><Relationship Id="rId1643" Type="http://schemas.openxmlformats.org/officeDocument/2006/relationships/hyperlink" Target="https://www.statisticshowto.datasciencecentral.com/what-is-a-census/" TargetMode="External"/><Relationship Id="rId1503" Type="http://schemas.openxmlformats.org/officeDocument/2006/relationships/hyperlink" Target="https://www.statisticshowto.datasciencecentral.com/probability-distribution/" TargetMode="External"/><Relationship Id="rId291" Type="http://schemas.openxmlformats.org/officeDocument/2006/relationships/hyperlink" Target="https://www.statisticshowto.datasciencecentral.com/probability-and-statistics/binomial-theorem/binomial-experiment/" TargetMode="External"/><Relationship Id="rId151" Type="http://schemas.openxmlformats.org/officeDocument/2006/relationships/hyperlink" Target="https://www.statisticshowto.datasciencecentral.com/sample/" TargetMode="External"/><Relationship Id="rId389" Type="http://schemas.openxmlformats.org/officeDocument/2006/relationships/image" Target="media/image55.png"/><Relationship Id="rId596" Type="http://schemas.openxmlformats.org/officeDocument/2006/relationships/hyperlink" Target="https://www.statisticshowto.datasciencecentral.com/probability-and-statistics/statistics-definitions/mean-median-mode/" TargetMode="External"/><Relationship Id="rId249" Type="http://schemas.openxmlformats.org/officeDocument/2006/relationships/hyperlink" Target="https://www.statisticshowto.datasciencecentral.com/probability-and-statistics/statistics-definitions/mean-median-mode/" TargetMode="External"/><Relationship Id="rId456" Type="http://schemas.openxmlformats.org/officeDocument/2006/relationships/hyperlink" Target="https://www.statisticshowto.datasciencecentral.com/wp-content/uploads/2015/08/skew-normal.png" TargetMode="External"/><Relationship Id="rId663" Type="http://schemas.openxmlformats.org/officeDocument/2006/relationships/hyperlink" Target="https://www.statisticshowto.datasciencecentral.com/decile/" TargetMode="External"/><Relationship Id="rId870" Type="http://schemas.openxmlformats.org/officeDocument/2006/relationships/hyperlink" Target="https://www.statisticshowto.datasciencecentral.com/case-control-study/" TargetMode="External"/><Relationship Id="rId1086" Type="http://schemas.openxmlformats.org/officeDocument/2006/relationships/hyperlink" Target="https://www.statisticshowto.datasciencecentral.com/variable/" TargetMode="External"/><Relationship Id="rId1293" Type="http://schemas.openxmlformats.org/officeDocument/2006/relationships/hyperlink" Target="https://www.statisticshowto.datasciencecentral.com/probability-and-statistics/t-test/" TargetMode="External"/><Relationship Id="rId109" Type="http://schemas.openxmlformats.org/officeDocument/2006/relationships/image" Target="media/image11.jpeg"/><Relationship Id="rId316" Type="http://schemas.openxmlformats.org/officeDocument/2006/relationships/image" Target="media/image40.jpeg"/><Relationship Id="rId523" Type="http://schemas.openxmlformats.org/officeDocument/2006/relationships/hyperlink" Target="https://www.statisticshowto.datasciencecentral.com/probability-and-statistics/statistics-definitions/mean-median-mode/" TargetMode="External"/><Relationship Id="rId968" Type="http://schemas.openxmlformats.org/officeDocument/2006/relationships/hyperlink" Target="https://www.statisticshowto.datasciencecentral.com/probability-and-statistics/standard-deviation/" TargetMode="External"/><Relationship Id="rId1153" Type="http://schemas.openxmlformats.org/officeDocument/2006/relationships/hyperlink" Target="https://www.statisticshowto.datasciencecentral.com/mode/" TargetMode="External"/><Relationship Id="rId1598" Type="http://schemas.openxmlformats.org/officeDocument/2006/relationships/hyperlink" Target="http://membean.com/wrotds/bi-twice" TargetMode="External"/><Relationship Id="rId97" Type="http://schemas.openxmlformats.org/officeDocument/2006/relationships/hyperlink" Target="https://www.statisticshowto.datasciencecentral.com/probability-and-statistics/types-of-variables/" TargetMode="External"/><Relationship Id="rId730" Type="http://schemas.openxmlformats.org/officeDocument/2006/relationships/hyperlink" Target="https://www.statisticshowto.datasciencecentral.com/probability-and-statistics/sampling-in-statistics/" TargetMode="External"/><Relationship Id="rId828" Type="http://schemas.openxmlformats.org/officeDocument/2006/relationships/hyperlink" Target="https://www.statisticshowto.datasciencecentral.com/probability-and-statistics/standard-deviation/" TargetMode="External"/><Relationship Id="rId1013" Type="http://schemas.openxmlformats.org/officeDocument/2006/relationships/hyperlink" Target="https://www.statisticshowto.datasciencecentral.com/mean" TargetMode="External"/><Relationship Id="rId1360" Type="http://schemas.openxmlformats.org/officeDocument/2006/relationships/hyperlink" Target="https://www.statisticshowto.datasciencecentral.com/sample/" TargetMode="External"/><Relationship Id="rId1458" Type="http://schemas.openxmlformats.org/officeDocument/2006/relationships/hyperlink" Target="https://www.statisticshowto.datasciencecentral.com/tables/z-table/" TargetMode="External"/><Relationship Id="rId1665" Type="http://schemas.openxmlformats.org/officeDocument/2006/relationships/theme" Target="theme/theme1.xml"/><Relationship Id="rId1220" Type="http://schemas.openxmlformats.org/officeDocument/2006/relationships/hyperlink" Target="https://www.statisticshowto.datasciencecentral.com/probability-and-statistics/find-sample-size/" TargetMode="External"/><Relationship Id="rId1318" Type="http://schemas.openxmlformats.org/officeDocument/2006/relationships/hyperlink" Target="https://www.statisticshowto.datasciencecentral.com/probability-and-statistics/types-of-variables/" TargetMode="External"/><Relationship Id="rId1525" Type="http://schemas.openxmlformats.org/officeDocument/2006/relationships/hyperlink" Target="https://www.statisticshowto.datasciencecentral.com/what-is-an-alpha-level/" TargetMode="External"/><Relationship Id="rId24" Type="http://schemas.openxmlformats.org/officeDocument/2006/relationships/hyperlink" Target="https://www.statisticshowto.datasciencecentral.com/dummy-variables/" TargetMode="External"/><Relationship Id="rId173" Type="http://schemas.openxmlformats.org/officeDocument/2006/relationships/hyperlink" Target="https://www.statisticshowto.datasciencecentral.com/probability-and-statistics/variance/" TargetMode="External"/><Relationship Id="rId380" Type="http://schemas.openxmlformats.org/officeDocument/2006/relationships/hyperlink" Target="https://www.statisticshowto.datasciencecentral.com/random-variable/" TargetMode="External"/><Relationship Id="rId240" Type="http://schemas.openxmlformats.org/officeDocument/2006/relationships/hyperlink" Target="https://www.statisticshowto.datasciencecentral.com/sample-mean/" TargetMode="External"/><Relationship Id="rId478" Type="http://schemas.openxmlformats.org/officeDocument/2006/relationships/image" Target="media/image73.gif"/><Relationship Id="rId685" Type="http://schemas.openxmlformats.org/officeDocument/2006/relationships/hyperlink" Target="https://www.statisticshowto.datasciencecentral.com/what-is-elementary-statistics/" TargetMode="External"/><Relationship Id="rId892" Type="http://schemas.openxmlformats.org/officeDocument/2006/relationships/hyperlink" Target="https://www.statisticshowto.datasciencecentral.com/assignment-bias/" TargetMode="External"/><Relationship Id="rId100" Type="http://schemas.openxmlformats.org/officeDocument/2006/relationships/image" Target="media/image8.jpeg"/><Relationship Id="rId338" Type="http://schemas.openxmlformats.org/officeDocument/2006/relationships/hyperlink" Target="https://www.statisticshowto.datasciencecentral.com/mean" TargetMode="External"/><Relationship Id="rId545" Type="http://schemas.openxmlformats.org/officeDocument/2006/relationships/hyperlink" Target="https://www.statisticshowto.datasciencecentral.com/symmetric-distribution-2/" TargetMode="External"/><Relationship Id="rId752" Type="http://schemas.openxmlformats.org/officeDocument/2006/relationships/hyperlink" Target="https://www.statisticshowto.datasciencecentral.com/probability-and-statistics/confidence-interval/" TargetMode="External"/><Relationship Id="rId1175" Type="http://schemas.openxmlformats.org/officeDocument/2006/relationships/hyperlink" Target="https://www.statisticshowto.datasciencecentral.com/probability-and-statistics/hypothesis-testing/one-tailed-test-or-two/" TargetMode="External"/><Relationship Id="rId1382" Type="http://schemas.openxmlformats.org/officeDocument/2006/relationships/hyperlink" Target="https://www.statisticshowto.datasciencecentral.com/probability-and-statistics/hypothesis-testing/one-tailed-test-or-two/" TargetMode="External"/><Relationship Id="rId405" Type="http://schemas.openxmlformats.org/officeDocument/2006/relationships/hyperlink" Target="https://www.statisticshowto.datasciencecentral.com/mean/" TargetMode="External"/><Relationship Id="rId612" Type="http://schemas.openxmlformats.org/officeDocument/2006/relationships/image" Target="media/image99.jpeg"/><Relationship Id="rId1035" Type="http://schemas.openxmlformats.org/officeDocument/2006/relationships/hyperlink" Target="https://www.statisticshowto.datasciencecentral.com/probability-and-statistics/find-sample-size/" TargetMode="External"/><Relationship Id="rId1242" Type="http://schemas.openxmlformats.org/officeDocument/2006/relationships/hyperlink" Target="https://www.statisticshowto.datasciencecentral.com/what-is-statistical-significance/" TargetMode="External"/><Relationship Id="rId917" Type="http://schemas.openxmlformats.org/officeDocument/2006/relationships/hyperlink" Target="https://www.statisticshowto.datasciencecentral.com/quota-sampling/" TargetMode="External"/><Relationship Id="rId1102" Type="http://schemas.openxmlformats.org/officeDocument/2006/relationships/hyperlink" Target="https://www.statisticshowto.datasciencecentral.com/wp-content/uploads/2011/12/find-a-critical-value-rt.png" TargetMode="External"/><Relationship Id="rId1547" Type="http://schemas.openxmlformats.org/officeDocument/2006/relationships/hyperlink" Target="https://www.statisticshowto.datasciencecentral.com/p-value/" TargetMode="External"/><Relationship Id="rId46" Type="http://schemas.openxmlformats.org/officeDocument/2006/relationships/hyperlink" Target="https://www.statisticshowto.datasciencecentral.com/covariate/" TargetMode="External"/><Relationship Id="rId1407" Type="http://schemas.openxmlformats.org/officeDocument/2006/relationships/image" Target="media/image189.png"/><Relationship Id="rId1614" Type="http://schemas.openxmlformats.org/officeDocument/2006/relationships/hyperlink" Target="https://www.statisticshowto.datasciencecentral.com/probability-and-statistics/skewed-distribution/" TargetMode="External"/><Relationship Id="rId195" Type="http://schemas.openxmlformats.org/officeDocument/2006/relationships/hyperlink" Target="https://www.statisticshowto.datasciencecentral.com/variability/" TargetMode="External"/><Relationship Id="rId262" Type="http://schemas.openxmlformats.org/officeDocument/2006/relationships/hyperlink" Target="https://www.statisticshowto.datasciencecentral.com/wp-content/uploads/2018/08/range-statistics.png" TargetMode="External"/><Relationship Id="rId567" Type="http://schemas.openxmlformats.org/officeDocument/2006/relationships/hyperlink" Target="https://www.statisticshowto.datasciencecentral.com/probability-and-statistics/statistics-definitions/kurtosis-leptokurtic-platykurtic/" TargetMode="External"/><Relationship Id="rId1197" Type="http://schemas.openxmlformats.org/officeDocument/2006/relationships/hyperlink" Target="https://www.statisticshowto.datasciencecentral.com/wp-content/uploads/2013/11/t-score.jpg" TargetMode="External"/><Relationship Id="rId122" Type="http://schemas.openxmlformats.org/officeDocument/2006/relationships/hyperlink" Target="https://www.statisticshowto.datasciencecentral.com/central-tendency-2/" TargetMode="External"/><Relationship Id="rId774" Type="http://schemas.openxmlformats.org/officeDocument/2006/relationships/hyperlink" Target="http://www.oucom.ohiou.edu/fd/Open%20Ended%20Questions.htm" TargetMode="External"/><Relationship Id="rId981" Type="http://schemas.openxmlformats.org/officeDocument/2006/relationships/hyperlink" Target="https://www.statisticshowto.datasciencecentral.com/mean/" TargetMode="External"/><Relationship Id="rId1057" Type="http://schemas.openxmlformats.org/officeDocument/2006/relationships/hyperlink" Target="https://www.youtube.com/watch?v=vH0hia948ws" TargetMode="External"/><Relationship Id="rId427" Type="http://schemas.openxmlformats.org/officeDocument/2006/relationships/image" Target="media/image65.png"/><Relationship Id="rId634" Type="http://schemas.openxmlformats.org/officeDocument/2006/relationships/hyperlink" Target="https://www.statisticshowto.datasciencecentral.com/what-are-quartiles/" TargetMode="External"/><Relationship Id="rId841" Type="http://schemas.openxmlformats.org/officeDocument/2006/relationships/hyperlink" Target="https://youtu.be/nZjwlCboeV0" TargetMode="External"/><Relationship Id="rId1264" Type="http://schemas.openxmlformats.org/officeDocument/2006/relationships/hyperlink" Target="http://www.nhtsa.gov/VRTC" TargetMode="External"/><Relationship Id="rId1471" Type="http://schemas.openxmlformats.org/officeDocument/2006/relationships/image" Target="media/image199.jpeg"/><Relationship Id="rId1569" Type="http://schemas.openxmlformats.org/officeDocument/2006/relationships/hyperlink" Target="https://www.statisticshowto.datasciencecentral.com/probability-and-statistics/probability-main-index/" TargetMode="External"/><Relationship Id="rId701" Type="http://schemas.openxmlformats.org/officeDocument/2006/relationships/hyperlink" Target="https://www.statisticshowto.datasciencecentral.com/simple-random-sample/" TargetMode="External"/><Relationship Id="rId939" Type="http://schemas.openxmlformats.org/officeDocument/2006/relationships/hyperlink" Target="https://www.statisticshowto.datasciencecentral.com/wp-content/uploads/2016/11/alternate-z-score.png" TargetMode="External"/><Relationship Id="rId1124" Type="http://schemas.openxmlformats.org/officeDocument/2006/relationships/hyperlink" Target="https://www.statisticshowto.datasciencecentral.com/confidence-level/" TargetMode="External"/><Relationship Id="rId1331" Type="http://schemas.openxmlformats.org/officeDocument/2006/relationships/image" Target="media/image181.png"/><Relationship Id="rId68" Type="http://schemas.openxmlformats.org/officeDocument/2006/relationships/hyperlink" Target="https://www.statisticshowto.datasciencecentral.com/extraneous-variable/" TargetMode="External"/><Relationship Id="rId1429" Type="http://schemas.openxmlformats.org/officeDocument/2006/relationships/image" Target="media/image193.png"/><Relationship Id="rId1636" Type="http://schemas.openxmlformats.org/officeDocument/2006/relationships/hyperlink" Target="https://www.statisticshowto.datasciencecentral.com/sampling-frame/" TargetMode="External"/><Relationship Id="rId284" Type="http://schemas.openxmlformats.org/officeDocument/2006/relationships/hyperlink" Target="https://youtu.be/9rCLEEpyxHQ" TargetMode="External"/><Relationship Id="rId491" Type="http://schemas.openxmlformats.org/officeDocument/2006/relationships/hyperlink" Target="https://www.statisticshowto.datasciencecentral.com/poisson-distribution/" TargetMode="External"/><Relationship Id="rId144" Type="http://schemas.openxmlformats.org/officeDocument/2006/relationships/hyperlink" Target="https://www.statisticshowto.datasciencecentral.com/probability-and-statistics/descriptive-statistics/box-plot/" TargetMode="External"/><Relationship Id="rId589" Type="http://schemas.openxmlformats.org/officeDocument/2006/relationships/hyperlink" Target="https://www.statisticshowto.datasciencecentral.com/kurtosis/" TargetMode="External"/><Relationship Id="rId796" Type="http://schemas.openxmlformats.org/officeDocument/2006/relationships/hyperlink" Target="https://www.statisticshowto.datasciencecentral.com/probability-and-statistics/hypothesis-testing/margin-of-error/" TargetMode="External"/><Relationship Id="rId351" Type="http://schemas.openxmlformats.org/officeDocument/2006/relationships/image" Target="media/image45.jpeg"/><Relationship Id="rId449" Type="http://schemas.openxmlformats.org/officeDocument/2006/relationships/hyperlink" Target="https://commons.wikimedia.org/wiki/File:Population_vs_area.svg" TargetMode="External"/><Relationship Id="rId656" Type="http://schemas.openxmlformats.org/officeDocument/2006/relationships/hyperlink" Target="https://www.statisticshowto.datasciencecentral.com/ordinal-numbers/" TargetMode="External"/><Relationship Id="rId863" Type="http://schemas.openxmlformats.org/officeDocument/2006/relationships/hyperlink" Target="https://www.statisticshowto.datasciencecentral.com/estimator/" TargetMode="External"/><Relationship Id="rId1079" Type="http://schemas.openxmlformats.org/officeDocument/2006/relationships/hyperlink" Target="https://www.statisticshowto.datasciencecentral.com/probability-and-statistics/standard-deviation/" TargetMode="External"/><Relationship Id="rId1286" Type="http://schemas.openxmlformats.org/officeDocument/2006/relationships/image" Target="media/image175.png"/><Relationship Id="rId1493" Type="http://schemas.openxmlformats.org/officeDocument/2006/relationships/hyperlink" Target="https://www.statisticshowto.datasciencecentral.com/systematic-error-random-error/" TargetMode="External"/><Relationship Id="rId211" Type="http://schemas.openxmlformats.org/officeDocument/2006/relationships/hyperlink" Target="https://www.statisticshowto.datasciencecentral.com/wp-content/uploads/2013/09/multimodal-distribution.gif" TargetMode="External"/><Relationship Id="rId309" Type="http://schemas.openxmlformats.org/officeDocument/2006/relationships/hyperlink" Target="https://www.statisticshowto.datasciencecentral.com/wp-content/uploads/2009/09/xbar.bmp" TargetMode="External"/><Relationship Id="rId516" Type="http://schemas.openxmlformats.org/officeDocument/2006/relationships/hyperlink" Target="https://www.statisticshowto.datasciencecentral.com/excel-data-analysis-toolpak/" TargetMode="External"/><Relationship Id="rId1146" Type="http://schemas.openxmlformats.org/officeDocument/2006/relationships/hyperlink" Target="https://www.statisticshowto.datasciencecentral.com/what-is-a-parameter-statisticshowto/" TargetMode="External"/><Relationship Id="rId723" Type="http://schemas.openxmlformats.org/officeDocument/2006/relationships/hyperlink" Target="https://www.statisticshowto.datasciencecentral.com/wp-content/uploads/2013/09/census.jpg" TargetMode="External"/><Relationship Id="rId930" Type="http://schemas.openxmlformats.org/officeDocument/2006/relationships/hyperlink" Target="https://www.statisticshowto.datasciencecentral.com/probability-and-statistics/find-sample-size/" TargetMode="External"/><Relationship Id="rId1006" Type="http://schemas.openxmlformats.org/officeDocument/2006/relationships/hyperlink" Target="https://www.fda.gov/default.htm" TargetMode="External"/><Relationship Id="rId1353" Type="http://schemas.openxmlformats.org/officeDocument/2006/relationships/hyperlink" Target="https://www.statisticshowto.datasciencecentral.com/support-or-reject-null-hypothesis/" TargetMode="External"/><Relationship Id="rId1560" Type="http://schemas.openxmlformats.org/officeDocument/2006/relationships/hyperlink" Target="https://www.statisticshowto.datasciencecentral.com/sample/" TargetMode="External"/><Relationship Id="rId1658" Type="http://schemas.openxmlformats.org/officeDocument/2006/relationships/hyperlink" Target="http://www.merriam-webster.com/dictionary/stratify" TargetMode="External"/><Relationship Id="rId1213" Type="http://schemas.openxmlformats.org/officeDocument/2006/relationships/hyperlink" Target="https://www.statisticshowto.datasciencecentral.com/what-is-an-alpha-level/" TargetMode="External"/><Relationship Id="rId1420" Type="http://schemas.openxmlformats.org/officeDocument/2006/relationships/hyperlink" Target="https://www.statisticshowto.datasciencecentral.com/confidence-level/" TargetMode="External"/><Relationship Id="rId1518" Type="http://schemas.openxmlformats.org/officeDocument/2006/relationships/hyperlink" Target="https://www.statisticshowto.datasciencecentral.com/wp-content/uploads/2009/10/xXbar-mu1.bmp" TargetMode="External"/><Relationship Id="rId17" Type="http://schemas.openxmlformats.org/officeDocument/2006/relationships/image" Target="media/image1.png"/><Relationship Id="rId166" Type="http://schemas.openxmlformats.org/officeDocument/2006/relationships/hyperlink" Target="https://www.statisticshowto.datasciencecentral.com/probability-and-statistics/normal-distributions/" TargetMode="External"/><Relationship Id="rId373" Type="http://schemas.openxmlformats.org/officeDocument/2006/relationships/image" Target="media/image50.jpeg"/><Relationship Id="rId580" Type="http://schemas.openxmlformats.org/officeDocument/2006/relationships/hyperlink" Target="http://www.columbia.edu/~ld208/psymeth97.pdf" TargetMode="External"/><Relationship Id="rId1" Type="http://schemas.openxmlformats.org/officeDocument/2006/relationships/numbering" Target="numbering.xml"/><Relationship Id="rId233" Type="http://schemas.openxmlformats.org/officeDocument/2006/relationships/hyperlink" Target="https://www.statisticshowto.datasciencecentral.com/arithmetic-mean/" TargetMode="External"/><Relationship Id="rId440" Type="http://schemas.openxmlformats.org/officeDocument/2006/relationships/hyperlink" Target="https://www.statisticshowto.datasciencecentral.com/probability-and-statistics/data-analysis/" TargetMode="External"/><Relationship Id="rId678" Type="http://schemas.openxmlformats.org/officeDocument/2006/relationships/hyperlink" Target="https://www.statisticshowto.datasciencecentral.com/probability-and-statistics/confidence-interval/" TargetMode="External"/><Relationship Id="rId885" Type="http://schemas.openxmlformats.org/officeDocument/2006/relationships/hyperlink" Target="http://cphp.sph.unc.edu/trainingpackages/ERIC/eric_notebook_8.pdf" TargetMode="External"/><Relationship Id="rId1070" Type="http://schemas.openxmlformats.org/officeDocument/2006/relationships/hyperlink" Target="https://www.statisticshowto.datasciencecentral.com/wp-content/uploads/2016/11/critical-values.png" TargetMode="External"/><Relationship Id="rId300" Type="http://schemas.openxmlformats.org/officeDocument/2006/relationships/hyperlink" Target="https://www.statisticshowto.datasciencecentral.com/wp-content/uploads/2014/03/population-variance-formula.jpg" TargetMode="External"/><Relationship Id="rId538" Type="http://schemas.openxmlformats.org/officeDocument/2006/relationships/hyperlink" Target="https://www.statisticshowto.datasciencecentral.com/find-outliers/" TargetMode="External"/><Relationship Id="rId745" Type="http://schemas.openxmlformats.org/officeDocument/2006/relationships/hyperlink" Target="https://www.statisticshowto.datasciencecentral.com/wp-content/uploads/2018/01/cochran-2.jpeg" TargetMode="External"/><Relationship Id="rId952" Type="http://schemas.openxmlformats.org/officeDocument/2006/relationships/image" Target="media/image126.jpeg"/><Relationship Id="rId1168" Type="http://schemas.openxmlformats.org/officeDocument/2006/relationships/hyperlink" Target="https://www.statisticshowto.datasciencecentral.com/beta-level/" TargetMode="External"/><Relationship Id="rId1375" Type="http://schemas.openxmlformats.org/officeDocument/2006/relationships/hyperlink" Target="https://www.statisticshowto.datasciencecentral.com/probability-and-statistics/null-hypothesis/" TargetMode="External"/><Relationship Id="rId1582" Type="http://schemas.openxmlformats.org/officeDocument/2006/relationships/hyperlink" Target="https://www.statisticshowto.datasciencecentral.com/what-is-bias/" TargetMode="External"/><Relationship Id="rId81" Type="http://schemas.openxmlformats.org/officeDocument/2006/relationships/image" Target="media/image4.png"/><Relationship Id="rId605" Type="http://schemas.openxmlformats.org/officeDocument/2006/relationships/hyperlink" Target="https://www.statisticshowto.datasciencecentral.com/how-to-find-a-five-number-summary-in-statistics/" TargetMode="External"/><Relationship Id="rId812" Type="http://schemas.openxmlformats.org/officeDocument/2006/relationships/hyperlink" Target="https://www.statisticshowto.datasciencecentral.com/probability-and-statistics/confidence-interval/" TargetMode="External"/><Relationship Id="rId1028" Type="http://schemas.openxmlformats.org/officeDocument/2006/relationships/hyperlink" Target="https://www.statisticshowto.datasciencecentral.com/probability-and-statistics/normal-distributions/find-the-area-under-a-normal-curve/" TargetMode="External"/><Relationship Id="rId1235" Type="http://schemas.openxmlformats.org/officeDocument/2006/relationships/hyperlink" Target="https://www.youtube.com/watch?v=7ad7ayWAVKk" TargetMode="External"/><Relationship Id="rId1442" Type="http://schemas.openxmlformats.org/officeDocument/2006/relationships/image" Target="media/image195.jpeg"/><Relationship Id="rId1302" Type="http://schemas.openxmlformats.org/officeDocument/2006/relationships/hyperlink" Target="https://www.statisticshowto.datasciencecentral.com/independent-variable-definition/" TargetMode="External"/><Relationship Id="rId39" Type="http://schemas.openxmlformats.org/officeDocument/2006/relationships/hyperlink" Target="https://www.statisticshowto.datasciencecentral.com/ratio-scale/" TargetMode="External"/><Relationship Id="rId1607" Type="http://schemas.openxmlformats.org/officeDocument/2006/relationships/image" Target="media/image221.jpeg"/><Relationship Id="rId188" Type="http://schemas.openxmlformats.org/officeDocument/2006/relationships/hyperlink" Target="https://www.statisticshowto.datasciencecentral.com/interdecile-range/" TargetMode="External"/><Relationship Id="rId395" Type="http://schemas.openxmlformats.org/officeDocument/2006/relationships/hyperlink" Target="https://www.statisticshowto.datasciencecentral.com/symmetric-distribution-2/" TargetMode="External"/><Relationship Id="rId255" Type="http://schemas.openxmlformats.org/officeDocument/2006/relationships/hyperlink" Target="https://www.statisticshowto.datasciencecentral.com/mode/" TargetMode="External"/><Relationship Id="rId462" Type="http://schemas.openxmlformats.org/officeDocument/2006/relationships/hyperlink" Target="https://www.statisticshowto.datasciencecentral.com/degrees-of-freedom/" TargetMode="External"/><Relationship Id="rId1092" Type="http://schemas.openxmlformats.org/officeDocument/2006/relationships/hyperlink" Target="https://www.statisticshowto.datasciencecentral.com/t-critical-value/" TargetMode="External"/><Relationship Id="rId1397" Type="http://schemas.openxmlformats.org/officeDocument/2006/relationships/hyperlink" Target="https://www.statisticshowto.datasciencecentral.com/excel-data-analysis-toolpak/" TargetMode="External"/><Relationship Id="rId115" Type="http://schemas.openxmlformats.org/officeDocument/2006/relationships/hyperlink" Target="https://www.statisticshowto.datasciencecentral.com/probability-and-statistics/statistics-definitions/mean-median-mode/" TargetMode="External"/><Relationship Id="rId322" Type="http://schemas.openxmlformats.org/officeDocument/2006/relationships/hyperlink" Target="https://www.statisticshowto.datasciencecentral.com/wp-content/uploads/2009/08/computational.png" TargetMode="External"/><Relationship Id="rId767" Type="http://schemas.openxmlformats.org/officeDocument/2006/relationships/hyperlink" Target="https://www.statisticshowto.datasciencecentral.com/sample/" TargetMode="External"/><Relationship Id="rId974" Type="http://schemas.openxmlformats.org/officeDocument/2006/relationships/hyperlink" Target="https://www.statisticshowto.datasciencecentral.com/wp-content/uploads/2016/11/z-in-excel.png" TargetMode="External"/><Relationship Id="rId627" Type="http://schemas.openxmlformats.org/officeDocument/2006/relationships/hyperlink" Target="https://www.statisticshowto.datasciencecentral.com/probability-and-statistics/statistics-definitions/mean-median-mode/" TargetMode="External"/><Relationship Id="rId834" Type="http://schemas.openxmlformats.org/officeDocument/2006/relationships/hyperlink" Target="https://www.statisticshowto.datasciencecentral.com/what-is-a-parameter-statisticshowto/" TargetMode="External"/><Relationship Id="rId1257" Type="http://schemas.openxmlformats.org/officeDocument/2006/relationships/hyperlink" Target="https://www.statisticshowto.datasciencecentral.com/assumption-of-independence/" TargetMode="External"/><Relationship Id="rId1464" Type="http://schemas.openxmlformats.org/officeDocument/2006/relationships/hyperlink" Target="https://www.statisticshowto.datasciencecentral.com/probability-and-statistics/find-sample-size/" TargetMode="External"/><Relationship Id="rId901" Type="http://schemas.openxmlformats.org/officeDocument/2006/relationships/hyperlink" Target="https://www.statisticshowto.datasciencecentral.com/performance-bias/" TargetMode="External"/><Relationship Id="rId1117" Type="http://schemas.openxmlformats.org/officeDocument/2006/relationships/hyperlink" Target="https://www.statisticshowto.datasciencecentral.com/what-is-statistical-significance/" TargetMode="External"/><Relationship Id="rId1324" Type="http://schemas.openxmlformats.org/officeDocument/2006/relationships/hyperlink" Target="https://www.statisticshowto.datasciencecentral.com/what-is-an-alpha-level/" TargetMode="External"/><Relationship Id="rId1531" Type="http://schemas.openxmlformats.org/officeDocument/2006/relationships/hyperlink" Target="https://www.statisticshowto.datasciencecentral.com/probability-and-statistics/z-score/" TargetMode="External"/><Relationship Id="rId30" Type="http://schemas.openxmlformats.org/officeDocument/2006/relationships/hyperlink" Target="https://www.statisticshowto.datasciencecentral.com/independent-variable-definition/" TargetMode="External"/><Relationship Id="rId1629" Type="http://schemas.openxmlformats.org/officeDocument/2006/relationships/hyperlink" Target="https://www.statisticshowto.datasciencecentral.com/what-is-bias/" TargetMode="External"/><Relationship Id="rId277" Type="http://schemas.openxmlformats.org/officeDocument/2006/relationships/hyperlink" Target="https://www.youtube.com/watch?v=CeWwXk1XGuA" TargetMode="External"/><Relationship Id="rId484" Type="http://schemas.openxmlformats.org/officeDocument/2006/relationships/image" Target="media/image75.gif"/><Relationship Id="rId137" Type="http://schemas.openxmlformats.org/officeDocument/2006/relationships/hyperlink" Target="https://www.statisticshowto.datasciencecentral.com/probability-and-statistics/descriptive-statistics/bar-chart-bar-graph-examples/" TargetMode="External"/><Relationship Id="rId344" Type="http://schemas.openxmlformats.org/officeDocument/2006/relationships/hyperlink" Target="https://www.statisticshowto.datasciencecentral.com/probability-and-statistics/standard-deviation/" TargetMode="External"/><Relationship Id="rId691" Type="http://schemas.openxmlformats.org/officeDocument/2006/relationships/hyperlink" Target="https://www.statisticshowto.datasciencecentral.com/what-is-cluster-sampling/" TargetMode="External"/><Relationship Id="rId789" Type="http://schemas.openxmlformats.org/officeDocument/2006/relationships/hyperlink" Target="https://www.statisticshowto.datasciencecentral.com/sample-mean/" TargetMode="External"/><Relationship Id="rId996" Type="http://schemas.openxmlformats.org/officeDocument/2006/relationships/hyperlink" Target="https://www.statisticshowto.datasciencecentral.com/probability-and-statistics/standard-deviation/" TargetMode="External"/><Relationship Id="rId551" Type="http://schemas.openxmlformats.org/officeDocument/2006/relationships/hyperlink" Target="https://www.statisticshowto.datasciencecentral.com/probability-and-statistics/statistics-definitions/mean-median-mode/" TargetMode="External"/><Relationship Id="rId649" Type="http://schemas.openxmlformats.org/officeDocument/2006/relationships/hyperlink" Target="https://www.statisticshowto.datasciencecentral.com/nominal-ordinal-interval-ratio/" TargetMode="External"/><Relationship Id="rId856" Type="http://schemas.openxmlformats.org/officeDocument/2006/relationships/hyperlink" Target="https://www.statisticshowto.datasciencecentral.com/wp-content/uploads/2013/08/difference-between-proportions.jpg" TargetMode="External"/><Relationship Id="rId1181" Type="http://schemas.openxmlformats.org/officeDocument/2006/relationships/hyperlink" Target="http://plato.stanford.edu/entries/copernicus/" TargetMode="External"/><Relationship Id="rId1279" Type="http://schemas.openxmlformats.org/officeDocument/2006/relationships/hyperlink" Target="https://www.statisticshowto.datasciencecentral.com/wp-content/uploads/2014/12/paired-t-test-example-4.png" TargetMode="External"/><Relationship Id="rId1486" Type="http://schemas.openxmlformats.org/officeDocument/2006/relationships/hyperlink" Target="https://www.statisticshowto.datasciencecentral.com/what-is-a-population/" TargetMode="External"/><Relationship Id="rId204" Type="http://schemas.openxmlformats.org/officeDocument/2006/relationships/hyperlink" Target="https://www.statisticshowto.datasciencecentral.com/probability-and-statistics/normal-distributions/" TargetMode="External"/><Relationship Id="rId411" Type="http://schemas.openxmlformats.org/officeDocument/2006/relationships/hyperlink" Target="https://www.statisticshowto.datasciencecentral.com/wp-content/uploads/2013/09/income-left-skew.png" TargetMode="External"/><Relationship Id="rId509" Type="http://schemas.openxmlformats.org/officeDocument/2006/relationships/hyperlink" Target="https://www.statisticshowto.datasciencecentral.com/mode/" TargetMode="External"/><Relationship Id="rId1041" Type="http://schemas.openxmlformats.org/officeDocument/2006/relationships/hyperlink" Target="https://www.statisticshowto.datasciencecentral.com/probability-and-statistics/statistics-definitions/mean-median-mode/" TargetMode="External"/><Relationship Id="rId1139" Type="http://schemas.openxmlformats.org/officeDocument/2006/relationships/hyperlink" Target="https://www.statisticshowto.datasciencecentral.com/probability-and-statistics/hypothesis-testing/" TargetMode="External"/><Relationship Id="rId1346" Type="http://schemas.openxmlformats.org/officeDocument/2006/relationships/hyperlink" Target="https://www.statisticshowto.datasciencecentral.com/probability-and-statistics/null-hypothesis/" TargetMode="External"/><Relationship Id="rId716" Type="http://schemas.openxmlformats.org/officeDocument/2006/relationships/hyperlink" Target="https://www.statisticshowto.datasciencecentral.com/sample/" TargetMode="External"/><Relationship Id="rId923" Type="http://schemas.openxmlformats.org/officeDocument/2006/relationships/hyperlink" Target="https://www.kdnuggets.com/2018/09/growing-participation-women-data-science-community.html" TargetMode="External"/><Relationship Id="rId1553" Type="http://schemas.openxmlformats.org/officeDocument/2006/relationships/hyperlink" Target="https://www.statisticshowto.datasciencecentral.com/p-value/" TargetMode="External"/><Relationship Id="rId52" Type="http://schemas.openxmlformats.org/officeDocument/2006/relationships/hyperlink" Target="http://www.ssc.wisc.edu/~bhansen/econometrics/Econometrics.pdf" TargetMode="External"/><Relationship Id="rId1206" Type="http://schemas.openxmlformats.org/officeDocument/2006/relationships/hyperlink" Target="https://www.statisticshowto.datasciencecentral.com/sample/" TargetMode="External"/><Relationship Id="rId1413" Type="http://schemas.openxmlformats.org/officeDocument/2006/relationships/hyperlink" Target="https://www.statisticshowto.datasciencecentral.com/statistic/" TargetMode="External"/><Relationship Id="rId1620" Type="http://schemas.openxmlformats.org/officeDocument/2006/relationships/hyperlink" Target="https://www.statisticshowto.datasciencecentral.com/systematic-sampling/" TargetMode="External"/><Relationship Id="rId299" Type="http://schemas.openxmlformats.org/officeDocument/2006/relationships/hyperlink" Target="https://www.statisticshowto.datasciencecentral.com/how-to-tell-the-difference-between-a-statistic-and-a-parameter/" TargetMode="External"/><Relationship Id="rId159" Type="http://schemas.openxmlformats.org/officeDocument/2006/relationships/hyperlink" Target="https://www.statisticshowto.datasciencecentral.com/mean/" TargetMode="External"/><Relationship Id="rId366" Type="http://schemas.openxmlformats.org/officeDocument/2006/relationships/image" Target="media/image48.png"/><Relationship Id="rId573" Type="http://schemas.openxmlformats.org/officeDocument/2006/relationships/hyperlink" Target="https://www.statisticshowto.datasciencecentral.com/probability-and-statistics/statistics-definitions/kurtosis-leptokurtic-platykurtic/" TargetMode="External"/><Relationship Id="rId780" Type="http://schemas.openxmlformats.org/officeDocument/2006/relationships/hyperlink" Target="https://www.statisticshowto.datasciencecentral.com/dependent-variable-definition/" TargetMode="External"/><Relationship Id="rId226" Type="http://schemas.openxmlformats.org/officeDocument/2006/relationships/hyperlink" Target="https://www.statisticshowto.datasciencecentral.com/probability-and-statistics/skewed-distribution/" TargetMode="External"/><Relationship Id="rId433" Type="http://schemas.openxmlformats.org/officeDocument/2006/relationships/hyperlink" Target="https://www.statisticshowto.datasciencecentral.com/probability-and-statistics/descriptive-statistics/histogram-make-chart/" TargetMode="External"/><Relationship Id="rId878" Type="http://schemas.openxmlformats.org/officeDocument/2006/relationships/hyperlink" Target="https://www.statisticshowto.datasciencecentral.com/sample/" TargetMode="External"/><Relationship Id="rId1063" Type="http://schemas.openxmlformats.org/officeDocument/2006/relationships/hyperlink" Target="https://www.statisticshowto.datasciencecentral.com/mean/" TargetMode="External"/><Relationship Id="rId1270" Type="http://schemas.openxmlformats.org/officeDocument/2006/relationships/hyperlink" Target="https://www.statisticshowto.datasciencecentral.com/probability-and-statistics/null-hypothesis/" TargetMode="External"/><Relationship Id="rId640" Type="http://schemas.openxmlformats.org/officeDocument/2006/relationships/hyperlink" Target="https://www.statisticshowto.datasciencecentral.com/probability-and-statistics/interquartile-range/" TargetMode="External"/><Relationship Id="rId738" Type="http://schemas.openxmlformats.org/officeDocument/2006/relationships/hyperlink" Target="http://www.nss.gov.au/nss/home.nsf/pages/Sample+size+calculator" TargetMode="External"/><Relationship Id="rId945" Type="http://schemas.openxmlformats.org/officeDocument/2006/relationships/hyperlink" Target="https://www.statisticshowto.datasciencecentral.com/simple-random-sample/" TargetMode="External"/><Relationship Id="rId1368" Type="http://schemas.openxmlformats.org/officeDocument/2006/relationships/hyperlink" Target="https://www.statisticshowto.datasciencecentral.com/probability-and-statistics/variance/" TargetMode="External"/><Relationship Id="rId1575" Type="http://schemas.openxmlformats.org/officeDocument/2006/relationships/image" Target="media/image215.png"/><Relationship Id="rId74" Type="http://schemas.openxmlformats.org/officeDocument/2006/relationships/hyperlink" Target="https://www.statisticshowto.datasciencecentral.com/responding-variable/" TargetMode="External"/><Relationship Id="rId500" Type="http://schemas.openxmlformats.org/officeDocument/2006/relationships/hyperlink" Target="https://www.statisticshowto.datasciencecentral.com/kellys-measure-of-skewness/" TargetMode="External"/><Relationship Id="rId805" Type="http://schemas.openxmlformats.org/officeDocument/2006/relationships/hyperlink" Target="https://www.statisticshowto.datasciencecentral.com/uncertainty-in-statistics/" TargetMode="External"/><Relationship Id="rId1130" Type="http://schemas.openxmlformats.org/officeDocument/2006/relationships/hyperlink" Target="https://www.statisticshowto.datasciencecentral.com/what-is-statistical-significance/" TargetMode="External"/><Relationship Id="rId1228" Type="http://schemas.openxmlformats.org/officeDocument/2006/relationships/hyperlink" Target="https://www.statisticshowto.datasciencecentral.com/probability-and-statistics/t-test/" TargetMode="External"/><Relationship Id="rId1435" Type="http://schemas.openxmlformats.org/officeDocument/2006/relationships/hyperlink" Target="https://www.statisticshowto.datasciencecentral.com/probability-and-statistics/standard-deviation/" TargetMode="External"/><Relationship Id="rId1642" Type="http://schemas.openxmlformats.org/officeDocument/2006/relationships/hyperlink" Target="https://www.statisticshowto.datasciencecentral.com/stratum/" TargetMode="External"/><Relationship Id="rId1502" Type="http://schemas.openxmlformats.org/officeDocument/2006/relationships/hyperlink" Target="https://www.statisticshowto.datasciencecentral.com/what-is-an-alpha-level/" TargetMode="External"/><Relationship Id="rId290" Type="http://schemas.openxmlformats.org/officeDocument/2006/relationships/hyperlink" Target="https://www.statisticshowto.datasciencecentral.com/probability-and-statistics/standard-deviation/" TargetMode="External"/><Relationship Id="rId388" Type="http://schemas.openxmlformats.org/officeDocument/2006/relationships/hyperlink" Target="https://www.statisticshowto.datasciencecentral.com/wp-content/uploads/2012/11/standard-deviation-frequency-distribution.png" TargetMode="External"/><Relationship Id="rId150" Type="http://schemas.openxmlformats.org/officeDocument/2006/relationships/hyperlink" Target="https://www.statisticshowto.datasciencecentral.com/probability-and-statistics/descriptive-statistics/" TargetMode="External"/><Relationship Id="rId595" Type="http://schemas.openxmlformats.org/officeDocument/2006/relationships/hyperlink" Target="https://www.statisticshowto.datasciencecentral.com/arithmetic-mean/" TargetMode="External"/><Relationship Id="rId248" Type="http://schemas.openxmlformats.org/officeDocument/2006/relationships/hyperlink" Target="https://www.statisticshowto.datasciencecentral.com/probability-and-statistics/statistics-definitions/mean-median-mode/" TargetMode="External"/><Relationship Id="rId455" Type="http://schemas.openxmlformats.org/officeDocument/2006/relationships/hyperlink" Target="https://www-01.ibm.com/support/docview.wss?uid=swg21481524" TargetMode="External"/><Relationship Id="rId662" Type="http://schemas.openxmlformats.org/officeDocument/2006/relationships/hyperlink" Target="https://www.statisticshowto.datasciencecentral.com/what-are-quartiles/" TargetMode="External"/><Relationship Id="rId1085" Type="http://schemas.openxmlformats.org/officeDocument/2006/relationships/image" Target="media/image149.jpeg"/><Relationship Id="rId1292" Type="http://schemas.openxmlformats.org/officeDocument/2006/relationships/hyperlink" Target="https://www.statisticshowto.datasciencecentral.com/what-is-an-alpha-level/" TargetMode="External"/><Relationship Id="rId108" Type="http://schemas.openxmlformats.org/officeDocument/2006/relationships/hyperlink" Target="https://www.statisticshowto.datasciencecentral.com/wp-content/uploads/2009/08/clock.jpg" TargetMode="External"/><Relationship Id="rId315" Type="http://schemas.openxmlformats.org/officeDocument/2006/relationships/hyperlink" Target="https://www.statisticshowto.datasciencecentral.com/what-is-sample-variance/" TargetMode="External"/><Relationship Id="rId522" Type="http://schemas.openxmlformats.org/officeDocument/2006/relationships/hyperlink" Target="https://www.statisticshowto.datasciencecentral.com/probability-and-statistics/skewed-distribution/" TargetMode="External"/><Relationship Id="rId967" Type="http://schemas.openxmlformats.org/officeDocument/2006/relationships/image" Target="media/image129.jpeg"/><Relationship Id="rId1152" Type="http://schemas.openxmlformats.org/officeDocument/2006/relationships/hyperlink" Target="https://www.statisticshowto.datasciencecentral.com/mean/" TargetMode="External"/><Relationship Id="rId1597" Type="http://schemas.openxmlformats.org/officeDocument/2006/relationships/image" Target="media/image219.png"/><Relationship Id="rId96" Type="http://schemas.openxmlformats.org/officeDocument/2006/relationships/image" Target="media/image7.jpg"/><Relationship Id="rId827" Type="http://schemas.openxmlformats.org/officeDocument/2006/relationships/hyperlink" Target="https://www.statisticshowto.datasciencecentral.com/probability-and-statistics/find-sample-size/" TargetMode="External"/><Relationship Id="rId1012" Type="http://schemas.openxmlformats.org/officeDocument/2006/relationships/hyperlink" Target="https://www.statisticshowto.datasciencecentral.com/probability-and-statistics/standard-deviation/" TargetMode="External"/><Relationship Id="rId1457" Type="http://schemas.openxmlformats.org/officeDocument/2006/relationships/hyperlink" Target="https://www.statisticshowto.datasciencecentral.com/what-is-an-alpha-level/" TargetMode="External"/><Relationship Id="rId1664" Type="http://schemas.openxmlformats.org/officeDocument/2006/relationships/fontTable" Target="fontTable.xml"/><Relationship Id="rId1317" Type="http://schemas.openxmlformats.org/officeDocument/2006/relationships/image" Target="media/image178.jpeg"/><Relationship Id="rId1524" Type="http://schemas.openxmlformats.org/officeDocument/2006/relationships/hyperlink" Target="https://www.statisticshowto.datasciencecentral.com/confidence-level/" TargetMode="External"/><Relationship Id="rId23" Type="http://schemas.openxmlformats.org/officeDocument/2006/relationships/hyperlink" Target="https://www.statisticshowto.datasciencecentral.com/discrete-vs-continuous-variables/" TargetMode="External"/><Relationship Id="rId172" Type="http://schemas.openxmlformats.org/officeDocument/2006/relationships/hyperlink" Target="https://www.statisticshowto.datasciencecentral.com/probability-and-statistics/regression-analysis/" TargetMode="External"/><Relationship Id="rId477" Type="http://schemas.openxmlformats.org/officeDocument/2006/relationships/hyperlink" Target="https://www.statisticshowto.datasciencecentral.com/wp-content/uploads/2013/09/beta.gif" TargetMode="External"/><Relationship Id="rId684" Type="http://schemas.openxmlformats.org/officeDocument/2006/relationships/hyperlink" Target="https://www.statisticshowto.datasciencecentral.com/probability-and-statistics/find-sample-size/" TargetMode="External"/><Relationship Id="rId337" Type="http://schemas.openxmlformats.org/officeDocument/2006/relationships/hyperlink" Target="https://www.statisticshowto.datasciencecentral.com/mean" TargetMode="External"/><Relationship Id="rId891" Type="http://schemas.openxmlformats.org/officeDocument/2006/relationships/hyperlink" Target="https://www.statisticshowto.datasciencecentral.com/ascertainment-bias/" TargetMode="External"/><Relationship Id="rId989" Type="http://schemas.openxmlformats.org/officeDocument/2006/relationships/hyperlink" Target="https://youtu.be/hYGZqfs8078" TargetMode="External"/><Relationship Id="rId544" Type="http://schemas.openxmlformats.org/officeDocument/2006/relationships/hyperlink" Target="https://www.statisticshowto.datasciencecentral.com/what-are-quartiles/" TargetMode="External"/><Relationship Id="rId751" Type="http://schemas.openxmlformats.org/officeDocument/2006/relationships/image" Target="media/image111.png"/><Relationship Id="rId849" Type="http://schemas.openxmlformats.org/officeDocument/2006/relationships/image" Target="media/image118.png"/><Relationship Id="rId1174" Type="http://schemas.openxmlformats.org/officeDocument/2006/relationships/hyperlink" Target="https://www.statisticshowto.datasciencecentral.com/confidence-level/" TargetMode="External"/><Relationship Id="rId1381" Type="http://schemas.openxmlformats.org/officeDocument/2006/relationships/hyperlink" Target="https://www.statisticshowto.datasciencecentral.com/support-or-reject-null-hypothesis/" TargetMode="External"/><Relationship Id="rId1479" Type="http://schemas.openxmlformats.org/officeDocument/2006/relationships/hyperlink" Target="https://www.statisticshowto.datasciencecentral.com/excel-data-analysis-toolpak/" TargetMode="External"/><Relationship Id="rId404" Type="http://schemas.openxmlformats.org/officeDocument/2006/relationships/hyperlink" Target="https://www.statisticshowto.datasciencecentral.com/probability-and-statistics/statistics-definitions/mean-median-mode/" TargetMode="External"/><Relationship Id="rId611" Type="http://schemas.openxmlformats.org/officeDocument/2006/relationships/hyperlink" Target="https://www.statisticshowto.datasciencecentral.com/wp-content/uploads/2012/03/iqr.jpg" TargetMode="External"/><Relationship Id="rId1034" Type="http://schemas.openxmlformats.org/officeDocument/2006/relationships/hyperlink" Target="https://www.statisticshowto.datasciencecentral.com/probability-and-statistics/standard-deviation/" TargetMode="External"/><Relationship Id="rId1241" Type="http://schemas.openxmlformats.org/officeDocument/2006/relationships/hyperlink" Target="https://www.statisticshowto.datasciencecentral.com/probability-and-statistics/t-distribution/" TargetMode="External"/><Relationship Id="rId1339" Type="http://schemas.openxmlformats.org/officeDocument/2006/relationships/hyperlink" Target="https://www.statisticshowto.datasciencecentral.com/sample-mean/" TargetMode="External"/><Relationship Id="rId709" Type="http://schemas.openxmlformats.org/officeDocument/2006/relationships/image" Target="media/image105.jpg"/><Relationship Id="rId916" Type="http://schemas.openxmlformats.org/officeDocument/2006/relationships/hyperlink" Target="https://www.statisticshowto.datasciencecentral.com/replication-replicability/" TargetMode="External"/><Relationship Id="rId1101" Type="http://schemas.openxmlformats.org/officeDocument/2006/relationships/hyperlink" Target="http://www.altairhyperworks.com/hwhelp/Altair/hw12.0/help/hw/hw.htm?using_your_browsers_find_funct.htm" TargetMode="External"/><Relationship Id="rId1546" Type="http://schemas.openxmlformats.org/officeDocument/2006/relationships/hyperlink" Target="https://www.statisticshowto.datasciencecentral.com/tables/z-table/" TargetMode="External"/><Relationship Id="rId45" Type="http://schemas.openxmlformats.org/officeDocument/2006/relationships/hyperlink" Target="https://www.statisticshowto.datasciencecentral.com/collider/" TargetMode="External"/><Relationship Id="rId1406" Type="http://schemas.openxmlformats.org/officeDocument/2006/relationships/hyperlink" Target="https://www.statisticshowto.datasciencecentral.com/probability-and-statistics/standard-deviation/" TargetMode="External"/><Relationship Id="rId1613" Type="http://schemas.openxmlformats.org/officeDocument/2006/relationships/hyperlink" Target="https://www.statisticshowto.datasciencecentral.com/what-is-bias/" TargetMode="External"/><Relationship Id="rId194" Type="http://schemas.openxmlformats.org/officeDocument/2006/relationships/hyperlink" Target="https://www.statisticshowto.datasciencecentral.com/dispersion/" TargetMode="External"/><Relationship Id="rId261" Type="http://schemas.openxmlformats.org/officeDocument/2006/relationships/hyperlink" Target="https://www.statisticshowto.datasciencecentral.com/measures-of-spread/" TargetMode="External"/><Relationship Id="rId499" Type="http://schemas.openxmlformats.org/officeDocument/2006/relationships/hyperlink" Target="https://www.statisticshowto.datasciencecentral.com/bowley-skewness/" TargetMode="External"/><Relationship Id="rId359" Type="http://schemas.openxmlformats.org/officeDocument/2006/relationships/hyperlink" Target="https://www.statisticshowto.datasciencecentral.com/arithmetic-mean/" TargetMode="External"/><Relationship Id="rId566" Type="http://schemas.openxmlformats.org/officeDocument/2006/relationships/hyperlink" Target="https://www.statisticshowto.datasciencecentral.com/probability-and-statistics/binomial-theorem/binomial-distribution-formula/" TargetMode="External"/><Relationship Id="rId773" Type="http://schemas.openxmlformats.org/officeDocument/2006/relationships/hyperlink" Target="https://www.statisticshowto.datasciencecentral.com/simple-random-sample/" TargetMode="External"/><Relationship Id="rId1196" Type="http://schemas.openxmlformats.org/officeDocument/2006/relationships/hyperlink" Target="https://www.statisticshowto.datasciencecentral.com/sample/" TargetMode="External"/><Relationship Id="rId121" Type="http://schemas.openxmlformats.org/officeDocument/2006/relationships/hyperlink" Target="https://www.statisticshowto.datasciencecentral.com/shapes-of-distributions/" TargetMode="External"/><Relationship Id="rId219" Type="http://schemas.openxmlformats.org/officeDocument/2006/relationships/hyperlink" Target="https://www.statisticshowto.datasciencecentral.com/wp-content/uploads/2013/09/u-dsit.jpg" TargetMode="External"/><Relationship Id="rId426" Type="http://schemas.openxmlformats.org/officeDocument/2006/relationships/hyperlink" Target="https://www.statisticshowto.datasciencecentral.com/wp-content/uploads/2015/07/left-skewed-boxplot.png" TargetMode="External"/><Relationship Id="rId633" Type="http://schemas.openxmlformats.org/officeDocument/2006/relationships/hyperlink" Target="https://www.statisticshowto.datasciencecentral.com/probability-and-statistics/interquartile-range/" TargetMode="External"/><Relationship Id="rId980" Type="http://schemas.openxmlformats.org/officeDocument/2006/relationships/hyperlink" Target="https://www.statisticshowto.datasciencecentral.com/probability-and-statistics/standard-deviation/" TargetMode="External"/><Relationship Id="rId1056" Type="http://schemas.openxmlformats.org/officeDocument/2006/relationships/hyperlink" Target="https://www.statisticshowto.datasciencecentral.com/probability-and-statistics/probability-main-index/" TargetMode="External"/><Relationship Id="rId1263" Type="http://schemas.openxmlformats.org/officeDocument/2006/relationships/hyperlink" Target="https://www.statisticshowto.datasciencecentral.com/probability-and-statistics/variance/" TargetMode="External"/><Relationship Id="rId840" Type="http://schemas.openxmlformats.org/officeDocument/2006/relationships/hyperlink" Target="https://www.youtube.com/watch?v=RAnFyF_6zHk" TargetMode="External"/><Relationship Id="rId938" Type="http://schemas.openxmlformats.org/officeDocument/2006/relationships/hyperlink" Target="https://www.statisticshowto.datasciencecentral.com/probability-and-statistics/normal-distributions/" TargetMode="External"/><Relationship Id="rId1470" Type="http://schemas.openxmlformats.org/officeDocument/2006/relationships/hyperlink" Target="https://www.statisticshowto.datasciencecentral.com/wp-content/uploads/2013/09/confidence-interval-for-a-proportion-2.jpg" TargetMode="External"/><Relationship Id="rId1568" Type="http://schemas.openxmlformats.org/officeDocument/2006/relationships/image" Target="media/image214.png"/><Relationship Id="rId67" Type="http://schemas.openxmlformats.org/officeDocument/2006/relationships/hyperlink" Target="https://www.statisticshowto.datasciencecentral.com/nuisance-variable/" TargetMode="External"/><Relationship Id="rId700" Type="http://schemas.openxmlformats.org/officeDocument/2006/relationships/hyperlink" Target="https://en.wikipedia.org/wiki/Conscription_in_the_United_States" TargetMode="External"/><Relationship Id="rId1123" Type="http://schemas.openxmlformats.org/officeDocument/2006/relationships/hyperlink" Target="https://www.statisticshowto.datasciencecentral.com/support-or-reject-null-hypothesis/" TargetMode="External"/><Relationship Id="rId1330" Type="http://schemas.openxmlformats.org/officeDocument/2006/relationships/hyperlink" Target="https://www.statisticshowto.datasciencecentral.com/wp-content/uploads/2015/07/t-test-formula-a.png" TargetMode="External"/><Relationship Id="rId1428" Type="http://schemas.openxmlformats.org/officeDocument/2006/relationships/hyperlink" Target="https://www.statisticshowto.datasciencecentral.com/wp-content/uploads/2009/10/construct-a-confidence-interval.gif" TargetMode="External"/><Relationship Id="rId1635" Type="http://schemas.openxmlformats.org/officeDocument/2006/relationships/hyperlink" Target="http://www.cdc.gov/stroke/" TargetMode="External"/><Relationship Id="rId283" Type="http://schemas.openxmlformats.org/officeDocument/2006/relationships/image" Target="media/image36.jpeg"/><Relationship Id="rId490" Type="http://schemas.openxmlformats.org/officeDocument/2006/relationships/image" Target="media/image77.gif"/><Relationship Id="rId143" Type="http://schemas.openxmlformats.org/officeDocument/2006/relationships/hyperlink" Target="https://www.statisticshowto.datasciencecentral.com/what-is-a-dot-plot/" TargetMode="External"/><Relationship Id="rId350" Type="http://schemas.openxmlformats.org/officeDocument/2006/relationships/hyperlink" Target="https://www.statisticshowto.datasciencecentral.com/wp-content/uploads/2013/09/variance-in-excel-1.jpg" TargetMode="External"/><Relationship Id="rId588" Type="http://schemas.openxmlformats.org/officeDocument/2006/relationships/image" Target="media/image93.png"/><Relationship Id="rId795" Type="http://schemas.openxmlformats.org/officeDocument/2006/relationships/hyperlink" Target="https://www.statisticshowto.datasciencecentral.com/probability-and-statistics/statistics-definitions/mean-median-mode/" TargetMode="External"/><Relationship Id="rId9" Type="http://schemas.openxmlformats.org/officeDocument/2006/relationships/hyperlink" Target="https://en.wikipedia.org/wiki/Statistical_survey" TargetMode="External"/><Relationship Id="rId210" Type="http://schemas.openxmlformats.org/officeDocument/2006/relationships/hyperlink" Target="https://www.statisticshowto.datasciencecentral.com/multimodal-distribution/" TargetMode="External"/><Relationship Id="rId448" Type="http://schemas.openxmlformats.org/officeDocument/2006/relationships/image" Target="media/image70.png"/><Relationship Id="rId655" Type="http://schemas.openxmlformats.org/officeDocument/2006/relationships/hyperlink" Target="https://www.statisticshowto.datasciencecentral.com/quantitative-variables-data/" TargetMode="External"/><Relationship Id="rId862" Type="http://schemas.openxmlformats.org/officeDocument/2006/relationships/hyperlink" Target="https://www.statisticshowto.datasciencecentral.com/measurement-error/" TargetMode="External"/><Relationship Id="rId1078" Type="http://schemas.openxmlformats.org/officeDocument/2006/relationships/hyperlink" Target="https://www.statisticshowto.datasciencecentral.com/probability-and-statistics/z-score/" TargetMode="External"/><Relationship Id="rId1285" Type="http://schemas.openxmlformats.org/officeDocument/2006/relationships/hyperlink" Target="https://www.statisticshowto.datasciencecentral.com/wp-content/uploads/2014/12/paired-t-test-example.png" TargetMode="External"/><Relationship Id="rId1492" Type="http://schemas.openxmlformats.org/officeDocument/2006/relationships/hyperlink" Target="https://www.statisticshowto.datasciencecentral.com/point-estimate/" TargetMode="External"/><Relationship Id="rId308" Type="http://schemas.openxmlformats.org/officeDocument/2006/relationships/hyperlink" Target="https://www.statisticshowto.datasciencecentral.com/sample-mean/" TargetMode="External"/><Relationship Id="rId515" Type="http://schemas.openxmlformats.org/officeDocument/2006/relationships/image" Target="media/image82.jpeg"/><Relationship Id="rId722" Type="http://schemas.openxmlformats.org/officeDocument/2006/relationships/hyperlink" Target="https://www.statisticshowto.datasciencecentral.com/probability-and-statistics/hypothesis-testing/margin-of-error/" TargetMode="External"/><Relationship Id="rId1145" Type="http://schemas.openxmlformats.org/officeDocument/2006/relationships/hyperlink" Target="https://www.statisticshowto.datasciencecentral.com/what-is-a-population/" TargetMode="External"/><Relationship Id="rId1352" Type="http://schemas.openxmlformats.org/officeDocument/2006/relationships/hyperlink" Target="https://www.statisticshowto.datasciencecentral.com/degrees-of-freed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F9103F-F248-4B39-A844-4D84CCD94657}">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3497</TotalTime>
  <Pages>212</Pages>
  <Words>62694</Words>
  <Characters>357359</Characters>
  <Application>Microsoft Office Word</Application>
  <DocSecurity>0</DocSecurity>
  <Lines>2977</Lines>
  <Paragraphs>838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A</dc:creator>
  <cp:keywords/>
  <dc:description/>
  <cp:lastModifiedBy>suman A</cp:lastModifiedBy>
  <cp:revision>2347</cp:revision>
  <dcterms:created xsi:type="dcterms:W3CDTF">2019-09-01T06:42:00Z</dcterms:created>
  <dcterms:modified xsi:type="dcterms:W3CDTF">2019-09-09T19:19:00Z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venkata.annapureddy@ad.infosys.com</vt:lpwstr>
  </property>
  <property fmtid="{D5CDD505-2E9C-101B-9397-08002B2CF9AE}" pid="5" name="MSIP_Label_be4b3411-284d-4d31-bd4f-bc13ef7f1fd6_SetDate">
    <vt:lpwstr>2019-09-04T08:53:55.6881765Z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f73ce318-9a4a-44f8-83e2-243f12d059ae</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venkata.annapureddy@ad.infosys.com</vt:lpwstr>
  </property>
  <property fmtid="{D5CDD505-2E9C-101B-9397-08002B2CF9AE}" pid="13" name="MSIP_Label_a0819fa7-4367-4500-ba88-dd630d977609_SetDate">
    <vt:lpwstr>2019-09-04T08:53:55.6881765Z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f73ce318-9a4a-44f8-83e2-243f12d059ae</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